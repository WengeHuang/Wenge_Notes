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221E5" w14:textId="77777777" w:rsidR="00A06DA3" w:rsidRDefault="00C536AE" w:rsidP="00C111B2">
      <w:pPr>
        <w:widowControl/>
        <w:spacing w:after="160" w:line="360" w:lineRule="auto"/>
        <w:jc w:val="center"/>
        <w:rPr>
          <w:rFonts w:eastAsia="DengXian" w:cs="Times New Roman"/>
          <w:b/>
          <w:bCs/>
          <w:kern w:val="0"/>
          <w:sz w:val="24"/>
          <w:szCs w:val="24"/>
        </w:rPr>
      </w:pPr>
      <w:bookmarkStart w:id="0" w:name="_Hlk77344322"/>
      <w:r w:rsidRPr="00C111B2">
        <w:rPr>
          <w:rFonts w:eastAsia="DengXian" w:cs="Times New Roman"/>
          <w:b/>
          <w:bCs/>
          <w:kern w:val="0"/>
          <w:sz w:val="24"/>
          <w:szCs w:val="24"/>
        </w:rPr>
        <w:t>D</w:t>
      </w:r>
      <w:r w:rsidR="009C2D8F" w:rsidRPr="00C111B2">
        <w:rPr>
          <w:rFonts w:eastAsia="DengXian" w:cs="Times New Roman"/>
          <w:b/>
          <w:bCs/>
          <w:kern w:val="0"/>
          <w:sz w:val="24"/>
          <w:szCs w:val="24"/>
        </w:rPr>
        <w:t>roplet</w:t>
      </w:r>
      <w:r w:rsidRPr="00C111B2">
        <w:rPr>
          <w:rFonts w:eastAsia="DengXian" w:cs="Times New Roman"/>
          <w:b/>
          <w:bCs/>
          <w:kern w:val="0"/>
          <w:sz w:val="24"/>
          <w:szCs w:val="24"/>
        </w:rPr>
        <w:t xml:space="preserve"> Evaporation</w:t>
      </w:r>
      <w:r w:rsidR="009C2D8F" w:rsidRPr="00C111B2">
        <w:rPr>
          <w:rFonts w:eastAsia="DengXian" w:cs="Times New Roman"/>
          <w:b/>
          <w:bCs/>
          <w:kern w:val="0"/>
          <w:sz w:val="24"/>
          <w:szCs w:val="24"/>
        </w:rPr>
        <w:t xml:space="preserve"> on </w:t>
      </w:r>
      <w:r w:rsidRPr="00C111B2">
        <w:rPr>
          <w:rFonts w:eastAsia="DengXian" w:cs="Times New Roman"/>
          <w:b/>
          <w:bCs/>
          <w:kern w:val="0"/>
          <w:sz w:val="24"/>
          <w:szCs w:val="24"/>
        </w:rPr>
        <w:t>H</w:t>
      </w:r>
      <w:r w:rsidR="009C2D8F" w:rsidRPr="00C111B2">
        <w:rPr>
          <w:rFonts w:eastAsia="DengXian" w:cs="Times New Roman"/>
          <w:b/>
          <w:bCs/>
          <w:kern w:val="0"/>
          <w:sz w:val="24"/>
          <w:szCs w:val="24"/>
        </w:rPr>
        <w:t xml:space="preserve">ot </w:t>
      </w:r>
      <w:proofErr w:type="spellStart"/>
      <w:r w:rsidRPr="00C111B2">
        <w:rPr>
          <w:rFonts w:eastAsia="DengXian" w:cs="Times New Roman"/>
          <w:b/>
          <w:bCs/>
          <w:kern w:val="0"/>
          <w:sz w:val="24"/>
          <w:szCs w:val="24"/>
        </w:rPr>
        <w:t>M</w:t>
      </w:r>
      <w:r w:rsidR="009C2D8F" w:rsidRPr="00C111B2">
        <w:rPr>
          <w:rFonts w:eastAsia="DengXian" w:cs="Times New Roman"/>
          <w:b/>
          <w:bCs/>
          <w:kern w:val="0"/>
          <w:sz w:val="24"/>
          <w:szCs w:val="24"/>
        </w:rPr>
        <w:t>icrostructured</w:t>
      </w:r>
      <w:proofErr w:type="spellEnd"/>
      <w:r w:rsidR="009C2D8F" w:rsidRPr="00C111B2">
        <w:rPr>
          <w:rFonts w:eastAsia="DengXian" w:cs="Times New Roman"/>
          <w:b/>
          <w:bCs/>
          <w:kern w:val="0"/>
          <w:sz w:val="24"/>
          <w:szCs w:val="24"/>
        </w:rPr>
        <w:t xml:space="preserve"> </w:t>
      </w:r>
      <w:r w:rsidRPr="00C111B2">
        <w:rPr>
          <w:rFonts w:eastAsia="DengXian" w:cs="Times New Roman"/>
          <w:b/>
          <w:bCs/>
          <w:kern w:val="0"/>
          <w:sz w:val="24"/>
          <w:szCs w:val="24"/>
        </w:rPr>
        <w:t>S</w:t>
      </w:r>
      <w:r w:rsidR="009C2D8F" w:rsidRPr="00C111B2">
        <w:rPr>
          <w:rFonts w:eastAsia="DengXian" w:cs="Times New Roman"/>
          <w:b/>
          <w:bCs/>
          <w:kern w:val="0"/>
          <w:sz w:val="24"/>
          <w:szCs w:val="24"/>
        </w:rPr>
        <w:t xml:space="preserve">uperhydrophobic </w:t>
      </w:r>
      <w:r w:rsidRPr="00C111B2">
        <w:rPr>
          <w:rFonts w:eastAsia="DengXian" w:cs="Times New Roman"/>
          <w:b/>
          <w:bCs/>
          <w:kern w:val="0"/>
          <w:sz w:val="24"/>
          <w:szCs w:val="24"/>
        </w:rPr>
        <w:t>S</w:t>
      </w:r>
      <w:r w:rsidR="009C2D8F" w:rsidRPr="00C111B2">
        <w:rPr>
          <w:rFonts w:eastAsia="DengXian" w:cs="Times New Roman"/>
          <w:b/>
          <w:bCs/>
          <w:kern w:val="0"/>
          <w:sz w:val="24"/>
          <w:szCs w:val="24"/>
        </w:rPr>
        <w:t>urfaces</w:t>
      </w:r>
      <w:r w:rsidRPr="00C111B2">
        <w:rPr>
          <w:rFonts w:eastAsia="DengXian" w:cs="Times New Roman"/>
          <w:b/>
          <w:bCs/>
          <w:kern w:val="0"/>
          <w:sz w:val="24"/>
          <w:szCs w:val="24"/>
        </w:rPr>
        <w:t>:</w:t>
      </w:r>
    </w:p>
    <w:p w14:paraId="7C0DC835" w14:textId="581795FE" w:rsidR="009C2D8F" w:rsidRPr="00C111B2" w:rsidRDefault="00C536AE" w:rsidP="00C111B2">
      <w:pPr>
        <w:widowControl/>
        <w:spacing w:after="160" w:line="360" w:lineRule="auto"/>
        <w:jc w:val="center"/>
        <w:rPr>
          <w:rFonts w:eastAsia="DengXian" w:cs="Times New Roman"/>
          <w:b/>
          <w:bCs/>
          <w:kern w:val="0"/>
          <w:sz w:val="24"/>
          <w:szCs w:val="24"/>
        </w:rPr>
      </w:pPr>
      <w:r w:rsidRPr="00C111B2">
        <w:rPr>
          <w:rFonts w:eastAsia="DengXian" w:cs="Times New Roman"/>
          <w:b/>
          <w:bCs/>
          <w:kern w:val="0"/>
          <w:sz w:val="24"/>
          <w:szCs w:val="24"/>
        </w:rPr>
        <w:t xml:space="preserve"> Analysis of Evaporation from Droplet Cap and Base Surfaces</w:t>
      </w:r>
    </w:p>
    <w:p w14:paraId="2D0C6F75" w14:textId="2FFD7BB1" w:rsidR="00BC4509" w:rsidRDefault="00BC4509" w:rsidP="00C800DE">
      <w:pPr>
        <w:widowControl/>
        <w:spacing w:after="160" w:line="259" w:lineRule="auto"/>
        <w:jc w:val="center"/>
        <w:rPr>
          <w:rFonts w:eastAsia="DengXian" w:cs="Times New Roman"/>
          <w:kern w:val="0"/>
          <w:sz w:val="24"/>
          <w:szCs w:val="24"/>
        </w:rPr>
      </w:pPr>
      <w:r w:rsidRPr="00BC4509">
        <w:rPr>
          <w:rFonts w:eastAsia="DengXian" w:cs="Times New Roman"/>
          <w:kern w:val="0"/>
          <w:sz w:val="24"/>
          <w:szCs w:val="24"/>
        </w:rPr>
        <w:t>Wenge Huang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 xml:space="preserve">, </w:t>
      </w:r>
      <w:proofErr w:type="spellStart"/>
      <w:r>
        <w:rPr>
          <w:rFonts w:eastAsia="DengXian" w:cs="Times New Roman"/>
          <w:kern w:val="0"/>
          <w:sz w:val="24"/>
          <w:szCs w:val="24"/>
        </w:rPr>
        <w:t>Xukun</w:t>
      </w:r>
      <w:proofErr w:type="spellEnd"/>
      <w:r>
        <w:rPr>
          <w:rFonts w:eastAsia="DengXian" w:cs="Times New Roman"/>
          <w:kern w:val="0"/>
          <w:sz w:val="24"/>
          <w:szCs w:val="24"/>
        </w:rPr>
        <w:t xml:space="preserve"> He</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w:t>
      </w:r>
      <w:r w:rsidR="00D432AD">
        <w:rPr>
          <w:rFonts w:eastAsia="DengXian" w:cs="Times New Roman"/>
          <w:kern w:val="0"/>
          <w:sz w:val="24"/>
          <w:szCs w:val="24"/>
          <w:vertAlign w:val="superscript"/>
        </w:rPr>
        <w:t xml:space="preserve"> </w:t>
      </w:r>
      <w:r w:rsidR="00D432AD" w:rsidRPr="00D432AD">
        <w:rPr>
          <w:vertAlign w:val="superscript"/>
        </w:rPr>
        <w:t>†</w:t>
      </w:r>
      <w:r w:rsidR="00C800DE">
        <w:rPr>
          <w:rFonts w:eastAsia="DengXian" w:cs="Times New Roman"/>
          <w:kern w:val="0"/>
          <w:sz w:val="24"/>
          <w:szCs w:val="24"/>
        </w:rPr>
        <w:t>,</w:t>
      </w:r>
      <w:r w:rsidR="00DD44F6">
        <w:rPr>
          <w:rFonts w:eastAsia="DengXian" w:cs="Times New Roman"/>
          <w:kern w:val="0"/>
          <w:sz w:val="24"/>
          <w:szCs w:val="24"/>
        </w:rPr>
        <w:t xml:space="preserve"> </w:t>
      </w:r>
      <w:proofErr w:type="spellStart"/>
      <w:r w:rsidR="00DD44F6">
        <w:rPr>
          <w:rFonts w:eastAsia="DengXian" w:cs="Times New Roman"/>
          <w:kern w:val="0"/>
          <w:sz w:val="24"/>
          <w:szCs w:val="24"/>
        </w:rPr>
        <w:t>Yahua</w:t>
      </w:r>
      <w:proofErr w:type="spellEnd"/>
      <w:r w:rsidR="00DD44F6">
        <w:rPr>
          <w:rFonts w:eastAsia="DengXian" w:cs="Times New Roman"/>
          <w:kern w:val="0"/>
          <w:sz w:val="24"/>
          <w:szCs w:val="24"/>
        </w:rPr>
        <w:t xml:space="preserve"> Liu </w:t>
      </w:r>
      <w:r w:rsidR="00DD44F6">
        <w:rPr>
          <w:rFonts w:eastAsia="DengXian" w:cs="Times New Roman"/>
          <w:kern w:val="0"/>
          <w:sz w:val="24"/>
          <w:szCs w:val="24"/>
          <w:vertAlign w:val="superscript"/>
        </w:rPr>
        <w:t>d</w:t>
      </w:r>
      <w:r w:rsidR="00DD44F6">
        <w:rPr>
          <w:rFonts w:eastAsia="DengXian" w:cs="Times New Roman"/>
          <w:kern w:val="0"/>
          <w:sz w:val="24"/>
          <w:szCs w:val="24"/>
        </w:rPr>
        <w:t>,</w:t>
      </w:r>
      <w:r w:rsidR="00C800DE">
        <w:rPr>
          <w:rFonts w:eastAsia="DengXian" w:cs="Times New Roman"/>
          <w:kern w:val="0"/>
          <w:sz w:val="24"/>
          <w:szCs w:val="24"/>
        </w:rPr>
        <w:t xml:space="preserve"> </w:t>
      </w:r>
      <w:proofErr w:type="spellStart"/>
      <w:r>
        <w:rPr>
          <w:rFonts w:eastAsia="DengXian" w:cs="Times New Roman"/>
          <w:kern w:val="0"/>
          <w:sz w:val="24"/>
          <w:szCs w:val="24"/>
        </w:rPr>
        <w:t>Jiangtao</w:t>
      </w:r>
      <w:proofErr w:type="spellEnd"/>
      <w:r>
        <w:rPr>
          <w:rFonts w:eastAsia="DengXian" w:cs="Times New Roman"/>
          <w:kern w:val="0"/>
          <w:sz w:val="24"/>
          <w:szCs w:val="24"/>
        </w:rPr>
        <w:t xml:space="preserve"> Cheng</w:t>
      </w:r>
      <w:r w:rsidR="00C800DE">
        <w:rPr>
          <w:rFonts w:eastAsia="DengXian" w:cs="Times New Roman"/>
          <w:kern w:val="0"/>
          <w:sz w:val="24"/>
          <w:szCs w:val="24"/>
        </w:rPr>
        <w:t xml:space="preserve"> </w:t>
      </w:r>
      <w:r w:rsidR="00C800DE">
        <w:rPr>
          <w:rFonts w:eastAsia="DengXian" w:cs="Times New Roman"/>
          <w:kern w:val="0"/>
          <w:sz w:val="24"/>
          <w:szCs w:val="24"/>
          <w:vertAlign w:val="superscript"/>
        </w:rPr>
        <w:t>a, b, c, *</w:t>
      </w:r>
    </w:p>
    <w:p w14:paraId="595C833B" w14:textId="0B8BD655"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a </w:t>
      </w:r>
      <w:r>
        <w:rPr>
          <w:rFonts w:eastAsia="DengXian" w:cs="Times New Roman"/>
          <w:kern w:val="0"/>
          <w:sz w:val="24"/>
          <w:szCs w:val="24"/>
        </w:rPr>
        <w:t>Department of Mechanical Engineering, Virginia Tech, Blacksburg, VA 24061, USA</w:t>
      </w:r>
    </w:p>
    <w:p w14:paraId="47716491" w14:textId="77777777"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b </w:t>
      </w:r>
      <w:r>
        <w:rPr>
          <w:rFonts w:eastAsia="DengXian" w:cs="Times New Roman"/>
          <w:kern w:val="0"/>
          <w:sz w:val="24"/>
          <w:szCs w:val="24"/>
        </w:rPr>
        <w:t>Macromolecules Innovation Institute, Virginia Tech, Blacksburg, VA 24061, USA</w:t>
      </w:r>
    </w:p>
    <w:p w14:paraId="22948044" w14:textId="635BFC41" w:rsid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c </w:t>
      </w:r>
      <w:r>
        <w:rPr>
          <w:rFonts w:eastAsia="DengXian" w:cs="Times New Roman"/>
          <w:kern w:val="0"/>
          <w:sz w:val="24"/>
          <w:szCs w:val="24"/>
        </w:rPr>
        <w:t>Center for Soft Matter and Biological Physics, Virginia Tech, Blacksburg, VA 24061, USA</w:t>
      </w:r>
    </w:p>
    <w:p w14:paraId="5AE930CA" w14:textId="6E1B7FA9" w:rsidR="00DD44F6" w:rsidRPr="00DD44F6" w:rsidRDefault="00DD44F6" w:rsidP="00C800DE">
      <w:pPr>
        <w:widowControl/>
        <w:spacing w:after="160" w:line="259" w:lineRule="auto"/>
        <w:jc w:val="center"/>
        <w:rPr>
          <w:rFonts w:eastAsia="DengXian" w:cs="Times New Roman"/>
          <w:kern w:val="0"/>
          <w:sz w:val="24"/>
          <w:szCs w:val="24"/>
        </w:rPr>
      </w:pPr>
      <w:r>
        <w:rPr>
          <w:rFonts w:eastAsia="DengXian" w:cs="Times New Roman"/>
          <w:kern w:val="0"/>
          <w:sz w:val="24"/>
          <w:szCs w:val="24"/>
          <w:vertAlign w:val="superscript"/>
        </w:rPr>
        <w:t xml:space="preserve">d </w:t>
      </w:r>
      <w:r>
        <w:rPr>
          <w:rFonts w:eastAsia="DengXian" w:cs="Times New Roman"/>
          <w:kern w:val="0"/>
          <w:sz w:val="24"/>
          <w:szCs w:val="24"/>
        </w:rPr>
        <w:t>Key Laboratory for Non-traditional Machining Technology of Ministry of Education, Dalian University of Technology, Dalian 116024, China</w:t>
      </w:r>
    </w:p>
    <w:p w14:paraId="65DFAEBB" w14:textId="5C18CA5C" w:rsidR="00C800DE" w:rsidRPr="00C800DE" w:rsidRDefault="00C800DE" w:rsidP="00C800DE">
      <w:pPr>
        <w:widowControl/>
        <w:spacing w:after="160" w:line="259" w:lineRule="auto"/>
        <w:jc w:val="center"/>
        <w:rPr>
          <w:rFonts w:eastAsia="DengXian" w:cs="Times New Roman"/>
          <w:kern w:val="0"/>
          <w:sz w:val="24"/>
          <w:szCs w:val="24"/>
        </w:rPr>
      </w:pPr>
      <w:r>
        <w:rPr>
          <w:rFonts w:eastAsia="DengXian" w:cs="Times New Roman"/>
          <w:kern w:val="0"/>
          <w:sz w:val="24"/>
          <w:szCs w:val="24"/>
        </w:rPr>
        <w:t xml:space="preserve">*Corresponding author. E-mail: </w:t>
      </w:r>
      <w:hyperlink r:id="rId4" w:history="1">
        <w:r w:rsidR="00D432AD" w:rsidRPr="005D3271">
          <w:rPr>
            <w:rStyle w:val="Hyperlink"/>
            <w:rFonts w:eastAsia="DengXian" w:cs="Times New Roman"/>
            <w:kern w:val="0"/>
            <w:sz w:val="24"/>
            <w:szCs w:val="24"/>
          </w:rPr>
          <w:t>chengjt@vt.edu</w:t>
        </w:r>
      </w:hyperlink>
      <w:r w:rsidR="00D432AD">
        <w:rPr>
          <w:rFonts w:eastAsia="DengXian" w:cs="Times New Roman"/>
          <w:kern w:val="0"/>
          <w:sz w:val="24"/>
          <w:szCs w:val="24"/>
        </w:rPr>
        <w:t xml:space="preserve">; </w:t>
      </w:r>
    </w:p>
    <w:bookmarkEnd w:id="0"/>
    <w:p w14:paraId="64E74434" w14:textId="77777777" w:rsidR="00BC4509" w:rsidRPr="00BC4509" w:rsidRDefault="00BC4509" w:rsidP="00B06105">
      <w:pPr>
        <w:widowControl/>
        <w:spacing w:after="160" w:line="259" w:lineRule="auto"/>
        <w:jc w:val="left"/>
        <w:rPr>
          <w:rFonts w:eastAsia="DengXian" w:cs="Times New Roman"/>
          <w:kern w:val="0"/>
          <w:sz w:val="24"/>
          <w:szCs w:val="24"/>
        </w:rPr>
      </w:pPr>
    </w:p>
    <w:p w14:paraId="0B19C3D6" w14:textId="77777777" w:rsidR="005B751C" w:rsidRDefault="005B751C" w:rsidP="005E5682">
      <w:pPr>
        <w:widowControl/>
        <w:spacing w:after="160" w:line="259" w:lineRule="auto"/>
        <w:jc w:val="left"/>
        <w:rPr>
          <w:rFonts w:eastAsia="DengXian" w:cs="Times New Roman"/>
          <w:b/>
          <w:bCs/>
          <w:kern w:val="0"/>
          <w:sz w:val="24"/>
          <w:szCs w:val="24"/>
        </w:rPr>
      </w:pPr>
    </w:p>
    <w:p w14:paraId="31DEB15F" w14:textId="63E24F6C" w:rsidR="003D6573" w:rsidRDefault="003D6573" w:rsidP="005E5682">
      <w:pPr>
        <w:widowControl/>
        <w:spacing w:after="160" w:line="259" w:lineRule="auto"/>
        <w:jc w:val="left"/>
        <w:rPr>
          <w:rFonts w:eastAsia="DengXian" w:cs="Times New Roman"/>
          <w:b/>
          <w:bCs/>
          <w:kern w:val="0"/>
          <w:sz w:val="24"/>
          <w:szCs w:val="24"/>
        </w:rPr>
      </w:pPr>
      <w:r>
        <w:rPr>
          <w:rFonts w:eastAsia="DengXian" w:cs="Times New Roman"/>
          <w:b/>
          <w:bCs/>
          <w:kern w:val="0"/>
          <w:sz w:val="24"/>
          <w:szCs w:val="24"/>
        </w:rPr>
        <w:t>Abstract</w:t>
      </w:r>
    </w:p>
    <w:p w14:paraId="2CEED9D0" w14:textId="12FDE2ED" w:rsidR="007566B9" w:rsidRDefault="007566B9" w:rsidP="006D2D1E">
      <w:pPr>
        <w:widowControl/>
        <w:tabs>
          <w:tab w:val="left" w:pos="360"/>
        </w:tabs>
        <w:spacing w:after="160" w:line="360" w:lineRule="auto"/>
        <w:ind w:firstLine="360"/>
        <w:jc w:val="left"/>
        <w:rPr>
          <w:rFonts w:eastAsia="DengXian" w:cs="Times New Roman"/>
          <w:kern w:val="0"/>
          <w:sz w:val="24"/>
          <w:szCs w:val="24"/>
        </w:rPr>
      </w:pPr>
      <w:bookmarkStart w:id="1" w:name="_Hlk77260378"/>
      <w:r>
        <w:rPr>
          <w:rFonts w:eastAsia="DengXian" w:cs="Times New Roman"/>
          <w:kern w:val="0"/>
          <w:sz w:val="24"/>
          <w:szCs w:val="24"/>
        </w:rPr>
        <w:t xml:space="preserve">In this study, sessile droplet evaporation on hot micro-structured superhydrophobic surfaces is experimentally and theoretically investigated and, for the first time, </w:t>
      </w:r>
      <w:r w:rsidRPr="0063004E">
        <w:rPr>
          <w:rFonts w:eastAsia="DengXian" w:cs="Times New Roman"/>
          <w:iCs/>
          <w:kern w:val="0"/>
          <w:sz w:val="24"/>
          <w:szCs w:val="24"/>
        </w:rPr>
        <w:t>two distinguished components of heat and mass transfer, i.e., from the droplet cap</w:t>
      </w:r>
      <w:r>
        <w:rPr>
          <w:rFonts w:eastAsia="DengXian" w:cs="Times New Roman"/>
          <w:iCs/>
          <w:kern w:val="0"/>
          <w:sz w:val="24"/>
          <w:szCs w:val="24"/>
        </w:rPr>
        <w:t xml:space="preserve"> surface</w:t>
      </w:r>
      <w:r w:rsidRPr="0063004E">
        <w:rPr>
          <w:rFonts w:eastAsia="DengXian" w:cs="Times New Roman"/>
          <w:iCs/>
          <w:kern w:val="0"/>
          <w:sz w:val="24"/>
          <w:szCs w:val="24"/>
        </w:rPr>
        <w:t xml:space="preserve"> and the base surface, during the droplet evaporation are systematically studied.</w:t>
      </w:r>
      <w:r>
        <w:rPr>
          <w:rFonts w:eastAsia="DengXian" w:cs="Times New Roman"/>
          <w:kern w:val="0"/>
          <w:sz w:val="24"/>
          <w:szCs w:val="24"/>
        </w:rPr>
        <w:t xml:space="preserve"> Water droplets with volume of 4 </w:t>
      </w:r>
      <w:proofErr w:type="spellStart"/>
      <w:r w:rsidRPr="008D6A47">
        <w:rPr>
          <w:rFonts w:eastAsia="DengXian" w:cs="Times New Roman"/>
          <w:kern w:val="0"/>
          <w:sz w:val="24"/>
          <w:szCs w:val="24"/>
        </w:rPr>
        <w:t>μL</w:t>
      </w:r>
      <w:proofErr w:type="spellEnd"/>
      <w:r>
        <w:rPr>
          <w:rFonts w:eastAsia="DengXian" w:cs="Times New Roman"/>
          <w:kern w:val="0"/>
          <w:sz w:val="24"/>
          <w:szCs w:val="24"/>
        </w:rPr>
        <w:t xml:space="preserve"> are placed on silicon-based micropillar substrates with constant temperature varying from 40 °C to 120 °C. A comprehensive thermal circuit model is developed to analyze the effects of micropillars and substrate temperature on the sessile droplet evaporation. Droplet cap surface temperatures are predicted, and match well with the experimental results for droplet evaporation on substrates heated at 40 °C, 60 °C and 80 °C. </w:t>
      </w:r>
      <w:r w:rsidRPr="0077594C">
        <w:rPr>
          <w:rFonts w:eastAsia="DengXian" w:cs="Times New Roman"/>
          <w:kern w:val="0"/>
          <w:sz w:val="24"/>
          <w:szCs w:val="24"/>
        </w:rPr>
        <w:t>Evaporation rates from the drople</w:t>
      </w:r>
      <w:r>
        <w:rPr>
          <w:rFonts w:eastAsia="DengXian" w:cs="Times New Roman"/>
          <w:kern w:val="0"/>
          <w:sz w:val="24"/>
          <w:szCs w:val="24"/>
        </w:rPr>
        <w:t>t cap surface</w:t>
      </w:r>
      <w:r w:rsidRPr="0077594C">
        <w:rPr>
          <w:rFonts w:eastAsia="DengXian" w:cs="Times New Roman"/>
          <w:kern w:val="0"/>
          <w:sz w:val="24"/>
          <w:szCs w:val="24"/>
        </w:rPr>
        <w:t xml:space="preserve"> and</w:t>
      </w:r>
      <w:r>
        <w:rPr>
          <w:rFonts w:eastAsia="DengXian" w:cs="Times New Roman"/>
          <w:kern w:val="0"/>
          <w:sz w:val="24"/>
          <w:szCs w:val="24"/>
        </w:rPr>
        <w:t xml:space="preserve"> base surface</w:t>
      </w:r>
      <w:r w:rsidRPr="0077594C">
        <w:rPr>
          <w:rFonts w:eastAsia="DengXian" w:cs="Times New Roman"/>
          <w:kern w:val="0"/>
          <w:sz w:val="24"/>
          <w:szCs w:val="24"/>
        </w:rPr>
        <w:t xml:space="preserve"> are calculated and the decrease of evaporation</w:t>
      </w:r>
      <w:r>
        <w:rPr>
          <w:rFonts w:eastAsia="DengXian" w:cs="Times New Roman"/>
          <w:kern w:val="0"/>
          <w:sz w:val="24"/>
          <w:szCs w:val="24"/>
        </w:rPr>
        <w:t xml:space="preserve"> rate from droplet base surface</w:t>
      </w:r>
      <w:r w:rsidRPr="0077594C">
        <w:rPr>
          <w:rFonts w:eastAsia="DengXian" w:cs="Times New Roman"/>
          <w:kern w:val="0"/>
          <w:sz w:val="24"/>
          <w:szCs w:val="24"/>
        </w:rPr>
        <w:t xml:space="preserve"> dominate</w:t>
      </w:r>
      <w:r>
        <w:rPr>
          <w:rFonts w:eastAsia="DengXian" w:cs="Times New Roman"/>
          <w:kern w:val="0"/>
          <w:sz w:val="24"/>
          <w:szCs w:val="24"/>
        </w:rPr>
        <w:t>s</w:t>
      </w:r>
      <w:r w:rsidRPr="0077594C">
        <w:rPr>
          <w:rFonts w:eastAsia="DengXian" w:cs="Times New Roman"/>
          <w:kern w:val="0"/>
          <w:sz w:val="24"/>
          <w:szCs w:val="24"/>
        </w:rPr>
        <w:t xml:space="preserve"> the decrease of total evaporation rate in the constant contact radius mode and the decrease of evaporation rate from </w:t>
      </w:r>
      <w:r>
        <w:rPr>
          <w:rFonts w:eastAsia="DengXian" w:cs="Times New Roman"/>
          <w:kern w:val="0"/>
          <w:sz w:val="24"/>
          <w:szCs w:val="24"/>
        </w:rPr>
        <w:t>droplet cap surface</w:t>
      </w:r>
      <w:r w:rsidRPr="0077594C">
        <w:rPr>
          <w:rFonts w:eastAsia="DengXian" w:cs="Times New Roman"/>
          <w:kern w:val="0"/>
          <w:sz w:val="24"/>
          <w:szCs w:val="24"/>
        </w:rPr>
        <w:t xml:space="preserve"> is dominant in the constant contact angle mode. The effects of internal </w:t>
      </w:r>
      <w:r w:rsidR="00917C08">
        <w:rPr>
          <w:rFonts w:eastAsia="DengXian" w:cs="Times New Roman"/>
          <w:kern w:val="0"/>
          <w:sz w:val="24"/>
          <w:szCs w:val="24"/>
        </w:rPr>
        <w:t>fluid motion</w:t>
      </w:r>
      <w:r w:rsidRPr="0077594C">
        <w:rPr>
          <w:rFonts w:eastAsia="DengXian" w:cs="Times New Roman"/>
          <w:kern w:val="0"/>
          <w:sz w:val="24"/>
          <w:szCs w:val="24"/>
        </w:rPr>
        <w:t xml:space="preserve"> of droplet are considered for</w:t>
      </w:r>
      <w:r>
        <w:rPr>
          <w:rFonts w:eastAsia="DengXian" w:cs="Times New Roman"/>
          <w:kern w:val="0"/>
          <w:sz w:val="24"/>
          <w:szCs w:val="24"/>
        </w:rPr>
        <w:t xml:space="preserve"> droplet evaporation on substrate at 100 °C and 120 °C, and </w:t>
      </w:r>
      <w:r w:rsidR="00917C08">
        <w:rPr>
          <w:rFonts w:eastAsia="DengXian" w:cs="Times New Roman"/>
          <w:kern w:val="0"/>
          <w:sz w:val="24"/>
          <w:szCs w:val="24"/>
        </w:rPr>
        <w:t>a</w:t>
      </w:r>
      <w:r w:rsidR="00917C08" w:rsidRPr="008D6A47">
        <w:rPr>
          <w:rFonts w:eastAsia="DengXian" w:cs="Times New Roman"/>
          <w:kern w:val="0"/>
          <w:sz w:val="24"/>
          <w:szCs w:val="24"/>
        </w:rPr>
        <w:t xml:space="preserve">n effective thermal conductivity is employed as a correction </w:t>
      </w:r>
      <w:r w:rsidR="00917C08" w:rsidRPr="008D6A47">
        <w:rPr>
          <w:rFonts w:eastAsia="DengXian" w:cs="Times New Roman"/>
          <w:kern w:val="0"/>
          <w:sz w:val="24"/>
          <w:szCs w:val="24"/>
        </w:rPr>
        <w:lastRenderedPageBreak/>
        <w:t xml:space="preserve">factor for the thermal circuit model to consider the effect of convection heat transfer in the water droplet. </w:t>
      </w:r>
      <w:r>
        <w:rPr>
          <w:rFonts w:cs="Times New Roman"/>
          <w:sz w:val="24"/>
          <w:szCs w:val="24"/>
        </w:rPr>
        <w:t>Temperature differences between the droplet base and substrate base are calculated to be about 2 °C, 5 °C, 8 °C, 12.5 °C and 18 °C for the droplet evaporation on substrate heated at 40 °C, 60 °C, 80 °C, 100 °C, and 120 °C, respectively</w:t>
      </w:r>
      <w:r>
        <w:rPr>
          <w:rFonts w:eastAsia="DengXian" w:cs="Times New Roman"/>
          <w:kern w:val="0"/>
          <w:sz w:val="24"/>
          <w:szCs w:val="24"/>
        </w:rPr>
        <w:t xml:space="preserve">. </w:t>
      </w:r>
    </w:p>
    <w:bookmarkEnd w:id="1"/>
    <w:p w14:paraId="4CA88478" w14:textId="38FCCCF1" w:rsidR="004E2B34" w:rsidRPr="003D6573" w:rsidRDefault="004E2B34" w:rsidP="00BF2FFB">
      <w:pPr>
        <w:widowControl/>
        <w:spacing w:after="160" w:line="360" w:lineRule="auto"/>
        <w:jc w:val="left"/>
        <w:rPr>
          <w:rFonts w:eastAsia="DengXian" w:cs="Times New Roman"/>
          <w:kern w:val="0"/>
          <w:sz w:val="24"/>
          <w:szCs w:val="24"/>
        </w:rPr>
      </w:pPr>
      <w:r w:rsidRPr="00C111B2">
        <w:rPr>
          <w:rFonts w:eastAsia="DengXian" w:cs="Times New Roman"/>
          <w:b/>
          <w:bCs/>
          <w:kern w:val="0"/>
          <w:sz w:val="24"/>
          <w:szCs w:val="24"/>
        </w:rPr>
        <w:t>Keywords:</w:t>
      </w:r>
      <w:r>
        <w:rPr>
          <w:rFonts w:eastAsia="DengXian" w:cs="Times New Roman"/>
          <w:kern w:val="0"/>
          <w:sz w:val="24"/>
          <w:szCs w:val="24"/>
        </w:rPr>
        <w:t xml:space="preserve"> </w:t>
      </w:r>
      <w:proofErr w:type="spellStart"/>
      <w:r>
        <w:rPr>
          <w:rFonts w:eastAsia="DengXian" w:cs="Times New Roman"/>
          <w:kern w:val="0"/>
          <w:sz w:val="24"/>
          <w:szCs w:val="24"/>
        </w:rPr>
        <w:t>Microstructured</w:t>
      </w:r>
      <w:proofErr w:type="spellEnd"/>
      <w:r>
        <w:rPr>
          <w:rFonts w:eastAsia="DengXian" w:cs="Times New Roman"/>
          <w:kern w:val="0"/>
          <w:sz w:val="24"/>
          <w:szCs w:val="24"/>
        </w:rPr>
        <w:t xml:space="preserve"> surfaces, superhydrophobic surfaces, droplet evaporation, thermal circuit analysis</w:t>
      </w:r>
      <w:r w:rsidR="00AC2B62">
        <w:rPr>
          <w:rFonts w:eastAsia="DengXian" w:cs="Times New Roman"/>
          <w:kern w:val="0"/>
          <w:sz w:val="24"/>
          <w:szCs w:val="24"/>
        </w:rPr>
        <w:t>.</w:t>
      </w:r>
    </w:p>
    <w:p w14:paraId="00998E75" w14:textId="77777777" w:rsidR="008D6A47" w:rsidRPr="008D6A47" w:rsidRDefault="008D6A47" w:rsidP="008D6A47">
      <w:pPr>
        <w:spacing w:line="360" w:lineRule="auto"/>
        <w:rPr>
          <w:rFonts w:eastAsia="DengXian" w:cs="Times New Roman"/>
          <w:b/>
          <w:bCs/>
          <w:kern w:val="0"/>
          <w:sz w:val="24"/>
          <w:szCs w:val="24"/>
        </w:rPr>
      </w:pPr>
      <w:r w:rsidRPr="008D6A47">
        <w:rPr>
          <w:rFonts w:eastAsia="DengXian" w:cs="Times New Roman"/>
          <w:b/>
          <w:bCs/>
          <w:kern w:val="0"/>
          <w:sz w:val="24"/>
          <w:szCs w:val="24"/>
        </w:rPr>
        <w:t>1. Introduction</w:t>
      </w:r>
    </w:p>
    <w:p w14:paraId="7FA52E9A" w14:textId="03190379"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Evaporation of sessile droplets is </w:t>
      </w:r>
      <w:r w:rsidR="00180F27" w:rsidRPr="008D6A47">
        <w:rPr>
          <w:rFonts w:eastAsia="DengXian" w:cs="Times New Roman"/>
          <w:kern w:val="0"/>
          <w:sz w:val="24"/>
          <w:szCs w:val="24"/>
        </w:rPr>
        <w:t>a</w:t>
      </w:r>
      <w:r w:rsidRPr="008D6A47">
        <w:rPr>
          <w:rFonts w:eastAsia="DengXian" w:cs="Times New Roman"/>
          <w:kern w:val="0"/>
          <w:sz w:val="24"/>
          <w:szCs w:val="24"/>
        </w:rPr>
        <w:t xml:space="preserve"> ubiquitous natural phenomenon, which holds an important role in a variety of applications, including inkjet printing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&lt;EndNote&gt;&lt;Cite&gt;&lt;Author&gt;Calvert&lt;/Author&gt;&lt;Year&gt;2001&lt;/Year&gt;&lt;RecNum&gt;294&lt;/RecNum&gt;&lt;DisplayText&gt;&lt;style font="Times New Roman" size="12"&gt;[1, 2]&lt;/style&gt;&lt;/DisplayText&gt;&lt;record&gt;&lt;rec-number&gt;294&lt;/rec-number&gt;&lt;foreign-keys&gt;&lt;key app="EN" db-id="dzwapvwscfr509edaz9xzdtgzvpvrvftxers" timestamp="1625255545"&gt;294&lt;/key&gt;&lt;/foreign-keys&gt;&lt;ref-type name="Journal Article"&gt;17&lt;/ref-type&gt;&lt;contributors&gt;&lt;authors&gt;&lt;author&gt;Calvert, Paul&lt;/author&gt;&lt;/authors&gt;&lt;/contributors&gt;&lt;titles&gt;&lt;title&gt;Inkjet Printing for Materials and Devices&lt;/title&gt;&lt;secondary-title&gt;Chem. Mater.&lt;/secondary-title&gt;&lt;/titles&gt;&lt;periodical&gt;&lt;full-title&gt;Chem. Mater.&lt;/full-title&gt;&lt;/periodical&gt;&lt;pages&gt;3299-3305&lt;/pages&gt;&lt;volume&gt;13&lt;/volume&gt;&lt;number&gt;10&lt;/number&gt;&lt;section&gt;3299&lt;/section&gt;&lt;dates&gt;&lt;year&gt;2001&lt;/year&gt;&lt;/dates&gt;&lt;isbn&gt;0897-4756&amp;#xD;1520-5002&lt;/isbn&gt;&lt;urls&gt;&lt;/urls&gt;&lt;electronic-resource-num&gt;10.1021/cm0101632&lt;/electronic-resource-num&gt;&lt;/record&gt;&lt;/Cite&gt;&lt;Cite&gt;&lt;Author&gt;Kwon&lt;/Author&gt;&lt;Year&gt;2013&lt;/Year&gt;&lt;RecNum&gt;162&lt;/RecNum&gt;&lt;record&gt;&lt;rec-number&gt;162&lt;/rec-number&gt;&lt;foreign-keys&gt;&lt;key app="EN" db-id="dzwapvwscfr509edaz9xzdtgzvpvrvftxers" timestamp="1624808507"&gt;162&lt;/key&gt;&lt;/foreign-keys&gt;&lt;ref-type name="Journal Article"&gt;17&lt;/ref-type&gt;&lt;contributors&gt;&lt;authors&gt;&lt;author&gt;Kwon, Hyuk-min&lt;/author&gt;&lt;author&gt;Bird, James C.&lt;/author&gt;&lt;author&gt;Varanasi, Kripa K.&lt;/author&gt;&lt;/authors&gt;&lt;/contributors&gt;&lt;titles&gt;&lt;title&gt;Increasing Leidenfrost point using micro-nano hierarchical surface structures&lt;/title&gt;&lt;secondary-title&gt;Applied Physics Letters&lt;/secondary-title&gt;&lt;/titles&gt;&lt;periodical&gt;&lt;full-title&gt;Applied Physics Letters&lt;/full-title&gt;&lt;/periodical&gt;&lt;volume&gt;103&lt;/volume&gt;&lt;number&gt;20&lt;/number&gt;&lt;section&gt;201601&lt;/section&gt;&lt;dates&gt;&lt;year&gt;2013&lt;/year&gt;&lt;/dates&gt;&lt;isbn&gt;0003-6951&amp;#xD;1077-3118&lt;/isbn&gt;&lt;urls&gt;&lt;/urls&gt;&lt;electronic-resource-num&gt;10.1063/1.4828673&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1" w:tooltip="Calvert, 2001 #294" w:history="1">
        <w:r w:rsidR="00950878">
          <w:rPr>
            <w:rFonts w:eastAsia="DengXian" w:cs="Times New Roman"/>
            <w:noProof/>
            <w:kern w:val="0"/>
            <w:sz w:val="24"/>
            <w:szCs w:val="24"/>
          </w:rPr>
          <w:t>1</w:t>
        </w:r>
      </w:hyperlink>
      <w:r w:rsidR="00401B03">
        <w:rPr>
          <w:rFonts w:eastAsia="DengXian" w:cs="Times New Roman"/>
          <w:noProof/>
          <w:kern w:val="0"/>
          <w:sz w:val="24"/>
          <w:szCs w:val="24"/>
        </w:rPr>
        <w:t xml:space="preserve">, </w:t>
      </w:r>
      <w:hyperlink w:anchor="_ENREF_2" w:tooltip="Kwon, 2013 #162" w:history="1">
        <w:r w:rsidR="00950878">
          <w:rPr>
            <w:rFonts w:eastAsia="DengXian" w:cs="Times New Roman"/>
            <w:noProof/>
            <w:kern w:val="0"/>
            <w:sz w:val="24"/>
            <w:szCs w:val="24"/>
          </w:rPr>
          <w:t>2</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DNA mapping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&lt;EndNote&gt;&lt;Cite&gt;&lt;Author&gt;Wu&lt;/Author&gt;&lt;Year&gt;2004&lt;/Year&gt;&lt;RecNum&gt;301&lt;/RecNum&gt;&lt;DisplayText&gt;&lt;style font="Times New Roman" size="12"&gt;[3]&lt;/style&gt;&lt;/DisplayText&gt;&lt;record&gt;&lt;rec-number&gt;301&lt;/rec-number&gt;&lt;foreign-keys&gt;&lt;key app="EN" db-id="dzwapvwscfr509edaz9xzdtgzvpvrvftxers" timestamp="1625598694"&gt;301&lt;/key&gt;&lt;/foreign-keys&gt;&lt;ref-type name="Journal Article"&gt;17&lt;/ref-type&gt;&lt;contributors&gt;&lt;authors&gt;&lt;author&gt;Wu, A.&lt;/author&gt;&lt;author&gt;Yu, L.&lt;/author&gt;&lt;author&gt;Li, Z.&lt;/author&gt;&lt;author&gt;Yang, H.&lt;/author&gt;&lt;author&gt;Wang, E.&lt;/author&gt;&lt;/authors&gt;&lt;/contributors&gt;&lt;auth-address&gt;State Key Laboratory of Electroanalytical Chemistry, Changchun Institute of Applied Chemistry, Chinese Academy of Sciences, 130022, Jilin, China.&lt;/auth-address&gt;&lt;titles&gt;&lt;title&gt;Atomic force microscope investigation of large-circle DNA molecules&lt;/title&gt;&lt;secondary-title&gt;Anal Biochem&lt;/secondary-title&gt;&lt;/titles&gt;&lt;periodical&gt;&lt;full-title&gt;Anal Biochem&lt;/full-title&gt;&lt;/periodical&gt;&lt;pages&gt;293-300&lt;/pages&gt;&lt;volume&gt;325&lt;/volume&gt;&lt;number&gt;2&lt;/number&gt;&lt;edition&gt;2004/01/31&lt;/edition&gt;&lt;keywords&gt;&lt;keyword&gt;Aluminum Silicates&lt;/keyword&gt;&lt;keyword&gt;DNA, Circular/*chemistry&lt;/keyword&gt;&lt;keyword&gt;Microscopy, Atomic Force/*methods&lt;/keyword&gt;&lt;keyword&gt;Plasmids/*chemistry&lt;/keyword&gt;&lt;/keywords&gt;&lt;dates&gt;&lt;year&gt;2004&lt;/year&gt;&lt;pub-dates&gt;&lt;date&gt;Feb 15&lt;/date&gt;&lt;/pub-dates&gt;&lt;/dates&gt;&lt;isbn&gt;0003-2697 (Print)&amp;#xD;0003-2697&lt;/isbn&gt;&lt;accession-num&gt;14751264&lt;/accession-num&gt;&lt;urls&gt;&lt;/urls&gt;&lt;electronic-resource-num&gt;10.1016/j.ab.2003.11.005&lt;/electronic-resource-num&gt;&lt;remote-database-provider&gt;NLM&lt;/remote-database-provider&gt;&lt;language&gt;eng&lt;/language&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3" w:tooltip="Wu, 2004 #301" w:history="1">
        <w:r w:rsidR="00950878">
          <w:rPr>
            <w:rFonts w:eastAsia="DengXian" w:cs="Times New Roman"/>
            <w:noProof/>
            <w:kern w:val="0"/>
            <w:sz w:val="24"/>
            <w:szCs w:val="24"/>
          </w:rPr>
          <w:t>3</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spray cooling</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&lt;EndNote&gt;&lt;Cite&gt;&lt;Author&gt;Jia&lt;/Author&gt;&lt;Year&gt;2003&lt;/Year&gt;&lt;RecNum&gt;292&lt;/RecNum&gt;&lt;DisplayText&gt;&lt;style font="Times New Roman" size="12"&gt;[4]&lt;/style&gt;&lt;/DisplayText&gt;&lt;record&gt;&lt;rec-number&gt;292&lt;/rec-number&gt;&lt;foreign-keys&gt;&lt;key app="EN" db-id="dzwapvwscfr509edaz9xzdtgzvpvrvftxers" timestamp="1625255532"&gt;292&lt;/key&gt;&lt;/foreign-keys&gt;&lt;ref-type name="Journal Article"&gt;17&lt;/ref-type&gt;&lt;contributors&gt;&lt;authors&gt;&lt;author&gt;Jia, W.&lt;/author&gt;&lt;author&gt;Qiu, H. H.&lt;/author&gt;&lt;/authors&gt;&lt;/contributors&gt;&lt;titles&gt;&lt;title&gt;Experimental investigation of droplet dynamics and heat transfer in spray cooling&lt;/title&gt;&lt;secondary-title&gt;Exp. Therm. Fluid Sci.&lt;/secondary-title&gt;&lt;/titles&gt;&lt;periodical&gt;&lt;full-title&gt;Exp. Therm. Fluid Sci.&lt;/full-title&gt;&lt;/periodical&gt;&lt;pages&gt;829-838&lt;/pages&gt;&lt;volume&gt;27&lt;/volume&gt;&lt;number&gt;7&lt;/number&gt;&lt;section&gt;829&lt;/section&gt;&lt;dates&gt;&lt;year&gt;2003&lt;/year&gt;&lt;/dates&gt;&lt;isbn&gt;08941777&lt;/isbn&gt;&lt;urls&gt;&lt;/urls&gt;&lt;electronic-resource-num&gt;10.1016/s0894-1777(03)00015-3&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4" w:tooltip="Jia, 2003 #292" w:history="1">
        <w:r w:rsidR="00950878">
          <w:rPr>
            <w:rFonts w:eastAsia="DengXian" w:cs="Times New Roman"/>
            <w:noProof/>
            <w:kern w:val="0"/>
            <w:sz w:val="24"/>
            <w:szCs w:val="24"/>
          </w:rPr>
          <w:t>4</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and microparticle detection</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&lt;EndNote&gt;&lt;Cite&gt;&lt;Author&gt;Song&lt;/Author&gt;&lt;Year&gt;2020&lt;/Year&gt;&lt;RecNum&gt;78&lt;/RecNum&gt;&lt;DisplayText&gt;&lt;style font="Times New Roman" size="12"&gt;[5]&lt;/style&gt;&lt;/DisplayText&gt;&lt;record&gt;&lt;rec-number&gt;78&lt;/rec-number&gt;&lt;foreign-keys&gt;&lt;key app="EN" db-id="dzwapvwscfr509edaz9xzdtgzvpvrvftxers" timestamp="1624808087"&gt;78&lt;/key&gt;&lt;/foreign-keys&gt;&lt;ref-type name="Journal Article"&gt;17&lt;/ref-type&gt;&lt;contributors&gt;&lt;authors&gt;&lt;author&gt;Song, J.&lt;/author&gt;&lt;author&gt;Cheng, W.&lt;/author&gt;&lt;author&gt;Nie, M.&lt;/author&gt;&lt;author&gt;He, X.&lt;/author&gt;&lt;author&gt;Nam, W.&lt;/author&gt;&lt;author&gt;Cheng, J.&lt;/author&gt;&lt;author&gt;Zhou, W.&lt;/author&gt;&lt;/authors&gt;&lt;/contributors&gt;&lt;auth-address&gt;Department of Electrical and Computer Engineering, Virginia Tech, Blacksburg, Virginia 24061, United States.&amp;#xD;Department of Mechanical Engineering, Virginia Tech, Blacksburg, Virginia 24061, United States.&lt;/auth-address&gt;&lt;titles&gt;&lt;title&gt;Partial Leidenfrost Evaporation-Assisted Ultrasensitive Surface-Enhanced Raman Spectroscopy in a Janus Water Droplet on Hierarchical Plasmonic Micro-/Nanostructures&lt;/title&gt;&lt;secondary-title&gt;ACS Nano&lt;/secondary-title&gt;&lt;/titles&gt;&lt;periodical&gt;&lt;full-title&gt;ACS Nano&lt;/full-title&gt;&lt;/periodical&gt;&lt;pages&gt;9521-9531&lt;/pages&gt;&lt;volume&gt;14&lt;/volume&gt;&lt;number&gt;8&lt;/number&gt;&lt;edition&gt;2020/06/27&lt;/edition&gt;&lt;keywords&gt;&lt;keyword&gt;Leidenfrost evaporation&lt;/keyword&gt;&lt;keyword&gt;hierarchical plasmonic micro-/nanostructures&lt;/keyword&gt;&lt;keyword&gt;surface wettability control by heating&lt;/keyword&gt;&lt;keyword&gt;surface-enhanced Raman scattering&lt;/keyword&gt;&lt;keyword&gt;ultrasensitive biochemical detection&lt;/keyword&gt;&lt;/keywords&gt;&lt;dates&gt;&lt;year&gt;2020&lt;/year&gt;&lt;pub-dates&gt;&lt;date&gt;Aug 25&lt;/date&gt;&lt;/pub-dates&gt;&lt;/dates&gt;&lt;isbn&gt;1936-086X (Electronic)&amp;#xD;1936-0851 (Linking)&lt;/isbn&gt;&lt;accession-num&gt;32589403&lt;/accession-num&gt;&lt;urls&gt;&lt;related-urls&gt;&lt;url&gt;https://www.ncbi.nlm.nih.gov/pubmed/32589403&lt;/url&gt;&lt;/related-urls&gt;&lt;/urls&gt;&lt;electronic-resource-num&gt;10.1021/acsnano.0c04239&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5" w:tooltip="Song, 2020 #78" w:history="1">
        <w:r w:rsidR="00950878">
          <w:rPr>
            <w:rFonts w:eastAsia="DengXian" w:cs="Times New Roman"/>
            <w:noProof/>
            <w:kern w:val="0"/>
            <w:sz w:val="24"/>
            <w:szCs w:val="24"/>
          </w:rPr>
          <w:t>5</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Meanwhile, sessile droplet evaporation is a complex phenomenon controlled by several interdependent factors, such as the droplet contact angle and contact radius</w:t>
      </w:r>
      <w:r w:rsidR="00180F27">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&lt;EndNote&gt;&lt;Cite&gt;&lt;Author&gt;Putnam&lt;/Author&gt;&lt;Year&gt;2012&lt;/Year&gt;&lt;RecNum&gt;304&lt;/RecNum&gt;&lt;DisplayText&gt;&lt;style font="Times New Roman" size="12"&gt;[6]&lt;/style&gt;&lt;/DisplayText&gt;&lt;record&gt;&lt;rec-number&gt;304&lt;/rec-number&gt;&lt;foreign-keys&gt;&lt;key app="EN" db-id="dzwapvwscfr509edaz9xzdtgzvpvrvftxers" timestamp="1625599772"&gt;304&lt;/key&gt;&lt;/foreign-keys&gt;&lt;ref-type name="Journal Article"&gt;17&lt;/ref-type&gt;&lt;contributors&gt;&lt;authors&gt;&lt;author&gt;Putnam, Shawn A.&lt;/author&gt;&lt;author&gt;Briones, Alejandro M.&lt;/author&gt;&lt;author&gt;Byrd, Larry W.&lt;/author&gt;&lt;author&gt;Ervin, Jamie S.&lt;/author&gt;&lt;author&gt;Hanchak, Michael S.&lt;/author&gt;&lt;author&gt;White, Ashley&lt;/author&gt;&lt;author&gt;Jones, John G.&lt;/author&gt;&lt;/authors&gt;&lt;/contributors&gt;&lt;titles&gt;&lt;title&gt;Microdroplet evaporation on superheated surfaces&lt;/title&gt;&lt;secondary-title&gt;International Journal of Heat and Mass Transfer&lt;/secondary-title&gt;&lt;/titles&gt;&lt;periodical&gt;&lt;full-title&gt;International Journal of Heat and Mass Transfer&lt;/full-title&gt;&lt;/periodical&gt;&lt;pages&gt;5793-5807&lt;/pages&gt;&lt;volume&gt;55&lt;/volume&gt;&lt;number&gt;21&lt;/number&gt;&lt;keywords&gt;&lt;keyword&gt;Evaporation&lt;/keyword&gt;&lt;keyword&gt;Water&lt;/keyword&gt;&lt;keyword&gt;Microdroplet&lt;/keyword&gt;&lt;keyword&gt;Numerical simulation&lt;/keyword&gt;&lt;keyword&gt;Structured surfaces&lt;/keyword&gt;&lt;keyword&gt;Depinning&lt;/keyword&gt;&lt;/keywords&gt;&lt;dates&gt;&lt;year&gt;2012&lt;/year&gt;&lt;pub-dates&gt;&lt;date&gt;2012/10/01/&lt;/date&gt;&lt;/pub-dates&gt;&lt;/dates&gt;&lt;isbn&gt;0017-9310&lt;/isbn&gt;&lt;urls&gt;&lt;related-urls&gt;&lt;url&gt;https://www.sciencedirect.com/science/article/pii/S0017931012003973&lt;/url&gt;&lt;/related-urls&gt;&lt;/urls&gt;&lt;electronic-resource-num&gt;https://doi.org/10.1016/j.ijheatmasstransfer.2012.05.076&lt;/electronic-resource-num&gt;&lt;/record&gt;&lt;/Cite&gt;&lt;/EndNote&gt;</w:instrText>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6" w:tooltip="Putnam, 2012 #304" w:history="1">
        <w:r w:rsidR="00950878">
          <w:rPr>
            <w:rFonts w:eastAsia="DengXian" w:cs="Times New Roman"/>
            <w:noProof/>
            <w:kern w:val="0"/>
            <w:sz w:val="24"/>
            <w:szCs w:val="24"/>
          </w:rPr>
          <w:t>6</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contact line motion</w:t>
      </w:r>
      <w:r w:rsidR="00180F27">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IiBzaXplPSIxMiI+WzctOV08L3N0eWxlPjwvRGlzcGxheVRleHQ+PHJlY29yZD48cmVjLW51bWJl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PEVuZE5vdGU+PENpdGU+PEF1dGhvcj5Uc2FpPC9BdXRob3I+PFllYXI+MjAxMDwvWWVhcj48UmVj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7" w:tooltip="Tsai, 2010 #302" w:history="1">
        <w:r w:rsidR="00950878">
          <w:rPr>
            <w:rFonts w:eastAsia="DengXian" w:cs="Times New Roman"/>
            <w:noProof/>
            <w:kern w:val="0"/>
            <w:sz w:val="24"/>
            <w:szCs w:val="24"/>
          </w:rPr>
          <w:t>7-9</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substrate structur</w:t>
      </w:r>
      <w:r w:rsidR="00180F27">
        <w:rPr>
          <w:rFonts w:eastAsia="DengXian" w:cs="Times New Roman"/>
          <w:kern w:val="0"/>
          <w:sz w:val="24"/>
          <w:szCs w:val="24"/>
        </w:rPr>
        <w:t>e</w:t>
      </w:r>
      <w:r w:rsidR="00180F27">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c2l6ZT0iMTIiPlsxMC0xNV08L3N0eWxlPjwvRGlzcGxheVRleHQ+PHJlY29yZD48cmVjLW51bWJl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PEVuZE5vdGU+PENpdGU+PEF1dGhvcj5IZTwvQXV0aG9yPjxZZWFyPjIwMTk8L1llYXI+PFJlY051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180F27">
        <w:rPr>
          <w:rFonts w:eastAsia="DengXian" w:cs="Times New Roman"/>
          <w:kern w:val="0"/>
          <w:sz w:val="24"/>
          <w:szCs w:val="24"/>
        </w:rPr>
      </w:r>
      <w:r w:rsidR="00180F27">
        <w:rPr>
          <w:rFonts w:eastAsia="DengXian" w:cs="Times New Roman"/>
          <w:kern w:val="0"/>
          <w:sz w:val="24"/>
          <w:szCs w:val="24"/>
        </w:rPr>
        <w:fldChar w:fldCharType="separate"/>
      </w:r>
      <w:r w:rsidR="00401B03">
        <w:rPr>
          <w:rFonts w:eastAsia="DengXian" w:cs="Times New Roman"/>
          <w:noProof/>
          <w:kern w:val="0"/>
          <w:sz w:val="24"/>
          <w:szCs w:val="24"/>
        </w:rPr>
        <w:t>[</w:t>
      </w:r>
      <w:hyperlink w:anchor="_ENREF_10" w:tooltip="He, 2019 #313" w:history="1">
        <w:r w:rsidR="00950878">
          <w:rPr>
            <w:rFonts w:eastAsia="DengXian" w:cs="Times New Roman"/>
            <w:noProof/>
            <w:kern w:val="0"/>
            <w:sz w:val="24"/>
            <w:szCs w:val="24"/>
          </w:rPr>
          <w:t>10-15</w:t>
        </w:r>
      </w:hyperlink>
      <w:r w:rsidR="00401B03">
        <w:rPr>
          <w:rFonts w:eastAsia="DengXian" w:cs="Times New Roman"/>
          <w:noProof/>
          <w:kern w:val="0"/>
          <w:sz w:val="24"/>
          <w:szCs w:val="24"/>
        </w:rPr>
        <w:t>]</w:t>
      </w:r>
      <w:r w:rsidR="00180F27">
        <w:rPr>
          <w:rFonts w:eastAsia="DengXian" w:cs="Times New Roman"/>
          <w:kern w:val="0"/>
          <w:sz w:val="24"/>
          <w:szCs w:val="24"/>
        </w:rPr>
        <w:fldChar w:fldCharType="end"/>
      </w:r>
      <w:r w:rsidRPr="008D6A47">
        <w:rPr>
          <w:rFonts w:eastAsia="DengXian" w:cs="Times New Roman"/>
          <w:kern w:val="0"/>
          <w:sz w:val="24"/>
          <w:szCs w:val="24"/>
        </w:rPr>
        <w:t>, temperature</w:t>
      </w:r>
      <w:r w:rsidR="00562AAD">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bWFuIiBzaXplPSIxMiI+WzE2LTIxXTwvc3R5bGU+PC9EaXNwbGF5VGV4dD48cmVjb3JkPjxyZWMt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PEVuZE5vdGU+PENpdGU+PEF1dGhvcj5HbGVhc29uPC9BdXRob3I+PFllYXI+MjAxNjwvWWVhcj48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401B03">
        <w:rPr>
          <w:rFonts w:eastAsia="DengXian" w:cs="Times New Roman"/>
          <w:noProof/>
          <w:kern w:val="0"/>
          <w:sz w:val="24"/>
          <w:szCs w:val="24"/>
        </w:rPr>
        <w:t>[</w:t>
      </w:r>
      <w:hyperlink w:anchor="_ENREF_16" w:tooltip="Gleason, 2016 #112" w:history="1">
        <w:r w:rsidR="00950878">
          <w:rPr>
            <w:rFonts w:eastAsia="DengXian" w:cs="Times New Roman"/>
            <w:noProof/>
            <w:kern w:val="0"/>
            <w:sz w:val="24"/>
            <w:szCs w:val="24"/>
          </w:rPr>
          <w:t>16-21</w:t>
        </w:r>
      </w:hyperlink>
      <w:r w:rsidR="00401B03">
        <w:rPr>
          <w:rFonts w:eastAsia="DengXian" w:cs="Times New Roman"/>
          <w:noProof/>
          <w:kern w:val="0"/>
          <w:sz w:val="24"/>
          <w:szCs w:val="24"/>
        </w:rPr>
        <w:t>]</w:t>
      </w:r>
      <w:r w:rsidR="00562AAD">
        <w:rPr>
          <w:rFonts w:eastAsia="DengXian" w:cs="Times New Roman"/>
          <w:kern w:val="0"/>
          <w:sz w:val="24"/>
          <w:szCs w:val="24"/>
        </w:rPr>
        <w:fldChar w:fldCharType="end"/>
      </w:r>
      <w:r w:rsidR="00180F27">
        <w:rPr>
          <w:rFonts w:eastAsia="DengXian" w:cs="Times New Roman"/>
          <w:kern w:val="0"/>
          <w:sz w:val="24"/>
          <w:szCs w:val="24"/>
        </w:rPr>
        <w:t xml:space="preserve"> </w:t>
      </w:r>
      <w:r w:rsidRPr="008D6A47">
        <w:rPr>
          <w:rFonts w:eastAsia="DengXian" w:cs="Times New Roman"/>
          <w:kern w:val="0"/>
          <w:sz w:val="24"/>
          <w:szCs w:val="24"/>
        </w:rPr>
        <w:t>and the surrounding environment</w:t>
      </w:r>
      <w:r w:rsidR="00562AAD">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c2l6ZT0iMTIiPlsyMi0yNF08L3N0eWxlPjwvRGlzcGxheVRleHQ+PHJlY29yZD48cmVjLW51bWJl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PEVuZE5vdGU+PENpdGU+PEF1dGhvcj5MaXU8L0F1dGhvcj48WWVhcj4yMDIxPC9ZZWFyPjxSZWNO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62AAD">
        <w:rPr>
          <w:rFonts w:eastAsia="DengXian" w:cs="Times New Roman"/>
          <w:kern w:val="0"/>
          <w:sz w:val="24"/>
          <w:szCs w:val="24"/>
        </w:rPr>
      </w:r>
      <w:r w:rsidR="00562AAD">
        <w:rPr>
          <w:rFonts w:eastAsia="DengXian" w:cs="Times New Roman"/>
          <w:kern w:val="0"/>
          <w:sz w:val="24"/>
          <w:szCs w:val="24"/>
        </w:rPr>
        <w:fldChar w:fldCharType="separate"/>
      </w:r>
      <w:r w:rsidR="00401B03">
        <w:rPr>
          <w:rFonts w:eastAsia="DengXian" w:cs="Times New Roman"/>
          <w:noProof/>
          <w:kern w:val="0"/>
          <w:sz w:val="24"/>
          <w:szCs w:val="24"/>
        </w:rPr>
        <w:t>[</w:t>
      </w:r>
      <w:hyperlink w:anchor="_ENREF_22" w:tooltip="Liu, 2021 #60" w:history="1">
        <w:r w:rsidR="00950878">
          <w:rPr>
            <w:rFonts w:eastAsia="DengXian" w:cs="Times New Roman"/>
            <w:noProof/>
            <w:kern w:val="0"/>
            <w:sz w:val="24"/>
            <w:szCs w:val="24"/>
          </w:rPr>
          <w:t>22-24</w:t>
        </w:r>
      </w:hyperlink>
      <w:r w:rsidR="00401B03">
        <w:rPr>
          <w:rFonts w:eastAsia="DengXian" w:cs="Times New Roman"/>
          <w:noProof/>
          <w:kern w:val="0"/>
          <w:sz w:val="24"/>
          <w:szCs w:val="24"/>
        </w:rPr>
        <w:t>]</w:t>
      </w:r>
      <w:r w:rsidR="00562AAD">
        <w:rPr>
          <w:rFonts w:eastAsia="DengXian" w:cs="Times New Roman"/>
          <w:kern w:val="0"/>
          <w:sz w:val="24"/>
          <w:szCs w:val="24"/>
        </w:rPr>
        <w:fldChar w:fldCharType="end"/>
      </w:r>
      <w:r w:rsidRPr="008D6A47">
        <w:rPr>
          <w:rFonts w:eastAsia="DengXian" w:cs="Times New Roman"/>
          <w:kern w:val="0"/>
          <w:sz w:val="24"/>
          <w:szCs w:val="24"/>
        </w:rPr>
        <w:t xml:space="preserve">.  </w:t>
      </w:r>
    </w:p>
    <w:p w14:paraId="7EF9C473" w14:textId="2549F05D"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Since the seminal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Pr="008D6A47">
        <w:rPr>
          <w:rFonts w:eastAsia="DengXian" w:cs="Times New Roman"/>
          <w:kern w:val="0"/>
          <w:sz w:val="24"/>
          <w:szCs w:val="24"/>
        </w:rPr>
        <w:t xml:space="preserve"> in 1977</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&lt;EndNote&gt;&lt;Cite&gt;&lt;Author&gt;Picknett&lt;/Author&gt;&lt;Year&gt;1977&lt;/Year&gt;&lt;RecNum&gt;305&lt;/RecNum&gt;&lt;DisplayText&gt;&lt;style font="Times New Roman" size="12"&gt;[25]&lt;/style&gt;&lt;/DisplayText&gt;&lt;record&gt;&lt;rec-number&gt;305&lt;/rec-number&gt;&lt;foreign-keys&gt;&lt;key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5" w:tooltip="Picknett, 1977 #305" w:history="1">
        <w:r w:rsidR="00950878">
          <w:rPr>
            <w:rFonts w:eastAsia="DengXian" w:cs="Times New Roman"/>
            <w:noProof/>
            <w:kern w:val="0"/>
            <w:sz w:val="24"/>
            <w:szCs w:val="24"/>
          </w:rPr>
          <w:t>25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sessile droplet evaporation on smooth surface has been systematically analyzed, in which droplet evaporation was distinguished into three evaporation modes: (1) the constant contact radius (CCR) mode: the droplet contact line is pinned with constant contact radius while contact angle keeps decreasing. (2) the constant contact angle (CCA) mode: once the contact angle approaches the receding contact angle, the contact line keeps receding droplet with unchanged contact angle; (3) the mixed mode: both the contact radius and contact angle decrease near the end of evaporation. In several recent studies about the droplet evaporation on structured superhydrophobic surfaces, a special stick-slip mode</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&lt;EndNote&gt;&lt;Cite&gt;&lt;Author&gt;Shanahan&lt;/Author&gt;&lt;Year&gt;1995&lt;/Year&gt;&lt;RecNum&gt;308&lt;/RecNum&gt;&lt;DisplayText&gt;&lt;style font="Times New Roman" size="12"&gt;[26]&lt;/style&gt;&lt;/DisplayText&gt;&lt;record&gt;&lt;rec-number&gt;308&lt;/rec-number&gt;&lt;foreign-keys&gt;&lt;key app="EN" db-id="dzwapvwscfr509edaz9xzdtgzvpvrvftxers" timestamp="1625602315"&gt;308&lt;/key&gt;&lt;/foreign-keys&gt;&lt;ref-type name="Journal Article"&gt;17&lt;/ref-type&gt;&lt;contributors&gt;&lt;authors&gt;&lt;author&gt;Shanahan, Martin E. R.&lt;/author&gt;&lt;/authors&gt;&lt;/contributors&gt;&lt;titles&gt;&lt;title&gt;Simple Theory of &amp;quot;Stick-Slip&amp;quot; Wetting Hysteresis&lt;/title&gt;&lt;secondary-title&gt;Langmuir&lt;/secondary-title&gt;&lt;/titles&gt;&lt;periodical&gt;&lt;full-title&gt;Langmuir&lt;/full-title&gt;&lt;/periodical&gt;&lt;pages&gt;1041-1043&lt;/pages&gt;&lt;volume&gt;11&lt;/volume&gt;&lt;number&gt;3&lt;/number&gt;&lt;dates&gt;&lt;year&gt;1995&lt;/year&gt;&lt;pub-dates&gt;&lt;date&gt;1995/03/01&lt;/date&gt;&lt;/pub-dates&gt;&lt;/dates&gt;&lt;publisher&gt;American Chemical Society&lt;/publisher&gt;&lt;isbn&gt;0743-7463&lt;/isbn&gt;&lt;urls&gt;&lt;related-urls&gt;&lt;url&gt;https://doi.org/10.1021/la00003a057&lt;/url&gt;&lt;/related-urls&gt;&lt;/urls&gt;&lt;electronic-resource-num&gt;10.1021/la00003a057&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6" w:tooltip="Shanahan, 1995 #308" w:history="1">
        <w:r w:rsidR="00950878">
          <w:rPr>
            <w:rFonts w:eastAsia="DengXian" w:cs="Times New Roman"/>
            <w:noProof/>
            <w:kern w:val="0"/>
            <w:sz w:val="24"/>
            <w:szCs w:val="24"/>
          </w:rPr>
          <w:t>26</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was observed, in which droplet contact line is moved by the pinning and depinning force alternately. </w:t>
      </w:r>
    </w:p>
    <w:p w14:paraId="4EF26F61" w14:textId="4B159889"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 xml:space="preserve">Several theoretical models have been proposed to predict the evaporation rate of sessile droplet. Also in the classical work of </w:t>
      </w:r>
      <w:proofErr w:type="spellStart"/>
      <w:r w:rsidRPr="008D6A47">
        <w:rPr>
          <w:rFonts w:eastAsia="DengXian" w:cs="Times New Roman"/>
          <w:kern w:val="0"/>
          <w:sz w:val="24"/>
          <w:szCs w:val="24"/>
        </w:rPr>
        <w:t>Picknett</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Bexon</w:t>
      </w:r>
      <w:proofErr w:type="spellEnd"/>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&lt;EndNote&gt;&lt;Cite&gt;&lt;Author&gt;Picknett&lt;/Author&gt;&lt;Year&gt;1977&lt;/Year&gt;&lt;RecNum&gt;305&lt;/RecNum&gt;&lt;DisplayText&gt;&lt;style font="Times New Roman" size="12"&gt;[25]&lt;/style&gt;&lt;/DisplayText&gt;&lt;record&gt;&lt;rec-number&gt;305&lt;/rec-number&gt;&lt;foreign-keys&gt;&lt;key app="EN" db-id="dzwapvwscfr509edaz9xzdtgzvpvrvftxers" timestamp="1625601596"&gt;305&lt;/key&gt;&lt;/foreign-keys&gt;&lt;ref-type name="Journal Article"&gt;17&lt;/ref-type&gt;&lt;contributors&gt;&lt;authors&gt;&lt;author&gt;Picknett, R. G.&lt;/author&gt;&lt;author&gt;Bexon, R.&lt;/author&gt;&lt;/authors&gt;&lt;/contributors&gt;&lt;titles&gt;&lt;title&gt;The evaporation of sessile or pendant drops in still air&lt;/title&gt;&lt;secondary-title&gt;Journal of Colloid and Interface Science&lt;/secondary-title&gt;&lt;/titles&gt;&lt;periodical&gt;&lt;full-title&gt;Journal of Colloid and Interface Science&lt;/full-title&gt;&lt;/periodical&gt;&lt;pages&gt;336-350&lt;/pages&gt;&lt;volume&gt;61&lt;/volume&gt;&lt;number&gt;2&lt;/number&gt;&lt;dates&gt;&lt;year&gt;1977&lt;/year&gt;&lt;pub-dates&gt;&lt;date&gt;1977/09/01/&lt;/date&gt;&lt;/pub-dates&gt;&lt;/dates&gt;&lt;isbn&gt;0021-9797&lt;/isbn&gt;&lt;urls&gt;&lt;related-urls&gt;&lt;url&gt;https://www.sciencedirect.com/science/article/pii/0021979777903964&lt;/url&gt;&lt;/related-urls&gt;&lt;/urls&gt;&lt;electronic-resource-num&gt;https://doi.org/10.1016/0021-9797(77)90396-4&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5" w:tooltip="Picknett, 1977 #305" w:history="1">
        <w:r w:rsidR="00950878">
          <w:rPr>
            <w:rFonts w:eastAsia="DengXian" w:cs="Times New Roman"/>
            <w:noProof/>
            <w:kern w:val="0"/>
            <w:sz w:val="24"/>
            <w:szCs w:val="24"/>
          </w:rPr>
          <w:t>25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the sessile droplet evaporation in room temperature was firstly assumed to be driven by the vapor diffusion by ignoring the heat transfer and convective flow inside/outside the droplet. And the analytic evaporation rate could be obtained </w:t>
      </w:r>
      <w:r w:rsidRPr="008D6A47">
        <w:rPr>
          <w:rFonts w:eastAsia="DengXian" w:cs="Times New Roman"/>
          <w:kern w:val="0"/>
          <w:sz w:val="24"/>
          <w:szCs w:val="24"/>
        </w:rPr>
        <w:lastRenderedPageBreak/>
        <w:t>based on an analogy between the concentration field and the electrostatic field</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&lt;EndNote&gt;&lt;Cite&gt;&lt;Author&gt;Lebedev&lt;/Author&gt;&lt;Year&gt;1965&lt;/Year&gt;&lt;RecNum&gt;309&lt;/RecNum&gt;&lt;DisplayText&gt;&lt;style font="Times New Roman" size="12"&gt;[27]&lt;/style&gt;&lt;/DisplayText&gt;&lt;record&gt;&lt;rec-number&gt;309&lt;/rec-number&gt;&lt;foreign-keys&gt;&lt;key app="EN" db-id="dzwapvwscfr509edaz9xzdtgzvpvrvftxers" timestamp="1625603071"&gt;309&lt;/key&gt;&lt;/foreign-keys&gt;&lt;ref-type name="Book"&gt;6&lt;/ref-type&gt;&lt;contributors&gt;&lt;authors&gt;&lt;author&gt;N. N. Lebedev&lt;/author&gt;&lt;/authors&gt;&lt;/contributors&gt;&lt;titles&gt;&lt;title&gt;Special Functions and Their Applications&lt;/title&gt;&lt;/titles&gt;&lt;dates&gt;&lt;year&gt;1965&lt;/year&gt;&lt;/dates&gt;&lt;pub-location&gt;Englewood Cliffs, NJ, USA&lt;/pub-location&gt;&lt;publisher&gt;Prentice-Hall&lt;/publisher&gt;&lt;urls&gt;&lt;/urls&gt;&lt;/record&gt;&lt;/Cite&gt;&lt;/EndNote&gt;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7" w:tooltip="Lebedev, 1965 #309" w:history="1">
        <w:r w:rsidR="00950878">
          <w:rPr>
            <w:rFonts w:eastAsia="DengXian" w:cs="Times New Roman"/>
            <w:noProof/>
            <w:kern w:val="0"/>
            <w:sz w:val="24"/>
            <w:szCs w:val="24"/>
          </w:rPr>
          <w:t>27</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In the past two decades, this diffusion-driven model was extensively studied, which has been applied on modeling the evaporation of sessile droplet with the arbitrary contact angle in CCR mode or with slipping contact line in CCA mode. Comparing with the experimental data, the excellent accuracy of predicted evaporation rate confirm the validity of diffusion-driven model of sessile droplet evaporation not only on hydrophilic surfaces</w:t>
      </w:r>
      <w:r w:rsidR="00586924">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biIgc2l6ZT0iMTIiPlsyOC0zMF08L3N0eWxlPjwvRGlzcGxheVRleHQ+PHJlY29yZD48cmVjLW51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L3JlY29yZD48L0NpdGU+PENpdGU+PEF1dGhvcj5Qb3BvdjwvQXV0aG9yPjxZZWFyPjIwMDU8L1ll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PEVuZE5vdGU+PENpdGU+PEF1dGhvcj5IdWEgSHU8L0F1dGhvcj48WWVhcj4yMDAyPC9ZZWFyPjxS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8" w:tooltip="Hua Hu, 2002 #59" w:history="1">
        <w:r w:rsidR="00950878">
          <w:rPr>
            <w:rFonts w:eastAsia="DengXian" w:cs="Times New Roman"/>
            <w:noProof/>
            <w:kern w:val="0"/>
            <w:sz w:val="24"/>
            <w:szCs w:val="24"/>
          </w:rPr>
          <w:t>28-30</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but also on hydrophobic surfaces</w:t>
      </w:r>
      <w:r w:rsidR="00586924">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biIgc2l6ZT0iMTIiPlsyMSwgMzFdPC9zdHlsZT48L0Rpc3BsYXlUZXh0PjxyZWNvcmQ+PHJlYy1u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PEVuZE5vdGU+PENpdGU+PEF1dGhvcj5LYWRoaW08L0F1dGhvcj48WWVhcj4yMDE5PC9ZZWFyPjxS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1" w:tooltip="Kadhim, 2019 #72" w:history="1">
        <w:r w:rsidR="00950878">
          <w:rPr>
            <w:rFonts w:eastAsia="DengXian" w:cs="Times New Roman"/>
            <w:noProof/>
            <w:kern w:val="0"/>
            <w:sz w:val="24"/>
            <w:szCs w:val="24"/>
          </w:rPr>
          <w:t>21</w:t>
        </w:r>
      </w:hyperlink>
      <w:r w:rsidR="00401B03">
        <w:rPr>
          <w:rFonts w:eastAsia="DengXian" w:cs="Times New Roman"/>
          <w:noProof/>
          <w:kern w:val="0"/>
          <w:sz w:val="24"/>
          <w:szCs w:val="24"/>
        </w:rPr>
        <w:t xml:space="preserve">, </w:t>
      </w:r>
      <w:hyperlink w:anchor="_ENREF_31" w:tooltip="Nguyen, 2012 #310" w:history="1">
        <w:r w:rsidR="00950878">
          <w:rPr>
            <w:rFonts w:eastAsia="DengXian" w:cs="Times New Roman"/>
            <w:noProof/>
            <w:kern w:val="0"/>
            <w:sz w:val="24"/>
            <w:szCs w:val="24"/>
          </w:rPr>
          <w:t>31</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w:t>
      </w:r>
    </w:p>
    <w:p w14:paraId="45A7C2F7" w14:textId="683B41B5" w:rsidR="00EA5588" w:rsidRPr="008D6A47"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t>However, when the model was employed on sessile droplet evaporation the superhydrophobic surfaces with microstructure</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&lt;EndNote&gt;&lt;Cite&gt;&lt;Author&gt;Gelderblom&lt;/Author&gt;&lt;Year&gt;2011&lt;/Year&gt;&lt;RecNum&gt;311&lt;/RecNum&gt;&lt;DisplayText&gt;&lt;style font="Times New Roman" size="12"&gt;[32]&lt;/style&gt;&lt;/DisplayText&gt;&lt;record&gt;&lt;rec-number&gt;311&lt;/rec-number&gt;&lt;foreign-keys&gt;&lt;key app="EN" db-id="dzwapvwscfr509edaz9xzdtgzvpvrvftxers" timestamp="1625604346"&gt;311&lt;/key&gt;&lt;/foreign-keys&gt;&lt;ref-type name="Journal Article"&gt;17&lt;/ref-type&gt;&lt;contributors&gt;&lt;authors&gt;&lt;author&gt;Gelderblom, Hanneke&lt;/author&gt;&lt;author&gt;Marín, Álvaro G.&lt;/author&gt;&lt;author&gt;Nair, Hrudya&lt;/author&gt;&lt;author&gt;van Houselt, Arie&lt;/author&gt;&lt;author&gt;Lefferts, Leon&lt;/author&gt;&lt;author&gt;Snoeijer, Jacco H.&lt;/author&gt;&lt;author&gt;Lohse, Detlef&lt;/author&gt;&lt;/authors&gt;&lt;/contributors&gt;&lt;titles&gt;&lt;title&gt;How water droplets evaporate on a superhydrophobic substrate&lt;/title&gt;&lt;secondary-title&gt;Physical Review E&lt;/secondary-title&gt;&lt;/titles&gt;&lt;periodical&gt;&lt;full-title&gt;Physical Review E&lt;/full-title&gt;&lt;/periodical&gt;&lt;pages&gt;026306&lt;/pages&gt;&lt;volume&gt;83&lt;/volume&gt;&lt;number&gt;2&lt;/number&gt;&lt;dates&gt;&lt;year&gt;2011&lt;/year&gt;&lt;pub-dates&gt;&lt;date&gt;02/17/&lt;/date&gt;&lt;/pub-dates&gt;&lt;/dates&gt;&lt;publisher&gt;American Physical Society&lt;/publisher&gt;&lt;urls&gt;&lt;related-urls&gt;&lt;url&gt;https://link.aps.org/doi/10.1103/PhysRevE.83.026306&lt;/url&gt;&lt;/related-urls&gt;&lt;/urls&gt;&lt;electronic-resource-num&gt;10.1103/PhysRevE.83.026306&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2" w:tooltip="Gelderblom, 2011 #311" w:history="1">
        <w:r w:rsidR="00950878">
          <w:rPr>
            <w:rFonts w:eastAsia="DengXian" w:cs="Times New Roman"/>
            <w:noProof/>
            <w:kern w:val="0"/>
            <w:sz w:val="24"/>
            <w:szCs w:val="24"/>
          </w:rPr>
          <w:t>32</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xml:space="preserve">, especially on heated superhydrophobic surfaces, an overestimation of evaporation rate was observed by </w:t>
      </w:r>
      <w:proofErr w:type="spellStart"/>
      <w:r w:rsidRPr="008D6A47">
        <w:rPr>
          <w:rFonts w:eastAsia="DengXian" w:cs="Times New Roman"/>
          <w:kern w:val="0"/>
          <w:sz w:val="24"/>
          <w:szCs w:val="24"/>
        </w:rPr>
        <w:t>Garimalla</w:t>
      </w:r>
      <w:proofErr w:type="spellEnd"/>
      <w:r w:rsidRPr="008D6A47">
        <w:rPr>
          <w:rFonts w:eastAsia="DengXian" w:cs="Times New Roman"/>
          <w:kern w:val="0"/>
          <w:sz w:val="24"/>
          <w:szCs w:val="24"/>
        </w:rPr>
        <w:t xml:space="preserve"> and </w:t>
      </w:r>
      <w:proofErr w:type="spellStart"/>
      <w:r w:rsidRPr="008D6A47">
        <w:rPr>
          <w:rFonts w:eastAsia="DengXian" w:cs="Times New Roman"/>
          <w:kern w:val="0"/>
          <w:sz w:val="24"/>
          <w:szCs w:val="24"/>
        </w:rPr>
        <w:t>Aldhaleai</w:t>
      </w:r>
      <w:proofErr w:type="spellEnd"/>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IHNpemU9IjEyIj5bMzMtMzVdPC9zdHlsZT48L0Rpc3BsYXlUZXh0PjxyZWNvcmQ+PHJlYy1udW1i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IHNpemU9IjEyIj5bMzMtMzVdPC9zdHlsZT48L0Rpc3BsYXlUZXh0PjxyZWNvcmQ+PHJlYy1udW1i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3" w:tooltip="Dash, 2013 #34" w:history="1">
        <w:r w:rsidR="00950878">
          <w:rPr>
            <w:rFonts w:eastAsia="DengXian" w:cs="Times New Roman"/>
            <w:noProof/>
            <w:kern w:val="0"/>
            <w:sz w:val="24"/>
            <w:szCs w:val="24"/>
          </w:rPr>
          <w:t>33-35</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This deviation of the predicted evaporation rate should be the results of the evaporative cooling giving rise to a temperature reduction on the liquid-vapor interface, which is contradict with the pivotal assumption in classical diffusion-driven model that the temperature of the droplet surface is constant and same as the substrate temperature</w:t>
      </w:r>
      <w:r w:rsidR="00586924">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IiBzaXplPSIxMiI+WzI4LTMwXTwvc3R5bGU+PC9EaXNwbGF5VGV4dD48cmVjb3JkPjxyZWMtbnVt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cnM+PGF1dGhvcj5Sb2JlcnQgRC4gRGVlZ2FuLCBPbGdpY2EgQmFrYWppbiwgVG9kZCBGLiBEdXBv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PEVuZE5vdGU+PENpdGU+PEF1dGhvcj5Qb3BvdjwvQXV0aG9yPjxZZWFyPjIwMDU8L1llYXI+PFJl
Y051bT43MDwvUmVjTnVtPjxEaXNwbGF5VGV4dD48c3R5bGUgZm9udD0iVGltZXMgTmV3IFJvbWFu
IiBzaXplPSIxMiI+WzI4LTMwXTwvc3R5bGU+PC9EaXNwbGF5VGV4dD48cmVjb3JkPjxyZWMtbnVt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aG9yPlJvYmVydCBELiBEZWVnYW48L0F1dGhvcj48WWVhcj4yMDAwPC9ZZWFyPjxSZWNOdW0+NDU8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28" w:tooltip="Hua Hu, 2002 #59" w:history="1">
        <w:r w:rsidR="00950878">
          <w:rPr>
            <w:rFonts w:eastAsia="DengXian" w:cs="Times New Roman"/>
            <w:noProof/>
            <w:kern w:val="0"/>
            <w:sz w:val="24"/>
            <w:szCs w:val="24"/>
          </w:rPr>
          <w:t>28-30</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For instance, the maximum temperature mismatch ~ 2</w:t>
      </w:r>
      <w:r>
        <w:rPr>
          <w:rFonts w:eastAsia="DengXian" w:cs="Times New Roman"/>
          <w:kern w:val="0"/>
          <w:sz w:val="24"/>
          <w:szCs w:val="24"/>
        </w:rPr>
        <w:t>0</w:t>
      </w:r>
      <w:r w:rsidRPr="008D6A47">
        <w:rPr>
          <w:rFonts w:eastAsia="DengXian" w:cs="Times New Roman"/>
          <w:kern w:val="0"/>
          <w:sz w:val="24"/>
          <w:szCs w:val="24"/>
        </w:rPr>
        <w:t xml:space="preserve"> °C between the droplet surface and the substrates was </w:t>
      </w:r>
      <w:r>
        <w:rPr>
          <w:rFonts w:eastAsia="DengXian" w:cs="Times New Roman"/>
          <w:kern w:val="0"/>
          <w:sz w:val="24"/>
          <w:szCs w:val="24"/>
        </w:rPr>
        <w:t>experimentally</w:t>
      </w:r>
      <w:r w:rsidRPr="008D6A47">
        <w:rPr>
          <w:rFonts w:eastAsia="DengXian" w:cs="Times New Roman"/>
          <w:kern w:val="0"/>
          <w:sz w:val="24"/>
          <w:szCs w:val="24"/>
        </w:rPr>
        <w:t xml:space="preserve"> </w:t>
      </w:r>
      <w:r>
        <w:rPr>
          <w:rFonts w:eastAsia="DengXian" w:cs="Times New Roman"/>
          <w:kern w:val="0"/>
          <w:sz w:val="24"/>
          <w:szCs w:val="24"/>
        </w:rPr>
        <w:t>measur</w:t>
      </w:r>
      <w:r w:rsidRPr="008D6A47">
        <w:rPr>
          <w:rFonts w:eastAsia="DengXian" w:cs="Times New Roman"/>
          <w:kern w:val="0"/>
          <w:sz w:val="24"/>
          <w:szCs w:val="24"/>
        </w:rPr>
        <w:t xml:space="preserve">ed when the substrate was heated at </w:t>
      </w:r>
      <w:r>
        <w:rPr>
          <w:rFonts w:eastAsia="DengXian" w:cs="Times New Roman"/>
          <w:kern w:val="0"/>
          <w:sz w:val="24"/>
          <w:szCs w:val="24"/>
        </w:rPr>
        <w:t>7</w:t>
      </w:r>
      <w:r w:rsidRPr="008D6A47">
        <w:rPr>
          <w:rFonts w:eastAsia="DengXian" w:cs="Times New Roman"/>
          <w:kern w:val="0"/>
          <w:sz w:val="24"/>
          <w:szCs w:val="24"/>
        </w:rPr>
        <w:t>0 °C</w:t>
      </w:r>
      <w:r w:rsidR="00586924">
        <w:rPr>
          <w:rFonts w:eastAsia="DengXian" w:cs="Times New Roman"/>
          <w:kern w:val="0"/>
          <w:sz w:val="24"/>
          <w:szCs w:val="24"/>
        </w:rPr>
        <w:fldChar w:fldCharType="begin"/>
      </w:r>
      <w:r w:rsidR="00401B03">
        <w:rPr>
          <w:rFonts w:eastAsia="DengXian" w:cs="Times New Roman"/>
          <w:kern w:val="0"/>
          <w:sz w:val="24"/>
          <w:szCs w:val="24"/>
        </w:rPr>
        <w:instrText xml:space="preserve"> ADDIN EN.CITE &lt;EndNote&gt;&lt;Cite&gt;&lt;Author&gt;Gleason&lt;/Author&gt;&lt;Year&gt;2016&lt;/Year&gt;&lt;RecNum&gt;112&lt;/RecNum&gt;&lt;DisplayText&gt;&lt;style font="Times New Roman" size="12"&gt;[16]&lt;/style&gt;&lt;/DisplayText&gt;&lt;record&gt;&lt;rec-number&gt;112&lt;/rec-number&gt;&lt;foreign-keys&gt;&lt;key app="EN" db-id="dzwapvwscfr509edaz9xzdtgzvpvrvftxers" timestamp="1624808256"&gt;112&lt;/key&gt;&lt;/foreign-keys&gt;&lt;ref-type name="Journal Article"&gt;17&lt;/ref-type&gt;&lt;contributors&gt;&lt;authors&gt;&lt;author&gt;Gleason, Kevin&lt;/author&gt;&lt;author&gt;Voota, Harish&lt;/author&gt;&lt;author&gt;Putnam, Shawn A.&lt;/author&gt;&lt;/authors&gt;&lt;/contributors&gt;&lt;titles&gt;&lt;title&gt;Steady-state droplet evaporation: Contact angle influence on the evaporation efficiency&lt;/title&gt;&lt;secondary-title&gt;International Journal of Heat and Mass Transfer&lt;/secondary-title&gt;&lt;/titles&gt;&lt;periodical&gt;&lt;full-title&gt;International Journal of Heat and Mass Transfer&lt;/full-title&gt;&lt;/periodical&gt;&lt;pages&gt;418-426&lt;/pages&gt;&lt;volume&gt;101&lt;/volume&gt;&lt;section&gt;418&lt;/section&gt;&lt;dates&gt;&lt;year&gt;2016&lt;/year&gt;&lt;/dates&gt;&lt;isbn&gt;00179310&lt;/isbn&gt;&lt;urls&gt;&lt;/urls&gt;&lt;electronic-resource-num&gt;10.1016/j.ijheatmasstransfer.2016.04.075&lt;/electronic-resource-num&gt;&lt;/record&gt;&lt;/Cite&gt;&lt;/EndNote&gt;</w:instrText>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16" w:tooltip="Gleason, 2016 #112" w:history="1">
        <w:r w:rsidR="00950878">
          <w:rPr>
            <w:rFonts w:eastAsia="DengXian" w:cs="Times New Roman"/>
            <w:noProof/>
            <w:kern w:val="0"/>
            <w:sz w:val="24"/>
            <w:szCs w:val="24"/>
          </w:rPr>
          <w:t>16</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Furthermore, the availability of diffusion-driven model might become worse when the different wetting states of droplet on micro-structured surfaces, i.e., Cassie state and Wenzel state are considered. For a sessile droplet evaporates in Cassie state, the existence of the air/vapor cavities between the droplet base and the microstructure would lead to two different components of droplet evaporation, i.e., from the liquid-vapor interface at (1) droplet cap and (2) the droplet base. However, the effect of this extra evaporative interface from the droplet base on sessile droplet evaporation on superhydrophobic surfaces was generally ignored in the majority previous works</w:t>
      </w:r>
      <w:r w:rsidR="00586924">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IHNpemU9IjEyIj5bMzMsIDM2LCAzN108L3N0eWxlPjwvRGlzcGxheVRleHQ+PHJlY29yZD48cmVj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QXV0aG9yPk1jSGFsZTwvQXV0aG9yPjxZZWFyPjIwMDU8L1llYXI+PFJlY051bT4zNjwvUmVjTnVt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PEVuZE5vdGU+PENpdGU+PEF1dGhvcj5EYXNoPC9BdXRob3I+PFllYXI+MjAxMzwvWWVhcj48UmVj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586924">
        <w:rPr>
          <w:rFonts w:eastAsia="DengXian" w:cs="Times New Roman"/>
          <w:kern w:val="0"/>
          <w:sz w:val="24"/>
          <w:szCs w:val="24"/>
        </w:rPr>
      </w:r>
      <w:r w:rsidR="00586924">
        <w:rPr>
          <w:rFonts w:eastAsia="DengXian" w:cs="Times New Roman"/>
          <w:kern w:val="0"/>
          <w:sz w:val="24"/>
          <w:szCs w:val="24"/>
        </w:rPr>
        <w:fldChar w:fldCharType="separate"/>
      </w:r>
      <w:r w:rsidR="00401B03">
        <w:rPr>
          <w:rFonts w:eastAsia="DengXian" w:cs="Times New Roman"/>
          <w:noProof/>
          <w:kern w:val="0"/>
          <w:sz w:val="24"/>
          <w:szCs w:val="24"/>
        </w:rPr>
        <w:t>[</w:t>
      </w:r>
      <w:hyperlink w:anchor="_ENREF_33" w:tooltip="Dash, 2013 #34" w:history="1">
        <w:r w:rsidR="00950878">
          <w:rPr>
            <w:rFonts w:eastAsia="DengXian" w:cs="Times New Roman"/>
            <w:noProof/>
            <w:kern w:val="0"/>
            <w:sz w:val="24"/>
            <w:szCs w:val="24"/>
          </w:rPr>
          <w:t>33</w:t>
        </w:r>
      </w:hyperlink>
      <w:r w:rsidR="00401B03">
        <w:rPr>
          <w:rFonts w:eastAsia="DengXian" w:cs="Times New Roman"/>
          <w:noProof/>
          <w:kern w:val="0"/>
          <w:sz w:val="24"/>
          <w:szCs w:val="24"/>
        </w:rPr>
        <w:t xml:space="preserve">, </w:t>
      </w:r>
      <w:hyperlink w:anchor="_ENREF_36" w:tooltip="McHale, 2005 #36" w:history="1">
        <w:r w:rsidR="00950878">
          <w:rPr>
            <w:rFonts w:eastAsia="DengXian" w:cs="Times New Roman"/>
            <w:noProof/>
            <w:kern w:val="0"/>
            <w:sz w:val="24"/>
            <w:szCs w:val="24"/>
          </w:rPr>
          <w:t>36</w:t>
        </w:r>
      </w:hyperlink>
      <w:r w:rsidR="00401B03">
        <w:rPr>
          <w:rFonts w:eastAsia="DengXian" w:cs="Times New Roman"/>
          <w:noProof/>
          <w:kern w:val="0"/>
          <w:sz w:val="24"/>
          <w:szCs w:val="24"/>
        </w:rPr>
        <w:t xml:space="preserve">, </w:t>
      </w:r>
      <w:hyperlink w:anchor="_ENREF_37" w:tooltip="Stauber, 2015 #63" w:history="1">
        <w:r w:rsidR="00950878">
          <w:rPr>
            <w:rFonts w:eastAsia="DengXian" w:cs="Times New Roman"/>
            <w:noProof/>
            <w:kern w:val="0"/>
            <w:sz w:val="24"/>
            <w:szCs w:val="24"/>
          </w:rPr>
          <w:t>37</w:t>
        </w:r>
      </w:hyperlink>
      <w:r w:rsidR="00401B03">
        <w:rPr>
          <w:rFonts w:eastAsia="DengXian" w:cs="Times New Roman"/>
          <w:noProof/>
          <w:kern w:val="0"/>
          <w:sz w:val="24"/>
          <w:szCs w:val="24"/>
        </w:rPr>
        <w:t>]</w:t>
      </w:r>
      <w:r w:rsidR="00586924">
        <w:rPr>
          <w:rFonts w:eastAsia="DengXian" w:cs="Times New Roman"/>
          <w:kern w:val="0"/>
          <w:sz w:val="24"/>
          <w:szCs w:val="24"/>
        </w:rPr>
        <w:fldChar w:fldCharType="end"/>
      </w:r>
      <w:r w:rsidRPr="008D6A47">
        <w:rPr>
          <w:rFonts w:eastAsia="DengXian" w:cs="Times New Roman"/>
          <w:kern w:val="0"/>
          <w:sz w:val="24"/>
          <w:szCs w:val="24"/>
        </w:rPr>
        <w:t>. Indeed, in recent works of Wang and Kim</w:t>
      </w:r>
      <w:r w:rsidR="00990CB5">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biIgc2l6ZT0iMTIiPlsxNywgMzgsIDM5XTwvc3R5bGU+PC9EaXNwbGF5VGV4dD48cmVjb3JkPjxy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c291cmNlLW51bT48L3JlY29yZD48L0NpdGU+PENpdGU+PEF1dGhvcj5LaW08L0F1dGhvcj48WWVh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</w:fldData>
        </w:fldChar>
      </w:r>
      <w:r w:rsidR="00401B03">
        <w:rPr>
          <w:rFonts w:eastAsia="DengXian" w:cs="Times New Roman"/>
          <w:kern w:val="0"/>
          <w:sz w:val="24"/>
          <w:szCs w:val="24"/>
        </w:rPr>
        <w:instrText xml:space="preserve"> ADDIN EN.CITE </w:instrText>
      </w:r>
      <w:r w:rsidR="00401B03">
        <w:rPr>
          <w:rFonts w:eastAsia="DengXian" w:cs="Times New Roman"/>
          <w:kern w:val="0"/>
          <w:sz w:val="24"/>
          <w:szCs w:val="24"/>
        </w:rPr>
        <w:fldChar w:fldCharType="begin">
          <w:fldData xml:space="preserve">PEVuZE5vdGU+PENpdGU+PEF1dGhvcj5BZGVyYTwvQXV0aG9yPjxZZWFyPjIwMTM8L1llYXI+PFJl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</w:fldData>
        </w:fldChar>
      </w:r>
      <w:r w:rsidR="00401B03">
        <w:rPr>
          <w:rFonts w:eastAsia="DengXian" w:cs="Times New Roman"/>
          <w:kern w:val="0"/>
          <w:sz w:val="24"/>
          <w:szCs w:val="24"/>
        </w:rPr>
        <w:instrText xml:space="preserve"> ADDIN EN.CITE.DATA </w:instrText>
      </w:r>
      <w:r w:rsidR="00401B03">
        <w:rPr>
          <w:rFonts w:eastAsia="DengXian" w:cs="Times New Roman"/>
          <w:kern w:val="0"/>
          <w:sz w:val="24"/>
          <w:szCs w:val="24"/>
        </w:rPr>
      </w:r>
      <w:r w:rsidR="00401B03">
        <w:rPr>
          <w:rFonts w:eastAsia="DengXian" w:cs="Times New Roman"/>
          <w:kern w:val="0"/>
          <w:sz w:val="24"/>
          <w:szCs w:val="24"/>
        </w:rPr>
        <w:fldChar w:fldCharType="end"/>
      </w:r>
      <w:r w:rsidR="00990CB5">
        <w:rPr>
          <w:rFonts w:eastAsia="DengXian" w:cs="Times New Roman"/>
          <w:kern w:val="0"/>
          <w:sz w:val="24"/>
          <w:szCs w:val="24"/>
        </w:rPr>
      </w:r>
      <w:r w:rsidR="00990CB5">
        <w:rPr>
          <w:rFonts w:eastAsia="DengXian" w:cs="Times New Roman"/>
          <w:kern w:val="0"/>
          <w:sz w:val="24"/>
          <w:szCs w:val="24"/>
        </w:rPr>
        <w:fldChar w:fldCharType="separate"/>
      </w:r>
      <w:r w:rsidR="00401B03">
        <w:rPr>
          <w:rFonts w:eastAsia="DengXian" w:cs="Times New Roman"/>
          <w:noProof/>
          <w:kern w:val="0"/>
          <w:sz w:val="24"/>
          <w:szCs w:val="24"/>
        </w:rPr>
        <w:t>[</w:t>
      </w:r>
      <w:hyperlink w:anchor="_ENREF_17" w:tooltip="Adera, 2013 #102" w:history="1">
        <w:r w:rsidR="00950878">
          <w:rPr>
            <w:rFonts w:eastAsia="DengXian" w:cs="Times New Roman"/>
            <w:noProof/>
            <w:kern w:val="0"/>
            <w:sz w:val="24"/>
            <w:szCs w:val="24"/>
          </w:rPr>
          <w:t>17</w:t>
        </w:r>
      </w:hyperlink>
      <w:r w:rsidR="00401B03">
        <w:rPr>
          <w:rFonts w:eastAsia="DengXian" w:cs="Times New Roman"/>
          <w:noProof/>
          <w:kern w:val="0"/>
          <w:sz w:val="24"/>
          <w:szCs w:val="24"/>
        </w:rPr>
        <w:t xml:space="preserve">, </w:t>
      </w:r>
      <w:hyperlink w:anchor="_ENREF_38" w:tooltip="Wei, 2020 #84" w:history="1">
        <w:r w:rsidR="00950878">
          <w:rPr>
            <w:rFonts w:eastAsia="DengXian" w:cs="Times New Roman"/>
            <w:noProof/>
            <w:kern w:val="0"/>
            <w:sz w:val="24"/>
            <w:szCs w:val="24"/>
          </w:rPr>
          <w:t>38</w:t>
        </w:r>
      </w:hyperlink>
      <w:r w:rsidR="00401B03">
        <w:rPr>
          <w:rFonts w:eastAsia="DengXian" w:cs="Times New Roman"/>
          <w:noProof/>
          <w:kern w:val="0"/>
          <w:sz w:val="24"/>
          <w:szCs w:val="24"/>
        </w:rPr>
        <w:t xml:space="preserve">, </w:t>
      </w:r>
      <w:hyperlink w:anchor="_ENREF_39" w:tooltip="Kim, 2013 #50" w:history="1">
        <w:r w:rsidR="00950878">
          <w:rPr>
            <w:rFonts w:eastAsia="DengXian" w:cs="Times New Roman"/>
            <w:noProof/>
            <w:kern w:val="0"/>
            <w:sz w:val="24"/>
            <w:szCs w:val="24"/>
          </w:rPr>
          <w:t>39</w:t>
        </w:r>
      </w:hyperlink>
      <w:r w:rsidR="00401B03">
        <w:rPr>
          <w:rFonts w:eastAsia="DengXian" w:cs="Times New Roman"/>
          <w:noProof/>
          <w:kern w:val="0"/>
          <w:sz w:val="24"/>
          <w:szCs w:val="24"/>
        </w:rPr>
        <w:t>]</w:t>
      </w:r>
      <w:r w:rsidR="00990CB5">
        <w:rPr>
          <w:rFonts w:eastAsia="DengXian" w:cs="Times New Roman"/>
          <w:kern w:val="0"/>
          <w:sz w:val="24"/>
          <w:szCs w:val="24"/>
        </w:rPr>
        <w:fldChar w:fldCharType="end"/>
      </w:r>
      <w:r w:rsidRPr="008D6A47">
        <w:rPr>
          <w:rFonts w:eastAsia="DengXian" w:cs="Times New Roman"/>
          <w:kern w:val="0"/>
          <w:sz w:val="24"/>
          <w:szCs w:val="24"/>
        </w:rPr>
        <w:t>, the non-negligible evaporation flux through vapor-liquid interface over the cavity has been experimentally confirmed on heated superhydrophobic surfaces, whereas these works are mainly focusing on the wetting or dynamics of evaporating droplet. Therefore, a systematic study about droplet evaporation on heated superhydrophobic surfaces by considering the comprehensive effect of multiple and discontinuous liquid-vapor interfaces at droplet base and droplet vapor is desired.</w:t>
      </w:r>
    </w:p>
    <w:p w14:paraId="4FEF58B1" w14:textId="23D3A25C" w:rsidR="00EA5588" w:rsidRDefault="00EA5588" w:rsidP="00856045">
      <w:pPr>
        <w:spacing w:line="360" w:lineRule="auto"/>
        <w:ind w:firstLine="360"/>
        <w:rPr>
          <w:rFonts w:eastAsia="DengXian" w:cs="Times New Roman"/>
          <w:kern w:val="0"/>
          <w:sz w:val="24"/>
          <w:szCs w:val="24"/>
        </w:rPr>
      </w:pPr>
      <w:r w:rsidRPr="008D6A47">
        <w:rPr>
          <w:rFonts w:eastAsia="DengXian" w:cs="Times New Roman"/>
          <w:kern w:val="0"/>
          <w:sz w:val="24"/>
          <w:szCs w:val="24"/>
        </w:rPr>
        <w:lastRenderedPageBreak/>
        <w:t>In this paper, the evaporation of water droplet on hot micro-structured superhydrophobic substrates is experimentally and theoretically investigate. The water droplets with volume of 4</w:t>
      </w:r>
      <w:ins w:id="2" w:author="Huang Wenge" w:date="2021-07-15T16:05:00Z">
        <w:r>
          <w:rPr>
            <w:rFonts w:eastAsia="DengXian" w:cs="Times New Roman"/>
            <w:kern w:val="0"/>
            <w:sz w:val="24"/>
            <w:szCs w:val="24"/>
          </w:rPr>
          <w:t xml:space="preserve"> </w:t>
        </w:r>
      </w:ins>
      <w:proofErr w:type="spellStart"/>
      <w:r w:rsidRPr="008D6A47">
        <w:rPr>
          <w:rFonts w:eastAsia="DengXian" w:cs="Times New Roman"/>
          <w:kern w:val="0"/>
          <w:sz w:val="24"/>
          <w:szCs w:val="24"/>
        </w:rPr>
        <w:t>μL</w:t>
      </w:r>
      <w:proofErr w:type="spellEnd"/>
      <w:r w:rsidRPr="008D6A47">
        <w:rPr>
          <w:rFonts w:eastAsia="DengXian" w:cs="Times New Roman"/>
          <w:kern w:val="0"/>
          <w:sz w:val="24"/>
          <w:szCs w:val="24"/>
        </w:rPr>
        <w:t xml:space="preserve"> are placed on the superhydrophobic substrate</w:t>
      </w:r>
      <w:r>
        <w:rPr>
          <w:rFonts w:eastAsia="DengXian" w:cs="Times New Roman"/>
          <w:kern w:val="0"/>
          <w:sz w:val="24"/>
          <w:szCs w:val="24"/>
        </w:rPr>
        <w:t>s</w:t>
      </w:r>
      <w:r w:rsidRPr="008D6A47">
        <w:rPr>
          <w:rFonts w:eastAsia="DengXian" w:cs="Times New Roman"/>
          <w:kern w:val="0"/>
          <w:sz w:val="24"/>
          <w:szCs w:val="24"/>
        </w:rPr>
        <w:t xml:space="preserve"> heated at 40 °C, 60, and 80 °C, respectively.  The droplet is evaporated in Cassie state during </w:t>
      </w:r>
      <w:proofErr w:type="gramStart"/>
      <w:r w:rsidRPr="008D6A47">
        <w:rPr>
          <w:rFonts w:eastAsia="DengXian" w:cs="Times New Roman"/>
          <w:kern w:val="0"/>
          <w:sz w:val="24"/>
          <w:szCs w:val="24"/>
        </w:rPr>
        <w:t>the majority of</w:t>
      </w:r>
      <w:proofErr w:type="gramEnd"/>
      <w:r w:rsidRPr="008D6A47">
        <w:rPr>
          <w:rFonts w:eastAsia="DengXian" w:cs="Times New Roman"/>
          <w:kern w:val="0"/>
          <w:sz w:val="24"/>
          <w:szCs w:val="24"/>
        </w:rPr>
        <w:t xml:space="preserve"> evaporation time and transited into the Wenzel state at the very end of the evaporation. Based on a comprehensive thermal resistance analysis, a thermal circuit model has been developed to predict the droplet cap surface temperature and to calculate the evaporation rate from the droplet cap surface and base surface. An evaporation ratio </w:t>
      </w:r>
      <w:r w:rsidRPr="008D6A47">
        <w:rPr>
          <w:rFonts w:ascii="Cambria Math" w:eastAsia="DengXian" w:hAnsi="Cambria Math" w:cs="Cambria Math"/>
          <w:kern w:val="0"/>
          <w:sz w:val="24"/>
          <w:szCs w:val="24"/>
        </w:rPr>
        <w:t>𝜑</w:t>
      </w:r>
      <w:r w:rsidRPr="008D6A47">
        <w:rPr>
          <w:rFonts w:eastAsia="DengXian" w:cs="Times New Roman"/>
          <w:kern w:val="0"/>
          <w:sz w:val="24"/>
          <w:szCs w:val="24"/>
        </w:rPr>
        <w:t xml:space="preserve"> defined as the ratio of evaporation rate from the droplet base surface and the total evaporation rate is analyzed in CCR mode and CCA mode</w:t>
      </w:r>
      <w:r>
        <w:rPr>
          <w:rFonts w:eastAsia="DengXian" w:cs="Times New Roman"/>
          <w:kern w:val="0"/>
          <w:sz w:val="24"/>
          <w:szCs w:val="24"/>
        </w:rPr>
        <w:t>,</w:t>
      </w:r>
      <w:r w:rsidRPr="008D6A47">
        <w:rPr>
          <w:rFonts w:eastAsia="DengXian" w:cs="Times New Roman"/>
          <w:kern w:val="0"/>
          <w:sz w:val="24"/>
          <w:szCs w:val="24"/>
        </w:rPr>
        <w:t xml:space="preserve"> respectively. And we </w:t>
      </w:r>
      <w:r>
        <w:rPr>
          <w:rFonts w:eastAsia="DengXian" w:cs="Times New Roman"/>
          <w:kern w:val="0"/>
          <w:sz w:val="24"/>
          <w:szCs w:val="24"/>
        </w:rPr>
        <w:t xml:space="preserve">find that the droplet surface temperatures predicted by the thermal circuit model match well with the experimental results. Both the evaporation rates from droplet cap and base surfaces decrease during the evaporation. The decrease of the evaporation rate from droplet base surface dominates the decrease of total evaporation rate in the CCR mode and the decrease of evaporation rate from the droplet cap surface is dominant in the CCA mode. The evaporation ratio </w:t>
      </w:r>
      <w:r w:rsidRPr="008D6A47">
        <w:rPr>
          <w:rFonts w:ascii="Cambria Math" w:eastAsia="DengXian" w:hAnsi="Cambria Math" w:cs="Cambria Math"/>
          <w:kern w:val="0"/>
          <w:sz w:val="24"/>
          <w:szCs w:val="24"/>
        </w:rPr>
        <w:t>𝜑</w:t>
      </w:r>
      <w:r>
        <w:rPr>
          <w:rFonts w:ascii="Cambria Math" w:eastAsia="DengXian" w:hAnsi="Cambria Math" w:cs="Cambria Math"/>
          <w:kern w:val="0"/>
          <w:sz w:val="24"/>
          <w:szCs w:val="24"/>
        </w:rPr>
        <w:t xml:space="preserve"> </w:t>
      </w:r>
      <w:r w:rsidRPr="00F77D9C">
        <w:rPr>
          <w:rFonts w:eastAsia="DengXian" w:cs="Times New Roman"/>
          <w:kern w:val="0"/>
          <w:sz w:val="24"/>
          <w:szCs w:val="24"/>
        </w:rPr>
        <w:t>decrease</w:t>
      </w:r>
      <w:r>
        <w:rPr>
          <w:rFonts w:eastAsia="DengXian" w:cs="Times New Roman"/>
          <w:kern w:val="0"/>
          <w:sz w:val="24"/>
          <w:szCs w:val="24"/>
        </w:rPr>
        <w:t xml:space="preserve">s in the CCR mode and increases approaches the end of CCA mode. </w:t>
      </w:r>
      <w:r w:rsidRPr="008D6A47">
        <w:rPr>
          <w:rFonts w:eastAsia="DengXian" w:cs="Times New Roman"/>
          <w:kern w:val="0"/>
          <w:sz w:val="24"/>
          <w:szCs w:val="24"/>
        </w:rPr>
        <w:t xml:space="preserve">Then the substrate is further heated from 80 °C to 120 °C until when a small rise of the substrate temperature will lead to the boiling of the droplet. Deviation between the experimental measured droplet surface temperature and the predicted surface temperature is observed for droplet evaporation at such high temperature substrates because of the internal fluid motion of the water droplet. </w:t>
      </w:r>
      <w:bookmarkStart w:id="3" w:name="_Hlk77268258"/>
      <w:r w:rsidRPr="008D6A47">
        <w:rPr>
          <w:rFonts w:eastAsia="DengXian" w:cs="Times New Roman"/>
          <w:kern w:val="0"/>
          <w:sz w:val="24"/>
          <w:szCs w:val="24"/>
        </w:rPr>
        <w:t xml:space="preserve">An effective thermal conductivity is employed as a correction factor for the thermal circuit model to consider the effect of convection heat transfer in the water droplet. </w:t>
      </w:r>
      <w:bookmarkEnd w:id="3"/>
      <w:r w:rsidR="001C27FA">
        <w:rPr>
          <w:rFonts w:eastAsia="DengXian" w:cs="Times New Roman"/>
          <w:kern w:val="0"/>
          <w:sz w:val="24"/>
          <w:szCs w:val="24"/>
        </w:rPr>
        <w:t>The average temperatures of droplet base surface are calculated and the temperature differences between droplet base and substrate base are</w:t>
      </w:r>
      <w:r w:rsidR="009C6A01">
        <w:rPr>
          <w:rFonts w:eastAsia="DengXian" w:cs="Times New Roman"/>
          <w:kern w:val="0"/>
          <w:sz w:val="24"/>
          <w:szCs w:val="24"/>
        </w:rPr>
        <w:t xml:space="preserve"> about</w:t>
      </w:r>
      <w:r w:rsidR="001C27FA">
        <w:rPr>
          <w:rFonts w:eastAsia="DengXian" w:cs="Times New Roman"/>
          <w:kern w:val="0"/>
          <w:sz w:val="24"/>
          <w:szCs w:val="24"/>
        </w:rPr>
        <w:t xml:space="preserve"> 12.5 °C and 18 °C for droplet evaporation on substrates heated at 100 °C and 120 °C, which explains the nonboiling of droplets on the superheated substrates. This study </w:t>
      </w:r>
      <w:r w:rsidR="009C6A01">
        <w:rPr>
          <w:rFonts w:eastAsia="DengXian" w:cs="Times New Roman"/>
          <w:kern w:val="0"/>
          <w:sz w:val="24"/>
          <w:szCs w:val="24"/>
        </w:rPr>
        <w:t xml:space="preserve">could deepen our understanding of the process for droplet evaporation on hot </w:t>
      </w:r>
      <w:proofErr w:type="spellStart"/>
      <w:r w:rsidR="009C6A01">
        <w:rPr>
          <w:rFonts w:eastAsia="DengXian" w:cs="Times New Roman"/>
          <w:kern w:val="0"/>
          <w:sz w:val="24"/>
          <w:szCs w:val="24"/>
        </w:rPr>
        <w:t>microstructured</w:t>
      </w:r>
      <w:proofErr w:type="spellEnd"/>
      <w:r w:rsidR="009C6A01">
        <w:rPr>
          <w:rFonts w:eastAsia="DengXian" w:cs="Times New Roman"/>
          <w:kern w:val="0"/>
          <w:sz w:val="24"/>
          <w:szCs w:val="24"/>
        </w:rPr>
        <w:t xml:space="preserve"> superhydrophobic surfaces and </w:t>
      </w:r>
      <w:r w:rsidR="009C6A01" w:rsidRPr="008D6A47">
        <w:rPr>
          <w:rFonts w:eastAsia="DengXian" w:cs="Times New Roman"/>
          <w:kern w:val="0"/>
          <w:sz w:val="24"/>
          <w:szCs w:val="24"/>
        </w:rPr>
        <w:t xml:space="preserve">provide us a potential way to control the sessile droplet evaporation on non-wetting surfaces. </w:t>
      </w:r>
    </w:p>
    <w:p w14:paraId="2E20C056" w14:textId="09724E94" w:rsidR="00C43C1E" w:rsidRPr="00C43C1E" w:rsidRDefault="00C43C1E" w:rsidP="008D6A47">
      <w:pPr>
        <w:spacing w:line="360" w:lineRule="auto"/>
        <w:rPr>
          <w:rFonts w:eastAsia="DengXian" w:cs="Times New Roman"/>
          <w:b/>
          <w:bCs/>
          <w:iCs/>
          <w:sz w:val="24"/>
          <w:szCs w:val="28"/>
        </w:rPr>
      </w:pPr>
      <w:r w:rsidRPr="00C43C1E">
        <w:rPr>
          <w:rFonts w:eastAsia="DengXian" w:cs="Times New Roman"/>
          <w:b/>
          <w:bCs/>
          <w:iCs/>
          <w:sz w:val="24"/>
          <w:szCs w:val="28"/>
        </w:rPr>
        <w:lastRenderedPageBreak/>
        <w:t>2. Experimental methodology</w:t>
      </w:r>
    </w:p>
    <w:p w14:paraId="397F7D15" w14:textId="13BF7091"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2.1 Substrates</w:t>
      </w:r>
    </w:p>
    <w:p w14:paraId="6AEE604C" w14:textId="233231AE" w:rsidR="00C43C1E" w:rsidRPr="00C43C1E" w:rsidRDefault="00882062" w:rsidP="00856045">
      <w:pPr>
        <w:spacing w:line="360" w:lineRule="auto"/>
        <w:ind w:firstLine="360"/>
        <w:rPr>
          <w:rFonts w:eastAsia="DengXian" w:cs="Times New Roman"/>
          <w:iCs/>
          <w:sz w:val="24"/>
          <w:szCs w:val="28"/>
        </w:rPr>
      </w:pPr>
      <w:r>
        <w:rPr>
          <w:rFonts w:eastAsia="DengXian" w:cs="Times New Roman"/>
          <w:iCs/>
          <w:sz w:val="24"/>
          <w:szCs w:val="28"/>
        </w:rPr>
        <w:t xml:space="preserve">Silicon-based substrates with square pattern micropillars </w:t>
      </w:r>
      <w:r w:rsidR="0021175C">
        <w:rPr>
          <w:rFonts w:eastAsia="DengXian" w:cs="Times New Roman"/>
          <w:iCs/>
          <w:sz w:val="24"/>
          <w:szCs w:val="28"/>
        </w:rPr>
        <w:t xml:space="preserve">were </w:t>
      </w:r>
      <w:r>
        <w:rPr>
          <w:rFonts w:eastAsia="DengXian" w:cs="Times New Roman"/>
          <w:iCs/>
          <w:sz w:val="24"/>
          <w:szCs w:val="28"/>
        </w:rPr>
        <w:t>manufactured by standard contact photolithography process and deep reactive ion etching method</w:t>
      </w:r>
      <w:r w:rsidR="00990CB5">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IHNpemU9IjEyIj5bNSwgNDAtNDJdPC9zdHlsZT48L0Rpc3BsYXlUZXh0PjxyZWNvcmQ+PHJlYy1u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401B03">
        <w:rPr>
          <w:rFonts w:eastAsia="DengXian" w:cs="Times New Roman"/>
          <w:iCs/>
          <w:sz w:val="24"/>
          <w:szCs w:val="28"/>
        </w:rPr>
        <w:instrText xml:space="preserve"> ADDIN EN.CITE </w:instrText>
      </w:r>
      <w:r w:rsidR="00401B03">
        <w:rPr>
          <w:rFonts w:eastAsia="DengXian" w:cs="Times New Roman"/>
          <w:iCs/>
          <w:sz w:val="24"/>
          <w:szCs w:val="28"/>
        </w:rPr>
        <w:fldChar w:fldCharType="begin">
          <w:fldData xml:space="preserve">PEVuZE5vdGU+PENpdGU+PEF1dGhvcj5Tb25nPC9BdXRob3I+PFllYXI+MjAyMDwvWWVhcj48UmVj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</w:fldData>
        </w:fldChar>
      </w:r>
      <w:r w:rsidR="00401B03">
        <w:rPr>
          <w:rFonts w:eastAsia="DengXian" w:cs="Times New Roman"/>
          <w:iCs/>
          <w:sz w:val="24"/>
          <w:szCs w:val="28"/>
        </w:rPr>
        <w:instrText xml:space="preserve"> ADDIN EN.CITE.DATA </w:instrText>
      </w:r>
      <w:r w:rsidR="00401B03">
        <w:rPr>
          <w:rFonts w:eastAsia="DengXian" w:cs="Times New Roman"/>
          <w:iCs/>
          <w:sz w:val="24"/>
          <w:szCs w:val="28"/>
        </w:rPr>
      </w:r>
      <w:r w:rsidR="00401B03">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401B03">
        <w:rPr>
          <w:rFonts w:eastAsia="DengXian" w:cs="Times New Roman"/>
          <w:iCs/>
          <w:noProof/>
          <w:sz w:val="24"/>
          <w:szCs w:val="28"/>
        </w:rPr>
        <w:t>[</w:t>
      </w:r>
      <w:hyperlink w:anchor="_ENREF_5" w:tooltip="Song, 2020 #78" w:history="1">
        <w:r w:rsidR="00950878">
          <w:rPr>
            <w:rFonts w:eastAsia="DengXian" w:cs="Times New Roman"/>
            <w:iCs/>
            <w:noProof/>
            <w:sz w:val="24"/>
            <w:szCs w:val="28"/>
          </w:rPr>
          <w:t>5</w:t>
        </w:r>
      </w:hyperlink>
      <w:r w:rsidR="00401B03">
        <w:rPr>
          <w:rFonts w:eastAsia="DengXian" w:cs="Times New Roman"/>
          <w:iCs/>
          <w:noProof/>
          <w:sz w:val="24"/>
          <w:szCs w:val="28"/>
        </w:rPr>
        <w:t xml:space="preserve">, </w:t>
      </w:r>
      <w:hyperlink w:anchor="_ENREF_40" w:tooltip="Cheng, 2012 #289" w:history="1">
        <w:r w:rsidR="00950878">
          <w:rPr>
            <w:rFonts w:eastAsia="DengXian" w:cs="Times New Roman"/>
            <w:iCs/>
            <w:noProof/>
            <w:sz w:val="24"/>
            <w:szCs w:val="28"/>
          </w:rPr>
          <w:t>40-42</w:t>
        </w:r>
      </w:hyperlink>
      <w:r w:rsidR="00401B03">
        <w:rPr>
          <w:rFonts w:eastAsia="DengXian" w:cs="Times New Roman"/>
          <w:iCs/>
          <w:noProof/>
          <w:sz w:val="24"/>
          <w:szCs w:val="28"/>
        </w:rPr>
        <w:t>]</w:t>
      </w:r>
      <w:r w:rsidR="00990CB5">
        <w:rPr>
          <w:rFonts w:eastAsia="DengXian" w:cs="Times New Roman"/>
          <w:iCs/>
          <w:sz w:val="24"/>
          <w:szCs w:val="28"/>
        </w:rPr>
        <w:fldChar w:fldCharType="end"/>
      </w:r>
      <w:r>
        <w:rPr>
          <w:rFonts w:eastAsia="DengXian" w:cs="Times New Roman"/>
          <w:iCs/>
          <w:sz w:val="24"/>
          <w:szCs w:val="28"/>
        </w:rPr>
        <w:t>.</w:t>
      </w:r>
      <w:r w:rsidR="00597BEC">
        <w:rPr>
          <w:rFonts w:eastAsia="DengXian" w:cs="Times New Roman"/>
          <w:iCs/>
          <w:sz w:val="24"/>
          <w:szCs w:val="28"/>
        </w:rPr>
        <w:t xml:space="preserve"> </w:t>
      </w:r>
      <w:r w:rsidR="004B5299">
        <w:rPr>
          <w:rFonts w:eastAsia="DengXian" w:cs="Times New Roman"/>
          <w:iCs/>
          <w:sz w:val="24"/>
          <w:szCs w:val="28"/>
        </w:rPr>
        <w:t>Three kinds of substrate</w:t>
      </w:r>
      <w:r w:rsidR="00275C08">
        <w:rPr>
          <w:rFonts w:eastAsia="DengXian" w:cs="Times New Roman"/>
          <w:iCs/>
          <w:sz w:val="24"/>
          <w:szCs w:val="28"/>
        </w:rPr>
        <w:t xml:space="preserve"> with thickness of 1 mm and</w:t>
      </w:r>
      <w:r w:rsidR="004B5299">
        <w:rPr>
          <w:rFonts w:eastAsia="DengXian" w:cs="Times New Roman"/>
          <w:iCs/>
          <w:sz w:val="24"/>
          <w:szCs w:val="28"/>
        </w:rPr>
        <w:t xml:space="preserve"> textured with cylindrical micropillar arrays with increasing micropillar periodicity (</w:t>
      </w:r>
      <w:r w:rsidR="004B5299" w:rsidRPr="004B5299">
        <w:rPr>
          <w:rFonts w:eastAsia="DengXian" w:cs="Times New Roman"/>
          <w:i/>
          <w:sz w:val="24"/>
          <w:szCs w:val="28"/>
        </w:rPr>
        <w:t>P</w:t>
      </w:r>
      <w:r w:rsidR="004B5299">
        <w:rPr>
          <w:rFonts w:eastAsia="DengXian" w:cs="Times New Roman"/>
          <w:iCs/>
          <w:sz w:val="24"/>
          <w:szCs w:val="28"/>
        </w:rPr>
        <w:t xml:space="preserve">) </w:t>
      </w:r>
      <w:r w:rsidR="0021175C">
        <w:rPr>
          <w:rFonts w:eastAsia="DengXian" w:cs="Times New Roman"/>
          <w:iCs/>
          <w:sz w:val="24"/>
          <w:szCs w:val="28"/>
        </w:rPr>
        <w:t>were</w:t>
      </w:r>
      <w:r w:rsidR="004B5299">
        <w:rPr>
          <w:rFonts w:eastAsia="DengXian" w:cs="Times New Roman"/>
          <w:iCs/>
          <w:sz w:val="24"/>
          <w:szCs w:val="28"/>
        </w:rPr>
        <w:t xml:space="preserve"> used in this investigation. The geometry information of the substrates is listed in Table 1 and the scanning electron microscope (SEM) image of one substrate sample used in this study is shown in Fig. (1)</w:t>
      </w:r>
      <w:r w:rsidR="00C43C1E" w:rsidRPr="00C43C1E">
        <w:rPr>
          <w:rFonts w:eastAsia="DengXian" w:cs="Times New Roman"/>
          <w:iCs/>
          <w:sz w:val="24"/>
          <w:szCs w:val="28"/>
        </w:rPr>
        <w:t xml:space="preserve">. All the substrates were conformally coated with silane (Trichloro (1H,1H,2H,2H-per </w:t>
      </w:r>
      <w:proofErr w:type="spellStart"/>
      <w:r w:rsidR="00C43C1E" w:rsidRPr="00C43C1E">
        <w:rPr>
          <w:rFonts w:eastAsia="DengXian" w:cs="Times New Roman"/>
          <w:iCs/>
          <w:sz w:val="24"/>
          <w:szCs w:val="28"/>
        </w:rPr>
        <w:t>fluorooctyl</w:t>
      </w:r>
      <w:proofErr w:type="spellEnd"/>
      <w:r w:rsidR="00C43C1E" w:rsidRPr="00C43C1E">
        <w:rPr>
          <w:rFonts w:eastAsia="DengXian" w:cs="Times New Roman"/>
          <w:iCs/>
          <w:sz w:val="24"/>
          <w:szCs w:val="28"/>
        </w:rPr>
        <w:t>)-silane, Sigma-Aldrich) using standard chemical vapor deposition (CVD) process</w:t>
      </w:r>
      <w:r w:rsidR="0021175C">
        <w:rPr>
          <w:rFonts w:eastAsia="DengXian" w:cs="Times New Roman"/>
          <w:iCs/>
          <w:sz w:val="24"/>
          <w:szCs w:val="28"/>
        </w:rPr>
        <w:t xml:space="preserve"> for </w:t>
      </w:r>
      <w:proofErr w:type="spellStart"/>
      <w:r w:rsidR="0021175C">
        <w:rPr>
          <w:rFonts w:eastAsia="DengXian" w:cs="Times New Roman"/>
          <w:iCs/>
          <w:sz w:val="24"/>
          <w:szCs w:val="28"/>
        </w:rPr>
        <w:t>superhydrophobicity</w:t>
      </w:r>
      <w:proofErr w:type="spellEnd"/>
      <w:r w:rsidR="00990CB5">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IiBzaXplPSIxMiI+WzQzXTwvc3R5bGU+PC9EaXNwbGF5VGV4dD48cmVjb3JkPjxyZWMtbnVtYmVy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401B03">
        <w:rPr>
          <w:rFonts w:eastAsia="DengXian" w:cs="Times New Roman"/>
          <w:iCs/>
          <w:sz w:val="24"/>
          <w:szCs w:val="28"/>
        </w:rPr>
        <w:instrText xml:space="preserve"> ADDIN EN.CITE </w:instrText>
      </w:r>
      <w:r w:rsidR="00401B03">
        <w:rPr>
          <w:rFonts w:eastAsia="DengXian" w:cs="Times New Roman"/>
          <w:iCs/>
          <w:sz w:val="24"/>
          <w:szCs w:val="28"/>
        </w:rPr>
        <w:fldChar w:fldCharType="begin">
          <w:fldData xml:space="preserve">PEVuZE5vdGU+PENpdGU+PEF1dGhvcj5CYWR2PC9BdXRob3I+PFllYXI+MjAxNzwvWWVhcj48UmVj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</w:fldData>
        </w:fldChar>
      </w:r>
      <w:r w:rsidR="00401B03">
        <w:rPr>
          <w:rFonts w:eastAsia="DengXian" w:cs="Times New Roman"/>
          <w:iCs/>
          <w:sz w:val="24"/>
          <w:szCs w:val="28"/>
        </w:rPr>
        <w:instrText xml:space="preserve"> ADDIN EN.CITE.DATA </w:instrText>
      </w:r>
      <w:r w:rsidR="00401B03">
        <w:rPr>
          <w:rFonts w:eastAsia="DengXian" w:cs="Times New Roman"/>
          <w:iCs/>
          <w:sz w:val="24"/>
          <w:szCs w:val="28"/>
        </w:rPr>
      </w:r>
      <w:r w:rsidR="00401B03">
        <w:rPr>
          <w:rFonts w:eastAsia="DengXian" w:cs="Times New Roman"/>
          <w:iCs/>
          <w:sz w:val="24"/>
          <w:szCs w:val="28"/>
        </w:rPr>
        <w:fldChar w:fldCharType="end"/>
      </w:r>
      <w:r w:rsidR="00990CB5">
        <w:rPr>
          <w:rFonts w:eastAsia="DengXian" w:cs="Times New Roman"/>
          <w:iCs/>
          <w:sz w:val="24"/>
          <w:szCs w:val="28"/>
        </w:rPr>
      </w:r>
      <w:r w:rsidR="00990CB5">
        <w:rPr>
          <w:rFonts w:eastAsia="DengXian" w:cs="Times New Roman"/>
          <w:iCs/>
          <w:sz w:val="24"/>
          <w:szCs w:val="28"/>
        </w:rPr>
        <w:fldChar w:fldCharType="separate"/>
      </w:r>
      <w:r w:rsidR="00401B03">
        <w:rPr>
          <w:rFonts w:eastAsia="DengXian" w:cs="Times New Roman"/>
          <w:iCs/>
          <w:noProof/>
          <w:sz w:val="24"/>
          <w:szCs w:val="28"/>
        </w:rPr>
        <w:t>[</w:t>
      </w:r>
      <w:hyperlink w:anchor="_ENREF_43" w:tooltip="Badv, 2017 #287" w:history="1">
        <w:r w:rsidR="00950878">
          <w:rPr>
            <w:rFonts w:eastAsia="DengXian" w:cs="Times New Roman"/>
            <w:iCs/>
            <w:noProof/>
            <w:sz w:val="24"/>
            <w:szCs w:val="28"/>
          </w:rPr>
          <w:t>43</w:t>
        </w:r>
      </w:hyperlink>
      <w:r w:rsidR="00401B03">
        <w:rPr>
          <w:rFonts w:eastAsia="DengXian" w:cs="Times New Roman"/>
          <w:iCs/>
          <w:noProof/>
          <w:sz w:val="24"/>
          <w:szCs w:val="28"/>
        </w:rPr>
        <w:t>]</w:t>
      </w:r>
      <w:r w:rsidR="00990CB5">
        <w:rPr>
          <w:rFonts w:eastAsia="DengXian" w:cs="Times New Roman"/>
          <w:iCs/>
          <w:sz w:val="24"/>
          <w:szCs w:val="28"/>
        </w:rPr>
        <w:fldChar w:fldCharType="end"/>
      </w:r>
      <w:r w:rsidR="00C43C1E" w:rsidRPr="00C43C1E">
        <w:rPr>
          <w:rFonts w:eastAsia="DengXian" w:cs="Times New Roman"/>
          <w:iCs/>
          <w:sz w:val="24"/>
          <w:szCs w:val="28"/>
        </w:rPr>
        <w:t xml:space="preserve">. Then the substrates were placed on a </w:t>
      </w:r>
      <w:r w:rsidR="00597BEC">
        <w:rPr>
          <w:rFonts w:eastAsia="DengXian" w:cs="Times New Roman"/>
          <w:iCs/>
          <w:sz w:val="24"/>
          <w:szCs w:val="28"/>
        </w:rPr>
        <w:t>10</w:t>
      </w:r>
      <w:r w:rsidR="00C43C1E" w:rsidRPr="00C43C1E">
        <w:rPr>
          <w:rFonts w:eastAsia="DengXian" w:cs="Times New Roman"/>
          <w:iCs/>
          <w:sz w:val="24"/>
          <w:szCs w:val="28"/>
        </w:rPr>
        <w:t>0°C hot plate for 60 min backing. Water droplet exhibits a contact angle about 155°</w:t>
      </w:r>
      <m:oMath>
        <m:r>
          <w:rPr>
            <w:rFonts w:ascii="Cambria Math" w:eastAsia="DengXian" w:hAnsi="Cambria Math" w:cs="Times New Roman"/>
            <w:sz w:val="24"/>
            <w:szCs w:val="28"/>
          </w:rPr>
          <m:t>±2°</m:t>
        </m:r>
      </m:oMath>
      <w:r w:rsidR="00C43C1E" w:rsidRPr="00C43C1E">
        <w:rPr>
          <w:rFonts w:eastAsia="DengXian" w:cs="Times New Roman"/>
          <w:iCs/>
          <w:sz w:val="24"/>
          <w:szCs w:val="28"/>
        </w:rPr>
        <w:t xml:space="preserve"> on all the substrates. To mitigate the sample edges effect on the droplet evaporation process, </w:t>
      </w:r>
      <w:r w:rsidR="00597BEC">
        <w:rPr>
          <w:rFonts w:eastAsia="DengXian" w:cs="Times New Roman"/>
          <w:iCs/>
          <w:sz w:val="24"/>
          <w:szCs w:val="28"/>
        </w:rPr>
        <w:t xml:space="preserve">substrate </w:t>
      </w:r>
      <w:r w:rsidR="00C43C1E" w:rsidRPr="00C43C1E">
        <w:rPr>
          <w:rFonts w:eastAsia="DengXian" w:cs="Times New Roman"/>
          <w:iCs/>
          <w:sz w:val="24"/>
          <w:szCs w:val="28"/>
        </w:rPr>
        <w:t>samples were cut into square pieces with</w:t>
      </w:r>
      <w:r w:rsidR="00597BEC">
        <w:rPr>
          <w:rFonts w:eastAsia="DengXian" w:cs="Times New Roman"/>
          <w:iCs/>
          <w:sz w:val="24"/>
          <w:szCs w:val="28"/>
        </w:rPr>
        <w:t xml:space="preserve"> the dimension of</w:t>
      </w:r>
      <w:r w:rsidR="00C43C1E" w:rsidRPr="00C43C1E">
        <w:rPr>
          <w:rFonts w:eastAsia="DengXian" w:cs="Times New Roman"/>
          <w:iCs/>
          <w:sz w:val="24"/>
          <w:szCs w:val="28"/>
        </w:rPr>
        <w:t xml:space="preserve"> 2 cm</w:t>
      </w:r>
      <w:r w:rsidR="00597BEC">
        <w:rPr>
          <w:rFonts w:eastAsia="DengXian" w:cs="Times New Roman"/>
          <w:iCs/>
          <w:sz w:val="24"/>
          <w:szCs w:val="28"/>
        </w:rPr>
        <w:t xml:space="preserve"> </w:t>
      </w:r>
      <m:oMath>
        <m:r>
          <w:rPr>
            <w:rFonts w:ascii="Cambria Math" w:eastAsia="DengXian" w:hAnsi="Cambria Math" w:cs="Times New Roman"/>
            <w:sz w:val="24"/>
            <w:szCs w:val="28"/>
          </w:rPr>
          <m:t>×</m:t>
        </m:r>
      </m:oMath>
      <w:r w:rsidR="00597BEC" w:rsidRPr="00597BEC">
        <w:rPr>
          <w:rFonts w:eastAsia="DengXian" w:cs="Times New Roman"/>
          <w:iCs/>
          <w:sz w:val="24"/>
          <w:szCs w:val="28"/>
        </w:rPr>
        <w:t xml:space="preserve"> 2 cm</w:t>
      </w:r>
      <w:r w:rsidR="00597BEC">
        <w:rPr>
          <w:rFonts w:eastAsia="DengXian" w:cs="Times New Roman"/>
          <w:iCs/>
          <w:sz w:val="24"/>
          <w:szCs w:val="28"/>
        </w:rPr>
        <w:t xml:space="preserve"> </w:t>
      </w:r>
      <w:r w:rsidR="00C43C1E" w:rsidRPr="00C43C1E">
        <w:rPr>
          <w:rFonts w:eastAsia="DengXian" w:cs="Times New Roman"/>
          <w:iCs/>
          <w:sz w:val="24"/>
          <w:szCs w:val="28"/>
        </w:rPr>
        <w:t xml:space="preserve">and water droplets were deposited </w:t>
      </w:r>
      <w:r w:rsidR="00A1726B">
        <w:rPr>
          <w:rFonts w:eastAsia="DengXian" w:cs="Times New Roman"/>
          <w:iCs/>
          <w:sz w:val="24"/>
          <w:szCs w:val="28"/>
        </w:rPr>
        <w:t>on</w:t>
      </w:r>
      <w:r w:rsidR="00C43C1E" w:rsidRPr="00C43C1E">
        <w:rPr>
          <w:rFonts w:eastAsia="DengXian" w:cs="Times New Roman"/>
          <w:iCs/>
          <w:sz w:val="24"/>
          <w:szCs w:val="28"/>
        </w:rPr>
        <w:t xml:space="preserve"> the center of the substrate. </w:t>
      </w:r>
    </w:p>
    <w:p w14:paraId="55F1435C" w14:textId="645A4148" w:rsidR="00C43C1E" w:rsidRPr="00C43C1E" w:rsidRDefault="00C43C1E" w:rsidP="00C43C1E">
      <w:pPr>
        <w:spacing w:line="360" w:lineRule="auto"/>
        <w:rPr>
          <w:rFonts w:eastAsia="DengXian" w:cs="Times New Roman"/>
          <w:iCs/>
          <w:sz w:val="24"/>
          <w:szCs w:val="28"/>
        </w:rPr>
      </w:pPr>
      <w:r w:rsidRPr="006D2D1E">
        <w:rPr>
          <w:rFonts w:eastAsia="DengXian" w:cs="Times New Roman"/>
          <w:b/>
          <w:bCs/>
          <w:iCs/>
          <w:sz w:val="24"/>
          <w:szCs w:val="28"/>
        </w:rPr>
        <w:t>Table 1</w:t>
      </w:r>
      <w:r w:rsidR="006D2D1E">
        <w:rPr>
          <w:rFonts w:eastAsia="DengXian" w:cs="Times New Roman"/>
          <w:b/>
          <w:bCs/>
          <w:iCs/>
          <w:sz w:val="24"/>
          <w:szCs w:val="28"/>
        </w:rPr>
        <w:t>.</w:t>
      </w:r>
      <w:r w:rsidRPr="00C43C1E">
        <w:rPr>
          <w:rFonts w:eastAsia="DengXian" w:cs="Times New Roman"/>
          <w:iCs/>
          <w:sz w:val="24"/>
          <w:szCs w:val="28"/>
        </w:rPr>
        <w:t xml:space="preserve"> Micropillar diameter, periodicity and height of different sample substrates</w:t>
      </w:r>
    </w:p>
    <w:tbl>
      <w:tblPr>
        <w:tblStyle w:val="TableGrid1"/>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2756"/>
        <w:gridCol w:w="2824"/>
        <w:gridCol w:w="2430"/>
      </w:tblGrid>
      <w:tr w:rsidR="00C43C1E" w:rsidRPr="00C43C1E" w14:paraId="571FD993" w14:textId="77777777" w:rsidTr="006D2D1E">
        <w:tc>
          <w:tcPr>
            <w:tcW w:w="1350" w:type="dxa"/>
            <w:tcBorders>
              <w:top w:val="single" w:sz="4" w:space="0" w:color="auto"/>
              <w:left w:val="nil"/>
              <w:bottom w:val="single" w:sz="4" w:space="0" w:color="auto"/>
              <w:right w:val="nil"/>
            </w:tcBorders>
            <w:hideMark/>
          </w:tcPr>
          <w:p w14:paraId="23B21516" w14:textId="77777777" w:rsidR="00C43C1E" w:rsidRPr="009F574F" w:rsidRDefault="00C43C1E" w:rsidP="006D2D1E">
            <w:pPr>
              <w:jc w:val="center"/>
              <w:rPr>
                <w:rFonts w:eastAsia="DengXian"/>
                <w:i w:val="0"/>
                <w:iCs/>
                <w:sz w:val="21"/>
              </w:rPr>
            </w:pPr>
            <w:r w:rsidRPr="009F574F">
              <w:rPr>
                <w:rFonts w:eastAsia="DengXian"/>
                <w:i w:val="0"/>
                <w:iCs/>
                <w:sz w:val="21"/>
              </w:rPr>
              <w:t>Substrate</w:t>
            </w:r>
          </w:p>
        </w:tc>
        <w:tc>
          <w:tcPr>
            <w:tcW w:w="2756" w:type="dxa"/>
            <w:tcBorders>
              <w:top w:val="single" w:sz="4" w:space="0" w:color="auto"/>
              <w:left w:val="nil"/>
              <w:bottom w:val="single" w:sz="4" w:space="0" w:color="auto"/>
              <w:right w:val="nil"/>
            </w:tcBorders>
            <w:hideMark/>
          </w:tcPr>
          <w:p w14:paraId="01DFBFB8" w14:textId="77777777" w:rsidR="00C43C1E" w:rsidRPr="00C43C1E" w:rsidRDefault="00C43C1E" w:rsidP="006D2D1E">
            <w:pPr>
              <w:rPr>
                <w:rFonts w:eastAsia="DengXian"/>
                <w:sz w:val="21"/>
              </w:rPr>
            </w:pPr>
            <w:r w:rsidRPr="009F574F">
              <w:rPr>
                <w:rFonts w:eastAsia="DengXian"/>
                <w:i w:val="0"/>
                <w:iCs/>
                <w:sz w:val="21"/>
              </w:rPr>
              <w:t>Micropillar diameter</w:t>
            </w:r>
            <w:r w:rsidRPr="00C43C1E">
              <w:rPr>
                <w:rFonts w:eastAsia="DengXian"/>
                <w:sz w:val="21"/>
              </w:rPr>
              <w:t xml:space="preserve"> </w:t>
            </w:r>
            <w:r w:rsidRPr="00C43C1E">
              <w:rPr>
                <w:rFonts w:eastAsia="DengXian"/>
                <w:iCs/>
                <w:sz w:val="21"/>
              </w:rPr>
              <w:t>D</w:t>
            </w:r>
            <w:r w:rsidRPr="009F574F">
              <w:rPr>
                <w:rFonts w:eastAsia="DengXian"/>
                <w:i w:val="0"/>
                <w:iCs/>
                <w:sz w:val="21"/>
              </w:rPr>
              <w:t xml:space="preserve"> (</w:t>
            </w:r>
            <w:proofErr w:type="spellStart"/>
            <w:r w:rsidRPr="009F574F">
              <w:rPr>
                <w:rFonts w:eastAsia="DengXian"/>
                <w:i w:val="0"/>
                <w:iCs/>
                <w:sz w:val="21"/>
              </w:rPr>
              <w:t>μm</w:t>
            </w:r>
            <w:proofErr w:type="spellEnd"/>
            <w:r w:rsidRPr="009F574F">
              <w:rPr>
                <w:rFonts w:eastAsia="DengXian"/>
                <w:i w:val="0"/>
                <w:iCs/>
                <w:sz w:val="21"/>
              </w:rPr>
              <w:t>)</w:t>
            </w:r>
          </w:p>
        </w:tc>
        <w:tc>
          <w:tcPr>
            <w:tcW w:w="2824" w:type="dxa"/>
            <w:tcBorders>
              <w:top w:val="single" w:sz="4" w:space="0" w:color="auto"/>
              <w:left w:val="nil"/>
              <w:bottom w:val="single" w:sz="4" w:space="0" w:color="auto"/>
              <w:right w:val="nil"/>
            </w:tcBorders>
            <w:hideMark/>
          </w:tcPr>
          <w:p w14:paraId="7FCA9755" w14:textId="77777777" w:rsidR="00C43C1E" w:rsidRPr="00C43C1E" w:rsidRDefault="00C43C1E" w:rsidP="006D2D1E">
            <w:pPr>
              <w:rPr>
                <w:rFonts w:eastAsia="DengXian"/>
                <w:sz w:val="21"/>
              </w:rPr>
            </w:pPr>
            <w:r w:rsidRPr="009F574F">
              <w:rPr>
                <w:rFonts w:eastAsia="DengXian"/>
                <w:i w:val="0"/>
                <w:iCs/>
                <w:sz w:val="21"/>
              </w:rPr>
              <w:t>Micropillar periodicity</w:t>
            </w:r>
            <w:r w:rsidRPr="00C43C1E">
              <w:rPr>
                <w:rFonts w:eastAsia="DengXian"/>
                <w:sz w:val="21"/>
              </w:rPr>
              <w:t xml:space="preserve"> </w:t>
            </w:r>
            <w:r w:rsidRPr="00C43C1E">
              <w:rPr>
                <w:rFonts w:eastAsia="DengXian"/>
                <w:iCs/>
                <w:sz w:val="21"/>
              </w:rPr>
              <w:t>P</w:t>
            </w:r>
            <w:r w:rsidRPr="009F574F">
              <w:rPr>
                <w:rFonts w:eastAsia="DengXian"/>
                <w:i w:val="0"/>
                <w:iCs/>
                <w:sz w:val="21"/>
              </w:rPr>
              <w:t xml:space="preserve"> (</w:t>
            </w:r>
            <w:bookmarkStart w:id="4" w:name="_Hlk74908183"/>
            <w:proofErr w:type="spellStart"/>
            <w:r w:rsidRPr="009F574F">
              <w:rPr>
                <w:rFonts w:eastAsia="DengXian"/>
                <w:i w:val="0"/>
                <w:iCs/>
                <w:sz w:val="21"/>
              </w:rPr>
              <w:t>μ</w:t>
            </w:r>
            <w:bookmarkEnd w:id="4"/>
            <w:r w:rsidRPr="009F574F">
              <w:rPr>
                <w:rFonts w:eastAsia="DengXian"/>
                <w:i w:val="0"/>
                <w:iCs/>
                <w:sz w:val="21"/>
              </w:rPr>
              <w:t>m</w:t>
            </w:r>
            <w:proofErr w:type="spellEnd"/>
            <w:r w:rsidRPr="009F574F">
              <w:rPr>
                <w:rFonts w:eastAsia="DengXian"/>
                <w:i w:val="0"/>
                <w:iCs/>
                <w:sz w:val="21"/>
              </w:rPr>
              <w:t xml:space="preserve">) </w:t>
            </w:r>
          </w:p>
        </w:tc>
        <w:tc>
          <w:tcPr>
            <w:tcW w:w="2430" w:type="dxa"/>
            <w:tcBorders>
              <w:top w:val="single" w:sz="4" w:space="0" w:color="auto"/>
              <w:left w:val="nil"/>
              <w:bottom w:val="single" w:sz="4" w:space="0" w:color="auto"/>
              <w:right w:val="nil"/>
            </w:tcBorders>
            <w:hideMark/>
          </w:tcPr>
          <w:p w14:paraId="1A1C9F81" w14:textId="77777777" w:rsidR="00C43C1E" w:rsidRPr="00C43C1E" w:rsidRDefault="00C43C1E" w:rsidP="006D2D1E">
            <w:pPr>
              <w:rPr>
                <w:rFonts w:eastAsia="DengXian"/>
                <w:sz w:val="21"/>
              </w:rPr>
            </w:pPr>
            <w:r w:rsidRPr="009F574F">
              <w:rPr>
                <w:rFonts w:eastAsia="DengXian"/>
                <w:i w:val="0"/>
                <w:iCs/>
                <w:sz w:val="21"/>
              </w:rPr>
              <w:t>Micropillar height</w:t>
            </w:r>
            <w:r w:rsidRPr="00C43C1E">
              <w:rPr>
                <w:rFonts w:eastAsia="DengXian"/>
                <w:sz w:val="21"/>
              </w:rPr>
              <w:t xml:space="preserve"> </w:t>
            </w:r>
            <w:r w:rsidRPr="00C43C1E">
              <w:rPr>
                <w:rFonts w:eastAsia="DengXian"/>
                <w:iCs/>
                <w:sz w:val="21"/>
              </w:rPr>
              <w:t>H</w:t>
            </w:r>
            <w:r w:rsidRPr="00C43C1E">
              <w:rPr>
                <w:rFonts w:eastAsia="DengXian"/>
                <w:sz w:val="21"/>
              </w:rPr>
              <w:t xml:space="preserve"> </w:t>
            </w:r>
            <w:r w:rsidRPr="009F574F">
              <w:rPr>
                <w:rFonts w:eastAsia="DengXian"/>
                <w:i w:val="0"/>
                <w:iCs/>
                <w:sz w:val="21"/>
              </w:rPr>
              <w:t>(</w:t>
            </w:r>
            <w:proofErr w:type="spellStart"/>
            <w:r w:rsidRPr="009F574F">
              <w:rPr>
                <w:rFonts w:eastAsia="DengXian"/>
                <w:i w:val="0"/>
                <w:iCs/>
                <w:sz w:val="21"/>
              </w:rPr>
              <w:t>μm</w:t>
            </w:r>
            <w:proofErr w:type="spellEnd"/>
            <w:r w:rsidRPr="009F574F">
              <w:rPr>
                <w:rFonts w:eastAsia="DengXian"/>
                <w:i w:val="0"/>
                <w:iCs/>
                <w:sz w:val="21"/>
              </w:rPr>
              <w:t>)</w:t>
            </w:r>
          </w:p>
        </w:tc>
      </w:tr>
      <w:tr w:rsidR="00C43C1E" w:rsidRPr="00C43C1E" w14:paraId="55700A88" w14:textId="77777777" w:rsidTr="006D2D1E">
        <w:tc>
          <w:tcPr>
            <w:tcW w:w="1350" w:type="dxa"/>
            <w:tcBorders>
              <w:top w:val="single" w:sz="4" w:space="0" w:color="auto"/>
              <w:left w:val="nil"/>
              <w:bottom w:val="nil"/>
              <w:right w:val="nil"/>
            </w:tcBorders>
            <w:hideMark/>
          </w:tcPr>
          <w:p w14:paraId="7BEAC1B4" w14:textId="77777777" w:rsidR="00C43C1E" w:rsidRPr="009F574F" w:rsidRDefault="00C43C1E" w:rsidP="006D2D1E">
            <w:pPr>
              <w:jc w:val="center"/>
              <w:rPr>
                <w:rFonts w:eastAsia="DengXian"/>
                <w:i w:val="0"/>
                <w:iCs/>
                <w:sz w:val="21"/>
              </w:rPr>
            </w:pPr>
            <w:r w:rsidRPr="009F574F">
              <w:rPr>
                <w:rFonts w:eastAsia="DengXian"/>
                <w:i w:val="0"/>
                <w:iCs/>
                <w:sz w:val="21"/>
              </w:rPr>
              <w:t>Sample 1</w:t>
            </w:r>
          </w:p>
        </w:tc>
        <w:tc>
          <w:tcPr>
            <w:tcW w:w="2756" w:type="dxa"/>
            <w:tcBorders>
              <w:top w:val="single" w:sz="4" w:space="0" w:color="auto"/>
              <w:left w:val="nil"/>
              <w:bottom w:val="nil"/>
              <w:right w:val="nil"/>
            </w:tcBorders>
            <w:hideMark/>
          </w:tcPr>
          <w:p w14:paraId="78160668" w14:textId="77777777" w:rsidR="00C43C1E" w:rsidRPr="009F574F" w:rsidRDefault="00C43C1E" w:rsidP="006D2D1E">
            <w:pPr>
              <w:jc w:val="center"/>
              <w:rPr>
                <w:rFonts w:eastAsia="DengXian"/>
                <w:i w:val="0"/>
                <w:iCs/>
                <w:sz w:val="21"/>
              </w:rPr>
            </w:pPr>
            <w:r w:rsidRPr="009F574F">
              <w:rPr>
                <w:rFonts w:eastAsia="DengXian"/>
                <w:i w:val="0"/>
                <w:iCs/>
                <w:sz w:val="21"/>
              </w:rPr>
              <w:t>20</w:t>
            </w:r>
          </w:p>
        </w:tc>
        <w:tc>
          <w:tcPr>
            <w:tcW w:w="2824" w:type="dxa"/>
            <w:tcBorders>
              <w:top w:val="single" w:sz="4" w:space="0" w:color="auto"/>
              <w:left w:val="nil"/>
              <w:bottom w:val="nil"/>
              <w:right w:val="nil"/>
            </w:tcBorders>
            <w:hideMark/>
          </w:tcPr>
          <w:p w14:paraId="0000B2E7" w14:textId="77777777" w:rsidR="00C43C1E" w:rsidRPr="009F574F" w:rsidRDefault="00C43C1E" w:rsidP="006D2D1E">
            <w:pPr>
              <w:jc w:val="center"/>
              <w:rPr>
                <w:rFonts w:eastAsia="DengXian"/>
                <w:i w:val="0"/>
                <w:iCs/>
                <w:sz w:val="21"/>
              </w:rPr>
            </w:pPr>
            <w:r w:rsidRPr="009F574F">
              <w:rPr>
                <w:rFonts w:eastAsia="DengXian"/>
                <w:i w:val="0"/>
                <w:iCs/>
                <w:sz w:val="21"/>
              </w:rPr>
              <w:t>40</w:t>
            </w:r>
          </w:p>
        </w:tc>
        <w:tc>
          <w:tcPr>
            <w:tcW w:w="2430" w:type="dxa"/>
            <w:tcBorders>
              <w:top w:val="single" w:sz="4" w:space="0" w:color="auto"/>
              <w:left w:val="nil"/>
              <w:bottom w:val="nil"/>
              <w:right w:val="nil"/>
            </w:tcBorders>
            <w:hideMark/>
          </w:tcPr>
          <w:p w14:paraId="35DC09C8" w14:textId="77777777" w:rsidR="00C43C1E" w:rsidRPr="009F574F" w:rsidRDefault="00C43C1E" w:rsidP="006D2D1E">
            <w:pPr>
              <w:jc w:val="center"/>
              <w:rPr>
                <w:rFonts w:eastAsia="DengXian"/>
                <w:i w:val="0"/>
                <w:iCs/>
                <w:sz w:val="21"/>
              </w:rPr>
            </w:pPr>
            <w:r w:rsidRPr="009F574F">
              <w:rPr>
                <w:rFonts w:eastAsia="DengXian"/>
                <w:i w:val="0"/>
                <w:iCs/>
                <w:sz w:val="21"/>
              </w:rPr>
              <w:t>40</w:t>
            </w:r>
          </w:p>
        </w:tc>
      </w:tr>
      <w:tr w:rsidR="00C43C1E" w:rsidRPr="00C43C1E" w14:paraId="55348ECF" w14:textId="77777777" w:rsidTr="006D2D1E">
        <w:tc>
          <w:tcPr>
            <w:tcW w:w="1350" w:type="dxa"/>
            <w:tcBorders>
              <w:top w:val="nil"/>
              <w:left w:val="nil"/>
              <w:bottom w:val="nil"/>
              <w:right w:val="nil"/>
            </w:tcBorders>
            <w:hideMark/>
          </w:tcPr>
          <w:p w14:paraId="4650F8F8" w14:textId="77777777" w:rsidR="00C43C1E" w:rsidRPr="009F574F" w:rsidRDefault="00C43C1E" w:rsidP="006D2D1E">
            <w:pPr>
              <w:jc w:val="center"/>
              <w:rPr>
                <w:rFonts w:eastAsia="DengXian"/>
                <w:i w:val="0"/>
                <w:iCs/>
                <w:sz w:val="21"/>
              </w:rPr>
            </w:pPr>
            <w:r w:rsidRPr="009F574F">
              <w:rPr>
                <w:rFonts w:eastAsia="DengXian"/>
                <w:i w:val="0"/>
                <w:iCs/>
                <w:sz w:val="21"/>
              </w:rPr>
              <w:t>Sample 2</w:t>
            </w:r>
          </w:p>
        </w:tc>
        <w:tc>
          <w:tcPr>
            <w:tcW w:w="2756" w:type="dxa"/>
            <w:tcBorders>
              <w:top w:val="nil"/>
              <w:left w:val="nil"/>
              <w:bottom w:val="nil"/>
              <w:right w:val="nil"/>
            </w:tcBorders>
            <w:hideMark/>
          </w:tcPr>
          <w:p w14:paraId="2B6C1BB6" w14:textId="77777777" w:rsidR="00C43C1E" w:rsidRPr="009F574F" w:rsidRDefault="00C43C1E" w:rsidP="006D2D1E">
            <w:pPr>
              <w:jc w:val="center"/>
              <w:rPr>
                <w:rFonts w:eastAsia="DengXian"/>
                <w:i w:val="0"/>
                <w:iCs/>
                <w:sz w:val="21"/>
              </w:rPr>
            </w:pPr>
            <w:r w:rsidRPr="009F574F">
              <w:rPr>
                <w:rFonts w:eastAsia="DengXian"/>
                <w:i w:val="0"/>
                <w:iCs/>
                <w:sz w:val="21"/>
              </w:rPr>
              <w:t>20</w:t>
            </w:r>
          </w:p>
        </w:tc>
        <w:tc>
          <w:tcPr>
            <w:tcW w:w="2824" w:type="dxa"/>
            <w:tcBorders>
              <w:top w:val="nil"/>
              <w:left w:val="nil"/>
              <w:bottom w:val="nil"/>
              <w:right w:val="nil"/>
            </w:tcBorders>
            <w:hideMark/>
          </w:tcPr>
          <w:p w14:paraId="6D6FD1E2" w14:textId="77777777" w:rsidR="00C43C1E" w:rsidRPr="009F574F" w:rsidRDefault="00C43C1E" w:rsidP="006D2D1E">
            <w:pPr>
              <w:jc w:val="center"/>
              <w:rPr>
                <w:rFonts w:eastAsia="DengXian"/>
                <w:i w:val="0"/>
                <w:iCs/>
                <w:sz w:val="21"/>
              </w:rPr>
            </w:pPr>
            <w:r w:rsidRPr="009F574F">
              <w:rPr>
                <w:rFonts w:eastAsia="DengXian"/>
                <w:i w:val="0"/>
                <w:iCs/>
                <w:sz w:val="21"/>
              </w:rPr>
              <w:t>50</w:t>
            </w:r>
          </w:p>
        </w:tc>
        <w:tc>
          <w:tcPr>
            <w:tcW w:w="2430" w:type="dxa"/>
            <w:tcBorders>
              <w:top w:val="nil"/>
              <w:left w:val="nil"/>
              <w:bottom w:val="nil"/>
              <w:right w:val="nil"/>
            </w:tcBorders>
            <w:hideMark/>
          </w:tcPr>
          <w:p w14:paraId="75D3B0DA" w14:textId="77777777" w:rsidR="00C43C1E" w:rsidRPr="009F574F" w:rsidRDefault="00C43C1E" w:rsidP="006D2D1E">
            <w:pPr>
              <w:jc w:val="center"/>
              <w:rPr>
                <w:rFonts w:eastAsia="DengXian"/>
                <w:i w:val="0"/>
                <w:iCs/>
                <w:sz w:val="21"/>
              </w:rPr>
            </w:pPr>
            <w:r w:rsidRPr="009F574F">
              <w:rPr>
                <w:rFonts w:eastAsia="DengXian"/>
                <w:i w:val="0"/>
                <w:iCs/>
                <w:sz w:val="21"/>
              </w:rPr>
              <w:t>40</w:t>
            </w:r>
          </w:p>
        </w:tc>
      </w:tr>
      <w:tr w:rsidR="00C43C1E" w:rsidRPr="00C43C1E" w14:paraId="6A07A985" w14:textId="77777777" w:rsidTr="006D2D1E">
        <w:tc>
          <w:tcPr>
            <w:tcW w:w="1350" w:type="dxa"/>
            <w:tcBorders>
              <w:top w:val="nil"/>
              <w:left w:val="nil"/>
              <w:bottom w:val="single" w:sz="4" w:space="0" w:color="auto"/>
              <w:right w:val="nil"/>
            </w:tcBorders>
            <w:hideMark/>
          </w:tcPr>
          <w:p w14:paraId="5C577F87" w14:textId="77777777" w:rsidR="00C43C1E" w:rsidRPr="009F574F" w:rsidRDefault="00C43C1E" w:rsidP="006D2D1E">
            <w:pPr>
              <w:jc w:val="center"/>
              <w:rPr>
                <w:rFonts w:eastAsia="DengXian"/>
                <w:i w:val="0"/>
                <w:iCs/>
                <w:sz w:val="21"/>
              </w:rPr>
            </w:pPr>
            <w:r w:rsidRPr="009F574F">
              <w:rPr>
                <w:rFonts w:eastAsia="DengXian"/>
                <w:i w:val="0"/>
                <w:iCs/>
                <w:sz w:val="21"/>
              </w:rPr>
              <w:t>Sample 3</w:t>
            </w:r>
          </w:p>
        </w:tc>
        <w:tc>
          <w:tcPr>
            <w:tcW w:w="2756" w:type="dxa"/>
            <w:tcBorders>
              <w:top w:val="nil"/>
              <w:left w:val="nil"/>
              <w:bottom w:val="single" w:sz="4" w:space="0" w:color="auto"/>
              <w:right w:val="nil"/>
            </w:tcBorders>
            <w:hideMark/>
          </w:tcPr>
          <w:p w14:paraId="23C44033" w14:textId="77777777" w:rsidR="00C43C1E" w:rsidRPr="009F574F" w:rsidRDefault="00C43C1E" w:rsidP="006D2D1E">
            <w:pPr>
              <w:jc w:val="center"/>
              <w:rPr>
                <w:rFonts w:eastAsia="DengXian"/>
                <w:i w:val="0"/>
                <w:iCs/>
                <w:sz w:val="21"/>
              </w:rPr>
            </w:pPr>
            <w:r w:rsidRPr="009F574F">
              <w:rPr>
                <w:rFonts w:eastAsia="DengXian"/>
                <w:i w:val="0"/>
                <w:iCs/>
                <w:sz w:val="21"/>
              </w:rPr>
              <w:t>20</w:t>
            </w:r>
          </w:p>
        </w:tc>
        <w:tc>
          <w:tcPr>
            <w:tcW w:w="2824" w:type="dxa"/>
            <w:tcBorders>
              <w:top w:val="nil"/>
              <w:left w:val="nil"/>
              <w:bottom w:val="single" w:sz="4" w:space="0" w:color="auto"/>
              <w:right w:val="nil"/>
            </w:tcBorders>
            <w:hideMark/>
          </w:tcPr>
          <w:p w14:paraId="3ADFBC6B" w14:textId="77777777" w:rsidR="00C43C1E" w:rsidRPr="009F574F" w:rsidRDefault="00C43C1E" w:rsidP="006D2D1E">
            <w:pPr>
              <w:jc w:val="center"/>
              <w:rPr>
                <w:rFonts w:eastAsia="DengXian"/>
                <w:i w:val="0"/>
                <w:iCs/>
                <w:sz w:val="21"/>
              </w:rPr>
            </w:pPr>
            <w:r w:rsidRPr="009F574F">
              <w:rPr>
                <w:rFonts w:eastAsia="DengXian"/>
                <w:i w:val="0"/>
                <w:iCs/>
                <w:sz w:val="21"/>
              </w:rPr>
              <w:t>60</w:t>
            </w:r>
          </w:p>
        </w:tc>
        <w:tc>
          <w:tcPr>
            <w:tcW w:w="2430" w:type="dxa"/>
            <w:tcBorders>
              <w:top w:val="nil"/>
              <w:left w:val="nil"/>
              <w:bottom w:val="single" w:sz="4" w:space="0" w:color="auto"/>
              <w:right w:val="nil"/>
            </w:tcBorders>
            <w:hideMark/>
          </w:tcPr>
          <w:p w14:paraId="344C312F" w14:textId="77777777" w:rsidR="00C43C1E" w:rsidRPr="009F574F" w:rsidRDefault="00C43C1E" w:rsidP="006D2D1E">
            <w:pPr>
              <w:jc w:val="center"/>
              <w:rPr>
                <w:rFonts w:eastAsia="DengXian"/>
                <w:i w:val="0"/>
                <w:iCs/>
                <w:sz w:val="21"/>
              </w:rPr>
            </w:pPr>
            <w:r w:rsidRPr="009F574F">
              <w:rPr>
                <w:rFonts w:eastAsia="DengXian"/>
                <w:i w:val="0"/>
                <w:iCs/>
                <w:sz w:val="21"/>
              </w:rPr>
              <w:t>40</w:t>
            </w:r>
          </w:p>
        </w:tc>
      </w:tr>
    </w:tbl>
    <w:p w14:paraId="222A51D9" w14:textId="5D6F9069" w:rsidR="004B5299" w:rsidRDefault="008100FC" w:rsidP="00D911DF">
      <w:pPr>
        <w:spacing w:line="360" w:lineRule="auto"/>
        <w:jc w:val="center"/>
        <w:rPr>
          <w:rFonts w:eastAsia="DengXian" w:cs="Times New Roman"/>
          <w:iCs/>
          <w:sz w:val="24"/>
          <w:szCs w:val="28"/>
        </w:rPr>
      </w:pPr>
      <w:r>
        <w:rPr>
          <w:noProof/>
        </w:rPr>
        <w:drawing>
          <wp:inline distT="0" distB="0" distL="0" distR="0" wp14:anchorId="218AA5C3" wp14:editId="240D646A">
            <wp:extent cx="3425588" cy="2416932"/>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362" t="3705" r="287" b="13849"/>
                    <a:stretch/>
                  </pic:blipFill>
                  <pic:spPr bwMode="auto">
                    <a:xfrm>
                      <a:off x="0" y="0"/>
                      <a:ext cx="3681666" cy="2597608"/>
                    </a:xfrm>
                    <a:prstGeom prst="rect">
                      <a:avLst/>
                    </a:prstGeom>
                    <a:noFill/>
                    <a:ln>
                      <a:noFill/>
                    </a:ln>
                    <a:extLst>
                      <a:ext uri="{53640926-AAD7-44D8-BBD7-CCE9431645EC}">
                        <a14:shadowObscured xmlns:a14="http://schemas.microsoft.com/office/drawing/2010/main"/>
                      </a:ext>
                    </a:extLst>
                  </pic:spPr>
                </pic:pic>
              </a:graphicData>
            </a:graphic>
          </wp:inline>
        </w:drawing>
      </w:r>
    </w:p>
    <w:p w14:paraId="7E3DCF26" w14:textId="30F7CF7C" w:rsidR="004B5299" w:rsidRDefault="004B5299" w:rsidP="006D2D1E">
      <w:pPr>
        <w:spacing w:line="360" w:lineRule="auto"/>
        <w:rPr>
          <w:rFonts w:eastAsia="DengXian" w:cs="Times New Roman"/>
          <w:iCs/>
          <w:sz w:val="24"/>
          <w:szCs w:val="28"/>
        </w:rPr>
      </w:pPr>
      <w:r w:rsidRPr="006D2D1E">
        <w:rPr>
          <w:rFonts w:eastAsia="DengXian" w:cs="Times New Roman"/>
          <w:b/>
          <w:bCs/>
          <w:iCs/>
          <w:sz w:val="24"/>
          <w:szCs w:val="28"/>
        </w:rPr>
        <w:t>Figure 1.</w:t>
      </w:r>
      <w:r>
        <w:rPr>
          <w:rFonts w:eastAsia="DengXian" w:cs="Times New Roman"/>
          <w:iCs/>
          <w:sz w:val="24"/>
          <w:szCs w:val="28"/>
        </w:rPr>
        <w:t xml:space="preserve"> </w:t>
      </w:r>
      <w:r w:rsidR="0021175C">
        <w:rPr>
          <w:rFonts w:eastAsia="DengXian" w:cs="Times New Roman"/>
          <w:iCs/>
          <w:sz w:val="24"/>
          <w:szCs w:val="28"/>
        </w:rPr>
        <w:t>Scanning electron micrograph of the tested sample used in this investigation.</w:t>
      </w:r>
    </w:p>
    <w:p w14:paraId="329FE511" w14:textId="77777777" w:rsidR="004B5299" w:rsidRDefault="004B5299" w:rsidP="00C43C1E">
      <w:pPr>
        <w:spacing w:line="360" w:lineRule="auto"/>
        <w:rPr>
          <w:rFonts w:eastAsia="DengXian" w:cs="Times New Roman"/>
          <w:iCs/>
          <w:sz w:val="24"/>
          <w:szCs w:val="28"/>
        </w:rPr>
      </w:pPr>
    </w:p>
    <w:p w14:paraId="42FF3E2A" w14:textId="35AD71E0" w:rsidR="00C43C1E" w:rsidRPr="00C43C1E" w:rsidRDefault="00ED3743" w:rsidP="00F26C92">
      <w:pPr>
        <w:spacing w:line="360" w:lineRule="auto"/>
        <w:jc w:val="center"/>
        <w:rPr>
          <w:rFonts w:eastAsia="DengXian" w:cs="Times New Roman"/>
          <w:iCs/>
          <w:sz w:val="24"/>
          <w:szCs w:val="28"/>
        </w:rPr>
      </w:pPr>
      <w:r>
        <w:rPr>
          <w:noProof/>
        </w:rPr>
        <w:drawing>
          <wp:inline distT="0" distB="0" distL="0" distR="0" wp14:anchorId="7548322C" wp14:editId="6F01DDF8">
            <wp:extent cx="5943600" cy="3265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5500ABD8" w14:textId="293013CE"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597BEC" w:rsidRPr="006D2D1E">
        <w:rPr>
          <w:rFonts w:eastAsia="DengXian" w:cs="Times New Roman"/>
          <w:b/>
          <w:bCs/>
          <w:iCs/>
          <w:sz w:val="24"/>
          <w:szCs w:val="28"/>
        </w:rPr>
        <w:t>2</w:t>
      </w:r>
      <w:r w:rsidRPr="006D2D1E">
        <w:rPr>
          <w:rFonts w:eastAsia="DengXian" w:cs="Times New Roman"/>
          <w:b/>
          <w:bCs/>
          <w:iCs/>
          <w:sz w:val="24"/>
          <w:szCs w:val="28"/>
        </w:rPr>
        <w:t>.</w:t>
      </w:r>
      <w:r w:rsidRPr="00C43C1E">
        <w:rPr>
          <w:rFonts w:eastAsia="DengXian" w:cs="Times New Roman"/>
          <w:iCs/>
          <w:sz w:val="24"/>
          <w:szCs w:val="28"/>
        </w:rPr>
        <w:t xml:space="preserve"> Schematic diagram of the experimental setup including cameras, substrate, hot plate and thermocouple. </w:t>
      </w:r>
    </w:p>
    <w:p w14:paraId="15CD6E77"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2.2 Experimental setup</w:t>
      </w:r>
    </w:p>
    <w:p w14:paraId="05137B6A" w14:textId="79529667"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Fig. </w:t>
      </w:r>
      <w:r w:rsidR="00597BEC">
        <w:rPr>
          <w:rFonts w:eastAsia="DengXian" w:cs="Times New Roman"/>
          <w:iCs/>
          <w:sz w:val="24"/>
          <w:szCs w:val="28"/>
        </w:rPr>
        <w:t>2</w:t>
      </w:r>
      <w:r w:rsidRPr="00C43C1E">
        <w:rPr>
          <w:rFonts w:eastAsia="DengXian" w:cs="Times New Roman"/>
          <w:iCs/>
          <w:sz w:val="24"/>
          <w:szCs w:val="28"/>
        </w:rPr>
        <w:t xml:space="preserve"> shows the schematic diagram of the experimental setup. </w:t>
      </w:r>
      <w:r w:rsidR="00395A6C" w:rsidRPr="00395A6C">
        <w:rPr>
          <w:rFonts w:eastAsia="DengXian" w:cs="Times New Roman"/>
          <w:iCs/>
          <w:sz w:val="24"/>
          <w:szCs w:val="28"/>
        </w:rPr>
        <w:t>In this study, deionized (DI) water (Type 1, &gt;18 MΩ cm resistivity) was used as the liquid and a DI water droplet with volume of 4</w:t>
      </w:r>
      <w:r w:rsidR="00395A6C">
        <w:rPr>
          <w:rFonts w:eastAsia="DengXian" w:cs="Times New Roman"/>
          <w:iCs/>
          <w:sz w:val="24"/>
          <w:szCs w:val="28"/>
        </w:rPr>
        <w:t xml:space="preserve"> </w:t>
      </w:r>
      <w:r w:rsidR="00395A6C" w:rsidRPr="00395A6C">
        <w:rPr>
          <w:rFonts w:eastAsia="DengXian" w:cs="Times New Roman"/>
          <w:iCs/>
          <w:sz w:val="24"/>
          <w:szCs w:val="28"/>
        </w:rPr>
        <w:t>±</w:t>
      </w:r>
      <w:r w:rsidR="00395A6C">
        <w:rPr>
          <w:rFonts w:eastAsia="DengXian" w:cs="Times New Roman"/>
          <w:iCs/>
          <w:sz w:val="24"/>
          <w:szCs w:val="28"/>
        </w:rPr>
        <w:t xml:space="preserve"> </w:t>
      </w:r>
      <w:r w:rsidR="00395A6C" w:rsidRPr="00395A6C">
        <w:rPr>
          <w:rFonts w:eastAsia="DengXian" w:cs="Times New Roman"/>
          <w:iCs/>
          <w:sz w:val="24"/>
          <w:szCs w:val="28"/>
        </w:rPr>
        <w:t xml:space="preserve">0.1 </w:t>
      </w:r>
      <w:proofErr w:type="spellStart"/>
      <w:r w:rsidR="00395A6C" w:rsidRPr="00395A6C">
        <w:rPr>
          <w:rFonts w:eastAsia="DengXian" w:cs="Times New Roman"/>
          <w:iCs/>
          <w:sz w:val="24"/>
          <w:szCs w:val="28"/>
        </w:rPr>
        <w:t>μL</w:t>
      </w:r>
      <w:proofErr w:type="spellEnd"/>
      <w:r w:rsidR="00395A6C" w:rsidRPr="00395A6C">
        <w:rPr>
          <w:rFonts w:eastAsia="DengXian" w:cs="Times New Roman"/>
          <w:iCs/>
          <w:sz w:val="24"/>
          <w:szCs w:val="28"/>
        </w:rPr>
        <w:t xml:space="preserve"> generated by a syringe pump (EW-74905, Cole-Parmer Corporation) was</w:t>
      </w:r>
      <w:r w:rsidR="003435DA">
        <w:rPr>
          <w:rFonts w:eastAsia="DengXian" w:cs="Times New Roman"/>
          <w:iCs/>
          <w:sz w:val="24"/>
          <w:szCs w:val="28"/>
        </w:rPr>
        <w:t xml:space="preserve"> gently</w:t>
      </w:r>
      <w:r w:rsidR="00395A6C" w:rsidRPr="00395A6C">
        <w:rPr>
          <w:rFonts w:eastAsia="DengXian" w:cs="Times New Roman"/>
          <w:iCs/>
          <w:sz w:val="24"/>
          <w:szCs w:val="28"/>
        </w:rPr>
        <w:t xml:space="preserve"> d</w:t>
      </w:r>
      <w:r w:rsidR="00A1726B">
        <w:rPr>
          <w:rFonts w:eastAsia="DengXian" w:cs="Times New Roman"/>
          <w:iCs/>
          <w:sz w:val="24"/>
          <w:szCs w:val="28"/>
        </w:rPr>
        <w:t>ispensed</w:t>
      </w:r>
      <w:r w:rsidR="00395A6C" w:rsidRPr="00395A6C">
        <w:rPr>
          <w:rFonts w:eastAsia="DengXian" w:cs="Times New Roman"/>
          <w:iCs/>
          <w:sz w:val="24"/>
          <w:szCs w:val="28"/>
        </w:rPr>
        <w:t xml:space="preserve"> </w:t>
      </w:r>
      <w:r w:rsidR="00A1726B">
        <w:rPr>
          <w:rFonts w:eastAsia="DengXian" w:cs="Times New Roman"/>
          <w:iCs/>
          <w:sz w:val="24"/>
          <w:szCs w:val="28"/>
        </w:rPr>
        <w:t>on</w:t>
      </w:r>
      <w:r w:rsidR="00395A6C" w:rsidRPr="00395A6C">
        <w:rPr>
          <w:rFonts w:eastAsia="DengXian" w:cs="Times New Roman"/>
          <w:iCs/>
          <w:sz w:val="24"/>
          <w:szCs w:val="28"/>
        </w:rPr>
        <w:t xml:space="preserve"> the center of the heated superhydrophobic micro-structured substrate for evaporation. Five trials were carried out for each droplet evaporation process to make sure the evaporation process is stable and repeatable. </w:t>
      </w:r>
      <w:r w:rsidR="003435DA">
        <w:rPr>
          <w:rFonts w:eastAsia="DengXian" w:cs="Times New Roman"/>
          <w:iCs/>
          <w:sz w:val="24"/>
          <w:szCs w:val="28"/>
        </w:rPr>
        <w:t xml:space="preserve">Because of the small volume, the shape of the water droplet resembled a spherical cap. </w:t>
      </w:r>
      <w:r w:rsidR="00D23F1B" w:rsidRPr="00D23F1B">
        <w:rPr>
          <w:rFonts w:eastAsia="DengXian" w:cs="Times New Roman"/>
          <w:iCs/>
          <w:sz w:val="24"/>
          <w:szCs w:val="28"/>
        </w:rPr>
        <w:t xml:space="preserve">The substrates were affixed on a hot plate </w:t>
      </w:r>
      <w:r w:rsidR="00395A6C">
        <w:rPr>
          <w:rFonts w:eastAsia="DengXian" w:cs="Times New Roman"/>
          <w:iCs/>
          <w:sz w:val="24"/>
          <w:szCs w:val="28"/>
        </w:rPr>
        <w:t>and</w:t>
      </w:r>
      <w:r w:rsidRPr="00C43C1E">
        <w:rPr>
          <w:rFonts w:eastAsia="DengXian" w:cs="Times New Roman"/>
          <w:iCs/>
          <w:sz w:val="24"/>
          <w:szCs w:val="28"/>
        </w:rPr>
        <w:t xml:space="preserve"> </w:t>
      </w:r>
      <w:r w:rsidR="00395A6C">
        <w:rPr>
          <w:rFonts w:eastAsia="DengXian" w:cs="Times New Roman"/>
          <w:iCs/>
          <w:sz w:val="24"/>
          <w:szCs w:val="28"/>
        </w:rPr>
        <w:t xml:space="preserve">a </w:t>
      </w:r>
      <w:r w:rsidRPr="00C43C1E">
        <w:rPr>
          <w:rFonts w:eastAsia="DengXian" w:cs="Times New Roman"/>
          <w:iCs/>
          <w:sz w:val="24"/>
          <w:szCs w:val="28"/>
        </w:rPr>
        <w:t>K-type thermocouple</w:t>
      </w:r>
      <w:r w:rsidR="00395A6C">
        <w:rPr>
          <w:rFonts w:eastAsia="DengXian" w:cs="Times New Roman"/>
          <w:iCs/>
          <w:sz w:val="24"/>
          <w:szCs w:val="28"/>
        </w:rPr>
        <w:t xml:space="preserve"> </w:t>
      </w:r>
      <w:r w:rsidRPr="00C43C1E">
        <w:rPr>
          <w:rFonts w:eastAsia="DengXian" w:cs="Times New Roman"/>
          <w:iCs/>
          <w:sz w:val="24"/>
          <w:szCs w:val="28"/>
        </w:rPr>
        <w:t xml:space="preserve">with </w:t>
      </w:r>
      <m:oMath>
        <m:r>
          <w:rPr>
            <w:rFonts w:ascii="Cambria Math" w:eastAsia="DengXian" w:hAnsi="Cambria Math" w:cs="Times New Roman"/>
            <w:sz w:val="24"/>
            <w:szCs w:val="28"/>
          </w:rPr>
          <m:t>±</m:t>
        </m:r>
      </m:oMath>
      <w:r w:rsidRPr="00C43C1E">
        <w:rPr>
          <w:rFonts w:eastAsia="DengXian" w:cs="Times New Roman"/>
          <w:iCs/>
          <w:sz w:val="24"/>
          <w:szCs w:val="28"/>
        </w:rPr>
        <w:t xml:space="preserve">0.5 °C uncertainty </w:t>
      </w:r>
      <w:r w:rsidR="00395A6C">
        <w:rPr>
          <w:rFonts w:eastAsia="DengXian" w:cs="Times New Roman"/>
          <w:iCs/>
          <w:sz w:val="24"/>
          <w:szCs w:val="28"/>
        </w:rPr>
        <w:t>wa</w:t>
      </w:r>
      <w:r w:rsidRPr="00C43C1E">
        <w:rPr>
          <w:rFonts w:eastAsia="DengXian" w:cs="Times New Roman"/>
          <w:iCs/>
          <w:sz w:val="24"/>
          <w:szCs w:val="28"/>
        </w:rPr>
        <w:t>s used to test the</w:t>
      </w:r>
      <w:r w:rsidR="00395A6C">
        <w:rPr>
          <w:rFonts w:eastAsia="DengXian" w:cs="Times New Roman"/>
          <w:iCs/>
          <w:sz w:val="24"/>
          <w:szCs w:val="28"/>
        </w:rPr>
        <w:t xml:space="preserve"> base temperature of the substrate during the experiment</w:t>
      </w:r>
      <w:r w:rsidRPr="00C43C1E">
        <w:rPr>
          <w:rFonts w:eastAsia="DengXian" w:cs="Times New Roman"/>
          <w:iCs/>
          <w:sz w:val="24"/>
          <w:szCs w:val="28"/>
        </w:rPr>
        <w:t>.</w:t>
      </w:r>
      <w:r w:rsidR="00395A6C">
        <w:rPr>
          <w:rFonts w:eastAsia="DengXian" w:cs="Times New Roman"/>
          <w:iCs/>
          <w:sz w:val="24"/>
          <w:szCs w:val="28"/>
        </w:rPr>
        <w:t xml:space="preserve"> The base temperature of the substrate </w:t>
      </w:r>
      <w:r w:rsidR="00196AC6">
        <w:rPr>
          <w:rFonts w:eastAsia="DengXian" w:cs="Times New Roman"/>
          <w:iCs/>
          <w:sz w:val="24"/>
          <w:szCs w:val="28"/>
        </w:rPr>
        <w:t>wa</w:t>
      </w:r>
      <w:r w:rsidR="00395A6C">
        <w:rPr>
          <w:rFonts w:eastAsia="DengXian" w:cs="Times New Roman"/>
          <w:iCs/>
          <w:sz w:val="24"/>
          <w:szCs w:val="28"/>
        </w:rPr>
        <w:t>s maintained at</w:t>
      </w:r>
      <w:r w:rsidR="00196AC6">
        <w:rPr>
          <w:rFonts w:eastAsia="DengXian" w:cs="Times New Roman"/>
          <w:iCs/>
          <w:sz w:val="24"/>
          <w:szCs w:val="28"/>
        </w:rPr>
        <w:t xml:space="preserve"> a</w:t>
      </w:r>
      <w:r w:rsidR="00395A6C">
        <w:rPr>
          <w:rFonts w:eastAsia="DengXian" w:cs="Times New Roman"/>
          <w:iCs/>
          <w:sz w:val="24"/>
          <w:szCs w:val="28"/>
        </w:rPr>
        <w:t xml:space="preserve"> constant by the hot plate ranging from 40 </w:t>
      </w:r>
      <w:r w:rsidR="00395A6C">
        <w:rPr>
          <w:rFonts w:eastAsia="DengXian" w:cs="Times New Roman" w:hint="eastAsia"/>
          <w:iCs/>
          <w:sz w:val="24"/>
          <w:szCs w:val="28"/>
        </w:rPr>
        <w:t>°</w:t>
      </w:r>
      <w:r w:rsidR="00395A6C">
        <w:rPr>
          <w:rFonts w:eastAsia="DengXian" w:cs="Times New Roman"/>
          <w:iCs/>
          <w:sz w:val="24"/>
          <w:szCs w:val="28"/>
        </w:rPr>
        <w:t xml:space="preserve">C to 120 </w:t>
      </w:r>
      <w:r w:rsidR="00395A6C">
        <w:rPr>
          <w:rFonts w:eastAsia="DengXian" w:cs="Times New Roman" w:hint="eastAsia"/>
          <w:iCs/>
          <w:sz w:val="24"/>
          <w:szCs w:val="28"/>
        </w:rPr>
        <w:t>°</w:t>
      </w:r>
      <w:r w:rsidR="00395A6C">
        <w:rPr>
          <w:rFonts w:eastAsia="DengXian" w:cs="Times New Roman"/>
          <w:iCs/>
          <w:sz w:val="24"/>
          <w:szCs w:val="28"/>
        </w:rPr>
        <w:t>C beyond which a small</w:t>
      </w:r>
      <w:r w:rsidR="00196AC6">
        <w:rPr>
          <w:rFonts w:eastAsia="DengXian" w:cs="Times New Roman"/>
          <w:iCs/>
          <w:sz w:val="24"/>
          <w:szCs w:val="28"/>
        </w:rPr>
        <w:t xml:space="preserve"> temperature</w:t>
      </w:r>
      <w:r w:rsidR="00395A6C">
        <w:rPr>
          <w:rFonts w:eastAsia="DengXian" w:cs="Times New Roman"/>
          <w:iCs/>
          <w:sz w:val="24"/>
          <w:szCs w:val="28"/>
        </w:rPr>
        <w:t xml:space="preserve"> increase would lead to the</w:t>
      </w:r>
      <w:r w:rsidR="00196AC6">
        <w:rPr>
          <w:rFonts w:eastAsia="DengXian" w:cs="Times New Roman"/>
          <w:iCs/>
          <w:sz w:val="24"/>
          <w:szCs w:val="28"/>
        </w:rPr>
        <w:t xml:space="preserve"> onset of</w:t>
      </w:r>
      <w:r w:rsidR="00395A6C">
        <w:rPr>
          <w:rFonts w:eastAsia="DengXian" w:cs="Times New Roman"/>
          <w:iCs/>
          <w:sz w:val="24"/>
          <w:szCs w:val="28"/>
        </w:rPr>
        <w:t xml:space="preserve"> boiling of the experimental droplet</w:t>
      </w:r>
      <w:r w:rsidRPr="00C43C1E">
        <w:rPr>
          <w:rFonts w:eastAsia="DengXian" w:cs="Times New Roman"/>
          <w:iCs/>
          <w:sz w:val="24"/>
          <w:szCs w:val="28"/>
        </w:rPr>
        <w:t xml:space="preserve"> </w:t>
      </w:r>
      <w:r w:rsidR="00395A6C">
        <w:rPr>
          <w:rFonts w:eastAsia="DengXian" w:cs="Times New Roman"/>
          <w:iCs/>
          <w:sz w:val="24"/>
          <w:szCs w:val="28"/>
        </w:rPr>
        <w:t>deposit</w:t>
      </w:r>
      <w:r w:rsidR="00196AC6">
        <w:rPr>
          <w:rFonts w:eastAsia="DengXian" w:cs="Times New Roman"/>
          <w:iCs/>
          <w:sz w:val="24"/>
          <w:szCs w:val="28"/>
        </w:rPr>
        <w:t>ed</w:t>
      </w:r>
      <w:r w:rsidR="00395A6C">
        <w:rPr>
          <w:rFonts w:eastAsia="DengXian" w:cs="Times New Roman"/>
          <w:iCs/>
          <w:sz w:val="24"/>
          <w:szCs w:val="28"/>
        </w:rPr>
        <w:t xml:space="preserve"> on the substrate</w:t>
      </w:r>
      <w:bookmarkStart w:id="5" w:name="_Hlk76637712"/>
      <w:r w:rsidR="00395A6C">
        <w:rPr>
          <w:rFonts w:eastAsia="DengXian" w:cs="Times New Roman"/>
          <w:iCs/>
          <w:sz w:val="24"/>
          <w:szCs w:val="28"/>
        </w:rPr>
        <w:t xml:space="preserve">. </w:t>
      </w:r>
      <w:r w:rsidR="00A1726B" w:rsidRPr="00A1726B">
        <w:rPr>
          <w:rFonts w:eastAsia="DengXian" w:cs="Times New Roman"/>
          <w:iCs/>
          <w:sz w:val="24"/>
          <w:szCs w:val="28"/>
        </w:rPr>
        <w:t xml:space="preserve">Two cameras parallel and normal to the substrate were used to record the evaporation process of the droplets. A calibrated infrared </w:t>
      </w:r>
      <w:r w:rsidR="00A1726B" w:rsidRPr="00A1726B">
        <w:rPr>
          <w:rFonts w:eastAsia="DengXian" w:cs="Times New Roman"/>
          <w:iCs/>
          <w:sz w:val="24"/>
          <w:szCs w:val="28"/>
        </w:rPr>
        <w:lastRenderedPageBreak/>
        <w:t xml:space="preserve">(IR) camera (FILR A5) was fixed on the top of the droplet and normal to the substrate to measure the surface temperature of the droplet. Because of the </w:t>
      </w:r>
      <w:proofErr w:type="spellStart"/>
      <w:r w:rsidR="00A1726B" w:rsidRPr="00A1726B">
        <w:rPr>
          <w:rFonts w:eastAsia="DengXian" w:cs="Times New Roman"/>
          <w:iCs/>
          <w:sz w:val="24"/>
          <w:szCs w:val="28"/>
        </w:rPr>
        <w:t>superhydrophobicity</w:t>
      </w:r>
      <w:proofErr w:type="spellEnd"/>
      <w:r w:rsidR="00A1726B" w:rsidRPr="00A1726B">
        <w:rPr>
          <w:rFonts w:eastAsia="DengXian" w:cs="Times New Roman"/>
          <w:iCs/>
          <w:sz w:val="24"/>
          <w:szCs w:val="28"/>
        </w:rPr>
        <w:t xml:space="preserve"> of the substrate, droplet on the substrate exhibited large contact angle and only the upper hemispherical surface of the droplet can be focused by the IR camera. Regardless the effects of droplet flow on the temperature distribution of the droplet surface, the temperature measured by the IR camera was understood as the average temperature of the droplet upper hemispherical surface. </w:t>
      </w:r>
      <w:r w:rsidR="00B14565" w:rsidRPr="00B14565">
        <w:rPr>
          <w:rFonts w:eastAsia="DengXian" w:cs="Times New Roman"/>
          <w:iCs/>
          <w:sz w:val="24"/>
          <w:szCs w:val="28"/>
        </w:rPr>
        <w:t xml:space="preserve">A high-speed camera integrated with a contact angle measurement system (Theta Lite, </w:t>
      </w:r>
      <w:proofErr w:type="spellStart"/>
      <w:r w:rsidR="00B14565" w:rsidRPr="00B14565">
        <w:rPr>
          <w:rFonts w:eastAsia="DengXian" w:cs="Times New Roman"/>
          <w:iCs/>
          <w:sz w:val="24"/>
          <w:szCs w:val="28"/>
        </w:rPr>
        <w:t>OneAttension</w:t>
      </w:r>
      <w:proofErr w:type="spellEnd"/>
      <w:r w:rsidR="00B14565" w:rsidRPr="00B14565">
        <w:rPr>
          <w:rFonts w:eastAsia="DengXian" w:cs="Times New Roman"/>
          <w:iCs/>
          <w:sz w:val="24"/>
          <w:szCs w:val="28"/>
        </w:rPr>
        <w:t xml:space="preserve"> Corporation) was used to measure the geometry of the droplet through time. The high-speed camera was fixed parallel to the substrate to capture the images of the droplet</w:t>
      </w:r>
      <w:r w:rsidR="00B14565">
        <w:rPr>
          <w:rFonts w:eastAsia="DengXian" w:cs="Times New Roman"/>
          <w:iCs/>
          <w:sz w:val="24"/>
          <w:szCs w:val="28"/>
        </w:rPr>
        <w:t>.</w:t>
      </w:r>
      <w:r w:rsidRPr="00C43C1E">
        <w:rPr>
          <w:rFonts w:eastAsia="DengXian" w:cs="Times New Roman"/>
          <w:iCs/>
          <w:sz w:val="24"/>
          <w:szCs w:val="28"/>
        </w:rPr>
        <w:t xml:space="preserve"> </w:t>
      </w:r>
      <w:r w:rsidR="00B14565" w:rsidRPr="00B14565">
        <w:rPr>
          <w:rFonts w:eastAsia="DengXian" w:cs="Times New Roman"/>
          <w:iCs/>
          <w:sz w:val="24"/>
          <w:szCs w:val="28"/>
        </w:rPr>
        <w:t xml:space="preserve">The droplet is assumed to be in an axisymmetric spherical cap shape. Based on the snapshots, the water droplet was divided into layers and the local height and diameter of the water layer was tested from the images. The volume of the droplet was calculated by integrating the discrete water layers. </w:t>
      </w:r>
      <w:r w:rsidRPr="00C43C1E">
        <w:rPr>
          <w:rFonts w:eastAsia="DengXian" w:cs="Times New Roman"/>
          <w:iCs/>
          <w:sz w:val="24"/>
          <w:szCs w:val="28"/>
        </w:rPr>
        <w:t>With the snapshots obtained by the high-speed camera,</w:t>
      </w:r>
      <w:r w:rsidR="00F35F0C">
        <w:rPr>
          <w:rFonts w:eastAsia="DengXian" w:cs="Times New Roman"/>
          <w:iCs/>
          <w:sz w:val="24"/>
          <w:szCs w:val="28"/>
        </w:rPr>
        <w:t xml:space="preserve"> the</w:t>
      </w:r>
      <w:r w:rsidRPr="00C43C1E">
        <w:rPr>
          <w:rFonts w:eastAsia="DengXian" w:cs="Times New Roman"/>
          <w:iCs/>
          <w:sz w:val="24"/>
          <w:szCs w:val="28"/>
        </w:rPr>
        <w:t xml:space="preserve"> transient droplet volume, contact angle, contact radius and droplet height </w:t>
      </w:r>
      <w:r w:rsidR="00F35F0C">
        <w:rPr>
          <w:rFonts w:eastAsia="DengXian" w:cs="Times New Roman"/>
          <w:iCs/>
          <w:sz w:val="24"/>
          <w:szCs w:val="28"/>
        </w:rPr>
        <w:t>were</w:t>
      </w:r>
      <w:r w:rsidRPr="00C43C1E">
        <w:rPr>
          <w:rFonts w:eastAsia="DengXian" w:cs="Times New Roman"/>
          <w:iCs/>
          <w:sz w:val="24"/>
          <w:szCs w:val="28"/>
        </w:rPr>
        <w:t xml:space="preserve"> collected. The ambient temperature and relative humidity </w:t>
      </w:r>
      <w:r w:rsidR="00F35F0C">
        <w:rPr>
          <w:rFonts w:eastAsia="DengXian" w:cs="Times New Roman"/>
          <w:iCs/>
          <w:sz w:val="24"/>
          <w:szCs w:val="28"/>
        </w:rPr>
        <w:t>were</w:t>
      </w:r>
      <w:r w:rsidRPr="00C43C1E">
        <w:rPr>
          <w:rFonts w:eastAsia="DengXian" w:cs="Times New Roman"/>
          <w:iCs/>
          <w:sz w:val="24"/>
          <w:szCs w:val="28"/>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lab</m:t>
            </m:r>
          </m:sub>
        </m:sSub>
        <m:r>
          <w:rPr>
            <w:rFonts w:ascii="Cambria Math" w:hAnsi="Cambria Math" w:cs="Times New Roman"/>
            <w:kern w:val="14"/>
            <w:sz w:val="24"/>
            <w:szCs w:val="24"/>
            <w:lang w:eastAsia="en-US"/>
          </w:rPr>
          <m:t>=23±2</m:t>
        </m:r>
      </m:oMath>
      <w:r w:rsidR="006D2D1E">
        <w:rPr>
          <w:rFonts w:eastAsia="DengXian" w:cs="Times New Roman"/>
          <w:kern w:val="14"/>
          <w:sz w:val="24"/>
          <w:szCs w:val="24"/>
        </w:rPr>
        <w:t>°C</w:t>
      </w:r>
      <w:r w:rsidRPr="00C43C1E">
        <w:rPr>
          <w:rFonts w:eastAsia="DengXian" w:cs="Times New Roman"/>
          <w:kern w:val="14"/>
          <w:sz w:val="24"/>
          <w:szCs w:val="24"/>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14"/>
                <w:sz w:val="24"/>
                <w:szCs w:val="24"/>
                <w:lang w:eastAsia="en-US"/>
              </w:rPr>
              <m:t>R</m:t>
            </m:r>
          </m:e>
          <m:sub>
            <m:r>
              <m:rPr>
                <m:sty m:val="p"/>
              </m:rPr>
              <w:rPr>
                <w:rFonts w:ascii="Cambria Math" w:hAnsi="Cambria Math" w:cs="Times New Roman"/>
                <w:kern w:val="14"/>
                <w:sz w:val="24"/>
                <w:szCs w:val="24"/>
                <w:lang w:eastAsia="en-US"/>
              </w:rPr>
              <m:t>h</m:t>
            </m:r>
          </m:sub>
        </m:sSub>
        <m:r>
          <w:rPr>
            <w:rFonts w:ascii="Cambria Math" w:hAnsi="Cambria Math" w:cs="Times New Roman"/>
            <w:kern w:val="14"/>
            <w:sz w:val="24"/>
            <w:szCs w:val="24"/>
            <w:lang w:eastAsia="en-US"/>
          </w:rPr>
          <m:t>=</m:t>
        </m:r>
        <m:r>
          <w:rPr>
            <w:rFonts w:ascii="Cambria Math" w:eastAsia="DengXian" w:hAnsi="Cambria Math" w:cs="Times New Roman"/>
            <w:kern w:val="14"/>
            <w:sz w:val="24"/>
            <w:szCs w:val="24"/>
            <w:lang w:eastAsia="en-US"/>
          </w:rPr>
          <m:t>35 ±5%</m:t>
        </m:r>
      </m:oMath>
      <w:r w:rsidRPr="00C43C1E">
        <w:rPr>
          <w:rFonts w:eastAsia="DengXian" w:cs="Times New Roman"/>
          <w:kern w:val="14"/>
          <w:sz w:val="24"/>
          <w:szCs w:val="24"/>
        </w:rPr>
        <w:t xml:space="preserve">, respectively. </w:t>
      </w:r>
      <w:bookmarkEnd w:id="5"/>
    </w:p>
    <w:p w14:paraId="57723D1D" w14:textId="77777777" w:rsidR="00C43C1E" w:rsidRPr="00C43C1E" w:rsidRDefault="00C43C1E" w:rsidP="00C43C1E">
      <w:pPr>
        <w:spacing w:line="360" w:lineRule="auto"/>
        <w:rPr>
          <w:rFonts w:eastAsia="DengXian" w:cs="Times New Roman"/>
          <w:iCs/>
          <w:sz w:val="24"/>
          <w:szCs w:val="28"/>
        </w:rPr>
      </w:pPr>
      <w:r w:rsidRPr="00C43C1E">
        <w:rPr>
          <w:rFonts w:eastAsia="DengXian" w:cs="Times New Roman"/>
          <w:b/>
          <w:bCs/>
          <w:iCs/>
          <w:sz w:val="24"/>
          <w:szCs w:val="28"/>
        </w:rPr>
        <w:t>3.</w:t>
      </w:r>
      <w:r w:rsidRPr="00C43C1E">
        <w:rPr>
          <w:rFonts w:eastAsia="DengXian" w:cs="Times New Roman"/>
          <w:iCs/>
          <w:sz w:val="24"/>
          <w:szCs w:val="28"/>
        </w:rPr>
        <w:t xml:space="preserve"> </w:t>
      </w:r>
      <w:r w:rsidRPr="00C43C1E">
        <w:rPr>
          <w:rFonts w:eastAsia="DengXian" w:cs="Times New Roman"/>
          <w:b/>
          <w:bCs/>
          <w:iCs/>
          <w:kern w:val="0"/>
          <w:sz w:val="24"/>
          <w:szCs w:val="24"/>
        </w:rPr>
        <w:t>Experimental model</w:t>
      </w:r>
    </w:p>
    <w:p w14:paraId="22B48F3C" w14:textId="77777777"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3.1 Wetting state</w:t>
      </w:r>
    </w:p>
    <w:p w14:paraId="7C2B721F" w14:textId="282D3AF8" w:rsidR="00B907EA"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Droplet</w:t>
      </w:r>
      <w:r w:rsidR="003646AF">
        <w:rPr>
          <w:rFonts w:eastAsia="DengXian" w:cs="Times New Roman"/>
          <w:iCs/>
          <w:sz w:val="24"/>
          <w:szCs w:val="28"/>
        </w:rPr>
        <w:t>s</w:t>
      </w:r>
      <w:r w:rsidRPr="00C43C1E">
        <w:rPr>
          <w:rFonts w:eastAsia="DengXian" w:cs="Times New Roman"/>
          <w:iCs/>
          <w:sz w:val="24"/>
          <w:szCs w:val="28"/>
        </w:rPr>
        <w:t xml:space="preserve"> exhibit</w:t>
      </w:r>
      <w:r w:rsidR="003646AF">
        <w:rPr>
          <w:rFonts w:eastAsia="DengXian" w:cs="Times New Roman"/>
          <w:iCs/>
          <w:sz w:val="24"/>
          <w:szCs w:val="28"/>
        </w:rPr>
        <w:t>ed</w:t>
      </w:r>
      <w:r w:rsidRPr="00C43C1E">
        <w:rPr>
          <w:rFonts w:eastAsia="DengXian" w:cs="Times New Roman"/>
          <w:iCs/>
          <w:sz w:val="24"/>
          <w:szCs w:val="28"/>
        </w:rPr>
        <w:t xml:space="preserve"> different wetting states on the </w:t>
      </w:r>
      <w:proofErr w:type="spellStart"/>
      <w:r w:rsidRPr="00C43C1E">
        <w:rPr>
          <w:rFonts w:eastAsia="DengXian" w:cs="Times New Roman"/>
          <w:iCs/>
          <w:sz w:val="24"/>
          <w:szCs w:val="28"/>
        </w:rPr>
        <w:t>microstructured</w:t>
      </w:r>
      <w:proofErr w:type="spellEnd"/>
      <w:r w:rsidRPr="00C43C1E">
        <w:rPr>
          <w:rFonts w:eastAsia="DengXian" w:cs="Times New Roman"/>
          <w:iCs/>
          <w:sz w:val="24"/>
          <w:szCs w:val="28"/>
        </w:rPr>
        <w:t xml:space="preserve"> substrate during the evaporation. </w:t>
      </w:r>
      <w:r w:rsidR="003646AF">
        <w:rPr>
          <w:rFonts w:eastAsia="DengXian" w:cs="Times New Roman"/>
          <w:iCs/>
          <w:sz w:val="24"/>
          <w:szCs w:val="28"/>
        </w:rPr>
        <w:t>It is observed that there are specific air/vapor cavities underneath the droplet during ma</w:t>
      </w:r>
      <w:r w:rsidR="00B907EA">
        <w:rPr>
          <w:rFonts w:eastAsia="DengXian" w:cs="Times New Roman"/>
          <w:iCs/>
          <w:sz w:val="24"/>
          <w:szCs w:val="28"/>
        </w:rPr>
        <w:t>jority</w:t>
      </w:r>
      <w:r w:rsidR="003646AF">
        <w:rPr>
          <w:rFonts w:eastAsia="DengXian" w:cs="Times New Roman"/>
          <w:iCs/>
          <w:sz w:val="24"/>
          <w:szCs w:val="28"/>
        </w:rPr>
        <w:t xml:space="preserve"> duration of the evaporation process, which means the droplet was in Cassie state</w:t>
      </w:r>
      <w:r w:rsidRPr="00C43C1E">
        <w:rPr>
          <w:rFonts w:eastAsia="DengXian" w:cs="Times New Roman"/>
          <w:iCs/>
          <w:sz w:val="24"/>
          <w:szCs w:val="28"/>
        </w:rPr>
        <w:t xml:space="preserve">. At the very end of the </w:t>
      </w:r>
      <w:r w:rsidR="003646AF" w:rsidRPr="00C43C1E">
        <w:rPr>
          <w:rFonts w:eastAsia="DengXian" w:cs="Times New Roman"/>
          <w:iCs/>
          <w:sz w:val="24"/>
          <w:szCs w:val="28"/>
        </w:rPr>
        <w:t>evaporation</w:t>
      </w:r>
      <w:r w:rsidR="00792C98">
        <w:rPr>
          <w:rFonts w:eastAsia="DengXian" w:cs="Times New Roman"/>
          <w:iCs/>
          <w:sz w:val="24"/>
          <w:szCs w:val="28"/>
        </w:rPr>
        <w:t>,</w:t>
      </w:r>
      <w:r w:rsidR="003646AF">
        <w:rPr>
          <w:rFonts w:eastAsia="DengXian" w:cs="Times New Roman"/>
          <w:iCs/>
          <w:sz w:val="24"/>
          <w:szCs w:val="28"/>
        </w:rPr>
        <w:t xml:space="preserve"> </w:t>
      </w:r>
      <w:r w:rsidRPr="00C43C1E">
        <w:rPr>
          <w:rFonts w:eastAsia="DengXian" w:cs="Times New Roman"/>
          <w:iCs/>
          <w:sz w:val="24"/>
          <w:szCs w:val="28"/>
        </w:rPr>
        <w:t>water liquid fill</w:t>
      </w:r>
      <w:r w:rsidR="00B907EA">
        <w:rPr>
          <w:rFonts w:eastAsia="DengXian" w:cs="Times New Roman"/>
          <w:iCs/>
          <w:sz w:val="24"/>
          <w:szCs w:val="28"/>
        </w:rPr>
        <w:t>ed</w:t>
      </w:r>
      <w:r w:rsidRPr="00C43C1E">
        <w:rPr>
          <w:rFonts w:eastAsia="DengXian" w:cs="Times New Roman"/>
          <w:iCs/>
          <w:sz w:val="24"/>
          <w:szCs w:val="28"/>
        </w:rPr>
        <w:t xml:space="preserve"> the cavities </w:t>
      </w:r>
      <w:r w:rsidR="00B907EA">
        <w:rPr>
          <w:rFonts w:eastAsia="DengXian" w:cs="Times New Roman"/>
          <w:iCs/>
          <w:sz w:val="24"/>
          <w:szCs w:val="28"/>
        </w:rPr>
        <w:t>underneath the droplet</w:t>
      </w:r>
      <w:r w:rsidRPr="00C43C1E">
        <w:rPr>
          <w:rFonts w:eastAsia="DengXian" w:cs="Times New Roman"/>
          <w:iCs/>
          <w:sz w:val="24"/>
          <w:szCs w:val="28"/>
        </w:rPr>
        <w:t xml:space="preserve"> and the droplet </w:t>
      </w:r>
      <w:r w:rsidR="00B907EA">
        <w:rPr>
          <w:rFonts w:eastAsia="DengXian" w:cs="Times New Roman"/>
          <w:iCs/>
          <w:sz w:val="24"/>
          <w:szCs w:val="28"/>
        </w:rPr>
        <w:t>was</w:t>
      </w:r>
      <w:r w:rsidRPr="00C43C1E">
        <w:rPr>
          <w:rFonts w:eastAsia="DengXian" w:cs="Times New Roman"/>
          <w:iCs/>
          <w:sz w:val="24"/>
          <w:szCs w:val="28"/>
        </w:rPr>
        <w:t xml:space="preserve"> in Wenzel state</w:t>
      </w:r>
      <w:r w:rsidR="00B907EA">
        <w:rPr>
          <w:rFonts w:eastAsia="DengXian" w:cs="Times New Roman"/>
          <w:iCs/>
          <w:sz w:val="24"/>
          <w:szCs w:val="28"/>
        </w:rPr>
        <w:t xml:space="preserve"> during this time</w:t>
      </w:r>
      <w:r w:rsidRPr="00C43C1E">
        <w:rPr>
          <w:rFonts w:eastAsia="DengXian" w:cs="Times New Roman"/>
          <w:iCs/>
          <w:sz w:val="24"/>
          <w:szCs w:val="28"/>
        </w:rPr>
        <w:t>.</w:t>
      </w:r>
      <w:r w:rsidR="00792C98">
        <w:rPr>
          <w:rFonts w:eastAsia="DengXian" w:cs="Times New Roman"/>
          <w:iCs/>
          <w:sz w:val="24"/>
          <w:szCs w:val="28"/>
        </w:rPr>
        <w:t xml:space="preserve"> The snapshots of the water droplet during the evaporation </w:t>
      </w:r>
      <w:r w:rsidR="00F722A0">
        <w:rPr>
          <w:rFonts w:eastAsia="DengXian" w:cs="Times New Roman"/>
          <w:iCs/>
          <w:sz w:val="24"/>
          <w:szCs w:val="28"/>
        </w:rPr>
        <w:t>are</w:t>
      </w:r>
      <w:r w:rsidR="00792C98">
        <w:rPr>
          <w:rFonts w:eastAsia="DengXian" w:cs="Times New Roman"/>
          <w:iCs/>
          <w:sz w:val="24"/>
          <w:szCs w:val="28"/>
        </w:rPr>
        <w:t xml:space="preserve"> shown in the </w:t>
      </w:r>
      <w:r w:rsidR="00CC474B">
        <w:rPr>
          <w:rFonts w:eastAsia="DengXian" w:cs="Times New Roman"/>
          <w:iCs/>
          <w:sz w:val="24"/>
          <w:szCs w:val="28"/>
        </w:rPr>
        <w:t>supplementary</w:t>
      </w:r>
      <w:r w:rsidR="00792C98">
        <w:rPr>
          <w:rFonts w:eastAsia="DengXian" w:cs="Times New Roman"/>
          <w:iCs/>
          <w:sz w:val="24"/>
          <w:szCs w:val="28"/>
        </w:rPr>
        <w:t xml:space="preserve"> information.</w:t>
      </w:r>
      <w:r w:rsidRPr="00C43C1E">
        <w:rPr>
          <w:rFonts w:eastAsia="DengXian" w:cs="Times New Roman"/>
          <w:iCs/>
          <w:sz w:val="24"/>
          <w:szCs w:val="28"/>
        </w:rPr>
        <w:t xml:space="preserve"> Though droplet exhibit</w:t>
      </w:r>
      <w:r w:rsidR="00B907EA">
        <w:rPr>
          <w:rFonts w:eastAsia="DengXian" w:cs="Times New Roman"/>
          <w:iCs/>
          <w:sz w:val="24"/>
          <w:szCs w:val="28"/>
        </w:rPr>
        <w:t>ed</w:t>
      </w:r>
      <w:r w:rsidRPr="00C43C1E">
        <w:rPr>
          <w:rFonts w:eastAsia="DengXian" w:cs="Times New Roman"/>
          <w:iCs/>
          <w:sz w:val="24"/>
          <w:szCs w:val="28"/>
        </w:rPr>
        <w:t xml:space="preserve"> </w:t>
      </w:r>
      <w:r w:rsidR="00CC474B">
        <w:rPr>
          <w:rFonts w:eastAsia="DengXian" w:cs="Times New Roman"/>
          <w:iCs/>
          <w:sz w:val="24"/>
          <w:szCs w:val="28"/>
        </w:rPr>
        <w:t>two wetting states</w:t>
      </w:r>
      <w:r w:rsidRPr="00C43C1E">
        <w:rPr>
          <w:rFonts w:eastAsia="DengXian" w:cs="Times New Roman"/>
          <w:iCs/>
          <w:sz w:val="24"/>
          <w:szCs w:val="28"/>
        </w:rPr>
        <w:t xml:space="preserve"> during the evaporation, the droplet </w:t>
      </w:r>
      <w:r w:rsidR="00B907EA">
        <w:rPr>
          <w:rFonts w:eastAsia="DengXian" w:cs="Times New Roman"/>
          <w:iCs/>
          <w:sz w:val="24"/>
          <w:szCs w:val="28"/>
        </w:rPr>
        <w:t>wa</w:t>
      </w:r>
      <w:r w:rsidRPr="00C43C1E">
        <w:rPr>
          <w:rFonts w:eastAsia="DengXian" w:cs="Times New Roman"/>
          <w:iCs/>
          <w:sz w:val="24"/>
          <w:szCs w:val="28"/>
        </w:rPr>
        <w:t>s in Cassie state during most of the evaporation process.</w:t>
      </w:r>
      <w:r w:rsidR="00B907EA">
        <w:rPr>
          <w:rFonts w:eastAsia="DengXian" w:cs="Times New Roman"/>
          <w:iCs/>
          <w:sz w:val="24"/>
          <w:szCs w:val="28"/>
        </w:rPr>
        <w:t xml:space="preserve"> We mainly focus on the evaporation process of droplet in the Cassie state and the thermal circuit model developed is based on Cassie state droplets</w:t>
      </w:r>
      <w:r w:rsidR="00B907EA" w:rsidRPr="00B907EA">
        <w:rPr>
          <w:rFonts w:eastAsia="DengXian" w:cs="Times New Roman"/>
          <w:iCs/>
          <w:sz w:val="24"/>
          <w:szCs w:val="28"/>
        </w:rPr>
        <w:t xml:space="preserve"> </w:t>
      </w:r>
      <w:r w:rsidR="00B907EA">
        <w:rPr>
          <w:rFonts w:eastAsia="DengXian" w:cs="Times New Roman"/>
          <w:iCs/>
          <w:sz w:val="24"/>
          <w:szCs w:val="28"/>
        </w:rPr>
        <w:t>in this investigation.</w:t>
      </w:r>
    </w:p>
    <w:p w14:paraId="6A25711F" w14:textId="7060D68A" w:rsidR="00C43C1E" w:rsidRPr="00C111B2" w:rsidRDefault="00C43C1E" w:rsidP="00C43C1E">
      <w:pPr>
        <w:spacing w:line="360" w:lineRule="auto"/>
        <w:rPr>
          <w:rFonts w:eastAsia="DengXian" w:cs="Times New Roman"/>
          <w:b/>
          <w:bCs/>
          <w:iCs/>
          <w:sz w:val="24"/>
          <w:szCs w:val="28"/>
        </w:rPr>
      </w:pPr>
      <w:r w:rsidRPr="00C111B2">
        <w:rPr>
          <w:rFonts w:eastAsia="DengXian" w:cs="Times New Roman"/>
          <w:b/>
          <w:bCs/>
          <w:iCs/>
          <w:sz w:val="24"/>
          <w:szCs w:val="28"/>
        </w:rPr>
        <w:t>3.2 Energy balance model</w:t>
      </w:r>
    </w:p>
    <w:p w14:paraId="30EEF275" w14:textId="4179D7AB" w:rsidR="00F26C92" w:rsidRPr="00C43C1E" w:rsidRDefault="00053D36" w:rsidP="00C43C1E">
      <w:pPr>
        <w:spacing w:line="360" w:lineRule="auto"/>
        <w:rPr>
          <w:rFonts w:eastAsia="DengXian" w:cs="Times New Roman"/>
          <w:iCs/>
          <w:sz w:val="24"/>
          <w:szCs w:val="28"/>
        </w:rPr>
      </w:pPr>
      <w:r>
        <w:rPr>
          <w:noProof/>
        </w:rPr>
        <w:lastRenderedPageBreak/>
        <w:drawing>
          <wp:inline distT="0" distB="0" distL="0" distR="0" wp14:anchorId="0B60E94B" wp14:editId="4BDC4F65">
            <wp:extent cx="5943600"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r>
        <w:rPr>
          <w:noProof/>
        </w:rPr>
        <w:t xml:space="preserve"> </w:t>
      </w:r>
    </w:p>
    <w:p w14:paraId="5A2BAD27" w14:textId="289E73F5" w:rsidR="00C43C1E" w:rsidRPr="00C43C1E" w:rsidRDefault="00C43C1E" w:rsidP="006D2D1E">
      <w:pPr>
        <w:rPr>
          <w:rFonts w:eastAsia="DengXian" w:cs="Times New Roman"/>
          <w:iCs/>
          <w:sz w:val="24"/>
          <w:szCs w:val="28"/>
        </w:rPr>
      </w:pPr>
      <w:r w:rsidRPr="006D2D1E">
        <w:rPr>
          <w:rFonts w:eastAsia="DengXian" w:cs="Times New Roman"/>
          <w:b/>
          <w:bCs/>
          <w:iCs/>
          <w:sz w:val="24"/>
          <w:szCs w:val="28"/>
        </w:rPr>
        <w:t xml:space="preserve">Figure </w:t>
      </w:r>
      <w:r w:rsidR="00792C98" w:rsidRPr="006D2D1E">
        <w:rPr>
          <w:rFonts w:eastAsia="DengXian" w:cs="Times New Roman"/>
          <w:b/>
          <w:bCs/>
          <w:iCs/>
          <w:sz w:val="24"/>
          <w:szCs w:val="28"/>
        </w:rPr>
        <w:t>3</w:t>
      </w:r>
      <w:r w:rsidRPr="006D2D1E">
        <w:rPr>
          <w:rFonts w:eastAsia="DengXian" w:cs="Times New Roman"/>
          <w:b/>
          <w:bCs/>
          <w:iCs/>
          <w:sz w:val="24"/>
          <w:szCs w:val="28"/>
        </w:rPr>
        <w:t>.</w:t>
      </w:r>
      <w:r w:rsidRPr="00C43C1E">
        <w:rPr>
          <w:rFonts w:eastAsia="DengXian" w:cs="Times New Roman"/>
          <w:iCs/>
          <w:sz w:val="24"/>
          <w:szCs w:val="28"/>
        </w:rPr>
        <w:t xml:space="preserve"> </w:t>
      </w:r>
      <w:r w:rsidR="001C2287">
        <w:rPr>
          <w:rFonts w:eastAsia="DengXian" w:cs="Times New Roman"/>
          <w:iCs/>
          <w:sz w:val="24"/>
          <w:szCs w:val="28"/>
        </w:rPr>
        <w:t xml:space="preserve">(a) </w:t>
      </w:r>
      <w:r w:rsidRPr="00C43C1E">
        <w:rPr>
          <w:rFonts w:eastAsia="DengXian" w:cs="Times New Roman"/>
          <w:iCs/>
          <w:sz w:val="24"/>
          <w:szCs w:val="28"/>
        </w:rPr>
        <w:t xml:space="preserve">Diagram of droplet evaporation on hot superhydrophobic </w:t>
      </w:r>
      <w:proofErr w:type="spellStart"/>
      <w:r w:rsidRPr="00C43C1E">
        <w:rPr>
          <w:rFonts w:eastAsia="DengXian" w:cs="Times New Roman"/>
          <w:iCs/>
          <w:sz w:val="24"/>
          <w:szCs w:val="28"/>
        </w:rPr>
        <w:t>microstructured</w:t>
      </w:r>
      <w:proofErr w:type="spellEnd"/>
      <w:r w:rsidRPr="00C43C1E">
        <w:rPr>
          <w:rFonts w:eastAsia="DengXian" w:cs="Times New Roman"/>
          <w:iCs/>
          <w:sz w:val="24"/>
          <w:szCs w:val="28"/>
        </w:rPr>
        <w:t xml:space="preserve"> substrate.</w:t>
      </w:r>
      <w:r w:rsidR="001C2287">
        <w:rPr>
          <w:rFonts w:eastAsia="DengXian" w:cs="Times New Roman"/>
          <w:iCs/>
          <w:sz w:val="24"/>
          <w:szCs w:val="28"/>
        </w:rPr>
        <w:t xml:space="preserve"> (b)</w:t>
      </w:r>
      <w:r w:rsidR="001C2287" w:rsidRPr="001C2287">
        <w:rPr>
          <w:rFonts w:eastAsia="DengXian" w:cs="Times New Roman"/>
          <w:iCs/>
          <w:sz w:val="24"/>
          <w:szCs w:val="28"/>
        </w:rPr>
        <w:t xml:space="preserve"> </w:t>
      </w:r>
      <w:r w:rsidR="001C2287" w:rsidRPr="00C43C1E">
        <w:rPr>
          <w:rFonts w:eastAsia="DengXian" w:cs="Times New Roman"/>
          <w:iCs/>
          <w:sz w:val="24"/>
          <w:szCs w:val="28"/>
        </w:rPr>
        <w:t>Diagram of heat transfer from micropillar into droplet base surface</w:t>
      </w:r>
      <w:r w:rsidR="001C2287">
        <w:rPr>
          <w:rFonts w:eastAsia="DengXian" w:cs="Times New Roman"/>
          <w:iCs/>
          <w:sz w:val="24"/>
          <w:szCs w:val="28"/>
        </w:rPr>
        <w:t xml:space="preserve">. (c) </w:t>
      </w:r>
      <w:r w:rsidR="001C2287" w:rsidRPr="00C43C1E">
        <w:rPr>
          <w:rFonts w:eastAsia="DengXian" w:cs="Times New Roman"/>
          <w:iCs/>
          <w:sz w:val="24"/>
          <w:szCs w:val="24"/>
        </w:rPr>
        <w:t>Diagram of heat transfer insider the water droplet</w:t>
      </w:r>
      <w:r w:rsidR="001C2287">
        <w:rPr>
          <w:rFonts w:eastAsia="DengXian" w:cs="Times New Roman"/>
          <w:iCs/>
          <w:sz w:val="24"/>
          <w:szCs w:val="24"/>
        </w:rPr>
        <w:t>.</w:t>
      </w:r>
    </w:p>
    <w:p w14:paraId="539B8E4A" w14:textId="658F5D97" w:rsidR="00D8302C" w:rsidRDefault="00D8302C" w:rsidP="00856045">
      <w:pPr>
        <w:spacing w:line="360" w:lineRule="auto"/>
        <w:ind w:firstLine="360"/>
        <w:rPr>
          <w:rFonts w:eastAsia="DengXian" w:cs="Times New Roman"/>
          <w:iCs/>
          <w:sz w:val="24"/>
          <w:szCs w:val="28"/>
        </w:rPr>
      </w:pPr>
      <w:r>
        <w:rPr>
          <w:rFonts w:eastAsia="DengXian" w:cs="Times New Roman"/>
          <w:iCs/>
          <w:sz w:val="24"/>
          <w:szCs w:val="28"/>
        </w:rPr>
        <w:t>Heat will transfer from the hot plate through the substrate into the sessile droplet due to the temperature difference between the hot substate base and droplet surface</w:t>
      </w:r>
      <w:r w:rsidR="00D961E7">
        <w:rPr>
          <w:rFonts w:eastAsia="DengXian" w:cs="Times New Roman"/>
          <w:iCs/>
          <w:sz w:val="24"/>
          <w:szCs w:val="28"/>
        </w:rPr>
        <w:t xml:space="preserve"> as shown in Fig. </w:t>
      </w:r>
      <w:r w:rsidR="00792C98">
        <w:rPr>
          <w:rFonts w:eastAsia="DengXian" w:cs="Times New Roman"/>
          <w:iCs/>
          <w:sz w:val="24"/>
          <w:szCs w:val="28"/>
        </w:rPr>
        <w:t>3</w:t>
      </w:r>
      <w:r w:rsidR="001C2287">
        <w:rPr>
          <w:rFonts w:eastAsia="DengXian" w:cs="Times New Roman"/>
          <w:iCs/>
          <w:sz w:val="24"/>
          <w:szCs w:val="28"/>
        </w:rPr>
        <w:t xml:space="preserve"> (a)</w:t>
      </w:r>
      <w:r>
        <w:rPr>
          <w:rFonts w:eastAsia="DengXian" w:cs="Times New Roman"/>
          <w:iCs/>
          <w:sz w:val="24"/>
          <w:szCs w:val="28"/>
        </w:rPr>
        <w:t>.</w:t>
      </w:r>
      <w:r w:rsidR="00F26C92">
        <w:rPr>
          <w:rFonts w:eastAsia="DengXian" w:cs="Times New Roman"/>
          <w:iCs/>
          <w:sz w:val="24"/>
          <w:szCs w:val="28"/>
        </w:rPr>
        <w:t xml:space="preserve"> </w:t>
      </w:r>
      <w:r w:rsidR="00C43C1E" w:rsidRPr="00C43C1E">
        <w:rPr>
          <w:rFonts w:eastAsia="DengXian" w:cs="Times New Roman"/>
          <w:iCs/>
          <w:sz w:val="24"/>
          <w:szCs w:val="28"/>
        </w:rPr>
        <w:t xml:space="preserve">When the droplet is deposited on the hot substrate, heat will transfer from the hot plate through the substrate into the droplet. This heat transfer process will </w:t>
      </w:r>
      <w:r>
        <w:rPr>
          <w:rFonts w:eastAsia="DengXian" w:cs="Times New Roman"/>
          <w:iCs/>
          <w:sz w:val="24"/>
          <w:szCs w:val="28"/>
        </w:rPr>
        <w:t>result in</w:t>
      </w:r>
      <w:r w:rsidR="00C43C1E" w:rsidRPr="00C43C1E">
        <w:rPr>
          <w:rFonts w:eastAsia="DengXian" w:cs="Times New Roman"/>
          <w:iCs/>
          <w:sz w:val="24"/>
          <w:szCs w:val="28"/>
        </w:rPr>
        <w:t xml:space="preserve"> the temperature increase of the droplet and accelerate the heat and mass transfer between the droplet and the ambient air. The energy balance equation of the droplet can be derived as:</w:t>
      </w:r>
      <w:bookmarkStart w:id="6" w:name="_Hlk70620597"/>
    </w:p>
    <w:p w14:paraId="548CC5CE" w14:textId="7511B148" w:rsidR="00C43C1E" w:rsidRPr="00D8302C" w:rsidRDefault="005345B6" w:rsidP="006D2D1E">
      <w:pPr>
        <w:spacing w:line="360" w:lineRule="auto"/>
        <w:ind w:firstLine="2700"/>
        <w:jc w:val="center"/>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w:bookmarkEnd w:id="6"/>
        <m:r>
          <w:rPr>
            <w:rFonts w:ascii="Cambria Math" w:hAnsi="Cambria Math" w:cs="Times New Roman"/>
            <w:kern w:val="0"/>
            <w:sz w:val="24"/>
            <w:szCs w:val="24"/>
            <w:lang w:eastAsia="en-US"/>
          </w:rPr>
          <m:t>=</m:t>
        </m:r>
        <w:bookmarkStart w:id="7" w:name="_Hlk74927394"/>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w:bookmarkEnd w:id="7"/>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w:bookmarkStart w:id="8" w:name="_Hlk74927463"/>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w:bookmarkEnd w:id="8"/>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t xml:space="preserve">   </w:t>
      </w:r>
      <w:r w:rsidR="00C43C1E" w:rsidRPr="00C43C1E">
        <w:rPr>
          <w:rFonts w:cs="Times New Roman"/>
          <w:kern w:val="0"/>
          <w:sz w:val="24"/>
          <w:szCs w:val="24"/>
          <w:lang w:eastAsia="en-US"/>
        </w:rPr>
        <w:tab/>
        <w:t xml:space="preserve">    </w:t>
      </w:r>
      <w:r w:rsidR="00D911DF">
        <w:rPr>
          <w:rFonts w:cs="Times New Roman"/>
          <w:kern w:val="0"/>
          <w:sz w:val="24"/>
          <w:szCs w:val="24"/>
          <w:lang w:eastAsia="en-US"/>
        </w:rPr>
        <w:t xml:space="preserve"> </w:t>
      </w:r>
      <w:r w:rsidR="00C43C1E" w:rsidRPr="00C43C1E">
        <w:rPr>
          <w:rFonts w:cs="Times New Roman"/>
          <w:kern w:val="0"/>
          <w:sz w:val="24"/>
          <w:szCs w:val="24"/>
          <w:lang w:eastAsia="en-US"/>
        </w:rPr>
        <w:t>(1)</w:t>
      </w:r>
    </w:p>
    <w:p w14:paraId="0BBDD3B4" w14:textId="77777777" w:rsidR="00D8302C" w:rsidRDefault="00C43C1E" w:rsidP="00D8302C">
      <w:pPr>
        <w:spacing w:line="360" w:lineRule="auto"/>
        <w:rPr>
          <w:rFonts w:eastAsia="DengXian" w:cs="Times New Roman"/>
          <w:iCs/>
          <w:sz w:val="24"/>
          <w:szCs w:val="28"/>
        </w:rPr>
      </w:pPr>
      <w:r w:rsidRPr="00C43C1E">
        <w:rPr>
          <w:rFonts w:eastAsia="DengXian" w:cs="Times New Roman"/>
          <w:iCs/>
          <w:sz w:val="24"/>
          <w:szCs w:val="28"/>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oMath>
      <w:r w:rsidRPr="00C43C1E">
        <w:rPr>
          <w:rFonts w:eastAsia="DengXian" w:cs="Times New Roman"/>
          <w:iCs/>
          <w:sz w:val="24"/>
          <w:szCs w:val="28"/>
        </w:rPr>
        <w:t xml:space="preserve"> is the overall transfer rate from the substrate to droplet;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oMath>
      <w:r w:rsidRPr="00C43C1E">
        <w:rPr>
          <w:rFonts w:eastAsia="DengXian" w:cs="Times New Roman"/>
          <w:iCs/>
          <w:sz w:val="24"/>
          <w:szCs w:val="28"/>
        </w:rPr>
        <w:t xml:space="preserve"> is the energy transfer rate for the water temperature increase;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oMath>
      <w:r w:rsidRPr="00C43C1E">
        <w:rPr>
          <w:rFonts w:eastAsia="DengXian" w:cs="Times New Roman"/>
          <w:iCs/>
          <w:sz w:val="24"/>
          <w:szCs w:val="28"/>
        </w:rPr>
        <w:t xml:space="preserve"> is the convective heat transfer rate for the convection heat transfer between the water droplet and the ambient air;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oMath>
      <w:r w:rsidRPr="00C43C1E">
        <w:rPr>
          <w:rFonts w:eastAsia="DengXian" w:cs="Times New Roman"/>
          <w:iCs/>
          <w:sz w:val="24"/>
          <w:szCs w:val="28"/>
        </w:rPr>
        <w:t xml:space="preserve"> is the heat transfer rate for the radiation from water droplet to the ambient air;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eastAsia="DengXian" w:cs="Times New Roman"/>
          <w:iCs/>
          <w:sz w:val="24"/>
          <w:szCs w:val="28"/>
        </w:rPr>
        <w:t xml:space="preserve"> is the heat transfer rate </w:t>
      </w:r>
      <w:r w:rsidR="00D8302C">
        <w:rPr>
          <w:rFonts w:eastAsia="DengXian" w:cs="Times New Roman"/>
          <w:iCs/>
          <w:sz w:val="24"/>
          <w:szCs w:val="28"/>
        </w:rPr>
        <w:t>of</w:t>
      </w:r>
      <w:r w:rsidRPr="00C43C1E">
        <w:rPr>
          <w:rFonts w:eastAsia="DengXian" w:cs="Times New Roman"/>
          <w:iCs/>
          <w:sz w:val="24"/>
          <w:szCs w:val="28"/>
        </w:rPr>
        <w:t xml:space="preserve"> the evaporation.</w:t>
      </w:r>
    </w:p>
    <w:p w14:paraId="40076702" w14:textId="1BDAB63D" w:rsidR="00D8302C" w:rsidRDefault="005345B6" w:rsidP="006D2D1E">
      <w:pPr>
        <w:spacing w:line="360" w:lineRule="auto"/>
        <w:ind w:firstLine="360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temp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V</m:t>
        </m:r>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Sub>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(2)</w:t>
      </w:r>
    </w:p>
    <w:p w14:paraId="757D2E9E" w14:textId="77777777" w:rsidR="006D2D1E" w:rsidRDefault="005345B6" w:rsidP="006D2D1E">
      <w:pPr>
        <w:spacing w:line="360" w:lineRule="auto"/>
        <w:ind w:firstLine="3510"/>
        <w:rPr>
          <w:rFonts w:cs="Times New Roman"/>
          <w:kern w:val="0"/>
          <w:sz w:val="24"/>
          <w:szCs w:val="24"/>
          <w:lang w:eastAsia="en-US"/>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rad</m:t>
            </m:r>
          </m:sub>
        </m:sSub>
        <m:r>
          <w:rPr>
            <w:rFonts w:ascii="Cambria Math" w:hAnsi="Cambria Math" w:cs="Times New Roman"/>
            <w:kern w:val="0"/>
            <w:sz w:val="24"/>
            <w:szCs w:val="24"/>
            <w:lang w:eastAsia="en-US"/>
          </w:rPr>
          <m:t>=εσS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4</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4</m:t>
                </m:r>
              </m:sup>
            </m:sSubSup>
          </m:e>
        </m:d>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(3)</w:t>
      </w:r>
    </w:p>
    <w:p w14:paraId="4DC44FCD" w14:textId="2450F71A" w:rsidR="00D8302C" w:rsidRPr="006D2D1E" w:rsidRDefault="005345B6" w:rsidP="006D2D1E">
      <w:pPr>
        <w:spacing w:line="360" w:lineRule="auto"/>
        <w:ind w:firstLine="333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r>
          <w:rPr>
            <w:rFonts w:ascii="Cambria Math" w:hAnsi="Cambria Math" w:cs="Times New Roman"/>
            <w:kern w:val="0"/>
            <w:sz w:val="24"/>
            <w:szCs w:val="24"/>
            <w:lang w:eastAsia="en-US"/>
          </w:rPr>
          <m:t>S</m:t>
        </m:r>
        <m:d>
          <m:dPr>
            <m:ctrlPr>
              <w:rPr>
                <w:rFonts w:ascii="Cambria Math" w:hAnsi="Cambria Math" w:cs="Times New Roman"/>
                <w:i/>
                <w:kern w:val="14"/>
                <w:sz w:val="24"/>
                <w:szCs w:val="24"/>
                <w:lang w:eastAsia="en-US"/>
              </w:rPr>
            </m:ctrlPr>
          </m:dPr>
          <m:e>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r>
              <w:rPr>
                <w:rFonts w:ascii="Cambria Math" w:hAnsi="Cambria Math" w:cs="Times New Roman"/>
                <w:kern w:val="0"/>
                <w:sz w:val="24"/>
                <w:szCs w:val="24"/>
                <w:lang w:eastAsia="en-US"/>
              </w:rPr>
              <m:t>-</m:t>
            </m:r>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m:t>
                </m:r>
              </m:sub>
              <m:sup>
                <m:r>
                  <w:rPr>
                    <w:rFonts w:ascii="Cambria Math" w:hAnsi="Cambria Math" w:cs="Times New Roman"/>
                    <w:kern w:val="0"/>
                    <w:sz w:val="24"/>
                    <w:szCs w:val="24"/>
                    <w:lang w:eastAsia="en-US"/>
                  </w:rPr>
                  <m:t xml:space="preserve"> </m:t>
                </m:r>
              </m:sup>
            </m:sSubSup>
          </m:e>
        </m:d>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(4)</w:t>
      </w:r>
    </w:p>
    <w:p w14:paraId="34057167" w14:textId="1EB5CC59" w:rsidR="00C43C1E" w:rsidRPr="00D8302C" w:rsidRDefault="005345B6" w:rsidP="006D2D1E">
      <w:pPr>
        <w:spacing w:line="360" w:lineRule="auto"/>
        <w:ind w:firstLine="3780"/>
        <w:rPr>
          <w:rFonts w:eastAsia="DengXian" w:cs="Times New Roman"/>
          <w:iCs/>
          <w:sz w:val="24"/>
          <w:szCs w:val="28"/>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f>
          <m:fPr>
            <m:ctrlPr>
              <w:rPr>
                <w:rFonts w:ascii="Cambria Math" w:hAnsi="Cambria Math" w:cs="Times New Roman"/>
                <w:i/>
                <w:kern w:val="14"/>
                <w:sz w:val="24"/>
                <w:szCs w:val="24"/>
                <w:lang w:eastAsia="en-US"/>
              </w:rPr>
            </m:ctrlPr>
          </m:fPr>
          <m:num>
            <m:r>
              <w:rPr>
                <w:rFonts w:ascii="Cambria Math" w:hAnsi="Cambria Math" w:cs="Times New Roman"/>
                <w:kern w:val="0"/>
                <w:sz w:val="24"/>
                <w:szCs w:val="24"/>
                <w:lang w:eastAsia="en-US"/>
              </w:rPr>
              <m:t>dV</m:t>
            </m:r>
          </m:num>
          <m:den>
            <m:r>
              <w:rPr>
                <w:rFonts w:ascii="Cambria Math" w:hAnsi="Cambria Math" w:cs="Times New Roman"/>
                <w:kern w:val="0"/>
                <w:sz w:val="24"/>
                <w:szCs w:val="24"/>
                <w:lang w:eastAsia="en-US"/>
              </w:rPr>
              <m:t>dt</m:t>
            </m:r>
          </m:den>
        </m:f>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D8302C">
        <w:rPr>
          <w:rFonts w:cs="Times New Roman"/>
          <w:kern w:val="0"/>
          <w:sz w:val="24"/>
          <w:szCs w:val="24"/>
          <w:lang w:eastAsia="en-US"/>
        </w:rPr>
        <w:tab/>
      </w:r>
      <w:r w:rsidR="00D8302C">
        <w:rPr>
          <w:rFonts w:cs="Times New Roman"/>
          <w:kern w:val="0"/>
          <w:sz w:val="24"/>
          <w:szCs w:val="24"/>
          <w:lang w:eastAsia="en-US"/>
        </w:rPr>
        <w:tab/>
      </w:r>
      <w:r w:rsidR="006D2D1E">
        <w:rPr>
          <w:rFonts w:cs="Times New Roman"/>
          <w:kern w:val="0"/>
          <w:sz w:val="24"/>
          <w:szCs w:val="24"/>
          <w:lang w:eastAsia="en-US"/>
        </w:rPr>
        <w:t xml:space="preserve">  </w:t>
      </w:r>
      <w:r w:rsidR="00C43C1E" w:rsidRPr="00C43C1E">
        <w:rPr>
          <w:rFonts w:cs="Times New Roman"/>
          <w:kern w:val="0"/>
          <w:sz w:val="24"/>
          <w:szCs w:val="24"/>
          <w:lang w:eastAsia="en-US"/>
        </w:rPr>
        <w:t>(5)</w:t>
      </w:r>
    </w:p>
    <w:p w14:paraId="4FDC4A91" w14:textId="3CA07871" w:rsidR="00C43C1E" w:rsidRPr="00C43C1E" w:rsidRDefault="00C43C1E" w:rsidP="00F928E5">
      <w:pPr>
        <w:spacing w:line="360" w:lineRule="auto"/>
        <w:jc w:val="left"/>
        <w:rPr>
          <w:rFonts w:cs="Times New Roman"/>
          <w:kern w:val="0"/>
          <w:sz w:val="24"/>
          <w:szCs w:val="24"/>
          <w:lang w:eastAsia="en-US"/>
        </w:rPr>
      </w:pPr>
      <w:r w:rsidRPr="00C43C1E">
        <w:rPr>
          <w:rFonts w:eastAsia="DengXian" w:cs="Times New Roman"/>
          <w:iCs/>
          <w:sz w:val="24"/>
          <w:szCs w:val="28"/>
        </w:rPr>
        <w:lastRenderedPageBreak/>
        <w:t>where</w:t>
      </w:r>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c</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ρ</m:t>
            </m:r>
          </m:e>
          <m:sub>
            <m:r>
              <m:rPr>
                <m:sty m:val="p"/>
              </m:rPr>
              <w:rPr>
                <w:rFonts w:ascii="Cambria Math" w:hAnsi="Cambria Math" w:cs="Times New Roman"/>
                <w:kern w:val="0"/>
                <w:sz w:val="24"/>
                <w:szCs w:val="24"/>
                <w:lang w:eastAsia="en-US"/>
              </w:rPr>
              <m:t>w</m:t>
            </m:r>
          </m:sub>
        </m:sSub>
      </m:oMath>
      <w:r w:rsidRPr="00C43C1E">
        <w:rPr>
          <w:rFonts w:cs="Times New Roman"/>
          <w:kern w:val="0"/>
          <w:sz w:val="24"/>
          <w:szCs w:val="24"/>
          <w:lang w:eastAsia="en-US"/>
        </w:rPr>
        <w:t xml:space="preserve">, </w:t>
      </w:r>
      <m:oMath>
        <m:sSubSup>
          <m:sSubSupPr>
            <m:ctrlPr>
              <w:rPr>
                <w:rFonts w:ascii="Cambria Math" w:hAnsi="Cambria Math" w:cs="Times New Roman"/>
                <w:i/>
                <w:kern w:val="14"/>
                <w:sz w:val="24"/>
                <w:szCs w:val="24"/>
                <w:lang w:eastAsia="en-US"/>
              </w:rPr>
            </m:ctrlPr>
          </m:sSubSup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cap</m:t>
            </m:r>
          </m:sub>
          <m:sup>
            <m:r>
              <m:rPr>
                <m:sty m:val="p"/>
              </m:rPr>
              <w:rPr>
                <w:rFonts w:ascii="Cambria Math" w:hAnsi="Cambria Math" w:cs="Times New Roman"/>
                <w:kern w:val="0"/>
                <w:sz w:val="24"/>
                <w:szCs w:val="24"/>
                <w:lang w:eastAsia="en-US"/>
              </w:rPr>
              <m:t xml:space="preserve"> </m:t>
            </m:r>
          </m:sup>
        </m:sSubSup>
      </m:oMath>
      <w:r w:rsidRPr="00C43C1E">
        <w:rPr>
          <w:rFonts w:cs="Times New Roman"/>
          <w:kern w:val="0"/>
          <w:sz w:val="24"/>
          <w:szCs w:val="24"/>
          <w:lang w:eastAsia="en-US"/>
        </w:rPr>
        <w:t xml:space="preserve">, </w:t>
      </w:r>
      <w:r w:rsidRPr="00C43C1E">
        <w:rPr>
          <w:rFonts w:cs="Times New Roman"/>
          <w:iCs/>
          <w:kern w:val="0"/>
          <w:sz w:val="24"/>
          <w:szCs w:val="24"/>
          <w:lang w:eastAsia="en-US"/>
        </w:rPr>
        <w:t>V</w:t>
      </w:r>
      <w:r w:rsidRPr="00C43C1E">
        <w:rPr>
          <w:rFonts w:cs="Times New Roman"/>
          <w:kern w:val="0"/>
          <w:sz w:val="24"/>
          <w:szCs w:val="24"/>
          <w:lang w:eastAsia="en-US"/>
        </w:rPr>
        <w:t xml:space="preserve">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fg</m:t>
            </m:r>
          </m:sub>
        </m:sSub>
      </m:oMath>
      <w:r w:rsidRPr="00C43C1E">
        <w:rPr>
          <w:rFonts w:cs="Times New Roman"/>
          <w:kern w:val="0"/>
          <w:sz w:val="24"/>
          <w:szCs w:val="24"/>
          <w:lang w:eastAsia="en-US"/>
        </w:rPr>
        <w:t xml:space="preserve"> are the specific heat capacity, density,</w:t>
      </w:r>
      <w:r w:rsidR="003339E0">
        <w:rPr>
          <w:rFonts w:cs="Times New Roman"/>
          <w:kern w:val="0"/>
          <w:sz w:val="24"/>
          <w:szCs w:val="24"/>
          <w:lang w:eastAsia="en-US"/>
        </w:rPr>
        <w:t xml:space="preserve"> surface</w:t>
      </w:r>
      <w:r w:rsidRPr="00C43C1E">
        <w:rPr>
          <w:rFonts w:cs="Times New Roman"/>
          <w:kern w:val="0"/>
          <w:sz w:val="24"/>
          <w:szCs w:val="24"/>
          <w:lang w:eastAsia="en-US"/>
        </w:rPr>
        <w:t xml:space="preserve"> temperature, volume and latent heat of the droplet water, respectively; </w:t>
      </w:r>
      <m:oMath>
        <m:r>
          <w:rPr>
            <w:rFonts w:ascii="Cambria Math" w:hAnsi="Cambria Math" w:cs="Times New Roman"/>
            <w:kern w:val="0"/>
            <w:sz w:val="24"/>
            <w:szCs w:val="24"/>
            <w:lang w:eastAsia="en-US"/>
          </w:rPr>
          <m:t>ε</m:t>
        </m:r>
      </m:oMath>
      <w:r w:rsidRPr="00C43C1E">
        <w:rPr>
          <w:rFonts w:cs="Times New Roman"/>
          <w:kern w:val="0"/>
          <w:sz w:val="24"/>
          <w:szCs w:val="24"/>
          <w:lang w:eastAsia="en-US"/>
        </w:rPr>
        <w:t xml:space="preserve"> is the emissivity of the water droplet interface and </w:t>
      </w:r>
      <m:oMath>
        <m:r>
          <w:rPr>
            <w:rFonts w:ascii="Cambria Math" w:hAnsi="Cambria Math" w:cs="Times New Roman"/>
            <w:kern w:val="0"/>
            <w:sz w:val="24"/>
            <w:szCs w:val="24"/>
            <w:lang w:eastAsia="en-US"/>
          </w:rPr>
          <m:t>σ</m:t>
        </m:r>
      </m:oMath>
      <w:r w:rsidRPr="00C43C1E">
        <w:rPr>
          <w:rFonts w:cs="Times New Roman"/>
          <w:kern w:val="0"/>
          <w:sz w:val="24"/>
          <w:szCs w:val="24"/>
          <w:lang w:eastAsia="en-US"/>
        </w:rPr>
        <w:t xml:space="preserve"> is the Stefan-Boltzmann constant; </w:t>
      </w:r>
      <w:r w:rsidRPr="003339E0">
        <w:rPr>
          <w:rFonts w:cs="Times New Roman"/>
          <w:i/>
          <w:kern w:val="0"/>
          <w:sz w:val="24"/>
          <w:szCs w:val="24"/>
          <w:lang w:eastAsia="en-US"/>
        </w:rPr>
        <w:t>S</w:t>
      </w:r>
      <w:r w:rsidRPr="00C43C1E">
        <w:rPr>
          <w:rFonts w:cs="Times New Roman"/>
          <w:kern w:val="0"/>
          <w:sz w:val="24"/>
          <w:szCs w:val="24"/>
          <w:lang w:eastAsia="en-US"/>
        </w:rPr>
        <w:t xml:space="preserve"> is the liquid-vapor interface area and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h</m:t>
            </m:r>
          </m:e>
          <m:sub>
            <m:r>
              <m:rPr>
                <m:sty m:val="p"/>
              </m:rPr>
              <w:rPr>
                <w:rFonts w:ascii="Cambria Math" w:hAnsi="Cambria Math" w:cs="Times New Roman"/>
                <w:kern w:val="0"/>
                <w:sz w:val="24"/>
                <w:szCs w:val="24"/>
                <w:lang w:eastAsia="en-US"/>
              </w:rPr>
              <m:t>conv</m:t>
            </m:r>
          </m:sub>
        </m:sSub>
      </m:oMath>
      <w:r w:rsidRPr="00C43C1E">
        <w:rPr>
          <w:rFonts w:cs="Times New Roman"/>
          <w:kern w:val="0"/>
          <w:sz w:val="24"/>
          <w:szCs w:val="24"/>
          <w:lang w:eastAsia="en-US"/>
        </w:rPr>
        <w:t xml:space="preserve"> is the natural convection heat transfer coefficient of the ambient air. </w:t>
      </w:r>
    </w:p>
    <w:p w14:paraId="33B361BB" w14:textId="5CECE9A3" w:rsidR="003339E0" w:rsidRDefault="00C43C1E" w:rsidP="00856045">
      <w:pPr>
        <w:spacing w:after="120" w:line="360" w:lineRule="auto"/>
        <w:ind w:firstLine="360"/>
        <w:jc w:val="left"/>
        <w:rPr>
          <w:rFonts w:cs="Times New Roman"/>
          <w:kern w:val="0"/>
          <w:sz w:val="24"/>
          <w:szCs w:val="24"/>
        </w:rPr>
      </w:pPr>
      <w:r w:rsidRPr="00C43C1E">
        <w:rPr>
          <w:rFonts w:cs="Times New Roman"/>
          <w:kern w:val="0"/>
          <w:sz w:val="24"/>
          <w:szCs w:val="24"/>
        </w:rPr>
        <w:t xml:space="preserve">Because of the high efficiency of phase change heat transfer process, the heat transfer rate induced by evaporation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Pr="00C43C1E">
        <w:rPr>
          <w:rFonts w:cs="Times New Roman"/>
          <w:kern w:val="0"/>
          <w:sz w:val="24"/>
          <w:szCs w:val="24"/>
        </w:rPr>
        <w:t xml:space="preserve"> is dominant over the heat transfer rate of the other three types. Thus, the overall heat transferred from the substrate to the water droplet can be estimated as the heat released from the droplet into the ambient by evaporation. The energy balance equation can be rewritten as:</w:t>
      </w:r>
    </w:p>
    <w:p w14:paraId="27D879C1" w14:textId="1E1903F4" w:rsidR="00C43C1E" w:rsidRPr="00C43C1E" w:rsidRDefault="005345B6" w:rsidP="00F928E5">
      <w:pPr>
        <w:spacing w:after="120" w:line="360" w:lineRule="auto"/>
        <w:ind w:firstLine="4140"/>
        <w:jc w:val="left"/>
        <w:rPr>
          <w:rFonts w:cs="Times New Roman"/>
          <w:kern w:val="0"/>
          <w:sz w:val="24"/>
          <w:szCs w:val="24"/>
        </w:rPr>
      </w:pP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evap</m:t>
            </m:r>
          </m:sub>
        </m:sSub>
      </m:oMath>
      <w:r w:rsidR="00C43C1E" w:rsidRPr="00C43C1E">
        <w:rPr>
          <w:rFonts w:cs="Times New Roman"/>
          <w:kern w:val="0"/>
          <w:sz w:val="24"/>
          <w:szCs w:val="24"/>
          <w:lang w:eastAsia="en-US"/>
        </w:rPr>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C43C1E" w:rsidRPr="00C43C1E">
        <w:rPr>
          <w:rFonts w:cs="Times New Roman"/>
          <w:kern w:val="0"/>
          <w:sz w:val="24"/>
          <w:szCs w:val="24"/>
          <w:lang w:eastAsia="en-US"/>
        </w:rPr>
        <w:tab/>
      </w:r>
      <w:r w:rsidR="00C43C1E" w:rsidRPr="00C43C1E">
        <w:rPr>
          <w:rFonts w:cs="Times New Roman"/>
          <w:kern w:val="0"/>
          <w:sz w:val="24"/>
          <w:szCs w:val="24"/>
          <w:lang w:eastAsia="en-US"/>
        </w:rPr>
        <w:tab/>
      </w:r>
      <w:r w:rsidR="00C43C1E" w:rsidRPr="00C43C1E">
        <w:rPr>
          <w:rFonts w:cs="Times New Roman"/>
          <w:kern w:val="0"/>
          <w:sz w:val="24"/>
          <w:szCs w:val="24"/>
          <w:lang w:eastAsia="en-US"/>
        </w:rPr>
        <w:tab/>
        <w:t xml:space="preserve">     </w:t>
      </w:r>
      <w:r w:rsidR="003339E0">
        <w:rPr>
          <w:rFonts w:cs="Times New Roman"/>
          <w:kern w:val="0"/>
          <w:sz w:val="24"/>
          <w:szCs w:val="24"/>
          <w:lang w:eastAsia="en-US"/>
        </w:rPr>
        <w:tab/>
      </w:r>
      <w:r w:rsidR="003339E0">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kern w:val="0"/>
          <w:sz w:val="24"/>
          <w:szCs w:val="24"/>
          <w:lang w:eastAsia="en-US"/>
        </w:rPr>
        <w:t>(6)</w:t>
      </w:r>
    </w:p>
    <w:p w14:paraId="36C39B42" w14:textId="64FC34C9" w:rsidR="00C43C1E" w:rsidRPr="00C111B2" w:rsidRDefault="00C43C1E" w:rsidP="00C43C1E">
      <w:pPr>
        <w:spacing w:after="120" w:line="360" w:lineRule="auto"/>
        <w:jc w:val="left"/>
        <w:rPr>
          <w:rFonts w:cs="Times New Roman"/>
          <w:b/>
          <w:bCs/>
          <w:kern w:val="0"/>
          <w:sz w:val="24"/>
          <w:szCs w:val="24"/>
        </w:rPr>
      </w:pPr>
      <w:r w:rsidRPr="00C111B2">
        <w:rPr>
          <w:rFonts w:cs="Times New Roman"/>
          <w:b/>
          <w:bCs/>
          <w:kern w:val="0"/>
          <w:sz w:val="24"/>
          <w:szCs w:val="24"/>
        </w:rPr>
        <w:t xml:space="preserve">3.3 Evaporation from </w:t>
      </w:r>
      <w:r w:rsidR="00CC474B">
        <w:rPr>
          <w:rFonts w:cs="Times New Roman"/>
          <w:b/>
          <w:bCs/>
          <w:kern w:val="0"/>
          <w:sz w:val="24"/>
          <w:szCs w:val="24"/>
        </w:rPr>
        <w:t xml:space="preserve">droplet </w:t>
      </w:r>
      <w:r w:rsidR="00D961E7" w:rsidRPr="00C111B2">
        <w:rPr>
          <w:rFonts w:cs="Times New Roman"/>
          <w:b/>
          <w:bCs/>
          <w:kern w:val="0"/>
          <w:sz w:val="24"/>
          <w:szCs w:val="24"/>
        </w:rPr>
        <w:t>base</w:t>
      </w:r>
      <w:r w:rsidRPr="00C111B2">
        <w:rPr>
          <w:rFonts w:cs="Times New Roman"/>
          <w:b/>
          <w:bCs/>
          <w:kern w:val="0"/>
          <w:sz w:val="24"/>
          <w:szCs w:val="24"/>
        </w:rPr>
        <w:t xml:space="preserve"> surface </w:t>
      </w:r>
    </w:p>
    <w:p w14:paraId="6611FC98" w14:textId="41FB3276"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 xml:space="preserve">Evaporation of droplet happens at the liquid-vapor interface. For Cassie state droplet on microstructure substrate, there are air/vapor cavities between the droplet base and the substrate. Different from droplet evaporation on smooth surface for which all the droplet base contacts with the solid substrate, only part of the droplet base contacts with the solid microstructure substrate for Cassie state droplet evaporation. The existence of liquid-vapor interface at the droplet base surface </w:t>
      </w:r>
      <w:r w:rsidR="00D961E7">
        <w:rPr>
          <w:rFonts w:eastAsia="DengXian" w:cs="Times New Roman"/>
          <w:iCs/>
          <w:sz w:val="24"/>
          <w:szCs w:val="28"/>
        </w:rPr>
        <w:t>causes</w:t>
      </w:r>
      <w:r w:rsidRPr="00C43C1E">
        <w:rPr>
          <w:rFonts w:eastAsia="DengXian" w:cs="Times New Roman"/>
          <w:iCs/>
          <w:sz w:val="24"/>
          <w:szCs w:val="28"/>
        </w:rPr>
        <w:t xml:space="preserve"> the happening of evaporation at droplet base surface. In previous studies of Cassie state droplet evaporation on microstructure surfaces at room temperature, the evaporation from droplet base surface is always neglected and only the evaporation from droplet cap surface is </w:t>
      </w:r>
      <w:r w:rsidR="006B7F0E" w:rsidRPr="00C43C1E">
        <w:rPr>
          <w:rFonts w:eastAsia="DengXian" w:cs="Times New Roman"/>
          <w:iCs/>
          <w:sz w:val="24"/>
          <w:szCs w:val="28"/>
        </w:rPr>
        <w:t>considered</w:t>
      </w:r>
      <w:r w:rsidR="00B86B78">
        <w:rPr>
          <w:rFonts w:eastAsia="DengXian" w:cs="Times New Roman"/>
          <w:iCs/>
          <w:sz w:val="24"/>
          <w:szCs w:val="28"/>
        </w:rPr>
        <w:fldChar w:fldCharType="begin">
          <w:fldData xml:space="preserve">PEVuZE5vdGU+PENpdGU+PEF1dGhvcj5TdGF1YmVyPC9BdXRob3I+PFllYXI+MjAxNTwvWWVhcj48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</w:fldData>
        </w:fldChar>
      </w:r>
      <w:r w:rsidR="00401B03">
        <w:rPr>
          <w:rFonts w:eastAsia="DengXian" w:cs="Times New Roman"/>
          <w:iCs/>
          <w:sz w:val="24"/>
          <w:szCs w:val="28"/>
        </w:rPr>
        <w:instrText xml:space="preserve"> ADDIN EN.CITE </w:instrText>
      </w:r>
      <w:r w:rsidR="00401B03">
        <w:rPr>
          <w:rFonts w:eastAsia="DengXian" w:cs="Times New Roman"/>
          <w:iCs/>
          <w:sz w:val="24"/>
          <w:szCs w:val="28"/>
        </w:rPr>
        <w:fldChar w:fldCharType="begin">
          <w:fldData xml:space="preserve">PEVuZE5vdGU+PENpdGU+PEF1dGhvcj5TdGF1YmVyPC9BdXRob3I+PFllYXI+MjAxNTwvWWVhcj48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</w:fldData>
        </w:fldChar>
      </w:r>
      <w:r w:rsidR="00401B03">
        <w:rPr>
          <w:rFonts w:eastAsia="DengXian" w:cs="Times New Roman"/>
          <w:iCs/>
          <w:sz w:val="24"/>
          <w:szCs w:val="28"/>
        </w:rPr>
        <w:instrText xml:space="preserve"> ADDIN EN.CITE.DATA </w:instrText>
      </w:r>
      <w:r w:rsidR="00401B03">
        <w:rPr>
          <w:rFonts w:eastAsia="DengXian" w:cs="Times New Roman"/>
          <w:iCs/>
          <w:sz w:val="24"/>
          <w:szCs w:val="28"/>
        </w:rPr>
      </w:r>
      <w:r w:rsidR="00401B03">
        <w:rPr>
          <w:rFonts w:eastAsia="DengXian" w:cs="Times New Roman"/>
          <w:iCs/>
          <w:sz w:val="24"/>
          <w:szCs w:val="28"/>
        </w:rPr>
        <w:fldChar w:fldCharType="end"/>
      </w:r>
      <w:r w:rsidR="00B86B78">
        <w:rPr>
          <w:rFonts w:eastAsia="DengXian" w:cs="Times New Roman"/>
          <w:iCs/>
          <w:sz w:val="24"/>
          <w:szCs w:val="28"/>
        </w:rPr>
      </w:r>
      <w:r w:rsidR="00B86B78">
        <w:rPr>
          <w:rFonts w:eastAsia="DengXian" w:cs="Times New Roman"/>
          <w:iCs/>
          <w:sz w:val="24"/>
          <w:szCs w:val="28"/>
        </w:rPr>
        <w:fldChar w:fldCharType="separate"/>
      </w:r>
      <w:r w:rsidR="00401B03">
        <w:rPr>
          <w:rFonts w:eastAsia="DengXian" w:cs="Times New Roman"/>
          <w:iCs/>
          <w:noProof/>
          <w:sz w:val="24"/>
          <w:szCs w:val="28"/>
        </w:rPr>
        <w:t>[</w:t>
      </w:r>
      <w:hyperlink w:anchor="_ENREF_36" w:tooltip="McHale, 2005 #36" w:history="1">
        <w:r w:rsidR="00950878">
          <w:rPr>
            <w:rFonts w:eastAsia="DengXian" w:cs="Times New Roman"/>
            <w:iCs/>
            <w:noProof/>
            <w:sz w:val="24"/>
            <w:szCs w:val="28"/>
          </w:rPr>
          <w:t>36</w:t>
        </w:r>
      </w:hyperlink>
      <w:r w:rsidR="00401B03">
        <w:rPr>
          <w:rFonts w:eastAsia="DengXian" w:cs="Times New Roman"/>
          <w:iCs/>
          <w:noProof/>
          <w:sz w:val="24"/>
          <w:szCs w:val="28"/>
        </w:rPr>
        <w:t xml:space="preserve">, </w:t>
      </w:r>
      <w:hyperlink w:anchor="_ENREF_37" w:tooltip="Stauber, 2015 #63" w:history="1">
        <w:r w:rsidR="00950878">
          <w:rPr>
            <w:rFonts w:eastAsia="DengXian" w:cs="Times New Roman"/>
            <w:iCs/>
            <w:noProof/>
            <w:sz w:val="24"/>
            <w:szCs w:val="28"/>
          </w:rPr>
          <w:t>37</w:t>
        </w:r>
      </w:hyperlink>
      <w:r w:rsidR="00401B03">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It is reasonable to neglect the evaporation from droplet base surface</w:t>
      </w:r>
      <w:r w:rsidR="00D6409D">
        <w:rPr>
          <w:rFonts w:eastAsia="DengXian" w:cs="Times New Roman"/>
          <w:iCs/>
          <w:sz w:val="24"/>
          <w:szCs w:val="28"/>
        </w:rPr>
        <w:t xml:space="preserve"> for sessile evaporation at room temperature</w:t>
      </w:r>
      <w:r w:rsidRPr="00C43C1E">
        <w:rPr>
          <w:rFonts w:eastAsia="DengXian" w:cs="Times New Roman"/>
          <w:iCs/>
          <w:sz w:val="24"/>
          <w:szCs w:val="28"/>
        </w:rPr>
        <w:t xml:space="preserve"> considering the</w:t>
      </w:r>
      <w:r w:rsidR="00D6409D">
        <w:rPr>
          <w:rFonts w:eastAsia="DengXian" w:cs="Times New Roman"/>
          <w:iCs/>
          <w:sz w:val="24"/>
          <w:szCs w:val="28"/>
        </w:rPr>
        <w:t xml:space="preserve"> relatively</w:t>
      </w:r>
      <w:r w:rsidRPr="00C43C1E">
        <w:rPr>
          <w:rFonts w:eastAsia="DengXian" w:cs="Times New Roman"/>
          <w:iCs/>
          <w:sz w:val="24"/>
          <w:szCs w:val="28"/>
        </w:rPr>
        <w:t xml:space="preserve"> small liquid-vapor interface area</w:t>
      </w:r>
      <w:r w:rsidR="00D6409D">
        <w:rPr>
          <w:rFonts w:eastAsia="DengXian" w:cs="Times New Roman"/>
          <w:iCs/>
          <w:sz w:val="24"/>
          <w:szCs w:val="28"/>
        </w:rPr>
        <w:t xml:space="preserve"> and the high</w:t>
      </w:r>
      <w:r w:rsidR="00D6409D" w:rsidRPr="00D6409D">
        <w:t xml:space="preserve"> </w:t>
      </w:r>
      <w:r w:rsidR="00D6409D" w:rsidRPr="00D6409D">
        <w:rPr>
          <w:rFonts w:eastAsia="DengXian" w:cs="Times New Roman"/>
          <w:iCs/>
          <w:sz w:val="24"/>
          <w:szCs w:val="28"/>
        </w:rPr>
        <w:t>relative humidity in the air/vapor cavities</w:t>
      </w:r>
      <w:r w:rsidRPr="00C43C1E">
        <w:rPr>
          <w:rFonts w:eastAsia="DengXian" w:cs="Times New Roman"/>
          <w:iCs/>
          <w:sz w:val="24"/>
          <w:szCs w:val="28"/>
        </w:rPr>
        <w:t xml:space="preserve">. </w:t>
      </w:r>
      <w:r w:rsidR="00D6409D">
        <w:rPr>
          <w:rFonts w:eastAsia="DengXian" w:cs="Times New Roman"/>
          <w:iCs/>
          <w:sz w:val="24"/>
          <w:szCs w:val="28"/>
        </w:rPr>
        <w:t xml:space="preserve">However, for </w:t>
      </w:r>
      <w:r w:rsidRPr="00C43C1E">
        <w:rPr>
          <w:rFonts w:eastAsia="DengXian" w:cs="Times New Roman"/>
          <w:iCs/>
          <w:sz w:val="24"/>
          <w:szCs w:val="28"/>
        </w:rPr>
        <w:t xml:space="preserve">Cassie state droplet evaporation on hot microstructure substrate, </w:t>
      </w:r>
      <w:r w:rsidR="00F42ACD">
        <w:rPr>
          <w:rFonts w:eastAsia="DengXian" w:cs="Times New Roman"/>
          <w:iCs/>
          <w:sz w:val="24"/>
          <w:szCs w:val="28"/>
        </w:rPr>
        <w:t xml:space="preserve">the temperature increase of the substrate will cause a direct temperature </w:t>
      </w:r>
      <w:proofErr w:type="gramStart"/>
      <w:r w:rsidR="00F42ACD">
        <w:rPr>
          <w:rFonts w:eastAsia="DengXian" w:cs="Times New Roman"/>
          <w:iCs/>
          <w:sz w:val="24"/>
          <w:szCs w:val="28"/>
        </w:rPr>
        <w:t>rise</w:t>
      </w:r>
      <w:proofErr w:type="gramEnd"/>
      <w:r w:rsidR="00F42ACD">
        <w:rPr>
          <w:rFonts w:eastAsia="DengXian" w:cs="Times New Roman"/>
          <w:iCs/>
          <w:sz w:val="24"/>
          <w:szCs w:val="28"/>
        </w:rPr>
        <w:t xml:space="preserve"> of the droplet base surface, which will makes the </w:t>
      </w:r>
      <w:r w:rsidRPr="00C43C1E">
        <w:rPr>
          <w:rFonts w:eastAsia="DengXian" w:cs="Times New Roman"/>
          <w:iCs/>
          <w:sz w:val="24"/>
          <w:szCs w:val="28"/>
        </w:rPr>
        <w:t xml:space="preserve">evaporation from the droplet base surface unneglectable. </w:t>
      </w:r>
      <w:r w:rsidR="00F42ACD">
        <w:rPr>
          <w:rFonts w:eastAsia="DengXian" w:cs="Times New Roman"/>
          <w:iCs/>
          <w:sz w:val="24"/>
          <w:szCs w:val="28"/>
        </w:rPr>
        <w:t>As a result, b</w:t>
      </w:r>
      <w:r w:rsidRPr="00C43C1E">
        <w:rPr>
          <w:rFonts w:eastAsia="DengXian" w:cs="Times New Roman"/>
          <w:iCs/>
          <w:sz w:val="24"/>
          <w:szCs w:val="28"/>
        </w:rPr>
        <w:t xml:space="preserve">oth the evaporation from the droplet cap surface and base surface should be </w:t>
      </w:r>
      <w:proofErr w:type="gramStart"/>
      <w:r w:rsidRPr="00C43C1E">
        <w:rPr>
          <w:rFonts w:eastAsia="DengXian" w:cs="Times New Roman"/>
          <w:iCs/>
          <w:sz w:val="24"/>
          <w:szCs w:val="28"/>
        </w:rPr>
        <w:t>taken into account</w:t>
      </w:r>
      <w:proofErr w:type="gramEnd"/>
      <w:r w:rsidRPr="00C43C1E">
        <w:rPr>
          <w:rFonts w:eastAsia="DengXian" w:cs="Times New Roman"/>
          <w:iCs/>
          <w:sz w:val="24"/>
          <w:szCs w:val="28"/>
        </w:rPr>
        <w:t xml:space="preserve"> as shown in Fig. </w:t>
      </w:r>
      <w:r w:rsidR="00792C98">
        <w:rPr>
          <w:rFonts w:eastAsia="DengXian" w:cs="Times New Roman"/>
          <w:iCs/>
          <w:sz w:val="24"/>
          <w:szCs w:val="28"/>
        </w:rPr>
        <w:t>3</w:t>
      </w:r>
      <w:r w:rsidRPr="00C43C1E">
        <w:rPr>
          <w:rFonts w:eastAsia="DengXian" w:cs="Times New Roman"/>
          <w:iCs/>
          <w:sz w:val="24"/>
          <w:szCs w:val="28"/>
        </w:rPr>
        <w:t xml:space="preserve"> (a)</w:t>
      </w:r>
      <w:r w:rsidR="00F42ACD">
        <w:rPr>
          <w:rFonts w:eastAsia="DengXian" w:cs="Times New Roman"/>
          <w:iCs/>
          <w:sz w:val="24"/>
          <w:szCs w:val="28"/>
        </w:rPr>
        <w:t xml:space="preserve"> for Cassie state droplet evaporation on </w:t>
      </w:r>
      <w:r w:rsidR="00F42ACD">
        <w:rPr>
          <w:rFonts w:eastAsia="DengXian" w:cs="Times New Roman"/>
          <w:iCs/>
          <w:sz w:val="24"/>
          <w:szCs w:val="28"/>
        </w:rPr>
        <w:lastRenderedPageBreak/>
        <w:t>hot micro-structured surfaces</w:t>
      </w:r>
      <w:r w:rsidRPr="00C43C1E">
        <w:rPr>
          <w:rFonts w:eastAsia="DengXian" w:cs="Times New Roman"/>
          <w:iCs/>
          <w:sz w:val="24"/>
          <w:szCs w:val="28"/>
        </w:rPr>
        <w:t xml:space="preserve">. </w:t>
      </w:r>
    </w:p>
    <w:p w14:paraId="5B143ED0" w14:textId="5B4A76C4" w:rsidR="00C43C1E" w:rsidRPr="00C43C1E" w:rsidRDefault="00C43C1E" w:rsidP="00856045">
      <w:pPr>
        <w:spacing w:line="360" w:lineRule="auto"/>
        <w:ind w:firstLine="360"/>
        <w:rPr>
          <w:rFonts w:eastAsia="DengXian" w:cs="Times New Roman"/>
          <w:iCs/>
          <w:sz w:val="24"/>
          <w:szCs w:val="28"/>
        </w:rPr>
      </w:pPr>
      <w:r w:rsidRPr="00C43C1E">
        <w:rPr>
          <w:rFonts w:eastAsia="DengXian" w:cs="Times New Roman"/>
          <w:iCs/>
          <w:sz w:val="24"/>
          <w:szCs w:val="28"/>
        </w:rPr>
        <w:t>Because of the periodicity of the micropillar arrays, the heat transfer process in one-unit micropillar cell can represent the characteristic of the heat transfer process between the droplet base and substrate micropillars</w:t>
      </w:r>
      <w:r w:rsidR="00B86B78">
        <w:rPr>
          <w:rFonts w:eastAsia="DengXian" w:cs="Times New Roman"/>
          <w:iCs/>
          <w:sz w:val="24"/>
          <w:szCs w:val="28"/>
        </w:rPr>
        <w:fldChar w:fldCharType="begin"/>
      </w:r>
      <w:r w:rsidR="00401B03">
        <w:rPr>
          <w:rFonts w:eastAsia="DengXian" w:cs="Times New Roman"/>
          <w:iCs/>
          <w:sz w:val="24"/>
          <w:szCs w:val="28"/>
        </w:rPr>
        <w:instrText xml:space="preserve"> ADDIN EN.CITE &lt;EndNote&gt;&lt;Cite&gt;&lt;Author&gt;Adera&lt;/Author&gt;&lt;Year&gt;2013&lt;/Year&gt;&lt;RecNum&gt;102&lt;/RecNum&gt;&lt;DisplayText&gt;&lt;style font="Times New Roman" size="12"&gt;[17]&lt;/style&gt;&lt;/DisplayText&gt;&lt;record&gt;&lt;rec-number&gt;102&lt;/rec-number&gt;&lt;foreign-keys&gt;&lt;key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eastAsia="DengXian" w:cs="Times New Roman"/>
          <w:iCs/>
          <w:sz w:val="24"/>
          <w:szCs w:val="28"/>
        </w:rPr>
        <w:fldChar w:fldCharType="separate"/>
      </w:r>
      <w:r w:rsidR="00401B03">
        <w:rPr>
          <w:rFonts w:eastAsia="DengXian" w:cs="Times New Roman"/>
          <w:iCs/>
          <w:noProof/>
          <w:sz w:val="24"/>
          <w:szCs w:val="28"/>
        </w:rPr>
        <w:t>[</w:t>
      </w:r>
      <w:hyperlink w:anchor="_ENREF_17" w:tooltip="Adera, 2013 #102" w:history="1">
        <w:r w:rsidR="00950878">
          <w:rPr>
            <w:rFonts w:eastAsia="DengXian" w:cs="Times New Roman"/>
            <w:iCs/>
            <w:noProof/>
            <w:sz w:val="24"/>
            <w:szCs w:val="28"/>
          </w:rPr>
          <w:t>17</w:t>
        </w:r>
      </w:hyperlink>
      <w:r w:rsidR="00401B03">
        <w:rPr>
          <w:rFonts w:eastAsia="DengXian" w:cs="Times New Roman"/>
          <w:iCs/>
          <w:noProof/>
          <w:sz w:val="24"/>
          <w:szCs w:val="28"/>
        </w:rPr>
        <w:t>]</w:t>
      </w:r>
      <w:r w:rsidR="00B86B78">
        <w:rPr>
          <w:rFonts w:eastAsia="DengXian" w:cs="Times New Roman"/>
          <w:iCs/>
          <w:sz w:val="24"/>
          <w:szCs w:val="28"/>
        </w:rPr>
        <w:fldChar w:fldCharType="end"/>
      </w:r>
      <w:r w:rsidRPr="00C43C1E">
        <w:rPr>
          <w:rFonts w:eastAsia="DengXian" w:cs="Times New Roman"/>
          <w:iCs/>
          <w:sz w:val="24"/>
          <w:szCs w:val="28"/>
        </w:rPr>
        <w:t xml:space="preserve">. Thus, we focus on one unit cell of the micropillar and the heat transfer from one-unit micropillar cell into the droplet base surface is shown in Fig. </w:t>
      </w:r>
      <w:r w:rsidR="00792C98">
        <w:rPr>
          <w:rFonts w:eastAsia="DengXian" w:cs="Times New Roman"/>
          <w:iCs/>
          <w:sz w:val="24"/>
          <w:szCs w:val="28"/>
        </w:rPr>
        <w:t>3</w:t>
      </w:r>
      <w:r w:rsidRPr="00C43C1E">
        <w:rPr>
          <w:rFonts w:eastAsia="DengXian" w:cs="Times New Roman"/>
          <w:iCs/>
          <w:sz w:val="24"/>
          <w:szCs w:val="28"/>
        </w:rPr>
        <w:t xml:space="preserve"> (b). A micropillar cell consists of one micropillar and one air/vapor cavity around the micropillar. In general, heat transfer from both the silicon substrate and the vapor cavity should be calculated. The thermal resistance of the vapor is much larger than the thermal resistance of the silicon micropillar due to the significant ratio between the thermal </w:t>
      </w:r>
      <w:r w:rsidRPr="00C43C1E">
        <w:rPr>
          <w:rFonts w:cs="Times New Roman"/>
          <w:kern w:val="0"/>
          <w:sz w:val="24"/>
          <w:szCs w:val="28"/>
        </w:rPr>
        <w:t xml:space="preserve">conductivity of silicon </w:t>
      </w:r>
      <w:r w:rsidR="000F7B11">
        <w:rPr>
          <w:rFonts w:cs="Times New Roman"/>
          <w:kern w:val="0"/>
          <w:sz w:val="24"/>
          <w:szCs w:val="28"/>
        </w:rPr>
        <w:t>micro</w:t>
      </w:r>
      <w:r w:rsidRPr="00C43C1E">
        <w:rPr>
          <w:rFonts w:cs="Times New Roman"/>
          <w:kern w:val="0"/>
          <w:sz w:val="24"/>
          <w:szCs w:val="28"/>
        </w:rPr>
        <w:t>pillars (100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401B03">
        <w:rPr>
          <w:rFonts w:cs="Times New Roman"/>
          <w:kern w:val="0"/>
          <w:sz w:val="24"/>
          <w:szCs w:val="28"/>
        </w:rPr>
        <w:instrText xml:space="preserve"> ADDIN EN.CITE &lt;EndNote&gt;&lt;Cite&gt;&lt;Author&gt;Adera&lt;/Author&gt;&lt;Year&gt;2013&lt;/Year&gt;&lt;RecNum&gt;102&lt;/RecNum&gt;&lt;DisplayText&gt;&lt;style font="Times New Roman" size="12"&gt;[17]&lt;/style&gt;&lt;/DisplayText&gt;&lt;record&gt;&lt;rec-number&gt;102&lt;/rec-number&gt;&lt;foreign-keys&gt;&lt;key app="EN" db-id="dzwapvwscfr509edaz9xzdtgzvpvrvftxers" timestamp="1624808207"&gt;102&lt;/key&gt;&lt;/foreign-keys&gt;&lt;ref-type name="Journal Article"&gt;17&lt;/ref-type&gt;&lt;contributors&gt;&lt;authors&gt;&lt;author&gt;Adera, S.&lt;/author&gt;&lt;author&gt;Raj, R.&lt;/author&gt;&lt;author&gt;Enright, R.&lt;/author&gt;&lt;author&gt;Wang, E. N.&lt;/author&gt;&lt;/authors&gt;&lt;/contributors&gt;&lt;auth-address&gt;Device Research Laboratory, Department of Mechanical Engineering, Massachusetts Institute of Technology, 77 Massachusetts Avenue, Cambridge, Massachusetts 02139, USA.&lt;/auth-address&gt;&lt;titles&gt;&lt;title&gt;Non-wetting droplets on hot superhydrophilic surfaces&lt;/title&gt;&lt;secondary-title&gt;Nat. Commun.&lt;/secondary-title&gt;&lt;/titles&gt;&lt;periodical&gt;&lt;full-title&gt;Nat. Commun.&lt;/full-title&gt;&lt;/periodical&gt;&lt;pages&gt;2518&lt;/pages&gt;&lt;volume&gt;4&lt;/volume&gt;&lt;edition&gt;2013/10/01&lt;/edition&gt;&lt;dates&gt;&lt;year&gt;2013&lt;/year&gt;&lt;/dates&gt;&lt;isbn&gt;2041-1723 (Electronic)&amp;#xD;2041-1723 (Linking)&lt;/isbn&gt;&lt;accession-num&gt;24077386&lt;/accession-num&gt;&lt;urls&gt;&lt;related-urls&gt;&lt;url&gt;https://www.ncbi.nlm.nih.gov/pubmed/24077386&lt;/url&gt;&lt;/related-urls&gt;&lt;/urls&gt;&lt;electronic-resource-num&gt;10.1038/ncomms3518&lt;/electronic-resource-num&gt;&lt;/record&gt;&lt;/Cite&gt;&lt;/EndNote&gt;</w:instrText>
      </w:r>
      <w:r w:rsidR="00B86B78">
        <w:rPr>
          <w:rFonts w:cs="Times New Roman"/>
          <w:kern w:val="0"/>
          <w:sz w:val="24"/>
          <w:szCs w:val="28"/>
        </w:rPr>
        <w:fldChar w:fldCharType="separate"/>
      </w:r>
      <w:r w:rsidR="00401B03">
        <w:rPr>
          <w:rFonts w:cs="Times New Roman"/>
          <w:noProof/>
          <w:kern w:val="0"/>
          <w:sz w:val="24"/>
          <w:szCs w:val="28"/>
        </w:rPr>
        <w:t>[</w:t>
      </w:r>
      <w:hyperlink w:anchor="_ENREF_17" w:tooltip="Adera, 2013 #102" w:history="1">
        <w:r w:rsidR="00950878">
          <w:rPr>
            <w:rFonts w:cs="Times New Roman"/>
            <w:noProof/>
            <w:kern w:val="0"/>
            <w:sz w:val="24"/>
            <w:szCs w:val="28"/>
          </w:rPr>
          <w:t>17</w:t>
        </w:r>
      </w:hyperlink>
      <w:r w:rsidR="00401B03">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xml:space="preserve"> and water vapor (0.025 W</w:t>
      </w:r>
      <m:oMath>
        <m:r>
          <w:rPr>
            <w:rFonts w:ascii="Cambria Math" w:hAnsi="Cambria Math" w:cs="Times New Roman"/>
            <w:kern w:val="0"/>
            <w:sz w:val="24"/>
            <w:szCs w:val="28"/>
          </w:rPr>
          <m:t>∙</m:t>
        </m:r>
      </m:oMath>
      <w:r w:rsidRPr="00C43C1E">
        <w:rPr>
          <w:rFonts w:cs="Times New Roman"/>
          <w:kern w:val="0"/>
          <w:sz w:val="24"/>
          <w:szCs w:val="28"/>
        </w:rPr>
        <w:t>m</w:t>
      </w:r>
      <w:r w:rsidRPr="00C43C1E">
        <w:rPr>
          <w:rFonts w:cs="Times New Roman"/>
          <w:kern w:val="0"/>
          <w:sz w:val="24"/>
          <w:szCs w:val="28"/>
        </w:rPr>
        <w:softHyphen/>
      </w:r>
      <w:r w:rsidRPr="00C43C1E">
        <w:rPr>
          <w:rFonts w:cs="Times New Roman"/>
          <w:kern w:val="0"/>
          <w:sz w:val="24"/>
          <w:szCs w:val="28"/>
          <w:vertAlign w:val="superscript"/>
        </w:rPr>
        <w:t>-</w:t>
      </w:r>
      <w:r w:rsidR="00A70B99">
        <w:rPr>
          <w:rFonts w:cs="Times New Roman"/>
          <w:kern w:val="0"/>
          <w:sz w:val="24"/>
          <w:szCs w:val="28"/>
          <w:vertAlign w:val="superscript"/>
        </w:rPr>
        <w:t>1</w:t>
      </w:r>
      <m:oMath>
        <m:r>
          <w:rPr>
            <w:rFonts w:ascii="Cambria Math" w:hAnsi="Cambria Math" w:cs="Times New Roman"/>
            <w:kern w:val="0"/>
            <w:sz w:val="24"/>
            <w:szCs w:val="28"/>
          </w:rPr>
          <m:t>∙</m:t>
        </m:r>
      </m:oMath>
      <w:r w:rsidRPr="00A70B99">
        <w:rPr>
          <w:rFonts w:cs="Times New Roman"/>
          <w:kern w:val="0"/>
          <w:sz w:val="24"/>
          <w:szCs w:val="28"/>
        </w:rPr>
        <w:t>K</w:t>
      </w:r>
      <w:r w:rsidRPr="00C43C1E">
        <w:rPr>
          <w:rFonts w:cs="Times New Roman"/>
          <w:kern w:val="0"/>
          <w:sz w:val="24"/>
          <w:szCs w:val="28"/>
          <w:vertAlign w:val="superscript"/>
        </w:rPr>
        <w:t>-1</w:t>
      </w:r>
      <w:r w:rsidRPr="00C43C1E">
        <w:rPr>
          <w:rFonts w:cs="Times New Roman"/>
          <w:kern w:val="0"/>
          <w:sz w:val="24"/>
          <w:szCs w:val="28"/>
        </w:rPr>
        <w:t>)</w:t>
      </w:r>
      <w:r w:rsidR="00B86B78">
        <w:rPr>
          <w:rFonts w:cs="Times New Roman"/>
          <w:kern w:val="0"/>
          <w:sz w:val="24"/>
          <w:szCs w:val="28"/>
        </w:rPr>
        <w:fldChar w:fldCharType="begin"/>
      </w:r>
      <w:r w:rsidR="00401B03">
        <w:rPr>
          <w:rFonts w:cs="Times New Roman"/>
          <w:kern w:val="0"/>
          <w:sz w:val="24"/>
          <w:szCs w:val="28"/>
        </w:rPr>
        <w:instrText xml:space="preserve"> ADDIN EN.CITE &lt;EndNote&gt;&lt;Cite&gt;&lt;Author&gt;Wei&lt;/Author&gt;&lt;Year&gt;2020&lt;/Year&gt;&lt;RecNum&gt;84&lt;/RecNum&gt;&lt;DisplayText&gt;&lt;style font="Times New Roman" size="12"&gt;[38]&lt;/style&gt;&lt;/DisplayText&gt;&lt;record&gt;&lt;rec-number&gt;84&lt;/rec-number&gt;&lt;foreign-keys&gt;&lt;key app="EN" db-id="dzwapvwscfr509edaz9xzdtgzvpvrvftxers" timestamp="1624808119"&gt;84&lt;/key&gt;&lt;/foreign-keys&gt;&lt;ref-type name="Journal Article"&gt;17&lt;/ref-type&gt;&lt;contributors&gt;&lt;authors&gt;&lt;author&gt;Wei, Mengyao&lt;/author&gt;&lt;author&gt;Song, Youngsup&lt;/author&gt;&lt;author&gt;Zhu, Yangying&lt;/author&gt;&lt;author&gt;Preston, Daniel J.&lt;/author&gt;&lt;author&gt;Tan, Chuan Seng&lt;/author&gt;&lt;author&gt;Wang, Evelyn N.&lt;/author&gt;&lt;/authors&gt;&lt;/contributors&gt;&lt;titles&gt;&lt;title&gt;Heat transfer suppression by suspended droplets on microstructured surfaces&lt;/title&gt;&lt;secondary-title&gt;Applied Physics Letters&lt;/secondary-title&gt;&lt;/titles&gt;&lt;periodical&gt;&lt;full-title&gt;Applied Physics Letters&lt;/full-title&gt;&lt;/periodical&gt;&lt;volume&gt;116&lt;/volume&gt;&lt;number&gt;23&lt;/number&gt;&lt;section&gt;233703&lt;/section&gt;&lt;dates&gt;&lt;year&gt;2020&lt;/year&gt;&lt;/dates&gt;&lt;isbn&gt;0003-6951&amp;#xD;1077-3118&lt;/isbn&gt;&lt;urls&gt;&lt;/urls&gt;&lt;electronic-resource-num&gt;10.1063/5.0010510&lt;/electronic-resource-num&gt;&lt;/record&gt;&lt;/Cite&gt;&lt;/EndNote&gt;</w:instrText>
      </w:r>
      <w:r w:rsidR="00B86B78">
        <w:rPr>
          <w:rFonts w:cs="Times New Roman"/>
          <w:kern w:val="0"/>
          <w:sz w:val="24"/>
          <w:szCs w:val="28"/>
        </w:rPr>
        <w:fldChar w:fldCharType="separate"/>
      </w:r>
      <w:r w:rsidR="00401B03">
        <w:rPr>
          <w:rFonts w:cs="Times New Roman"/>
          <w:noProof/>
          <w:kern w:val="0"/>
          <w:sz w:val="24"/>
          <w:szCs w:val="28"/>
        </w:rPr>
        <w:t>[</w:t>
      </w:r>
      <w:hyperlink w:anchor="_ENREF_38" w:tooltip="Wei, 2020 #84" w:history="1">
        <w:r w:rsidR="00950878">
          <w:rPr>
            <w:rFonts w:cs="Times New Roman"/>
            <w:noProof/>
            <w:kern w:val="0"/>
            <w:sz w:val="24"/>
            <w:szCs w:val="28"/>
          </w:rPr>
          <w:t>38</w:t>
        </w:r>
      </w:hyperlink>
      <w:r w:rsidR="00401B03">
        <w:rPr>
          <w:rFonts w:cs="Times New Roman"/>
          <w:noProof/>
          <w:kern w:val="0"/>
          <w:sz w:val="24"/>
          <w:szCs w:val="28"/>
        </w:rPr>
        <w:t>]</w:t>
      </w:r>
      <w:r w:rsidR="00B86B78">
        <w:rPr>
          <w:rFonts w:cs="Times New Roman"/>
          <w:kern w:val="0"/>
          <w:sz w:val="24"/>
          <w:szCs w:val="28"/>
        </w:rPr>
        <w:fldChar w:fldCharType="end"/>
      </w:r>
      <w:r w:rsidRPr="00C43C1E">
        <w:rPr>
          <w:rFonts w:cs="Times New Roman"/>
          <w:kern w:val="0"/>
          <w:sz w:val="24"/>
          <w:szCs w:val="28"/>
        </w:rPr>
        <w:t>. Therefore, it is reasonable to assume th</w:t>
      </w:r>
      <w:r w:rsidR="000F7B11">
        <w:rPr>
          <w:rFonts w:cs="Times New Roman"/>
          <w:kern w:val="0"/>
          <w:sz w:val="24"/>
          <w:szCs w:val="28"/>
        </w:rPr>
        <w:t>at</w:t>
      </w:r>
      <w:r w:rsidRPr="00C43C1E">
        <w:rPr>
          <w:rFonts w:cs="Times New Roman"/>
          <w:kern w:val="0"/>
          <w:sz w:val="24"/>
          <w:szCs w:val="28"/>
        </w:rPr>
        <w:t xml:space="preserve"> heat primarily conducts from the </w:t>
      </w:r>
      <w:r w:rsidR="000F7B11">
        <w:rPr>
          <w:rFonts w:cs="Times New Roman"/>
          <w:kern w:val="0"/>
          <w:sz w:val="24"/>
          <w:szCs w:val="28"/>
        </w:rPr>
        <w:t>micro</w:t>
      </w:r>
      <w:r w:rsidRPr="00C43C1E">
        <w:rPr>
          <w:rFonts w:cs="Times New Roman"/>
          <w:kern w:val="0"/>
          <w:sz w:val="24"/>
          <w:szCs w:val="28"/>
        </w:rPr>
        <w:t>pillar to the water droplet whereas the vapor-solid interface of cavit</w:t>
      </w:r>
      <w:r w:rsidR="000F7B11">
        <w:rPr>
          <w:rFonts w:cs="Times New Roman"/>
          <w:kern w:val="0"/>
          <w:sz w:val="24"/>
          <w:szCs w:val="28"/>
        </w:rPr>
        <w:t>y</w:t>
      </w:r>
      <w:r w:rsidRPr="00C43C1E">
        <w:rPr>
          <w:rFonts w:cs="Times New Roman"/>
          <w:kern w:val="0"/>
          <w:sz w:val="24"/>
          <w:szCs w:val="28"/>
        </w:rPr>
        <w:t xml:space="preserve"> boundary can be regarded as adiabatic.</w:t>
      </w:r>
    </w:p>
    <w:p w14:paraId="3C123B98" w14:textId="4E4703CE"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As is mentioned before, heat transferred from the substrate is equal to that released to the ambient air. Thus, we can calculate the substrate heat </w:t>
      </w:r>
      <w:r w:rsidR="000C211A">
        <w:rPr>
          <w:rFonts w:cs="Times New Roman"/>
          <w:iCs/>
          <w:kern w:val="0"/>
          <w:sz w:val="24"/>
          <w:szCs w:val="24"/>
          <w:lang w:eastAsia="en-US"/>
        </w:rPr>
        <w:t>transfer rate</w:t>
      </w:r>
      <w:r w:rsidRPr="00C43C1E">
        <w:rPr>
          <w:rFonts w:cs="Times New Roman"/>
          <w:iCs/>
          <w:kern w:val="0"/>
          <w:sz w:val="24"/>
          <w:szCs w:val="24"/>
          <w:lang w:eastAsia="en-US"/>
        </w:rPr>
        <w:t xml:space="preserve"> by obtaining the evaporation </w:t>
      </w:r>
      <w:r w:rsidR="000C211A">
        <w:rPr>
          <w:rFonts w:cs="Times New Roman"/>
          <w:iCs/>
          <w:kern w:val="0"/>
          <w:sz w:val="24"/>
          <w:szCs w:val="24"/>
          <w:lang w:eastAsia="en-US"/>
        </w:rPr>
        <w:t>heat transfer rate</w:t>
      </w:r>
      <w:r w:rsidRPr="00C43C1E">
        <w:rPr>
          <w:rFonts w:cs="Times New Roman"/>
          <w:iCs/>
          <w:kern w:val="0"/>
          <w:sz w:val="24"/>
          <w:szCs w:val="24"/>
          <w:lang w:eastAsia="en-US"/>
        </w:rPr>
        <w:t xml:space="preserve"> of the water droplet based on the decreasing</w:t>
      </w:r>
      <w:r w:rsidR="000F7B11">
        <w:rPr>
          <w:rFonts w:cs="Times New Roman"/>
          <w:iCs/>
          <w:kern w:val="0"/>
          <w:sz w:val="24"/>
          <w:szCs w:val="24"/>
          <w:lang w:eastAsia="en-US"/>
        </w:rPr>
        <w:t xml:space="preserve"> of</w:t>
      </w:r>
      <w:r w:rsidRPr="00C43C1E">
        <w:rPr>
          <w:rFonts w:cs="Times New Roman"/>
          <w:iCs/>
          <w:kern w:val="0"/>
          <w:sz w:val="24"/>
          <w:szCs w:val="24"/>
          <w:lang w:eastAsia="en-US"/>
        </w:rPr>
        <w:t xml:space="preserve"> droplet volume (Eq. 5).</w:t>
      </w:r>
      <w:r w:rsidR="000C211A">
        <w:rPr>
          <w:rFonts w:cs="Times New Roman"/>
          <w:iCs/>
          <w:kern w:val="0"/>
          <w:sz w:val="24"/>
          <w:szCs w:val="24"/>
          <w:lang w:eastAsia="en-US"/>
        </w:rPr>
        <w:t xml:space="preserve"> </w:t>
      </w:r>
      <w:r w:rsidRPr="00C43C1E">
        <w:rPr>
          <w:rFonts w:cs="Times New Roman"/>
          <w:iCs/>
          <w:kern w:val="0"/>
          <w:sz w:val="24"/>
          <w:szCs w:val="24"/>
          <w:lang w:eastAsia="en-US"/>
        </w:rPr>
        <w:t xml:space="preserve">Thus, heat </w:t>
      </w:r>
      <w:r w:rsidR="000C211A">
        <w:rPr>
          <w:rFonts w:cs="Times New Roman"/>
          <w:iCs/>
          <w:kern w:val="0"/>
          <w:sz w:val="24"/>
          <w:szCs w:val="24"/>
          <w:lang w:eastAsia="en-US"/>
        </w:rPr>
        <w:t>transfer rate in</w:t>
      </w:r>
      <w:r w:rsidRPr="00C43C1E">
        <w:rPr>
          <w:rFonts w:cs="Times New Roman"/>
          <w:iCs/>
          <w:kern w:val="0"/>
          <w:sz w:val="24"/>
          <w:szCs w:val="24"/>
          <w:lang w:eastAsia="en-US"/>
        </w:rPr>
        <w:t xml:space="preserve"> one unit cell could be calculated as:</w:t>
      </w:r>
    </w:p>
    <w:p w14:paraId="3E5108BD" w14:textId="17DB75B4" w:rsidR="00C43C1E" w:rsidRPr="00C43C1E" w:rsidRDefault="005345B6" w:rsidP="00F928E5">
      <w:pPr>
        <w:widowControl/>
        <w:suppressAutoHyphens/>
        <w:overflowPunct w:val="0"/>
        <w:autoSpaceDE w:val="0"/>
        <w:autoSpaceDN w:val="0"/>
        <w:adjustRightInd w:val="0"/>
        <w:spacing w:line="360" w:lineRule="auto"/>
        <w:ind w:firstLine="450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s</m:t>
                </m:r>
              </m:sub>
            </m:sSub>
          </m:num>
          <m:den>
            <m:r>
              <w:rPr>
                <w:rFonts w:ascii="Cambria Math" w:hAnsi="Cambria Math" w:cs="Times New Roman"/>
                <w:kern w:val="0"/>
                <w:sz w:val="24"/>
                <w:szCs w:val="24"/>
                <w:lang w:eastAsia="en-US"/>
              </w:rPr>
              <m:t>N</m:t>
            </m:r>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5D755F">
        <w:rPr>
          <w:rFonts w:cs="Times New Roman"/>
          <w:iCs/>
          <w:kern w:val="0"/>
          <w:sz w:val="24"/>
          <w:szCs w:val="24"/>
          <w:lang w:eastAsia="en-US"/>
        </w:rPr>
        <w:tab/>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(7)</w:t>
      </w:r>
    </w:p>
    <w:p w14:paraId="1D9BBCA9" w14:textId="77777777" w:rsidR="00F928E5" w:rsidRDefault="00C43C1E" w:rsidP="005D755F">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w:r w:rsidRPr="005D755F">
        <w:rPr>
          <w:rFonts w:cs="Times New Roman"/>
          <w:i/>
          <w:kern w:val="0"/>
          <w:sz w:val="24"/>
          <w:szCs w:val="24"/>
          <w:lang w:eastAsia="en-US"/>
        </w:rPr>
        <w:t>N</w:t>
      </w:r>
      <w:r w:rsidRPr="00C43C1E">
        <w:rPr>
          <w:rFonts w:cs="Times New Roman"/>
          <w:iCs/>
          <w:kern w:val="0"/>
          <w:sz w:val="24"/>
          <w:szCs w:val="24"/>
          <w:lang w:eastAsia="en-US"/>
        </w:rPr>
        <w:t xml:space="preserve"> is the number of the micropillar underneath the droplet</w:t>
      </w:r>
      <w:r w:rsidR="005D755F">
        <w:rPr>
          <w:rFonts w:cs="Times New Roman"/>
          <w:iCs/>
          <w:kern w:val="0"/>
          <w:sz w:val="24"/>
          <w:szCs w:val="24"/>
          <w:lang w:eastAsia="en-US"/>
        </w:rPr>
        <w:t xml:space="preserve"> which can be calculated by the ratio of droplet apparent contact area and unit cell area. </w:t>
      </w:r>
    </w:p>
    <w:p w14:paraId="5667E8C6" w14:textId="1A6B334C" w:rsidR="005D755F"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thermal resistance of the silicon substrate per unit cell could be calculated as:</w:t>
      </w:r>
    </w:p>
    <w:p w14:paraId="75FEA0B7" w14:textId="4F311970" w:rsidR="00C43C1E" w:rsidRPr="00C43C1E" w:rsidRDefault="005345B6" w:rsidP="00F928E5">
      <w:pPr>
        <w:widowControl/>
        <w:suppressAutoHyphens/>
        <w:overflowPunct w:val="0"/>
        <w:autoSpaceDE w:val="0"/>
        <w:autoSpaceDN w:val="0"/>
        <w:adjustRightInd w:val="0"/>
        <w:spacing w:line="360" w:lineRule="auto"/>
        <w:ind w:firstLine="396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P</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4H</m:t>
            </m:r>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πD</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5D755F">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(8)</w:t>
      </w:r>
    </w:p>
    <w:p w14:paraId="44688351" w14:textId="3DB88292" w:rsidR="00C43C1E" w:rsidRPr="00C43C1E" w:rsidRDefault="00C43C1E" w:rsidP="00C43C1E">
      <w:pPr>
        <w:widowControl/>
        <w:suppressAutoHyphens/>
        <w:overflowPunct w:val="0"/>
        <w:autoSpaceDE w:val="0"/>
        <w:autoSpaceDN w:val="0"/>
        <w:adjustRightInd w:val="0"/>
        <w:spacing w:after="60" w:line="360" w:lineRule="auto"/>
        <w:rPr>
          <w:rFonts w:cs="Times New Roman"/>
          <w:iCs/>
          <w:kern w:val="0"/>
          <w:sz w:val="24"/>
          <w:szCs w:val="24"/>
          <w:lang w:eastAsia="en-US"/>
        </w:rPr>
      </w:pPr>
      <w:bookmarkStart w:id="9" w:name="_Hlk64969133"/>
      <w:r w:rsidRPr="00C43C1E">
        <w:rPr>
          <w:rFonts w:cs="Times New Roman"/>
          <w:iCs/>
          <w:kern w:val="0"/>
          <w:sz w:val="24"/>
          <w:szCs w:val="24"/>
          <w:lang w:eastAsia="en-US"/>
        </w:rPr>
        <w:t xml:space="preserve">where </w:t>
      </w:r>
      <m:oMath>
        <m:sSub>
          <m:sSubPr>
            <m:ctrlPr>
              <w:rPr>
                <w:rFonts w:ascii="Cambria Math" w:hAnsi="Cambria Math" w:cs="Times New Roman"/>
                <w:i/>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Si</m:t>
            </m:r>
          </m:sub>
        </m:sSub>
      </m:oMath>
      <w:r w:rsidR="005D755F">
        <w:rPr>
          <w:rFonts w:cs="Times New Roman"/>
          <w:kern w:val="14"/>
          <w:sz w:val="24"/>
          <w:szCs w:val="24"/>
          <w:lang w:eastAsia="en-US"/>
        </w:rPr>
        <w:t xml:space="preserve"> </w:t>
      </w:r>
      <w:r w:rsidRPr="00C43C1E">
        <w:rPr>
          <w:rFonts w:cs="Times New Roman"/>
          <w:iCs/>
          <w:kern w:val="0"/>
          <w:sz w:val="24"/>
          <w:szCs w:val="24"/>
          <w:lang w:eastAsia="en-US"/>
        </w:rPr>
        <w:t xml:space="preserve">is the thermal conductivity of silicon and </w:t>
      </w:r>
      <w:bookmarkStart w:id="10" w:name="_Hlk76658602"/>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s</m:t>
            </m:r>
          </m:sub>
        </m:sSub>
      </m:oMath>
      <w:r w:rsidRPr="00C43C1E">
        <w:rPr>
          <w:rFonts w:cs="Times New Roman"/>
          <w:iCs/>
          <w:kern w:val="0"/>
          <w:sz w:val="24"/>
          <w:szCs w:val="24"/>
          <w:lang w:eastAsia="en-US"/>
        </w:rPr>
        <w:t xml:space="preserve"> </w:t>
      </w:r>
      <w:bookmarkEnd w:id="10"/>
      <w:r w:rsidRPr="00C43C1E">
        <w:rPr>
          <w:rFonts w:cs="Times New Roman"/>
          <w:iCs/>
          <w:kern w:val="0"/>
          <w:sz w:val="24"/>
          <w:szCs w:val="24"/>
          <w:lang w:eastAsia="en-US"/>
        </w:rPr>
        <w:t xml:space="preserve">is the thickness of the silicon substrate excluding the height of </w:t>
      </w:r>
      <w:proofErr w:type="gramStart"/>
      <w:r w:rsidR="005D755F">
        <w:rPr>
          <w:rFonts w:cs="Times New Roman"/>
          <w:iCs/>
          <w:kern w:val="0"/>
          <w:sz w:val="24"/>
          <w:szCs w:val="24"/>
          <w:lang w:eastAsia="en-US"/>
        </w:rPr>
        <w:t>micropillar</w:t>
      </w:r>
      <w:bookmarkEnd w:id="9"/>
      <w:r w:rsidRPr="00C43C1E">
        <w:rPr>
          <w:rFonts w:cs="Times New Roman"/>
          <w:iCs/>
          <w:kern w:val="0"/>
          <w:sz w:val="24"/>
          <w:szCs w:val="24"/>
          <w:lang w:eastAsia="en-US"/>
        </w:rPr>
        <w:t>.</w:t>
      </w:r>
      <w:proofErr w:type="gramEnd"/>
    </w:p>
    <w:p w14:paraId="69AF8218" w14:textId="725C6066" w:rsidR="00456B84"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Based on the energy balance inside the silicon substrate, the temperature on the top surface of the micropillar could be calculated as:</w:t>
      </w:r>
    </w:p>
    <w:p w14:paraId="44FD40AF" w14:textId="23DC34C8" w:rsidR="00C43C1E" w:rsidRPr="00C43C1E" w:rsidRDefault="005345B6" w:rsidP="00F928E5">
      <w:pPr>
        <w:widowControl/>
        <w:suppressAutoHyphens/>
        <w:overflowPunct w:val="0"/>
        <w:autoSpaceDE w:val="0"/>
        <w:autoSpaceDN w:val="0"/>
        <w:adjustRightInd w:val="0"/>
        <w:spacing w:line="360" w:lineRule="auto"/>
        <w:ind w:firstLine="432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p</m:t>
            </m:r>
          </m:sub>
        </m:sSub>
        <m:r>
          <w:rPr>
            <w:rFonts w:ascii="Cambria Math" w:hAnsi="Cambria Math" w:cs="Times New Roman"/>
            <w:kern w:val="0"/>
            <w:sz w:val="24"/>
            <w:szCs w:val="24"/>
            <w:lang w:eastAsia="en-US"/>
          </w:rPr>
          <m:t>=</m:t>
        </m:r>
        <w:bookmarkStart w:id="11" w:name="_Hlk70498752"/>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s</m:t>
            </m:r>
          </m:sub>
        </m:sSub>
        <w:bookmarkEnd w:id="11"/>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R</m:t>
                </m:r>
              </m:e>
              <m:sub>
                <m:r>
                  <m:rPr>
                    <m:sty m:val="p"/>
                  </m:rPr>
                  <w:rPr>
                    <w:rFonts w:ascii="Cambria Math" w:hAnsi="Cambria Math" w:cs="Times New Roman"/>
                    <w:kern w:val="0"/>
                    <w:sz w:val="24"/>
                    <w:szCs w:val="24"/>
                    <w:lang w:eastAsia="en-US"/>
                  </w:rPr>
                  <m:t>s</m:t>
                </m:r>
              </m:sub>
            </m:sSub>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456B84">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(9)</w:t>
      </w:r>
    </w:p>
    <w:p w14:paraId="00EAA584" w14:textId="66009FF8" w:rsidR="00456B84"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rPr>
      </w:pPr>
      <w:r w:rsidRPr="00C43C1E">
        <w:rPr>
          <w:rFonts w:cs="Times New Roman"/>
          <w:iCs/>
          <w:kern w:val="0"/>
          <w:sz w:val="24"/>
          <w:szCs w:val="24"/>
        </w:rPr>
        <w:lastRenderedPageBreak/>
        <w:t>Considering the heat flux at the liquid-solid interface, the contact temperature at the liquid vapor interface is calculated as</w:t>
      </w:r>
      <w:r w:rsidR="00B86B78">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biIgc2l6ZT0iMTIiPlsxNSwgNDQtNDZdPC9zdHlsZT48L0Rpc3BsYXlUZXh0PjxyZWNvcmQ+PHJl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401B03">
        <w:rPr>
          <w:rFonts w:cs="Times New Roman"/>
          <w:iCs/>
          <w:kern w:val="0"/>
          <w:sz w:val="24"/>
          <w:szCs w:val="24"/>
        </w:rPr>
        <w:instrText xml:space="preserve"> ADDIN EN.CITE </w:instrText>
      </w:r>
      <w:r w:rsidR="00401B03">
        <w:rPr>
          <w:rFonts w:cs="Times New Roman"/>
          <w:iCs/>
          <w:kern w:val="0"/>
          <w:sz w:val="24"/>
          <w:szCs w:val="24"/>
        </w:rPr>
        <w:fldChar w:fldCharType="begin">
          <w:fldData xml:space="preserve">PEVuZE5vdGU+PENpdGU+PEF1dGhvcj5Tb2JhYzwvQXV0aG9yPjxZZWFyPjIwMTI8L1llYXI+PFJl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</w:fldData>
        </w:fldChar>
      </w:r>
      <w:r w:rsidR="00401B03">
        <w:rPr>
          <w:rFonts w:cs="Times New Roman"/>
          <w:iCs/>
          <w:kern w:val="0"/>
          <w:sz w:val="24"/>
          <w:szCs w:val="24"/>
        </w:rPr>
        <w:instrText xml:space="preserve"> ADDIN EN.CITE.DATA </w:instrText>
      </w:r>
      <w:r w:rsidR="00401B03">
        <w:rPr>
          <w:rFonts w:cs="Times New Roman"/>
          <w:iCs/>
          <w:kern w:val="0"/>
          <w:sz w:val="24"/>
          <w:szCs w:val="24"/>
        </w:rPr>
      </w:r>
      <w:r w:rsidR="00401B03">
        <w:rPr>
          <w:rFonts w:cs="Times New Roman"/>
          <w:iCs/>
          <w:kern w:val="0"/>
          <w:sz w:val="24"/>
          <w:szCs w:val="24"/>
        </w:rPr>
        <w:fldChar w:fldCharType="end"/>
      </w:r>
      <w:r w:rsidR="00B86B78">
        <w:rPr>
          <w:rFonts w:cs="Times New Roman"/>
          <w:iCs/>
          <w:kern w:val="0"/>
          <w:sz w:val="24"/>
          <w:szCs w:val="24"/>
        </w:rPr>
      </w:r>
      <w:r w:rsidR="00B86B78">
        <w:rPr>
          <w:rFonts w:cs="Times New Roman"/>
          <w:iCs/>
          <w:kern w:val="0"/>
          <w:sz w:val="24"/>
          <w:szCs w:val="24"/>
        </w:rPr>
        <w:fldChar w:fldCharType="separate"/>
      </w:r>
      <w:r w:rsidR="00401B03">
        <w:rPr>
          <w:rFonts w:cs="Times New Roman"/>
          <w:iCs/>
          <w:noProof/>
          <w:kern w:val="0"/>
          <w:sz w:val="24"/>
          <w:szCs w:val="24"/>
        </w:rPr>
        <w:t>[</w:t>
      </w:r>
      <w:hyperlink w:anchor="_ENREF_15" w:tooltip="Sobac, 2012 #128" w:history="1">
        <w:r w:rsidR="00950878">
          <w:rPr>
            <w:rFonts w:cs="Times New Roman"/>
            <w:iCs/>
            <w:noProof/>
            <w:kern w:val="0"/>
            <w:sz w:val="24"/>
            <w:szCs w:val="24"/>
          </w:rPr>
          <w:t>15</w:t>
        </w:r>
      </w:hyperlink>
      <w:r w:rsidR="00401B03">
        <w:rPr>
          <w:rFonts w:cs="Times New Roman"/>
          <w:iCs/>
          <w:noProof/>
          <w:kern w:val="0"/>
          <w:sz w:val="24"/>
          <w:szCs w:val="24"/>
        </w:rPr>
        <w:t xml:space="preserve">, </w:t>
      </w:r>
      <w:hyperlink w:anchor="_ENREF_44" w:tooltip="di Marzo, 1986 #329" w:history="1">
        <w:r w:rsidR="00950878">
          <w:rPr>
            <w:rFonts w:cs="Times New Roman"/>
            <w:iCs/>
            <w:noProof/>
            <w:kern w:val="0"/>
            <w:sz w:val="24"/>
            <w:szCs w:val="24"/>
          </w:rPr>
          <w:t>44-46</w:t>
        </w:r>
      </w:hyperlink>
      <w:r w:rsidR="00401B03">
        <w:rPr>
          <w:rFonts w:cs="Times New Roman"/>
          <w:iCs/>
          <w:noProof/>
          <w:kern w:val="0"/>
          <w:sz w:val="24"/>
          <w:szCs w:val="24"/>
        </w:rPr>
        <w:t>]</w:t>
      </w:r>
      <w:r w:rsidR="00B86B78">
        <w:rPr>
          <w:rFonts w:cs="Times New Roman"/>
          <w:iCs/>
          <w:kern w:val="0"/>
          <w:sz w:val="24"/>
          <w:szCs w:val="24"/>
        </w:rPr>
        <w:fldChar w:fldCharType="end"/>
      </w:r>
      <w:r w:rsidRPr="00C43C1E">
        <w:rPr>
          <w:rFonts w:cs="Times New Roman"/>
          <w:iCs/>
          <w:kern w:val="0"/>
          <w:sz w:val="24"/>
          <w:szCs w:val="24"/>
        </w:rPr>
        <w:t>:</w:t>
      </w:r>
    </w:p>
    <w:p w14:paraId="29BEC998" w14:textId="68B701F7" w:rsidR="00C43C1E" w:rsidRPr="00C43C1E" w:rsidRDefault="005345B6" w:rsidP="00F928E5">
      <w:pPr>
        <w:widowControl/>
        <w:suppressAutoHyphens/>
        <w:overflowPunct w:val="0"/>
        <w:autoSpaceDE w:val="0"/>
        <w:autoSpaceDN w:val="0"/>
        <w:adjustRightInd w:val="0"/>
        <w:spacing w:after="60" w:line="360" w:lineRule="auto"/>
        <w:ind w:firstLine="3510"/>
        <w:rPr>
          <w:rFonts w:cs="Times New Roman"/>
          <w:iCs/>
          <w:kern w:val="0"/>
          <w:sz w:val="24"/>
          <w:szCs w:val="24"/>
        </w:rPr>
      </w:pPr>
      <m:oMath>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T</m:t>
            </m:r>
          </m:e>
          <m:sub>
            <m:r>
              <w:rPr>
                <w:rFonts w:ascii="Cambria Math" w:hAnsi="Cambria Math" w:cs="Times New Roman"/>
                <w:kern w:val="0"/>
                <w:sz w:val="24"/>
                <w:szCs w:val="24"/>
                <w:highlight w:val="yellow"/>
              </w:rPr>
              <m:t>c</m:t>
            </m:r>
          </m:sub>
        </m:sSub>
        <m:r>
          <w:rPr>
            <w:rFonts w:ascii="Cambria Math" w:hAnsi="Cambria Math" w:cs="Times New Roman"/>
            <w:kern w:val="0"/>
            <w:sz w:val="24"/>
            <w:szCs w:val="24"/>
            <w:highlight w:val="yellow"/>
          </w:rPr>
          <m:t>=</m:t>
        </m:r>
        <m:f>
          <m:fPr>
            <m:ctrlPr>
              <w:rPr>
                <w:rFonts w:ascii="Cambria Math" w:hAnsi="Cambria Math" w:cs="Times New Roman"/>
                <w:i/>
                <w:iCs/>
                <w:sz w:val="24"/>
                <w:szCs w:val="24"/>
                <w:highlight w:val="yellow"/>
              </w:rPr>
            </m:ctrlPr>
          </m:fPr>
          <m:num>
            <w:bookmarkStart w:id="12" w:name="_Hlk74995608"/>
            <m:rad>
              <m:radPr>
                <m:degHide m:val="1"/>
                <m:ctrlPr>
                  <w:rPr>
                    <w:rFonts w:ascii="Cambria Math" w:hAnsi="Cambria Math" w:cs="Times New Roman"/>
                    <w:i/>
                    <w:iCs/>
                    <w:sz w:val="24"/>
                    <w:szCs w:val="24"/>
                    <w:highlight w:val="yellow"/>
                  </w:rPr>
                </m:ctrlPr>
              </m:radPr>
              <m:deg/>
              <m:e>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ρ</m:t>
                    </m:r>
                  </m:e>
                  <m:sub>
                    <m:r>
                      <m:rPr>
                        <m:sty m:val="p"/>
                      </m:rPr>
                      <w:rPr>
                        <w:rFonts w:ascii="Cambria Math" w:hAnsi="Cambria Math" w:cs="Times New Roman"/>
                        <w:kern w:val="0"/>
                        <w:sz w:val="24"/>
                        <w:szCs w:val="24"/>
                        <w:highlight w:val="yellow"/>
                      </w:rPr>
                      <m:t>w</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k</m:t>
                    </m:r>
                  </m:e>
                  <m:sub>
                    <m:r>
                      <m:rPr>
                        <m:sty m:val="p"/>
                      </m:rPr>
                      <w:rPr>
                        <w:rFonts w:ascii="Cambria Math" w:hAnsi="Cambria Math" w:cs="Times New Roman"/>
                        <w:kern w:val="0"/>
                        <w:sz w:val="24"/>
                        <w:szCs w:val="24"/>
                        <w:highlight w:val="yellow"/>
                      </w:rPr>
                      <m:t>w</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c</m:t>
                    </m:r>
                  </m:e>
                  <m:sub>
                    <m:r>
                      <m:rPr>
                        <m:sty m:val="p"/>
                      </m:rPr>
                      <w:rPr>
                        <w:rFonts w:ascii="Cambria Math" w:hAnsi="Cambria Math" w:cs="Times New Roman"/>
                        <w:kern w:val="0"/>
                        <w:sz w:val="24"/>
                        <w:szCs w:val="24"/>
                        <w:highlight w:val="yellow"/>
                      </w:rPr>
                      <m:t>w</m:t>
                    </m:r>
                  </m:sub>
                </m:sSub>
              </m:e>
            </m:rad>
            <w:bookmarkStart w:id="13" w:name="_Hlk76659876"/>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T</m:t>
                </m:r>
              </m:e>
              <m:sub>
                <m:r>
                  <m:rPr>
                    <m:sty m:val="p"/>
                  </m:rPr>
                  <w:rPr>
                    <w:rFonts w:ascii="Cambria Math" w:hAnsi="Cambria Math" w:cs="Times New Roman"/>
                    <w:kern w:val="0"/>
                    <w:sz w:val="24"/>
                    <w:szCs w:val="24"/>
                    <w:highlight w:val="yellow"/>
                  </w:rPr>
                  <m:t>o</m:t>
                </m:r>
              </m:sub>
            </m:sSub>
            <w:bookmarkEnd w:id="12"/>
            <w:bookmarkEnd w:id="13"/>
            <m:r>
              <w:rPr>
                <w:rFonts w:ascii="Cambria Math" w:hAnsi="Cambria Math" w:cs="Times New Roman"/>
                <w:kern w:val="0"/>
                <w:sz w:val="24"/>
                <w:szCs w:val="24"/>
                <w:highlight w:val="yellow"/>
              </w:rPr>
              <m:t>+</m:t>
            </m:r>
            <m:rad>
              <m:radPr>
                <m:degHide m:val="1"/>
                <m:ctrlPr>
                  <w:rPr>
                    <w:rFonts w:ascii="Cambria Math" w:hAnsi="Cambria Math" w:cs="Times New Roman"/>
                    <w:i/>
                    <w:iCs/>
                    <w:sz w:val="24"/>
                    <w:szCs w:val="24"/>
                    <w:highlight w:val="yellow"/>
                  </w:rPr>
                </m:ctrlPr>
              </m:radPr>
              <m:deg/>
              <m:e>
                <m:sSub>
                  <m:sSubPr>
                    <m:ctrlPr>
                      <w:rPr>
                        <w:rFonts w:ascii="Cambria Math" w:hAnsi="Cambria Math" w:cs="Times New Roman"/>
                        <w:i/>
                        <w:iCs/>
                        <w:sz w:val="24"/>
                        <w:szCs w:val="24"/>
                        <w:highlight w:val="yellow"/>
                      </w:rPr>
                    </m:ctrlPr>
                  </m:sSubPr>
                  <m:e>
                    <w:bookmarkStart w:id="14" w:name="_Hlk74995684"/>
                    <m:r>
                      <w:rPr>
                        <w:rFonts w:ascii="Cambria Math" w:hAnsi="Cambria Math" w:cs="Times New Roman"/>
                        <w:kern w:val="0"/>
                        <w:sz w:val="24"/>
                        <w:szCs w:val="24"/>
                        <w:highlight w:val="yellow"/>
                      </w:rPr>
                      <m:t>ρ</m:t>
                    </m:r>
                    <w:bookmarkEnd w:id="14"/>
                  </m:e>
                  <m:sub>
                    <m:r>
                      <m:rPr>
                        <m:sty m:val="p"/>
                      </m:rPr>
                      <w:rPr>
                        <w:rFonts w:ascii="Cambria Math" w:hAnsi="Cambria Math" w:cs="Times New Roman"/>
                        <w:kern w:val="0"/>
                        <w:sz w:val="24"/>
                        <w:szCs w:val="24"/>
                        <w:highlight w:val="yellow"/>
                      </w:rPr>
                      <m:t>Si</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k</m:t>
                    </m:r>
                  </m:e>
                  <m:sub>
                    <m:r>
                      <m:rPr>
                        <m:sty m:val="p"/>
                      </m:rPr>
                      <w:rPr>
                        <w:rFonts w:ascii="Cambria Math" w:hAnsi="Cambria Math" w:cs="Times New Roman"/>
                        <w:kern w:val="0"/>
                        <w:sz w:val="24"/>
                        <w:szCs w:val="24"/>
                        <w:highlight w:val="yellow"/>
                      </w:rPr>
                      <m:t>Si</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c</m:t>
                    </m:r>
                  </m:e>
                  <m:sub>
                    <m:r>
                      <m:rPr>
                        <m:sty m:val="p"/>
                      </m:rPr>
                      <w:rPr>
                        <w:rFonts w:ascii="Cambria Math" w:hAnsi="Cambria Math" w:cs="Times New Roman"/>
                        <w:kern w:val="0"/>
                        <w:sz w:val="24"/>
                        <w:szCs w:val="24"/>
                        <w:highlight w:val="yellow"/>
                      </w:rPr>
                      <m:t>Si</m:t>
                    </m:r>
                  </m:sub>
                </m:sSub>
              </m:e>
            </m:rad>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T</m:t>
                </m:r>
              </m:e>
              <m:sub>
                <m:r>
                  <m:rPr>
                    <m:sty m:val="p"/>
                  </m:rPr>
                  <w:rPr>
                    <w:rFonts w:ascii="Cambria Math" w:hAnsi="Cambria Math" w:cs="Times New Roman"/>
                    <w:kern w:val="0"/>
                    <w:sz w:val="24"/>
                    <w:szCs w:val="24"/>
                    <w:highlight w:val="yellow"/>
                  </w:rPr>
                  <m:t>p</m:t>
                </m:r>
              </m:sub>
            </m:sSub>
          </m:num>
          <m:den>
            <m:rad>
              <m:radPr>
                <m:degHide m:val="1"/>
                <m:ctrlPr>
                  <w:rPr>
                    <w:rFonts w:ascii="Cambria Math" w:hAnsi="Cambria Math" w:cs="Times New Roman"/>
                    <w:i/>
                    <w:iCs/>
                    <w:sz w:val="24"/>
                    <w:szCs w:val="24"/>
                    <w:highlight w:val="yellow"/>
                  </w:rPr>
                </m:ctrlPr>
              </m:radPr>
              <m:deg/>
              <m:e>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ρ</m:t>
                    </m:r>
                  </m:e>
                  <m:sub>
                    <m:r>
                      <m:rPr>
                        <m:sty m:val="p"/>
                      </m:rPr>
                      <w:rPr>
                        <w:rFonts w:ascii="Cambria Math" w:hAnsi="Cambria Math" w:cs="Times New Roman"/>
                        <w:kern w:val="0"/>
                        <w:sz w:val="24"/>
                        <w:szCs w:val="24"/>
                        <w:highlight w:val="yellow"/>
                      </w:rPr>
                      <m:t>w</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k</m:t>
                    </m:r>
                  </m:e>
                  <m:sub>
                    <m:r>
                      <m:rPr>
                        <m:sty m:val="p"/>
                      </m:rPr>
                      <w:rPr>
                        <w:rFonts w:ascii="Cambria Math" w:hAnsi="Cambria Math" w:cs="Times New Roman"/>
                        <w:kern w:val="0"/>
                        <w:sz w:val="24"/>
                        <w:szCs w:val="24"/>
                        <w:highlight w:val="yellow"/>
                      </w:rPr>
                      <m:t>w</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c</m:t>
                    </m:r>
                  </m:e>
                  <m:sub>
                    <m:r>
                      <m:rPr>
                        <m:sty m:val="p"/>
                      </m:rPr>
                      <w:rPr>
                        <w:rFonts w:ascii="Cambria Math" w:hAnsi="Cambria Math" w:cs="Times New Roman"/>
                        <w:kern w:val="0"/>
                        <w:sz w:val="24"/>
                        <w:szCs w:val="24"/>
                        <w:highlight w:val="yellow"/>
                      </w:rPr>
                      <m:t>w</m:t>
                    </m:r>
                  </m:sub>
                </m:sSub>
              </m:e>
            </m:rad>
            <m:r>
              <w:rPr>
                <w:rFonts w:ascii="Cambria Math" w:hAnsi="Cambria Math" w:cs="Times New Roman"/>
                <w:kern w:val="0"/>
                <w:sz w:val="24"/>
                <w:szCs w:val="24"/>
                <w:highlight w:val="yellow"/>
              </w:rPr>
              <m:t>+</m:t>
            </m:r>
            <m:rad>
              <m:radPr>
                <m:degHide m:val="1"/>
                <m:ctrlPr>
                  <w:rPr>
                    <w:rFonts w:ascii="Cambria Math" w:hAnsi="Cambria Math" w:cs="Times New Roman"/>
                    <w:i/>
                    <w:iCs/>
                    <w:sz w:val="24"/>
                    <w:szCs w:val="24"/>
                    <w:highlight w:val="yellow"/>
                  </w:rPr>
                </m:ctrlPr>
              </m:radPr>
              <m:deg/>
              <m:e>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ρ</m:t>
                    </m:r>
                  </m:e>
                  <m:sub>
                    <m:r>
                      <m:rPr>
                        <m:sty m:val="p"/>
                      </m:rPr>
                      <w:rPr>
                        <w:rFonts w:ascii="Cambria Math" w:hAnsi="Cambria Math" w:cs="Times New Roman"/>
                        <w:kern w:val="0"/>
                        <w:sz w:val="24"/>
                        <w:szCs w:val="24"/>
                        <w:highlight w:val="yellow"/>
                      </w:rPr>
                      <m:t>Si</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k</m:t>
                    </m:r>
                  </m:e>
                  <m:sub>
                    <m:r>
                      <m:rPr>
                        <m:sty m:val="p"/>
                      </m:rPr>
                      <w:rPr>
                        <w:rFonts w:ascii="Cambria Math" w:hAnsi="Cambria Math" w:cs="Times New Roman"/>
                        <w:kern w:val="0"/>
                        <w:sz w:val="24"/>
                        <w:szCs w:val="24"/>
                        <w:highlight w:val="yellow"/>
                      </w:rPr>
                      <m:t>Si</m:t>
                    </m:r>
                  </m:sub>
                </m:sSub>
                <m:sSub>
                  <m:sSubPr>
                    <m:ctrlPr>
                      <w:rPr>
                        <w:rFonts w:ascii="Cambria Math" w:hAnsi="Cambria Math" w:cs="Times New Roman"/>
                        <w:i/>
                        <w:iCs/>
                        <w:sz w:val="24"/>
                        <w:szCs w:val="24"/>
                        <w:highlight w:val="yellow"/>
                      </w:rPr>
                    </m:ctrlPr>
                  </m:sSubPr>
                  <m:e>
                    <m:r>
                      <w:rPr>
                        <w:rFonts w:ascii="Cambria Math" w:hAnsi="Cambria Math" w:cs="Times New Roman"/>
                        <w:kern w:val="0"/>
                        <w:sz w:val="24"/>
                        <w:szCs w:val="24"/>
                        <w:highlight w:val="yellow"/>
                      </w:rPr>
                      <m:t>c</m:t>
                    </m:r>
                  </m:e>
                  <m:sub>
                    <m:r>
                      <m:rPr>
                        <m:sty m:val="p"/>
                      </m:rPr>
                      <w:rPr>
                        <w:rFonts w:ascii="Cambria Math" w:hAnsi="Cambria Math" w:cs="Times New Roman"/>
                        <w:kern w:val="0"/>
                        <w:sz w:val="24"/>
                        <w:szCs w:val="24"/>
                        <w:highlight w:val="yellow"/>
                      </w:rPr>
                      <m:t>Si</m:t>
                    </m:r>
                  </m:sub>
                </m:sSub>
              </m:e>
            </m:rad>
          </m:den>
        </m:f>
      </m:oMath>
      <w:r w:rsidR="00C43C1E" w:rsidRPr="00C43C1E">
        <w:rPr>
          <w:rFonts w:cs="Times New Roman"/>
          <w:iCs/>
          <w:kern w:val="0"/>
          <w:sz w:val="24"/>
          <w:szCs w:val="24"/>
        </w:rPr>
        <w:t xml:space="preserve">   </w:t>
      </w:r>
      <w:r w:rsidR="00456B84">
        <w:rPr>
          <w:rFonts w:cs="Times New Roman"/>
          <w:iCs/>
          <w:kern w:val="0"/>
          <w:sz w:val="24"/>
          <w:szCs w:val="24"/>
        </w:rPr>
        <w:tab/>
      </w:r>
      <w:r w:rsidR="00456B84">
        <w:rPr>
          <w:rFonts w:cs="Times New Roman"/>
          <w:iCs/>
          <w:kern w:val="0"/>
          <w:sz w:val="24"/>
          <w:szCs w:val="24"/>
        </w:rPr>
        <w:tab/>
        <w:t xml:space="preserve">  </w:t>
      </w:r>
      <w:r w:rsidR="00D911DF">
        <w:rPr>
          <w:rFonts w:cs="Times New Roman"/>
          <w:iCs/>
          <w:kern w:val="0"/>
          <w:sz w:val="24"/>
          <w:szCs w:val="24"/>
        </w:rPr>
        <w:tab/>
      </w:r>
      <w:r w:rsidR="00D911DF">
        <w:rPr>
          <w:rFonts w:cs="Times New Roman"/>
          <w:iCs/>
          <w:kern w:val="0"/>
          <w:sz w:val="24"/>
          <w:szCs w:val="24"/>
        </w:rPr>
        <w:tab/>
      </w:r>
      <w:r w:rsidR="00D911DF">
        <w:rPr>
          <w:rFonts w:cs="Times New Roman"/>
          <w:iCs/>
          <w:kern w:val="0"/>
          <w:sz w:val="24"/>
          <w:szCs w:val="24"/>
        </w:rPr>
        <w:tab/>
        <w:t xml:space="preserve"> </w:t>
      </w:r>
      <w:r w:rsidR="00F928E5">
        <w:rPr>
          <w:rFonts w:cs="Times New Roman"/>
          <w:iCs/>
          <w:kern w:val="0"/>
          <w:sz w:val="24"/>
          <w:szCs w:val="24"/>
        </w:rPr>
        <w:tab/>
        <w:t xml:space="preserve"> </w:t>
      </w:r>
      <w:r w:rsidR="00C43C1E" w:rsidRPr="00C43C1E">
        <w:rPr>
          <w:rFonts w:cs="Times New Roman"/>
          <w:iCs/>
          <w:kern w:val="0"/>
          <w:sz w:val="24"/>
          <w:szCs w:val="24"/>
        </w:rPr>
        <w:t>(10)</w:t>
      </w:r>
    </w:p>
    <w:p w14:paraId="17488E3C" w14:textId="6AE33BD5" w:rsidR="00C43C1E" w:rsidRPr="00C43C1E" w:rsidRDefault="00C43C1E" w:rsidP="00C43C1E">
      <w:pPr>
        <w:spacing w:line="360" w:lineRule="auto"/>
        <w:rPr>
          <w:rFonts w:eastAsia="DengXian" w:cs="Times New Roman"/>
          <w:iCs/>
          <w:sz w:val="24"/>
          <w:szCs w:val="28"/>
        </w:rPr>
      </w:pPr>
      <w:r w:rsidRPr="00C43C1E">
        <w:rPr>
          <w:rFonts w:eastAsia="DengXian" w:cs="Times New Roman"/>
          <w:iCs/>
          <w:sz w:val="24"/>
          <w:szCs w:val="28"/>
        </w:rPr>
        <w:t xml:space="preserve">where </w:t>
      </w:r>
      <m:oMath>
        <m:r>
          <w:rPr>
            <w:rFonts w:ascii="Cambria Math" w:hAnsi="Cambria Math" w:cs="Times New Roman"/>
            <w:kern w:val="0"/>
            <w:sz w:val="24"/>
            <w:szCs w:val="24"/>
          </w:rPr>
          <m:t>ρ</m:t>
        </m:r>
      </m:oMath>
      <w:r w:rsidRPr="00C43C1E">
        <w:rPr>
          <w:rFonts w:eastAsia="DengXian" w:cs="Times New Roman"/>
          <w:iCs/>
          <w:kern w:val="0"/>
          <w:sz w:val="24"/>
          <w:szCs w:val="24"/>
        </w:rPr>
        <w:t xml:space="preserve">, </w:t>
      </w:r>
      <w:r w:rsidRPr="00C43C1E">
        <w:rPr>
          <w:rFonts w:eastAsia="DengXian" w:cs="Times New Roman"/>
          <w:i/>
          <w:kern w:val="0"/>
          <w:sz w:val="24"/>
          <w:szCs w:val="24"/>
        </w:rPr>
        <w:t>c</w:t>
      </w:r>
      <w:r w:rsidRPr="00C43C1E">
        <w:rPr>
          <w:rFonts w:eastAsia="DengXian" w:cs="Times New Roman"/>
          <w:iCs/>
          <w:kern w:val="0"/>
          <w:sz w:val="24"/>
          <w:szCs w:val="24"/>
        </w:rPr>
        <w:t xml:space="preserve"> and </w:t>
      </w:r>
      <w:r w:rsidRPr="00C43C1E">
        <w:rPr>
          <w:rFonts w:eastAsia="DengXian" w:cs="Times New Roman"/>
          <w:i/>
          <w:kern w:val="0"/>
          <w:sz w:val="24"/>
          <w:szCs w:val="24"/>
        </w:rPr>
        <w:t>k</w:t>
      </w:r>
      <w:r w:rsidRPr="00C43C1E">
        <w:rPr>
          <w:rFonts w:eastAsia="DengXian" w:cs="Times New Roman"/>
          <w:iCs/>
          <w:kern w:val="0"/>
          <w:sz w:val="24"/>
          <w:szCs w:val="24"/>
        </w:rPr>
        <w:t xml:space="preserve"> are the density, specific heat and thermal conductivity of water and silicon, respectively</w:t>
      </w:r>
      <w:r w:rsidR="00853F0F">
        <w:rPr>
          <w:rFonts w:eastAsia="DengXian" w:cs="Times New Roman"/>
          <w:iCs/>
          <w:kern w:val="0"/>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kern w:val="0"/>
                <w:sz w:val="24"/>
                <w:szCs w:val="24"/>
              </w:rPr>
              <m:t>T</m:t>
            </m:r>
          </m:e>
          <m:sub>
            <m:r>
              <m:rPr>
                <m:sty m:val="p"/>
              </m:rPr>
              <w:rPr>
                <w:rFonts w:ascii="Cambria Math" w:hAnsi="Cambria Math" w:cs="Times New Roman"/>
                <w:kern w:val="0"/>
                <w:sz w:val="24"/>
                <w:szCs w:val="24"/>
              </w:rPr>
              <m:t>o</m:t>
            </m:r>
          </m:sub>
        </m:sSub>
      </m:oMath>
      <w:r w:rsidR="00F007F6">
        <w:rPr>
          <w:rFonts w:eastAsia="DengXian" w:cs="Times New Roman"/>
          <w:iCs/>
          <w:kern w:val="0"/>
          <w:sz w:val="24"/>
          <w:szCs w:val="24"/>
        </w:rPr>
        <w:t xml:space="preserve"> is </w:t>
      </w:r>
      <w:r w:rsidR="00853F0F">
        <w:rPr>
          <w:rFonts w:eastAsia="DengXian" w:cs="Times New Roman"/>
          <w:iCs/>
          <w:kern w:val="0"/>
          <w:sz w:val="24"/>
          <w:szCs w:val="24"/>
        </w:rPr>
        <w:t>the initial temperature of the water droplet</w:t>
      </w:r>
      <w:r w:rsidRPr="00C43C1E">
        <w:rPr>
          <w:rFonts w:eastAsia="DengXian" w:cs="Times New Roman"/>
          <w:iCs/>
          <w:kern w:val="0"/>
          <w:sz w:val="24"/>
          <w:szCs w:val="24"/>
        </w:rPr>
        <w:t xml:space="preserve">. </w:t>
      </w:r>
    </w:p>
    <w:p w14:paraId="09D22D1D" w14:textId="77A2ABE1"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To study the temperature distribution near the liquid-solid interface, i.e., the top surface of micropillar </w:t>
      </w:r>
      <w:r w:rsidR="007F6719">
        <w:rPr>
          <w:rFonts w:cs="Times New Roman"/>
          <w:iCs/>
          <w:kern w:val="0"/>
          <w:sz w:val="24"/>
          <w:szCs w:val="24"/>
          <w:lang w:eastAsia="en-US"/>
        </w:rPr>
        <w:t>contacting with</w:t>
      </w:r>
      <w:r w:rsidRPr="00C43C1E">
        <w:rPr>
          <w:rFonts w:cs="Times New Roman"/>
          <w:iCs/>
          <w:kern w:val="0"/>
          <w:sz w:val="24"/>
          <w:szCs w:val="24"/>
          <w:lang w:eastAsia="en-US"/>
        </w:rPr>
        <w:t xml:space="preserve"> the water droplet, a thin water layer with a thickness of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m:rPr>
                <m:sty m:val="p"/>
              </m:rPr>
              <w:rPr>
                <w:rFonts w:ascii="Cambria Math" w:hAnsi="Cambria Math" w:cs="Times New Roman"/>
                <w:kern w:val="0"/>
                <w:sz w:val="24"/>
                <w:szCs w:val="24"/>
                <w:lang w:eastAsia="en-US"/>
              </w:rPr>
              <m:t>w</m:t>
            </m:r>
          </m:sub>
        </m:sSub>
      </m:oMath>
      <w:r w:rsidR="008A7612">
        <w:rPr>
          <w:rFonts w:cs="Times New Roman"/>
          <w:iCs/>
          <w:kern w:val="0"/>
          <w:sz w:val="24"/>
          <w:szCs w:val="24"/>
          <w:lang w:eastAsia="en-US"/>
        </w:rPr>
        <w:t xml:space="preserve"> </w:t>
      </w:r>
      <w:r w:rsidRPr="00C43C1E">
        <w:rPr>
          <w:rFonts w:cs="Times New Roman"/>
          <w:iCs/>
          <w:kern w:val="0"/>
          <w:sz w:val="24"/>
          <w:szCs w:val="24"/>
          <w:lang w:eastAsia="en-US"/>
        </w:rPr>
        <w:t xml:space="preserve">in a unit cell (Fig. </w:t>
      </w:r>
      <w:r w:rsidR="00792C98">
        <w:rPr>
          <w:rFonts w:cs="Times New Roman"/>
          <w:iCs/>
          <w:kern w:val="0"/>
          <w:sz w:val="24"/>
          <w:szCs w:val="24"/>
          <w:lang w:eastAsia="en-US"/>
        </w:rPr>
        <w:t>3</w:t>
      </w:r>
      <w:r w:rsidRPr="00C43C1E">
        <w:rPr>
          <w:rFonts w:cs="Times New Roman"/>
          <w:iCs/>
          <w:kern w:val="0"/>
          <w:sz w:val="24"/>
          <w:szCs w:val="24"/>
          <w:lang w:eastAsia="en-US"/>
        </w:rPr>
        <w:t>) would be considered. The conductive heat transfer equation in this water layer is:</w:t>
      </w:r>
    </w:p>
    <w:p w14:paraId="7531786B" w14:textId="5137E86B" w:rsidR="00C43C1E" w:rsidRPr="00C43C1E" w:rsidRDefault="005345B6" w:rsidP="00F928E5">
      <w:pPr>
        <w:widowControl/>
        <w:suppressAutoHyphens/>
        <w:overflowPunct w:val="0"/>
        <w:autoSpaceDE w:val="0"/>
        <w:autoSpaceDN w:val="0"/>
        <w:adjustRightInd w:val="0"/>
        <w:spacing w:line="360" w:lineRule="auto"/>
        <w:ind w:firstLine="4050"/>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∂r</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1</m:t>
            </m:r>
          </m:num>
          <m:den>
            <m:r>
              <w:rPr>
                <w:rFonts w:ascii="Cambria Math" w:hAnsi="Cambria Math" w:cs="Times New Roman"/>
                <w:kern w:val="0"/>
                <w:sz w:val="24"/>
                <w:szCs w:val="24"/>
                <w:lang w:eastAsia="en-US"/>
              </w:rPr>
              <m:t>r</m:t>
            </m:r>
          </m:den>
        </m:f>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m:t>
                </m:r>
              </m:e>
              <m:sup>
                <m:r>
                  <w:rPr>
                    <w:rFonts w:ascii="Cambria Math" w:hAnsi="Cambria Math" w:cs="Times New Roman"/>
                    <w:kern w:val="0"/>
                    <w:sz w:val="24"/>
                    <w:szCs w:val="24"/>
                    <w:lang w:eastAsia="en-US"/>
                  </w:rPr>
                  <m:t>2</m:t>
                </m:r>
              </m:sup>
            </m:sSup>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∂z</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=0</m:t>
        </m:r>
      </m:oMath>
      <w:r w:rsidR="00C43C1E" w:rsidRPr="00C43C1E">
        <w:rPr>
          <w:rFonts w:cs="Times New Roman"/>
          <w:i/>
          <w:iCs/>
          <w:kern w:val="0"/>
          <w:sz w:val="24"/>
          <w:szCs w:val="24"/>
          <w:lang w:eastAsia="en-US"/>
        </w:rPr>
        <w:t xml:space="preserve"> </w:t>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r>
      <w:r w:rsidR="00C43C1E" w:rsidRPr="00C43C1E">
        <w:rPr>
          <w:rFonts w:cs="Times New Roman"/>
          <w:i/>
          <w:iCs/>
          <w:kern w:val="0"/>
          <w:sz w:val="24"/>
          <w:szCs w:val="24"/>
          <w:lang w:eastAsia="en-US"/>
        </w:rPr>
        <w:tab/>
        <w:t xml:space="preserve">    </w:t>
      </w:r>
      <w:r w:rsidR="008A7612">
        <w:rPr>
          <w:rFonts w:cs="Times New Roman"/>
          <w:kern w:val="0"/>
          <w:sz w:val="24"/>
          <w:szCs w:val="24"/>
          <w:lang w:eastAsia="en-US"/>
        </w:rPr>
        <w:tab/>
        <w:t xml:space="preserve">  </w:t>
      </w:r>
      <w:r w:rsidR="00D911DF">
        <w:rPr>
          <w:rFonts w:cs="Times New Roman"/>
          <w:kern w:val="0"/>
          <w:sz w:val="24"/>
          <w:szCs w:val="24"/>
          <w:lang w:eastAsia="en-US"/>
        </w:rPr>
        <w:tab/>
      </w:r>
      <w:r w:rsidR="00F928E5">
        <w:rPr>
          <w:rFonts w:cs="Times New Roman"/>
          <w:kern w:val="0"/>
          <w:sz w:val="24"/>
          <w:szCs w:val="24"/>
          <w:lang w:eastAsia="en-US"/>
        </w:rPr>
        <w:t xml:space="preserve"> </w:t>
      </w:r>
      <w:r w:rsidR="00C43C1E" w:rsidRPr="00C43C1E">
        <w:rPr>
          <w:rFonts w:cs="Times New Roman"/>
          <w:iCs/>
          <w:kern w:val="0"/>
          <w:sz w:val="24"/>
          <w:szCs w:val="24"/>
          <w:lang w:eastAsia="en-US"/>
        </w:rPr>
        <w:t>(11)</w:t>
      </w:r>
    </w:p>
    <w:p w14:paraId="65C039A3" w14:textId="637BC179" w:rsidR="008A7612"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t>Due to the small size of the micropillar, the heat flux across the liquid-solid interface and liquid-vapor interface in a unit cell could be assumed as uniform. As a result, we have the first boundary condition:</w:t>
      </w:r>
    </w:p>
    <w:p w14:paraId="530862C1" w14:textId="1DDE435A" w:rsidR="00C43C1E" w:rsidRPr="00C43C1E" w:rsidRDefault="005345B6" w:rsidP="00F928E5">
      <w:pPr>
        <w:widowControl/>
        <w:suppressAutoHyphens/>
        <w:overflowPunct w:val="0"/>
        <w:autoSpaceDE w:val="0"/>
        <w:autoSpaceDN w:val="0"/>
        <w:adjustRightInd w:val="0"/>
        <w:spacing w:after="60" w:line="360" w:lineRule="auto"/>
        <w:ind w:firstLine="279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m:rPr>
                <m:sty m:val="p"/>
              </m:rPr>
              <w:rPr>
                <w:rFonts w:ascii="Cambria Math" w:hAnsi="Cambria Math" w:cs="Times New Roman"/>
                <w:kern w:val="0"/>
                <w:sz w:val="24"/>
                <w:szCs w:val="24"/>
                <w:lang w:eastAsia="en-US"/>
              </w:rPr>
              <m:t>w</m:t>
            </m:r>
          </m:sub>
        </m:sSub>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num>
          <m:den>
            <m:r>
              <w:rPr>
                <w:rFonts w:ascii="Cambria Math" w:hAnsi="Cambria Math" w:cs="Times New Roman"/>
                <w:kern w:val="0"/>
                <w:sz w:val="24"/>
                <w:szCs w:val="24"/>
                <w:lang w:eastAsia="en-US"/>
              </w:rPr>
              <m:t>∂z</m:t>
            </m:r>
          </m:den>
        </m:f>
        <m:r>
          <w:rPr>
            <w:rFonts w:ascii="Cambria Math" w:hAnsi="Cambria Math" w:cs="Times New Roman"/>
            <w:kern w:val="0"/>
            <w:sz w:val="24"/>
            <w:szCs w:val="24"/>
            <w:lang w:eastAsia="en-US"/>
          </w:rPr>
          <m:t>=</m:t>
        </m:r>
        <m:d>
          <m:dPr>
            <m:begChr m:val="{"/>
            <m:endChr m:val=""/>
            <m:ctrlPr>
              <w:rPr>
                <w:rFonts w:ascii="Cambria Math" w:hAnsi="Cambria Math" w:cs="Times New Roman"/>
                <w:i/>
                <w:iCs/>
                <w:kern w:val="14"/>
                <w:sz w:val="24"/>
                <w:szCs w:val="24"/>
                <w:lang w:eastAsia="en-US"/>
              </w:rPr>
            </m:ctrlPr>
          </m:dPr>
          <m:e>
            <m:eqArr>
              <m:eqArrPr>
                <m:ctrlPr>
                  <w:rPr>
                    <w:rFonts w:ascii="Cambria Math" w:hAnsi="Cambria Math" w:cs="Times New Roman"/>
                    <w:i/>
                    <w:iCs/>
                    <w:kern w:val="14"/>
                    <w:sz w:val="24"/>
                    <w:szCs w:val="24"/>
                    <w:lang w:eastAsia="en-US"/>
                  </w:rPr>
                </m:ctrlPr>
              </m:eqArrPr>
              <m:e>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r>
                  <w:rPr>
                    <w:rFonts w:ascii="Cambria Math" w:hAnsi="Cambria Math" w:cs="Times New Roman"/>
                    <w:kern w:val="0"/>
                    <w:sz w:val="24"/>
                    <w:szCs w:val="24"/>
                    <w:lang w:eastAsia="en-US"/>
                  </w:rPr>
                  <m:t>                 0&lt;r&lt;a;    z=0</m:t>
                </m:r>
              </m:e>
              <m:e>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r>
                      <w:rPr>
                        <w:rFonts w:ascii="Cambria Math" w:hAnsi="Cambria Math" w:cs="Times New Roman"/>
                        <w:kern w:val="0"/>
                        <w:sz w:val="24"/>
                        <w:szCs w:val="24"/>
                        <w:lang w:eastAsia="en-US"/>
                      </w:rPr>
                      <m:t>)</m:t>
                    </m:r>
                  </m:den>
                </m:f>
                <m:r>
                  <w:rPr>
                    <w:rFonts w:ascii="Cambria Math" w:hAnsi="Cambria Math" w:cs="Times New Roman"/>
                    <w:kern w:val="0"/>
                    <w:sz w:val="24"/>
                    <w:szCs w:val="24"/>
                    <w:lang w:eastAsia="en-US"/>
                  </w:rPr>
                  <m:t>     a&lt;r&lt;b;    z=0</m:t>
                </m:r>
              </m:e>
            </m:eqArr>
          </m:e>
        </m:d>
      </m:oMath>
      <w:r w:rsidR="00C43C1E" w:rsidRPr="00C43C1E">
        <w:rPr>
          <w:rFonts w:cs="Times New Roman"/>
          <w:iCs/>
          <w:kern w:val="0"/>
          <w:sz w:val="24"/>
          <w:szCs w:val="24"/>
          <w:lang w:eastAsia="en-US"/>
        </w:rPr>
        <w:t xml:space="preserve">     </w:t>
      </w:r>
      <w:r w:rsidR="008A7612">
        <w:rPr>
          <w:rFonts w:cs="Times New Roman"/>
          <w:iCs/>
          <w:kern w:val="0"/>
          <w:sz w:val="24"/>
          <w:szCs w:val="24"/>
          <w:lang w:eastAsia="en-US"/>
        </w:rPr>
        <w:tab/>
      </w:r>
      <w:r w:rsidR="00D911DF">
        <w:rPr>
          <w:rFonts w:cs="Times New Roman"/>
          <w:iCs/>
          <w:kern w:val="0"/>
          <w:sz w:val="24"/>
          <w:szCs w:val="24"/>
          <w:lang w:eastAsia="en-US"/>
        </w:rPr>
        <w:t xml:space="preserve">  </w:t>
      </w:r>
      <w:r w:rsidR="00D911DF">
        <w:rPr>
          <w:rFonts w:cs="Times New Roman"/>
          <w:iCs/>
          <w:kern w:val="0"/>
          <w:sz w:val="24"/>
          <w:szCs w:val="24"/>
          <w:lang w:eastAsia="en-US"/>
        </w:rPr>
        <w:tab/>
        <w:t xml:space="preserve"> </w:t>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(12)</w:t>
      </w:r>
    </w:p>
    <w:p w14:paraId="03C15863" w14:textId="661F6293"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k</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 xml:space="preserve"> is the thermal conductivity of water,</w:t>
      </w:r>
      <w:r w:rsidRPr="008A7612">
        <w:rPr>
          <w:rFonts w:cs="Times New Roman"/>
          <w:i/>
          <w:kern w:val="0"/>
          <w:sz w:val="24"/>
          <w:szCs w:val="24"/>
          <w:lang w:eastAsia="en-US"/>
        </w:rPr>
        <w:t xml:space="preserve"> </w:t>
      </w:r>
      <w:r w:rsidR="008A7612" w:rsidRPr="008A7612">
        <w:rPr>
          <w:rFonts w:cs="Times New Roman"/>
          <w:i/>
          <w:kern w:val="0"/>
          <w:sz w:val="24"/>
          <w:szCs w:val="24"/>
          <w:lang w:eastAsia="en-US"/>
        </w:rPr>
        <w:t>a</w:t>
      </w:r>
      <w:r w:rsidR="008A7612" w:rsidRPr="008A7612">
        <w:rPr>
          <w:rFonts w:cs="Times New Roman"/>
          <w:iCs/>
          <w:kern w:val="0"/>
          <w:sz w:val="24"/>
          <w:szCs w:val="24"/>
          <w:lang w:eastAsia="en-US"/>
        </w:rPr>
        <w:t xml:space="preserve"> is the radius of the micropillar and </w:t>
      </w:r>
      <w:r w:rsidR="008A7612" w:rsidRPr="008A7612">
        <w:rPr>
          <w:rFonts w:cs="Times New Roman"/>
          <w:i/>
          <w:kern w:val="0"/>
          <w:sz w:val="24"/>
          <w:szCs w:val="24"/>
          <w:lang w:eastAsia="en-US"/>
        </w:rPr>
        <w:t>b</w:t>
      </w:r>
      <w:r w:rsidR="008A7612" w:rsidRPr="008A7612">
        <w:rPr>
          <w:rFonts w:cs="Times New Roman"/>
          <w:iCs/>
          <w:kern w:val="0"/>
          <w:sz w:val="24"/>
          <w:szCs w:val="24"/>
          <w:lang w:eastAsia="en-US"/>
        </w:rPr>
        <w:t xml:space="preserve"> is the radius of the water</w:t>
      </w:r>
      <w:r w:rsidR="008A7612">
        <w:rPr>
          <w:rFonts w:cs="Times New Roman"/>
          <w:iCs/>
          <w:kern w:val="0"/>
          <w:sz w:val="24"/>
          <w:szCs w:val="24"/>
          <w:lang w:eastAsia="en-US"/>
        </w:rPr>
        <w:t>/substrate</w:t>
      </w:r>
      <w:r w:rsidR="008A7612" w:rsidRPr="008A7612">
        <w:rPr>
          <w:rFonts w:cs="Times New Roman"/>
          <w:iCs/>
          <w:kern w:val="0"/>
          <w:sz w:val="24"/>
          <w:szCs w:val="24"/>
          <w:lang w:eastAsia="en-US"/>
        </w:rPr>
        <w:t xml:space="preserve"> element (cylinder) in one unit cell</w:t>
      </w:r>
      <w:r w:rsidR="00B86B78">
        <w:rPr>
          <w:rFonts w:cs="Times New Roman"/>
          <w:iCs/>
          <w:kern w:val="0"/>
          <w:sz w:val="24"/>
          <w:szCs w:val="24"/>
          <w:lang w:eastAsia="en-US"/>
        </w:rPr>
        <w:fldChar w:fldCharType="begin"/>
      </w:r>
      <w:r w:rsidR="00401B03">
        <w:rPr>
          <w:rFonts w:cs="Times New Roman"/>
          <w:iCs/>
          <w:kern w:val="0"/>
          <w:sz w:val="24"/>
          <w:szCs w:val="24"/>
          <w:lang w:eastAsia="en-US"/>
        </w:rPr>
        <w:instrText xml:space="preserve"> ADDIN EN.CITE &lt;EndNote&gt;&lt;Cite&gt;&lt;Author&gt;Seri Lee&lt;/Author&gt;&lt;Year&gt;1995&lt;/Year&gt;&lt;RecNum&gt;43&lt;/RecNum&gt;&lt;DisplayText&gt;&lt;style font="Times New Roman" size="12"&gt;[47]&lt;/style&gt;&lt;/DisplayText&gt;&lt;record&gt;&lt;rec-number&gt;43&lt;/rec-number&gt;&lt;foreign-keys&gt;&lt;key app="EN" db-id="dzwapvwscfr509edaz9xzdtgzvpvrvftxers" timestamp="1624807916"&gt;43&lt;/key&gt;&lt;/foreign-keys&gt;&lt;ref-type name="Conference Paper"&gt;47&lt;/ref-type&gt;&lt;contributors&gt;&lt;authors&gt;&lt;author&gt;Seri Lee,  &lt;/author&gt;&lt;author&gt;Seaho Song, &lt;/author&gt;&lt;author&gt;Van Au, &lt;/author&gt;&lt;author&gt;Kevin P. Moran&lt;/author&gt;&lt;/authors&gt;&lt;/contributors&gt;&lt;titles&gt;&lt;title&gt;Constriction Spreading resistance model for electroics packing&lt;/title&gt;&lt;secondary-title&gt;ASME/JSME Thermal Engineering Conference&lt;/secondary-title&gt;&lt;/titles&gt;&lt;volume&gt;4&lt;/volume&gt;&lt;dates&gt;&lt;year&gt;1995&lt;/year&gt;&lt;/dates&gt;&lt;urls&gt;&lt;/urls&gt;&lt;/record&gt;&lt;/Cite&gt;&lt;/EndNote&gt;</w:instrText>
      </w:r>
      <w:r w:rsidR="00B86B78">
        <w:rPr>
          <w:rFonts w:cs="Times New Roman"/>
          <w:iCs/>
          <w:kern w:val="0"/>
          <w:sz w:val="24"/>
          <w:szCs w:val="24"/>
          <w:lang w:eastAsia="en-US"/>
        </w:rPr>
        <w:fldChar w:fldCharType="separate"/>
      </w:r>
      <w:r w:rsidR="00401B03">
        <w:rPr>
          <w:rFonts w:cs="Times New Roman"/>
          <w:iCs/>
          <w:noProof/>
          <w:kern w:val="0"/>
          <w:sz w:val="24"/>
          <w:szCs w:val="24"/>
          <w:lang w:eastAsia="en-US"/>
        </w:rPr>
        <w:t>[</w:t>
      </w:r>
      <w:hyperlink w:anchor="_ENREF_47" w:tooltip="Seri Lee, 1995 #43" w:history="1">
        <w:r w:rsidR="00950878">
          <w:rPr>
            <w:rFonts w:cs="Times New Roman"/>
            <w:iCs/>
            <w:noProof/>
            <w:kern w:val="0"/>
            <w:sz w:val="24"/>
            <w:szCs w:val="24"/>
            <w:lang w:eastAsia="en-US"/>
          </w:rPr>
          <w:t>47</w:t>
        </w:r>
      </w:hyperlink>
      <w:r w:rsidR="00401B03">
        <w:rPr>
          <w:rFonts w:cs="Times New Roman"/>
          <w:iCs/>
          <w:noProof/>
          <w:kern w:val="0"/>
          <w:sz w:val="24"/>
          <w:szCs w:val="24"/>
          <w:lang w:eastAsia="en-US"/>
        </w:rPr>
        <w:t>]</w:t>
      </w:r>
      <w:r w:rsidR="00B86B78">
        <w:rPr>
          <w:rFonts w:cs="Times New Roman"/>
          <w:iCs/>
          <w:kern w:val="0"/>
          <w:sz w:val="24"/>
          <w:szCs w:val="24"/>
          <w:lang w:eastAsia="en-US"/>
        </w:rPr>
        <w:fldChar w:fldCharType="end"/>
      </w:r>
      <w:r w:rsidR="008A7612" w:rsidRPr="008A7612">
        <w:rPr>
          <w:rFonts w:cs="Times New Roman"/>
          <w:iCs/>
          <w:kern w:val="0"/>
          <w:sz w:val="24"/>
          <w:szCs w:val="24"/>
          <w:lang w:eastAsia="en-US"/>
        </w:rPr>
        <w:t xml:space="preserv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oMath>
      <w:r w:rsidR="008A7612">
        <w:rPr>
          <w:rFonts w:cs="Times New Roman"/>
          <w:iCs/>
          <w:kern w:val="0"/>
          <w:sz w:val="24"/>
          <w:szCs w:val="24"/>
          <w:lang w:eastAsia="en-US"/>
        </w:rPr>
        <w:t xml:space="preserve"> </w:t>
      </w:r>
      <w:r w:rsidR="008A7612" w:rsidRPr="008A7612">
        <w:rPr>
          <w:rFonts w:cs="Times New Roman"/>
          <w:iCs/>
          <w:kern w:val="0"/>
          <w:sz w:val="24"/>
          <w:szCs w:val="24"/>
          <w:lang w:eastAsia="en-US"/>
        </w:rPr>
        <w:t xml:space="preserve">is the </w:t>
      </w:r>
      <w:r w:rsidR="000C211A">
        <w:rPr>
          <w:rFonts w:cs="Times New Roman"/>
          <w:iCs/>
          <w:kern w:val="0"/>
          <w:sz w:val="24"/>
          <w:szCs w:val="24"/>
          <w:lang w:eastAsia="en-US"/>
        </w:rPr>
        <w:t>heat transfer</w:t>
      </w:r>
      <w:r w:rsidR="008A7612" w:rsidRPr="008A7612">
        <w:rPr>
          <w:rFonts w:cs="Times New Roman"/>
          <w:iCs/>
          <w:kern w:val="0"/>
          <w:sz w:val="24"/>
          <w:szCs w:val="24"/>
          <w:lang w:eastAsia="en-US"/>
        </w:rPr>
        <w:t xml:space="preserve"> rate from droplet base surface in one unit cell as shown in Fig. </w:t>
      </w:r>
      <w:r w:rsidR="00792C98">
        <w:rPr>
          <w:rFonts w:cs="Times New Roman"/>
          <w:iCs/>
          <w:kern w:val="0"/>
          <w:sz w:val="24"/>
          <w:szCs w:val="24"/>
          <w:lang w:eastAsia="en-US"/>
        </w:rPr>
        <w:t>3</w:t>
      </w:r>
      <w:r w:rsidR="008A7612" w:rsidRPr="008A7612">
        <w:rPr>
          <w:rFonts w:cs="Times New Roman"/>
          <w:iCs/>
          <w:kern w:val="0"/>
          <w:sz w:val="24"/>
          <w:szCs w:val="24"/>
          <w:lang w:eastAsia="en-US"/>
        </w:rPr>
        <w:t xml:space="preserve">(b). </w:t>
      </w:r>
      <w:r w:rsidRPr="00C43C1E">
        <w:rPr>
          <w:rFonts w:cs="Times New Roman"/>
          <w:iCs/>
          <w:kern w:val="0"/>
          <w:sz w:val="24"/>
          <w:szCs w:val="24"/>
          <w:lang w:eastAsia="en-US"/>
        </w:rPr>
        <w:t xml:space="preserve"> </w:t>
      </w:r>
    </w:p>
    <w:p w14:paraId="60293357" w14:textId="5F45EDEE"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Temperature inside the water layer </w:t>
      </w:r>
      <w:r w:rsidR="008A7612">
        <w:rPr>
          <w:rFonts w:cs="Times New Roman"/>
          <w:iCs/>
          <w:kern w:val="0"/>
          <w:sz w:val="24"/>
          <w:szCs w:val="24"/>
          <w:lang w:eastAsia="en-US"/>
        </w:rPr>
        <w:t>is assumed to</w:t>
      </w:r>
      <w:r w:rsidRPr="00C43C1E">
        <w:rPr>
          <w:rFonts w:cs="Times New Roman"/>
          <w:iCs/>
          <w:kern w:val="0"/>
          <w:sz w:val="24"/>
          <w:szCs w:val="24"/>
          <w:lang w:eastAsia="en-US"/>
        </w:rPr>
        <w:t xml:space="preserve"> become uniform</w:t>
      </w:r>
      <w:r w:rsidR="008A7612">
        <w:rPr>
          <w:rFonts w:cs="Times New Roman"/>
          <w:iCs/>
          <w:kern w:val="0"/>
          <w:sz w:val="24"/>
          <w:szCs w:val="24"/>
          <w:lang w:eastAsia="en-US"/>
        </w:rPr>
        <w:t xml:space="preserve"> soon</w:t>
      </w:r>
      <w:r w:rsidRPr="00C43C1E">
        <w:rPr>
          <w:rFonts w:cs="Times New Roman"/>
          <w:iCs/>
          <w:kern w:val="0"/>
          <w:sz w:val="24"/>
          <w:szCs w:val="24"/>
          <w:lang w:eastAsia="en-US"/>
        </w:rPr>
        <w:t xml:space="preserve">. Hence, a uniform temperature boundary could be assumed at </w:t>
      </w:r>
      <m:oMath>
        <m:r>
          <w:rPr>
            <w:rFonts w:ascii="Cambria Math" w:hAnsi="Cambria Math" w:cs="Times New Roman"/>
            <w:kern w:val="0"/>
            <w:sz w:val="24"/>
            <w:szCs w:val="24"/>
            <w:lang w:eastAsia="en-US"/>
          </w:rPr>
          <m:t>z=</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r w:rsidRPr="00C43C1E">
        <w:rPr>
          <w:rFonts w:cs="Times New Roman"/>
          <w:iCs/>
          <w:kern w:val="0"/>
          <w:sz w:val="24"/>
          <w:szCs w:val="24"/>
          <w:lang w:eastAsia="en-US"/>
        </w:rPr>
        <w:t>:</w:t>
      </w:r>
    </w:p>
    <w:p w14:paraId="65C4407E" w14:textId="43BAB46A" w:rsidR="00C43C1E" w:rsidRPr="00C43C1E" w:rsidRDefault="005345B6" w:rsidP="00F928E5">
      <w:pPr>
        <w:widowControl/>
        <w:suppressAutoHyphens/>
        <w:overflowPunct w:val="0"/>
        <w:autoSpaceDE w:val="0"/>
        <w:autoSpaceDN w:val="0"/>
        <w:adjustRightInd w:val="0"/>
        <w:spacing w:line="360" w:lineRule="auto"/>
        <w:ind w:firstLine="315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r;z</m:t>
            </m:r>
          </m:e>
        </m:d>
        <m: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w</m:t>
            </m:r>
          </m:sub>
        </m:sSub>
        <m:r>
          <w:rPr>
            <w:rFonts w:ascii="Cambria Math" w:hAnsi="Cambria Math" w:cs="Times New Roman"/>
            <w:kern w:val="0"/>
            <w:sz w:val="24"/>
            <w:szCs w:val="24"/>
            <w:lang w:eastAsia="en-US"/>
          </w:rPr>
          <m:t>           0&lt;r&lt;b;     z=</m:t>
        </m:r>
        <m:sSub>
          <m:sSubPr>
            <m:ctrlPr>
              <w:rPr>
                <w:rFonts w:ascii="Cambria Math" w:hAnsi="Cambria Math" w:cs="Times New Roman"/>
                <w:i/>
                <w:iCs/>
                <w:kern w:val="14"/>
                <w:sz w:val="24"/>
                <w:szCs w:val="24"/>
                <w:vertAlign w:val="subscript"/>
                <w:lang w:eastAsia="en-US"/>
              </w:rPr>
            </m:ctrlPr>
          </m:sSubPr>
          <m:e>
            <m:r>
              <w:rPr>
                <w:rFonts w:ascii="Cambria Math" w:hAnsi="Cambria Math" w:cs="Times New Roman"/>
                <w:kern w:val="0"/>
                <w:sz w:val="24"/>
                <w:szCs w:val="24"/>
                <w:vertAlign w:val="subscript"/>
                <w:lang w:eastAsia="en-US"/>
              </w:rPr>
              <m:t>l</m:t>
            </m:r>
          </m:e>
          <m:sub>
            <m:r>
              <w:rPr>
                <w:rFonts w:ascii="Cambria Math" w:hAnsi="Cambria Math" w:cs="Times New Roman"/>
                <w:kern w:val="0"/>
                <w:sz w:val="24"/>
                <w:szCs w:val="24"/>
                <w:vertAlign w:val="subscript"/>
                <w:lang w:eastAsia="en-US"/>
              </w:rPr>
              <m:t>w</m:t>
            </m:r>
          </m:sub>
        </m:sSub>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8A7612">
        <w:rPr>
          <w:rFonts w:cs="Times New Roman"/>
          <w:iCs/>
          <w:kern w:val="0"/>
          <w:sz w:val="24"/>
          <w:szCs w:val="24"/>
          <w:lang w:eastAsia="en-US"/>
        </w:rPr>
        <w:tab/>
      </w:r>
      <w:r w:rsidR="00F928E5">
        <w:rPr>
          <w:rFonts w:cs="Times New Roman"/>
          <w:iCs/>
          <w:kern w:val="0"/>
          <w:sz w:val="24"/>
          <w:szCs w:val="24"/>
          <w:lang w:eastAsia="en-US"/>
        </w:rPr>
        <w:t xml:space="preserve"> </w:t>
      </w:r>
      <w:r w:rsidR="00C43C1E" w:rsidRPr="00C43C1E">
        <w:rPr>
          <w:rFonts w:cs="Times New Roman"/>
          <w:iCs/>
          <w:kern w:val="0"/>
          <w:sz w:val="24"/>
          <w:szCs w:val="24"/>
          <w:lang w:eastAsia="en-US"/>
        </w:rPr>
        <w:t>(13)</w:t>
      </w:r>
    </w:p>
    <w:p w14:paraId="44AFEAF9" w14:textId="31D589E8" w:rsidR="008A7612"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Moreover, considering the periodicity of the unit cell, we can assume it is adiabatic</w:t>
      </w:r>
      <w:r w:rsidR="008A7612">
        <w:rPr>
          <w:rFonts w:cs="Times New Roman"/>
          <w:iCs/>
          <w:kern w:val="0"/>
          <w:sz w:val="24"/>
          <w:szCs w:val="24"/>
          <w:lang w:eastAsia="en-US"/>
        </w:rPr>
        <w:t xml:space="preserve"> boundary condition</w:t>
      </w:r>
      <w:r w:rsidRPr="00C43C1E">
        <w:rPr>
          <w:rFonts w:cs="Times New Roman"/>
          <w:iCs/>
          <w:kern w:val="0"/>
          <w:sz w:val="24"/>
          <w:szCs w:val="24"/>
          <w:lang w:eastAsia="en-US"/>
        </w:rPr>
        <w:t xml:space="preserve"> between</w:t>
      </w:r>
      <w:r w:rsidR="008A7612">
        <w:rPr>
          <w:rFonts w:cs="Times New Roman"/>
          <w:iCs/>
          <w:kern w:val="0"/>
          <w:sz w:val="24"/>
          <w:szCs w:val="24"/>
          <w:lang w:eastAsia="en-US"/>
        </w:rPr>
        <w:t xml:space="preserve"> the chosen</w:t>
      </w:r>
      <w:r w:rsidRPr="00C43C1E">
        <w:rPr>
          <w:rFonts w:cs="Times New Roman"/>
          <w:iCs/>
          <w:kern w:val="0"/>
          <w:sz w:val="24"/>
          <w:szCs w:val="24"/>
          <w:lang w:eastAsia="en-US"/>
        </w:rPr>
        <w:t xml:space="preserve"> unit cell </w:t>
      </w:r>
      <w:r w:rsidR="008A7612">
        <w:rPr>
          <w:rFonts w:cs="Times New Roman"/>
          <w:iCs/>
          <w:kern w:val="0"/>
          <w:sz w:val="24"/>
          <w:szCs w:val="24"/>
          <w:lang w:eastAsia="en-US"/>
        </w:rPr>
        <w:t>and</w:t>
      </w:r>
      <w:r w:rsidRPr="00C43C1E">
        <w:rPr>
          <w:rFonts w:cs="Times New Roman"/>
          <w:iCs/>
          <w:kern w:val="0"/>
          <w:sz w:val="24"/>
          <w:szCs w:val="24"/>
          <w:lang w:eastAsia="en-US"/>
        </w:rPr>
        <w:t xml:space="preserve"> its neighbor cell in</w:t>
      </w:r>
      <w:r w:rsidR="008A7612">
        <w:rPr>
          <w:rFonts w:cs="Times New Roman"/>
          <w:iCs/>
          <w:kern w:val="0"/>
          <w:sz w:val="24"/>
          <w:szCs w:val="24"/>
          <w:lang w:eastAsia="en-US"/>
        </w:rPr>
        <w:t>side the</w:t>
      </w:r>
      <w:r w:rsidRPr="00C43C1E">
        <w:rPr>
          <w:rFonts w:cs="Times New Roman"/>
          <w:iCs/>
          <w:kern w:val="0"/>
          <w:sz w:val="24"/>
          <w:szCs w:val="24"/>
          <w:lang w:eastAsia="en-US"/>
        </w:rPr>
        <w:t xml:space="preserve"> water layer. Thus, we obtain the adiabatic boundary condition:</w:t>
      </w:r>
      <w:bookmarkStart w:id="15" w:name="_Hlk65069201"/>
    </w:p>
    <w:p w14:paraId="39D9D8A2" w14:textId="6CA81867" w:rsidR="00C43C1E" w:rsidRPr="00C43C1E" w:rsidRDefault="005345B6" w:rsidP="00F928E5">
      <w:pPr>
        <w:widowControl/>
        <w:suppressAutoHyphens/>
        <w:overflowPunct w:val="0"/>
        <w:autoSpaceDE w:val="0"/>
        <w:autoSpaceDN w:val="0"/>
        <w:adjustRightInd w:val="0"/>
        <w:spacing w:line="360" w:lineRule="auto"/>
        <w:ind w:firstLine="3420"/>
        <w:rPr>
          <w:rFonts w:cs="Times New Roman"/>
          <w:iCs/>
          <w:kern w:val="0"/>
          <w:sz w:val="24"/>
          <w:szCs w:val="24"/>
          <w:lang w:eastAsia="en-US"/>
        </w:rPr>
      </w:pPr>
      <m:oMath>
        <m:f>
          <m:fPr>
            <m:ctrlPr>
              <w:rPr>
                <w:rFonts w:ascii="Cambria Math" w:hAnsi="Cambria Math" w:cs="Times New Roman"/>
                <w:i/>
                <w:iCs/>
                <w:kern w:val="14"/>
                <w:sz w:val="24"/>
                <w:szCs w:val="24"/>
                <w:lang w:eastAsia="en-US"/>
              </w:rPr>
            </m:ctrlPr>
          </m:fPr>
          <m:num>
            <m:r>
              <w:rPr>
                <w:rFonts w:ascii="Cambria Math" w:hAnsi="Cambria Math" w:cs="Times New Roman"/>
                <w:kern w:val="0"/>
                <w:sz w:val="24"/>
                <w:szCs w:val="24"/>
                <w:lang w:eastAsia="en-US"/>
              </w:rPr>
              <m:t>∂</m:t>
            </m:r>
            <w:bookmarkStart w:id="16" w:name="_Hlk65013404"/>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w:rPr>
                    <w:rFonts w:ascii="Cambria Math" w:hAnsi="Cambria Math" w:cs="Times New Roman"/>
                    <w:kern w:val="0"/>
                    <w:sz w:val="24"/>
                    <w:szCs w:val="24"/>
                    <w:lang w:eastAsia="en-US"/>
                  </w:rPr>
                  <m:t xml:space="preserve"> </m:t>
                </m:r>
              </m:sub>
            </m:sSub>
            <w:bookmarkEnd w:id="16"/>
          </m:num>
          <m:den>
            <m:r>
              <w:rPr>
                <w:rFonts w:ascii="Cambria Math" w:hAnsi="Cambria Math" w:cs="Times New Roman"/>
                <w:kern w:val="0"/>
                <w:sz w:val="24"/>
                <w:szCs w:val="24"/>
                <w:lang w:eastAsia="en-US"/>
              </w:rPr>
              <m:t>∂r</m:t>
            </m:r>
          </m:den>
        </m:f>
        <m:r>
          <w:rPr>
            <w:rFonts w:ascii="Cambria Math" w:hAnsi="Cambria Math" w:cs="Times New Roman"/>
            <w:kern w:val="0"/>
            <w:sz w:val="24"/>
            <w:szCs w:val="24"/>
            <w:lang w:eastAsia="en-US"/>
          </w:rPr>
          <m:t>=0              r=b;    0&lt;z&lt;</m:t>
        </m:r>
        <w:bookmarkStart w:id="17" w:name="_Hlk65013540"/>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l</m:t>
            </m:r>
          </m:e>
          <m:sub>
            <m:r>
              <w:rPr>
                <w:rFonts w:ascii="Cambria Math" w:hAnsi="Cambria Math" w:cs="Times New Roman"/>
                <w:kern w:val="0"/>
                <w:sz w:val="24"/>
                <w:szCs w:val="24"/>
                <w:lang w:eastAsia="en-US"/>
              </w:rPr>
              <m:t>w</m:t>
            </m:r>
          </m:sub>
        </m:sSub>
      </m:oMath>
      <w:bookmarkEnd w:id="17"/>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8A7612">
        <w:rPr>
          <w:rFonts w:cs="Times New Roman"/>
          <w:iCs/>
          <w:kern w:val="0"/>
          <w:sz w:val="24"/>
          <w:szCs w:val="24"/>
          <w:lang w:eastAsia="en-US"/>
        </w:rPr>
        <w:t xml:space="preserve">  </w:t>
      </w:r>
      <w:r w:rsidR="00D911DF">
        <w:rPr>
          <w:rFonts w:cs="Times New Roman"/>
          <w:iCs/>
          <w:kern w:val="0"/>
          <w:sz w:val="24"/>
          <w:szCs w:val="24"/>
          <w:lang w:eastAsia="en-US"/>
        </w:rPr>
        <w:tab/>
      </w:r>
      <w:r w:rsidR="00D911DF">
        <w:rPr>
          <w:rFonts w:cs="Times New Roman"/>
          <w:iCs/>
          <w:kern w:val="0"/>
          <w:sz w:val="24"/>
          <w:szCs w:val="24"/>
          <w:lang w:eastAsia="en-US"/>
        </w:rPr>
        <w:tab/>
      </w:r>
      <w:r w:rsidR="00D911DF">
        <w:rPr>
          <w:rFonts w:cs="Times New Roman"/>
          <w:iCs/>
          <w:kern w:val="0"/>
          <w:sz w:val="24"/>
          <w:szCs w:val="24"/>
          <w:lang w:eastAsia="en-US"/>
        </w:rPr>
        <w:tab/>
        <w:t xml:space="preserve"> </w:t>
      </w:r>
      <w:r w:rsidR="00C43C1E" w:rsidRPr="00C43C1E">
        <w:rPr>
          <w:rFonts w:cs="Times New Roman"/>
          <w:iCs/>
          <w:kern w:val="0"/>
          <w:sz w:val="24"/>
          <w:szCs w:val="24"/>
          <w:lang w:eastAsia="en-US"/>
        </w:rPr>
        <w:t>(14)</w:t>
      </w:r>
      <w:bookmarkEnd w:id="15"/>
    </w:p>
    <w:p w14:paraId="693DBB3C" w14:textId="08A86492" w:rsidR="002A6DAC" w:rsidRDefault="00C43C1E" w:rsidP="00856045">
      <w:pPr>
        <w:widowControl/>
        <w:suppressAutoHyphens/>
        <w:overflowPunct w:val="0"/>
        <w:autoSpaceDE w:val="0"/>
        <w:autoSpaceDN w:val="0"/>
        <w:adjustRightInd w:val="0"/>
        <w:spacing w:after="60" w:line="360" w:lineRule="auto"/>
        <w:ind w:firstLine="360"/>
        <w:rPr>
          <w:rFonts w:cs="Times New Roman"/>
          <w:iCs/>
          <w:kern w:val="0"/>
          <w:sz w:val="24"/>
          <w:szCs w:val="24"/>
          <w:lang w:eastAsia="en-US"/>
        </w:rPr>
      </w:pPr>
      <w:r w:rsidRPr="00C43C1E">
        <w:rPr>
          <w:rFonts w:cs="Times New Roman"/>
          <w:iCs/>
          <w:kern w:val="0"/>
          <w:sz w:val="24"/>
          <w:szCs w:val="24"/>
          <w:lang w:eastAsia="en-US"/>
        </w:rPr>
        <w:t>Solving the heat transfer equation Eq. (11) with the three boundary conditions Eq. (12), Eq. (13), Eq. (14), we can obtain the temperature distribution inside the water layer as:</w:t>
      </w:r>
    </w:p>
    <w:p w14:paraId="623FD779" w14:textId="2144A950" w:rsidR="00C43C1E" w:rsidRPr="00C43C1E" w:rsidRDefault="005345B6" w:rsidP="006F139C">
      <w:pPr>
        <w:widowControl/>
        <w:suppressAutoHyphens/>
        <w:overflowPunct w:val="0"/>
        <w:autoSpaceDE w:val="0"/>
        <w:autoSpaceDN w:val="0"/>
        <w:adjustRightInd w:val="0"/>
        <w:spacing w:after="60" w:line="360" w:lineRule="auto"/>
        <w:ind w:right="-270" w:firstLine="99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(r,z)</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
          <m:fPr>
            <m:ctrlPr>
              <w:rPr>
                <w:rFonts w:ascii="Cambria Math" w:eastAsia="+mn-ea" w:hAnsi="Cambria Math" w:cs="+mn-cs"/>
                <w:i/>
                <w:iCs/>
                <w:kern w:val="24"/>
                <w:sz w:val="24"/>
                <w:szCs w:val="24"/>
              </w:rPr>
            </m:ctrlPr>
          </m:fPr>
          <m:num>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sinh</m:t>
                </m:r>
              </m:fName>
              <m:e>
                <m:d>
                  <m:dPr>
                    <m:ctrlPr>
                      <w:rPr>
                        <w:rFonts w:ascii="Cambria Math" w:eastAsia="+mn-ea" w:hAnsi="Cambria Math" w:cs="+mn-cs"/>
                        <w:i/>
                        <w:iCs/>
                        <w:kern w:val="24"/>
                        <w:sz w:val="24"/>
                        <w:szCs w:val="24"/>
                      </w:rPr>
                    </m:ctrlPr>
                  </m:dPr>
                  <m:e>
                    <m:d>
                      <m:dPr>
                        <m:begChr m:val=""/>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d>
                              <m:dPr>
                                <m:endChr m:val=""/>
                                <m:ctrlPr>
                                  <w:rPr>
                                    <w:rFonts w:ascii="Cambria Math" w:eastAsia="+mn-ea" w:hAnsi="Cambria Math" w:cs="+mn-cs"/>
                                    <w:i/>
                                    <w:iCs/>
                                    <w:kern w:val="24"/>
                                    <w:sz w:val="24"/>
                                    <w:szCs w:val="24"/>
                                  </w:rPr>
                                </m:ctrlPr>
                              </m:dPr>
                              <m:e>
                                <m:r>
                                  <w:rPr>
                                    <w:rFonts w:ascii="Cambria Math" w:eastAsia="+mn-ea" w:hAnsi="Cambria Math" w:cs="+mn-cs"/>
                                    <w:kern w:val="24"/>
                                    <w:sz w:val="24"/>
                                    <w:szCs w:val="24"/>
                                  </w:rPr>
                                  <m:t>l</m:t>
                                </m:r>
                              </m:e>
                            </m:d>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-z</m:t>
                        </m:r>
                      </m:e>
                    </m:d>
                  </m:e>
                </m:d>
              </m:e>
            </m:func>
          </m:num>
          <m:den>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cosh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den>
        </m:f>
      </m:oMath>
      <w:r w:rsidR="006F139C">
        <w:rPr>
          <w:rFonts w:cs="Times New Roman"/>
          <w:iCs/>
          <w:kern w:val="24"/>
          <w:sz w:val="24"/>
          <w:szCs w:val="24"/>
        </w:rPr>
        <w:t xml:space="preserve"> </w:t>
      </w:r>
      <w:r w:rsidR="00C43C1E" w:rsidRPr="002A6DAC">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D911DF">
        <w:rPr>
          <w:rFonts w:cs="Times New Roman"/>
          <w:iCs/>
          <w:kern w:val="0"/>
          <w:sz w:val="24"/>
          <w:szCs w:val="24"/>
          <w:lang w:eastAsia="en-US"/>
        </w:rPr>
        <w:tab/>
      </w:r>
      <w:r w:rsidR="00F928E5">
        <w:rPr>
          <w:rFonts w:cs="Times New Roman"/>
          <w:iCs/>
          <w:kern w:val="0"/>
          <w:sz w:val="24"/>
          <w:szCs w:val="24"/>
          <w:lang w:eastAsia="en-US"/>
        </w:rPr>
        <w:t xml:space="preserve">  </w:t>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(15)</w:t>
      </w:r>
    </w:p>
    <w:p w14:paraId="463A1F30" w14:textId="0AC4B6FF" w:rsidR="00C43C1E" w:rsidRPr="00C43C1E" w:rsidRDefault="00C43C1E" w:rsidP="00C43C1E">
      <w:pPr>
        <w:widowControl/>
        <w:suppressAutoHyphens/>
        <w:overflowPunct w:val="0"/>
        <w:autoSpaceDE w:val="0"/>
        <w:autoSpaceDN w:val="0"/>
        <w:adjustRightInd w:val="0"/>
        <w:spacing w:line="360" w:lineRule="auto"/>
        <w:rPr>
          <w:rFonts w:cs="Times New Roman"/>
          <w:iCs/>
          <w:kern w:val="0"/>
          <w:sz w:val="24"/>
          <w:szCs w:val="24"/>
          <w:lang w:eastAsia="en-US"/>
        </w:rPr>
      </w:pPr>
      <w:r w:rsidRPr="00C43C1E">
        <w:rPr>
          <w:rFonts w:cs="Times New Roman"/>
          <w:iCs/>
          <w:kern w:val="0"/>
          <w:sz w:val="24"/>
          <w:szCs w:val="24"/>
          <w:lang w:eastAsia="en-US"/>
        </w:rPr>
        <w:t xml:space="preserve">where </w:t>
      </w:r>
      <m:oMath>
        <m:r>
          <w:rPr>
            <w:rFonts w:ascii="Cambria Math" w:hAnsi="Cambria Math" w:cs="Times New Roman"/>
            <w:kern w:val="0"/>
            <w:sz w:val="24"/>
            <w:szCs w:val="24"/>
            <w:lang w:eastAsia="en-US"/>
          </w:rPr>
          <m:t>φ</m:t>
        </m:r>
      </m:oMath>
      <w:r w:rsidRPr="00C43C1E">
        <w:rPr>
          <w:rFonts w:cs="Times New Roman"/>
          <w:iCs/>
          <w:kern w:val="0"/>
          <w:sz w:val="24"/>
          <w:szCs w:val="24"/>
          <w:lang w:eastAsia="en-US"/>
        </w:rPr>
        <w:t xml:space="preserve"> is the evaporation ratio, which is defined as the heat transfer </w:t>
      </w:r>
      <w:r w:rsidRPr="00C43C1E">
        <w:rPr>
          <w:rFonts w:cs="Times New Roman"/>
          <w:iCs/>
          <w:kern w:val="0"/>
          <w:sz w:val="24"/>
          <w:szCs w:val="24"/>
        </w:rPr>
        <w:t>across</w:t>
      </w:r>
      <w:r w:rsidRPr="00C43C1E">
        <w:rPr>
          <w:rFonts w:cs="Times New Roman"/>
          <w:iCs/>
          <w:kern w:val="0"/>
          <w:sz w:val="24"/>
          <w:szCs w:val="24"/>
          <w:lang w:eastAsia="en-US"/>
        </w:rPr>
        <w:t xml:space="preserve"> droplet base over overall heat transfer from substrate to droplet:</w:t>
      </w:r>
      <m:oMath>
        <m:r>
          <m:rPr>
            <m:sty m:val="p"/>
          </m:rPr>
          <w:rPr>
            <w:rFonts w:ascii="Cambria Math" w:hAnsi="Cambria Math" w:cs="Times New Roman"/>
            <w:kern w:val="0"/>
            <w:sz w:val="24"/>
            <w:szCs w:val="24"/>
            <w:lang w:eastAsia="en-US"/>
          </w:rPr>
          <m:t xml:space="preserve"> </m:t>
        </m:r>
        <m:r>
          <w:rPr>
            <w:rFonts w:ascii="Cambria Math" w:hAnsi="Cambria Math" w:cs="Times New Roman"/>
            <w:kern w:val="0"/>
            <w:sz w:val="24"/>
            <w:szCs w:val="24"/>
            <w:lang w:eastAsia="en-US"/>
          </w:rPr>
          <m:t>φ</m:t>
        </m:r>
        <m:r>
          <m:rPr>
            <m:sty m:val="p"/>
          </m:rPr>
          <w:rPr>
            <w:rFonts w:ascii="Cambria Math" w:hAnsi="Cambria Math" w:cs="Times New Roman"/>
            <w:kern w:val="0"/>
            <w:sz w:val="24"/>
            <w:szCs w:val="24"/>
            <w:lang w:eastAsia="en-US"/>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b</m:t>
            </m:r>
          </m:sub>
        </m:sSub>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p</m:t>
            </m:r>
          </m:sub>
        </m:sSub>
      </m:oMath>
      <w:r w:rsidRPr="00C43C1E">
        <w:rPr>
          <w:rFonts w:cs="Times New Roman"/>
          <w:iCs/>
          <w:kern w:val="0"/>
          <w:sz w:val="24"/>
          <w:szCs w:val="24"/>
          <w:lang w:eastAsia="en-US"/>
        </w:rPr>
        <w:t xml:space="preserve">.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0</m:t>
            </m:r>
          </m:sub>
        </m:sSub>
        <m:r>
          <w:rPr>
            <w:rFonts w:ascii="Cambria Math" w:hAnsi="Cambria Math" w:cs="Times New Roman"/>
            <w:kern w:val="0"/>
            <w:sz w:val="24"/>
            <w:szCs w:val="24"/>
            <w:lang w:eastAsia="en-US"/>
          </w:rPr>
          <m:t>(x)</m:t>
        </m:r>
      </m:oMath>
      <w:r w:rsidRPr="00C43C1E">
        <w:rPr>
          <w:rFonts w:cs="Times New Roman"/>
          <w:iCs/>
          <w:kern w:val="0"/>
          <w:sz w:val="24"/>
          <w:szCs w:val="24"/>
          <w:lang w:eastAsia="en-US"/>
        </w:rPr>
        <w:t xml:space="preserve"> and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r>
          <w:rPr>
            <w:rFonts w:ascii="Cambria Math" w:hAnsi="Cambria Math" w:cs="Times New Roman"/>
            <w:kern w:val="0"/>
            <w:sz w:val="24"/>
            <w:szCs w:val="24"/>
            <w:lang w:eastAsia="en-US"/>
          </w:rPr>
          <m:t>(x)</m:t>
        </m:r>
      </m:oMath>
      <w:r w:rsidR="002A6DAC" w:rsidRPr="00C43C1E">
        <w:rPr>
          <w:rFonts w:cs="Times New Roman"/>
          <w:iCs/>
          <w:kern w:val="0"/>
          <w:sz w:val="24"/>
          <w:szCs w:val="24"/>
          <w:lang w:eastAsia="en-US"/>
        </w:rPr>
        <w:t xml:space="preserve"> </w:t>
      </w:r>
      <w:r w:rsidRPr="00C43C1E">
        <w:rPr>
          <w:rFonts w:cs="Times New Roman"/>
          <w:iCs/>
          <w:kern w:val="0"/>
          <w:sz w:val="24"/>
          <w:szCs w:val="24"/>
          <w:lang w:eastAsia="en-US"/>
        </w:rPr>
        <w:t xml:space="preserve">are the first kind Bessel functions with order of 0 and 1, respectively,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α</m:t>
            </m:r>
          </m:e>
          <m:sub>
            <m:r>
              <w:rPr>
                <w:rFonts w:ascii="Cambria Math" w:hAnsi="Cambria Math" w:cs="Times New Roman"/>
                <w:kern w:val="0"/>
                <w:sz w:val="24"/>
                <w:szCs w:val="24"/>
                <w:lang w:eastAsia="en-US"/>
              </w:rPr>
              <m:t>n</m:t>
            </m:r>
          </m:sub>
        </m:sSub>
      </m:oMath>
      <w:r w:rsidRPr="00C43C1E">
        <w:rPr>
          <w:rFonts w:cs="Times New Roman"/>
          <w:iCs/>
          <w:kern w:val="0"/>
          <w:sz w:val="24"/>
          <w:szCs w:val="24"/>
          <w:lang w:eastAsia="en-US"/>
        </w:rPr>
        <w:t xml:space="preserve"> is the n</w:t>
      </w:r>
      <w:r w:rsidR="002A6DAC">
        <w:rPr>
          <w:rFonts w:cs="Times New Roman"/>
          <w:iCs/>
          <w:kern w:val="0"/>
          <w:sz w:val="24"/>
          <w:szCs w:val="24"/>
          <w:vertAlign w:val="superscript"/>
          <w:lang w:eastAsia="en-US"/>
        </w:rPr>
        <w:t>th</w:t>
      </w:r>
      <w:r w:rsidRPr="00C43C1E">
        <w:rPr>
          <w:rFonts w:cs="Times New Roman"/>
          <w:iCs/>
          <w:kern w:val="0"/>
          <w:sz w:val="24"/>
          <w:szCs w:val="24"/>
          <w:lang w:eastAsia="en-US"/>
        </w:rPr>
        <w:t xml:space="preserve"> root of </w:t>
      </w:r>
      <m:oMath>
        <m:sSub>
          <m:sSubPr>
            <m:ctrlPr>
              <w:rPr>
                <w:rFonts w:ascii="Cambria Math" w:hAnsi="Cambria Math" w:cs="Times New Roman"/>
                <w:i/>
                <w:iCs/>
                <w:kern w:val="0"/>
                <w:sz w:val="24"/>
                <w:szCs w:val="24"/>
                <w:vertAlign w:val="subscript"/>
                <w:lang w:eastAsia="en-US"/>
              </w:rPr>
            </m:ctrlPr>
          </m:sSubPr>
          <m:e>
            <m:r>
              <w:rPr>
                <w:rFonts w:ascii="Cambria Math" w:hAnsi="Cambria Math" w:cs="Times New Roman"/>
                <w:kern w:val="0"/>
                <w:sz w:val="24"/>
                <w:szCs w:val="24"/>
                <w:vertAlign w:val="subscript"/>
                <w:lang w:eastAsia="en-US"/>
              </w:rPr>
              <m:t>J</m:t>
            </m:r>
          </m:e>
          <m:sub>
            <m:r>
              <w:rPr>
                <w:rFonts w:ascii="Cambria Math" w:hAnsi="Cambria Math" w:cs="Times New Roman"/>
                <w:kern w:val="0"/>
                <w:sz w:val="24"/>
                <w:szCs w:val="24"/>
                <w:vertAlign w:val="subscript"/>
                <w:lang w:eastAsia="en-US"/>
              </w:rPr>
              <m:t>1</m:t>
            </m:r>
          </m:sub>
        </m:sSub>
        <m:d>
          <m:dPr>
            <m:ctrlPr>
              <w:rPr>
                <w:rFonts w:ascii="Cambria Math" w:hAnsi="Cambria Math" w:cs="Times New Roman"/>
                <w:i/>
                <w:iCs/>
                <w:kern w:val="0"/>
                <w:sz w:val="24"/>
                <w:szCs w:val="24"/>
                <w:lang w:eastAsia="en-US"/>
              </w:rPr>
            </m:ctrlPr>
          </m:dPr>
          <m:e>
            <m:r>
              <w:rPr>
                <w:rFonts w:ascii="Cambria Math" w:hAnsi="Cambria Math" w:cs="Times New Roman"/>
                <w:kern w:val="0"/>
                <w:sz w:val="24"/>
                <w:szCs w:val="24"/>
                <w:lang w:eastAsia="en-US"/>
              </w:rPr>
              <m:t>x</m:t>
            </m:r>
          </m:e>
        </m:d>
        <m:r>
          <w:rPr>
            <w:rFonts w:ascii="Cambria Math" w:hAnsi="Cambria Math" w:cs="Times New Roman"/>
            <w:kern w:val="0"/>
            <w:sz w:val="24"/>
            <w:szCs w:val="24"/>
            <w:lang w:eastAsia="en-US"/>
          </w:rPr>
          <m:t>=</m:t>
        </m:r>
      </m:oMath>
      <w:r w:rsidRPr="00C43C1E">
        <w:rPr>
          <w:rFonts w:cs="Times New Roman"/>
          <w:iCs/>
          <w:kern w:val="0"/>
          <w:sz w:val="24"/>
          <w:szCs w:val="24"/>
          <w:lang w:eastAsia="en-US"/>
        </w:rPr>
        <w:t>0</w:t>
      </w:r>
      <w:r w:rsidR="00B86B78">
        <w:rPr>
          <w:rFonts w:cs="Times New Roman"/>
          <w:iCs/>
          <w:kern w:val="0"/>
          <w:sz w:val="24"/>
          <w:szCs w:val="24"/>
          <w:lang w:eastAsia="en-US"/>
        </w:rPr>
        <w:fldChar w:fldCharType="begin"/>
      </w:r>
      <w:r w:rsidR="00401B03">
        <w:rPr>
          <w:rFonts w:cs="Times New Roman"/>
          <w:iCs/>
          <w:kern w:val="0"/>
          <w:sz w:val="24"/>
          <w:szCs w:val="24"/>
          <w:lang w:eastAsia="en-US"/>
        </w:rPr>
        <w:instrText xml:space="preserve"> ADDIN EN.CITE &lt;EndNote&gt;&lt;Cite&gt;&lt;Author&gt;Kennedy&lt;/Author&gt;&lt;Year&gt;1960&lt;/Year&gt;&lt;RecNum&gt;244&lt;/RecNum&gt;&lt;DisplayText&gt;&lt;style font="Times New Roman" size="12"&gt;[48]&lt;/style&gt;&lt;/DisplayText&gt;&lt;record&gt;&lt;rec-number&gt;244&lt;/rec-number&gt;&lt;foreign-keys&gt;&lt;key app="EN" db-id="dzwapvwscfr509edaz9xzdtgzvpvrvftxers" timestamp="1624809997"&gt;244&lt;/key&gt;&lt;/foreign-keys&gt;&lt;ref-type name="Journal Article"&gt;17&lt;/ref-type&gt;&lt;contributors&gt;&lt;authors&gt;&lt;author&gt;Kennedy, David P.&lt;/author&gt;&lt;/authors&gt;&lt;/contributors&gt;&lt;titles&gt;&lt;title&gt;Spreading Resistance in Cylindrical Semiconductor Devices&lt;/title&gt;&lt;secondary-title&gt;Journal of Applied Physics&lt;/secondary-title&gt;&lt;/titles&gt;&lt;periodical&gt;&lt;full-title&gt;Journal of Applied Physics&lt;/full-title&gt;&lt;/periodical&gt;&lt;pages&gt;1490-1497&lt;/pages&gt;&lt;volume&gt;31&lt;/volume&gt;&lt;number&gt;8&lt;/number&gt;&lt;section&gt;1490&lt;/section&gt;&lt;dates&gt;&lt;year&gt;1960&lt;/year&gt;&lt;/dates&gt;&lt;isbn&gt;0021-8979&amp;#xD;1089-7550&lt;/isbn&gt;&lt;urls&gt;&lt;/urls&gt;&lt;electronic-resource-num&gt;10.1063/1.1735869&lt;/electronic-resource-num&gt;&lt;/record&gt;&lt;/Cite&gt;&lt;/EndNote&gt;</w:instrText>
      </w:r>
      <w:r w:rsidR="00B86B78">
        <w:rPr>
          <w:rFonts w:cs="Times New Roman"/>
          <w:iCs/>
          <w:kern w:val="0"/>
          <w:sz w:val="24"/>
          <w:szCs w:val="24"/>
          <w:lang w:eastAsia="en-US"/>
        </w:rPr>
        <w:fldChar w:fldCharType="separate"/>
      </w:r>
      <w:r w:rsidR="00401B03">
        <w:rPr>
          <w:rFonts w:cs="Times New Roman"/>
          <w:iCs/>
          <w:noProof/>
          <w:kern w:val="0"/>
          <w:sz w:val="24"/>
          <w:szCs w:val="24"/>
          <w:lang w:eastAsia="en-US"/>
        </w:rPr>
        <w:t>[</w:t>
      </w:r>
      <w:hyperlink w:anchor="_ENREF_48" w:tooltip="Kennedy, 1960 #244" w:history="1">
        <w:r w:rsidR="00950878">
          <w:rPr>
            <w:rFonts w:cs="Times New Roman"/>
            <w:iCs/>
            <w:noProof/>
            <w:kern w:val="0"/>
            <w:sz w:val="24"/>
            <w:szCs w:val="24"/>
            <w:lang w:eastAsia="en-US"/>
          </w:rPr>
          <w:t>48</w:t>
        </w:r>
      </w:hyperlink>
      <w:r w:rsidR="00401B03">
        <w:rPr>
          <w:rFonts w:cs="Times New Roman"/>
          <w:iCs/>
          <w:noProof/>
          <w:kern w:val="0"/>
          <w:sz w:val="24"/>
          <w:szCs w:val="24"/>
          <w:lang w:eastAsia="en-US"/>
        </w:rPr>
        <w:t>]</w:t>
      </w:r>
      <w:r w:rsidR="00B86B78">
        <w:rPr>
          <w:rFonts w:cs="Times New Roman"/>
          <w:iCs/>
          <w:kern w:val="0"/>
          <w:sz w:val="24"/>
          <w:szCs w:val="24"/>
          <w:lang w:eastAsia="en-US"/>
        </w:rPr>
        <w:fldChar w:fldCharType="end"/>
      </w:r>
      <w:r w:rsidRPr="00C43C1E">
        <w:rPr>
          <w:rFonts w:cs="Times New Roman"/>
          <w:iCs/>
          <w:kern w:val="0"/>
          <w:sz w:val="24"/>
          <w:szCs w:val="24"/>
          <w:lang w:eastAsia="en-US"/>
        </w:rPr>
        <w:t>.</w:t>
      </w:r>
    </w:p>
    <w:p w14:paraId="4470A854" w14:textId="046B5ADC"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 xml:space="preserve">The temperature at the droplet base at </w:t>
      </w:r>
      <w:r w:rsidRPr="00CB6E7A">
        <w:rPr>
          <w:rFonts w:cs="Times New Roman"/>
          <w:i/>
          <w:kern w:val="0"/>
          <w:sz w:val="24"/>
          <w:szCs w:val="24"/>
          <w:lang w:eastAsia="en-US"/>
        </w:rPr>
        <w:t>z</w:t>
      </w:r>
      <w:r w:rsidRPr="00C43C1E">
        <w:rPr>
          <w:rFonts w:cs="Times New Roman"/>
          <w:iCs/>
          <w:kern w:val="0"/>
          <w:sz w:val="24"/>
          <w:szCs w:val="24"/>
          <w:lang w:eastAsia="en-US"/>
        </w:rPr>
        <w:t>=0 is calculated as:</w:t>
      </w:r>
    </w:p>
    <w:p w14:paraId="194762CD" w14:textId="28A30032" w:rsidR="00C43C1E" w:rsidRPr="00C43C1E" w:rsidRDefault="005345B6" w:rsidP="006F139C">
      <w:pPr>
        <w:widowControl/>
        <w:suppressAutoHyphens/>
        <w:overflowPunct w:val="0"/>
        <w:autoSpaceDE w:val="0"/>
        <w:autoSpaceDN w:val="0"/>
        <w:adjustRightInd w:val="0"/>
        <w:spacing w:line="360" w:lineRule="auto"/>
        <w:ind w:firstLine="1170"/>
        <w:rPr>
          <w:rFonts w:cs="Times New Roman"/>
          <w:iCs/>
          <w:kern w:val="0"/>
          <w:sz w:val="24"/>
          <w:szCs w:val="24"/>
          <w:lang w:eastAsia="en-US"/>
        </w:rPr>
      </w:pPr>
      <m:oMath>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b</m:t>
            </m:r>
          </m:sub>
        </m:sSub>
        <m:r>
          <m:rPr>
            <m:sty m:val="p"/>
          </m:rPr>
          <w:rPr>
            <w:rFonts w:ascii="Cambria Math" w:eastAsia="+mn-ea" w:hAnsi="Cambria Math" w:cs="+mn-cs"/>
            <w:kern w:val="24"/>
            <w:sz w:val="24"/>
            <w:szCs w:val="24"/>
          </w:rPr>
          <m:t>(r,0)</m:t>
        </m:r>
        <m:r>
          <w:rPr>
            <w:rFonts w:ascii="Cambria Math" w:eastAsia="+mn-ea" w:hAnsi="Cambria Math" w:cs="+mn-cs"/>
            <w:kern w:val="24"/>
            <w:sz w:val="24"/>
            <w:szCs w:val="24"/>
          </w:rPr>
          <m:t>=</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T</m:t>
            </m:r>
          </m:e>
          <m:sub>
            <m:r>
              <m:rPr>
                <m:sty m:val="p"/>
              </m:rPr>
              <w:rPr>
                <w:rFonts w:ascii="Cambria Math" w:eastAsia="+mn-ea" w:hAnsi="Cambria Math" w:cs="+mn-cs"/>
                <w:kern w:val="24"/>
                <w:sz w:val="24"/>
                <w:szCs w:val="24"/>
              </w:rPr>
              <m:t>w</m:t>
            </m:r>
          </m:sub>
        </m:sSub>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w:rPr>
                    <w:rFonts w:ascii="Cambria Math" w:eastAsia="+mn-ea" w:hAnsi="Cambria Math" w:cs="+mn-cs"/>
                    <w:kern w:val="24"/>
                    <w:sz w:val="24"/>
                    <w:szCs w:val="24"/>
                  </w:rPr>
                  <m:t>p</m:t>
                </m:r>
              </m:sub>
            </m:sSub>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d>
                  <m:dPr>
                    <m:ctrlPr>
                      <w:rPr>
                        <w:rFonts w:ascii="Cambria Math" w:eastAsia="+mn-ea" w:hAnsi="Cambria Math" w:cs="+mn-cs"/>
                        <w:i/>
                        <w:iCs/>
                        <w:kern w:val="24"/>
                        <w:sz w:val="24"/>
                        <w:szCs w:val="24"/>
                      </w:rPr>
                    </m:ctrlPr>
                  </m:dPr>
                  <m:e>
                    <m:r>
                      <w:rPr>
                        <w:rFonts w:ascii="Cambria Math" w:eastAsia="+mn-ea" w:hAnsi="Cambria Math" w:cs="+mn-cs"/>
                        <w:kern w:val="24"/>
                        <w:sz w:val="24"/>
                        <w:szCs w:val="24"/>
                      </w:rPr>
                      <m:t>1</m:t>
                    </m:r>
                    <m:r>
                      <m:rPr>
                        <m:sty m:val="p"/>
                      </m:rPr>
                      <w:rPr>
                        <w:rFonts w:ascii="Cambria Math" w:eastAsia="+mn-ea" w:hAnsi="Cambria Math" w:cs="+mn-cs"/>
                        <w:kern w:val="24"/>
                        <w:sz w:val="24"/>
                        <w:szCs w:val="24"/>
                      </w:rPr>
                      <m:t>-</m:t>
                    </m:r>
                    <m:r>
                      <w:rPr>
                        <w:rFonts w:ascii="Cambria Math" w:eastAsia="+mn-ea" w:hAnsi="Cambria Math" w:cs="+mn-cs"/>
                        <w:kern w:val="24"/>
                        <w:sz w:val="24"/>
                        <w:szCs w:val="24"/>
                      </w:rPr>
                      <m:t>φ</m:t>
                    </m:r>
                  </m:e>
                </m:d>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den>
            </m:f>
          </m:e>
        </m:d>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2a</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q</m:t>
                </m:r>
              </m:e>
              <m:sub>
                <m:r>
                  <m:rPr>
                    <m:sty m:val="p"/>
                  </m:rPr>
                  <w:rPr>
                    <w:rFonts w:ascii="Cambria Math" w:eastAsia="+mn-ea" w:hAnsi="Cambria Math" w:cs="+mn-cs"/>
                    <w:kern w:val="24"/>
                    <w:sz w:val="24"/>
                    <w:szCs w:val="24"/>
                  </w:rPr>
                  <m:t>p</m:t>
                </m:r>
              </m:sub>
            </m:sSub>
          </m:num>
          <m:den>
            <m:r>
              <w:rPr>
                <w:rFonts w:ascii="Cambria Math" w:eastAsia="+mn-ea" w:hAnsi="Cambria Math" w:cs="+mn-cs"/>
                <w:kern w:val="24"/>
                <w:sz w:val="24"/>
                <w:szCs w:val="24"/>
              </w:rPr>
              <m:t>π</m:t>
            </m:r>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k</m:t>
                </m:r>
              </m:e>
              <m:sub>
                <m:r>
                  <m:rPr>
                    <m:sty m:val="p"/>
                  </m:rPr>
                  <w:rPr>
                    <w:rFonts w:ascii="Cambria Math" w:eastAsia="+mn-ea" w:hAnsi="Cambria Math" w:cs="+mn-cs"/>
                    <w:kern w:val="24"/>
                    <w:sz w:val="24"/>
                    <w:szCs w:val="24"/>
                  </w:rPr>
                  <m:t>w</m:t>
                </m:r>
              </m:sub>
            </m:sSub>
          </m:den>
        </m:f>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m:rPr>
                    <m:sty m:val="p"/>
                  </m:rPr>
                  <w:rPr>
                    <w:rFonts w:ascii="Cambria Math" w:eastAsia="+mn-ea" w:hAnsi="Cambria Math" w:cs="+mn-cs"/>
                    <w:kern w:val="24"/>
                    <w:sz w:val="24"/>
                    <w:szCs w:val="24"/>
                  </w:rPr>
                  <m:t>1</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r>
              <w:rPr>
                <w:rFonts w:ascii="Cambria Math" w:eastAsia="+mn-ea" w:hAnsi="Cambria Math" w:cs="+mn-cs"/>
                <w:kern w:val="24"/>
                <w:sz w:val="24"/>
                <w:szCs w:val="24"/>
              </w:rPr>
              <m:t>+</m:t>
            </m:r>
            <m:f>
              <m:fPr>
                <m:ctrlPr>
                  <w:rPr>
                    <w:rFonts w:ascii="Cambria Math" w:eastAsia="+mn-ea" w:hAnsi="Cambria Math" w:cs="+mn-cs"/>
                    <w:i/>
                    <w:iCs/>
                    <w:kern w:val="24"/>
                    <w:sz w:val="24"/>
                    <w:szCs w:val="24"/>
                  </w:rPr>
                </m:ctrlPr>
              </m:fPr>
              <m:num>
                <m:r>
                  <w:rPr>
                    <w:rFonts w:ascii="Cambria Math" w:eastAsia="+mn-ea" w:hAnsi="Cambria Math" w:cs="+mn-cs"/>
                    <w:kern w:val="24"/>
                    <w:sz w:val="24"/>
                    <w:szCs w:val="24"/>
                  </w:rPr>
                  <m:t>φ</m:t>
                </m:r>
              </m:num>
              <m:den>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b</m:t>
                    </m:r>
                  </m:e>
                  <m:sup>
                    <m:r>
                      <w:rPr>
                        <w:rFonts w:ascii="Cambria Math" w:eastAsia="+mn-ea" w:hAnsi="Cambria Math" w:cs="+mn-cs"/>
                        <w:kern w:val="24"/>
                        <w:sz w:val="24"/>
                        <w:szCs w:val="24"/>
                      </w:rPr>
                      <m:t>2</m:t>
                    </m:r>
                  </m:sup>
                </m:sSup>
                <m:r>
                  <m:rPr>
                    <m:sty m:val="p"/>
                  </m:rPr>
                  <w:rPr>
                    <w:rFonts w:ascii="Cambria Math" w:eastAsia="+mn-ea" w:hAnsi="Cambria Math" w:cs="+mn-cs"/>
                    <w:kern w:val="24"/>
                    <w:sz w:val="24"/>
                    <w:szCs w:val="24"/>
                  </w:rPr>
                  <m:t>-</m:t>
                </m:r>
                <m:sSup>
                  <m:sSupPr>
                    <m:ctrlPr>
                      <w:rPr>
                        <w:rFonts w:ascii="Cambria Math" w:eastAsia="+mn-ea" w:hAnsi="Cambria Math" w:cs="+mn-cs"/>
                        <w:i/>
                        <w:iCs/>
                        <w:kern w:val="24"/>
                        <w:sz w:val="24"/>
                        <w:szCs w:val="24"/>
                      </w:rPr>
                    </m:ctrlPr>
                  </m:sSupPr>
                  <m:e>
                    <m:r>
                      <w:rPr>
                        <w:rFonts w:ascii="Cambria Math" w:eastAsia="+mn-ea" w:hAnsi="Cambria Math" w:cs="+mn-cs"/>
                        <w:kern w:val="24"/>
                        <w:sz w:val="24"/>
                        <w:szCs w:val="24"/>
                      </w:rPr>
                      <m:t>a</m:t>
                    </m:r>
                  </m:e>
                  <m:sup>
                    <m:r>
                      <w:rPr>
                        <w:rFonts w:ascii="Cambria Math" w:eastAsia="+mn-ea" w:hAnsi="Cambria Math" w:cs="+mn-cs"/>
                        <w:kern w:val="24"/>
                        <w:sz w:val="24"/>
                        <w:szCs w:val="24"/>
                      </w:rPr>
                      <m:t>2</m:t>
                    </m:r>
                  </m:sup>
                </m:sSup>
              </m:den>
            </m:f>
          </m:e>
        </m:d>
        <m:nary>
          <m:naryPr>
            <m:chr m:val="∑"/>
            <m:limLoc m:val="subSup"/>
            <m:ctrlPr>
              <w:rPr>
                <w:rFonts w:ascii="Cambria Math" w:eastAsia="+mn-ea" w:hAnsi="Cambria Math" w:cs="+mn-cs"/>
                <w:i/>
                <w:iCs/>
                <w:kern w:val="24"/>
                <w:sz w:val="24"/>
                <w:szCs w:val="24"/>
              </w:rPr>
            </m:ctrlPr>
          </m:naryPr>
          <m:sub>
            <m:r>
              <w:rPr>
                <w:rFonts w:ascii="Cambria Math" w:eastAsia="+mn-ea" w:hAnsi="Cambria Math" w:cs="+mn-cs"/>
                <w:kern w:val="24"/>
                <w:sz w:val="24"/>
                <w:szCs w:val="24"/>
              </w:rPr>
              <m:t>n=1</m:t>
            </m:r>
          </m:sub>
          <m:sup>
            <m:r>
              <w:rPr>
                <w:rFonts w:ascii="Cambria Math" w:eastAsia="+mn-ea" w:hAnsi="Cambria Math" w:cs="+mn-cs"/>
                <w:kern w:val="24"/>
                <w:sz w:val="24"/>
                <w:szCs w:val="24"/>
              </w:rPr>
              <m:t>∞</m:t>
            </m:r>
          </m:sup>
          <m:e>
            <m:d>
              <m:dPr>
                <m:begChr m:val="["/>
                <m:endChr m:val="]"/>
                <m:ctrlPr>
                  <w:rPr>
                    <w:rFonts w:ascii="Cambria Math" w:eastAsia="+mn-ea" w:hAnsi="Cambria Math" w:cs="+mn-cs"/>
                    <w:i/>
                    <w:iCs/>
                    <w:kern w:val="24"/>
                    <w:sz w:val="24"/>
                    <w:szCs w:val="24"/>
                  </w:rPr>
                </m:ctrlPr>
              </m:dPr>
              <m:e>
                <m:func>
                  <m:funcPr>
                    <m:ctrlPr>
                      <w:rPr>
                        <w:rFonts w:ascii="Cambria Math" w:eastAsia="+mn-ea" w:hAnsi="Cambria Math" w:cs="+mn-cs"/>
                        <w:i/>
                        <w:iCs/>
                        <w:kern w:val="24"/>
                        <w:sz w:val="24"/>
                        <w:szCs w:val="24"/>
                      </w:rPr>
                    </m:ctrlPr>
                  </m:funcPr>
                  <m:fNa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1</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a</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J</m:t>
                        </m:r>
                      </m:e>
                      <m:sub>
                        <m:r>
                          <w:rPr>
                            <w:rFonts w:ascii="Cambria Math" w:eastAsia="+mn-ea" w:hAnsi="Cambria Math" w:cs="+mn-cs"/>
                            <w:kern w:val="24"/>
                            <w:sz w:val="24"/>
                            <w:szCs w:val="24"/>
                          </w:rPr>
                          <m:t>0</m:t>
                        </m:r>
                      </m:sub>
                    </m:sSub>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r>
                              <w:rPr>
                                <w:rFonts w:ascii="Cambria Math" w:eastAsia="+mn-ea" w:hAnsi="Cambria Math" w:cs="+mn-cs"/>
                                <w:kern w:val="24"/>
                                <w:sz w:val="24"/>
                                <w:szCs w:val="24"/>
                              </w:rPr>
                              <m:t>r</m:t>
                            </m:r>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fName>
                  <m:e>
                    <m:r>
                      <w:rPr>
                        <w:rFonts w:ascii="Cambria Math" w:eastAsia="+mn-ea" w:hAnsi="Cambria Math" w:cs="+mn-cs"/>
                        <w:kern w:val="24"/>
                        <w:sz w:val="24"/>
                        <w:szCs w:val="24"/>
                      </w:rPr>
                      <m:t>/</m:t>
                    </m:r>
                    <m:d>
                      <m:dPr>
                        <m:ctrlPr>
                          <w:rPr>
                            <w:rFonts w:ascii="Cambria Math" w:eastAsia="+mn-ea" w:hAnsi="Cambria Math" w:cs="+mn-cs"/>
                            <w:i/>
                            <w:iCs/>
                            <w:kern w:val="24"/>
                            <w:sz w:val="24"/>
                            <w:szCs w:val="24"/>
                          </w:rPr>
                        </m:ctrlPr>
                      </m:dPr>
                      <m:e>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α</m:t>
                            </m:r>
                          </m:e>
                          <m:sub>
                            <m:r>
                              <w:rPr>
                                <w:rFonts w:ascii="Cambria Math" w:eastAsia="+mn-ea" w:hAnsi="Cambria Math" w:cs="+mn-cs"/>
                                <w:kern w:val="24"/>
                                <w:sz w:val="24"/>
                                <w:szCs w:val="24"/>
                              </w:rPr>
                              <m:t>n</m:t>
                            </m:r>
                          </m:sub>
                          <m:sup>
                            <m:r>
                              <w:rPr>
                                <w:rFonts w:ascii="Cambria Math" w:eastAsia="+mn-ea" w:hAnsi="Cambria Math" w:cs="+mn-cs"/>
                                <w:kern w:val="24"/>
                                <w:sz w:val="24"/>
                                <w:szCs w:val="24"/>
                              </w:rPr>
                              <m:t>2</m:t>
                            </m:r>
                          </m:sup>
                        </m:sSubSup>
                        <m:sSubSup>
                          <m:sSubSupPr>
                            <m:ctrlPr>
                              <w:rPr>
                                <w:rFonts w:ascii="Cambria Math" w:eastAsia="+mn-ea" w:hAnsi="Cambria Math" w:cs="+mn-cs"/>
                                <w:i/>
                                <w:iCs/>
                                <w:kern w:val="24"/>
                                <w:sz w:val="24"/>
                                <w:szCs w:val="24"/>
                              </w:rPr>
                            </m:ctrlPr>
                          </m:sSubSupPr>
                          <m:e>
                            <m:r>
                              <w:rPr>
                                <w:rFonts w:ascii="Cambria Math" w:eastAsia="+mn-ea" w:hAnsi="Cambria Math" w:cs="+mn-cs"/>
                                <w:kern w:val="24"/>
                                <w:sz w:val="24"/>
                                <w:szCs w:val="24"/>
                              </w:rPr>
                              <m:t>J</m:t>
                            </m:r>
                          </m:e>
                          <m:sub>
                            <m:r>
                              <w:rPr>
                                <w:rFonts w:ascii="Cambria Math" w:eastAsia="+mn-ea" w:hAnsi="Cambria Math" w:cs="+mn-cs"/>
                                <w:kern w:val="24"/>
                                <w:sz w:val="24"/>
                                <w:szCs w:val="24"/>
                              </w:rPr>
                              <m:t>0</m:t>
                            </m:r>
                          </m:sub>
                          <m:sup>
                            <m:r>
                              <w:rPr>
                                <w:rFonts w:ascii="Cambria Math" w:eastAsia="+mn-ea" w:hAnsi="Cambria Math" w:cs="+mn-cs"/>
                                <w:kern w:val="24"/>
                                <w:sz w:val="24"/>
                                <w:szCs w:val="24"/>
                              </w:rPr>
                              <m:t>2</m:t>
                            </m:r>
                          </m:sup>
                        </m:sSubSup>
                        <m:d>
                          <m:dPr>
                            <m:ctrlPr>
                              <w:rPr>
                                <w:rFonts w:ascii="Cambria Math" w:eastAsia="+mn-ea" w:hAnsi="Cambria Math" w:cs="+mn-cs"/>
                                <w:i/>
                                <w:iCs/>
                                <w:kern w:val="24"/>
                                <w:sz w:val="24"/>
                                <w:szCs w:val="24"/>
                              </w:rPr>
                            </m:ctrlPr>
                          </m:dPr>
                          <m:e>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e>
                        </m:d>
                      </m:e>
                    </m:d>
                  </m:e>
                </m:func>
              </m:e>
            </m:d>
          </m:e>
        </m:nary>
        <m:func>
          <m:funcPr>
            <m:ctrlPr>
              <w:rPr>
                <w:rFonts w:ascii="Cambria Math" w:eastAsia="+mn-ea" w:hAnsi="Cambria Math" w:cs="+mn-cs"/>
                <w:i/>
                <w:iCs/>
                <w:kern w:val="24"/>
                <w:sz w:val="24"/>
                <w:szCs w:val="24"/>
              </w:rPr>
            </m:ctrlPr>
          </m:funcPr>
          <m:fName>
            <m:r>
              <m:rPr>
                <m:sty m:val="p"/>
              </m:rPr>
              <w:rPr>
                <w:rFonts w:ascii="Cambria Math" w:eastAsia="+mn-ea" w:hAnsi="Cambria Math" w:cs="+mn-cs"/>
                <w:kern w:val="24"/>
                <w:sz w:val="24"/>
                <w:szCs w:val="24"/>
              </w:rPr>
              <m:t>tanh</m:t>
            </m:r>
          </m:fName>
          <m:e>
            <m:d>
              <m:dPr>
                <m:ctrlPr>
                  <w:rPr>
                    <w:rFonts w:ascii="Cambria Math" w:eastAsia="+mn-ea" w:hAnsi="Cambria Math" w:cs="+mn-cs"/>
                    <w:i/>
                    <w:iCs/>
                    <w:kern w:val="24"/>
                    <w:sz w:val="24"/>
                    <w:szCs w:val="24"/>
                  </w:rPr>
                </m:ctrlPr>
              </m:dPr>
              <m:e>
                <m:f>
                  <m:fPr>
                    <m:ctrlPr>
                      <w:rPr>
                        <w:rFonts w:ascii="Cambria Math" w:eastAsia="+mn-ea" w:hAnsi="Cambria Math" w:cs="+mn-cs"/>
                        <w:i/>
                        <w:iCs/>
                        <w:kern w:val="24"/>
                        <w:sz w:val="24"/>
                        <w:szCs w:val="24"/>
                      </w:rPr>
                    </m:ctrlPr>
                  </m:fPr>
                  <m:num>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α</m:t>
                        </m:r>
                      </m:e>
                      <m:sub>
                        <m:r>
                          <w:rPr>
                            <w:rFonts w:ascii="Cambria Math" w:eastAsia="+mn-ea" w:hAnsi="Cambria Math" w:cs="+mn-cs"/>
                            <w:kern w:val="24"/>
                            <w:sz w:val="24"/>
                            <w:szCs w:val="24"/>
                          </w:rPr>
                          <m:t>n</m:t>
                        </m:r>
                      </m:sub>
                    </m:sSub>
                  </m:num>
                  <m:den>
                    <m:r>
                      <w:rPr>
                        <w:rFonts w:ascii="Cambria Math" w:eastAsia="+mn-ea" w:hAnsi="Cambria Math" w:cs="+mn-cs"/>
                        <w:kern w:val="24"/>
                        <w:sz w:val="24"/>
                        <w:szCs w:val="24"/>
                      </w:rPr>
                      <m:t>b</m:t>
                    </m:r>
                  </m:den>
                </m:f>
                <m:sSub>
                  <m:sSubPr>
                    <m:ctrlPr>
                      <w:rPr>
                        <w:rFonts w:ascii="Cambria Math" w:eastAsia="+mn-ea" w:hAnsi="Cambria Math" w:cs="+mn-cs"/>
                        <w:i/>
                        <w:iCs/>
                        <w:kern w:val="24"/>
                        <w:sz w:val="24"/>
                        <w:szCs w:val="24"/>
                      </w:rPr>
                    </m:ctrlPr>
                  </m:sSubPr>
                  <m:e>
                    <m:r>
                      <w:rPr>
                        <w:rFonts w:ascii="Cambria Math" w:eastAsia="+mn-ea" w:hAnsi="Cambria Math" w:cs="+mn-cs"/>
                        <w:kern w:val="24"/>
                        <w:sz w:val="24"/>
                        <w:szCs w:val="24"/>
                      </w:rPr>
                      <m:t>l</m:t>
                    </m:r>
                  </m:e>
                  <m:sub>
                    <m:r>
                      <m:rPr>
                        <m:sty m:val="p"/>
                      </m:rPr>
                      <w:rPr>
                        <w:rFonts w:ascii="Cambria Math" w:eastAsia="+mn-ea" w:hAnsi="Cambria Math" w:cs="+mn-cs"/>
                        <w:kern w:val="24"/>
                        <w:sz w:val="24"/>
                        <w:szCs w:val="24"/>
                      </w:rPr>
                      <m:t>w</m:t>
                    </m:r>
                  </m:sub>
                </m:sSub>
              </m:e>
            </m:d>
          </m:e>
        </m:func>
      </m:oMath>
      <w:r w:rsidR="00C43C1E" w:rsidRPr="00CB6E7A">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760507">
        <w:rPr>
          <w:rFonts w:cs="Times New Roman"/>
          <w:iCs/>
          <w:kern w:val="0"/>
          <w:sz w:val="24"/>
          <w:szCs w:val="24"/>
          <w:lang w:eastAsia="en-US"/>
        </w:rPr>
        <w:tab/>
      </w:r>
      <w:r w:rsidR="00760507">
        <w:rPr>
          <w:rFonts w:cs="Times New Roman"/>
          <w:iCs/>
          <w:kern w:val="0"/>
          <w:sz w:val="24"/>
          <w:szCs w:val="24"/>
          <w:lang w:eastAsia="en-US"/>
        </w:rPr>
        <w:tab/>
      </w:r>
      <w:r w:rsidR="00760507">
        <w:rPr>
          <w:rFonts w:cs="Times New Roman"/>
          <w:iCs/>
          <w:kern w:val="0"/>
          <w:sz w:val="24"/>
          <w:szCs w:val="24"/>
          <w:lang w:eastAsia="en-US"/>
        </w:rPr>
        <w:tab/>
        <w:t xml:space="preserve"> </w:t>
      </w:r>
      <w:r w:rsidR="00C43C1E" w:rsidRPr="00C43C1E">
        <w:rPr>
          <w:rFonts w:cs="Times New Roman"/>
          <w:iCs/>
          <w:kern w:val="0"/>
          <w:sz w:val="24"/>
          <w:szCs w:val="24"/>
          <w:lang w:eastAsia="en-US"/>
        </w:rPr>
        <w:t>(16)</w:t>
      </w:r>
    </w:p>
    <w:p w14:paraId="15DEF2C7" w14:textId="2215E0A0" w:rsidR="00CB6E7A"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Thus, the average temperature of the droplet base could be obtained as:</w:t>
      </w:r>
    </w:p>
    <w:p w14:paraId="3F821EB8" w14:textId="622B8EAD" w:rsidR="00CB6E7A" w:rsidRDefault="005345B6"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acc>
              <m:accPr>
                <m:chr m:val="̅"/>
                <m:ctrlPr>
                  <w:rPr>
                    <w:rFonts w:ascii="Cambria Math" w:hAnsi="Cambria Math" w:cs="Times New Roman"/>
                    <w:i/>
                    <w:iCs/>
                    <w:kern w:val="14"/>
                    <w:sz w:val="24"/>
                    <w:szCs w:val="24"/>
                    <w:lang w:eastAsia="en-US"/>
                  </w:rPr>
                </m:ctrlPr>
              </m:accPr>
              <m:e>
                <m:r>
                  <w:rPr>
                    <w:rFonts w:ascii="Cambria Math" w:hAnsi="Cambria Math" w:cs="Times New Roman"/>
                    <w:kern w:val="0"/>
                    <w:sz w:val="24"/>
                    <w:szCs w:val="24"/>
                    <w:lang w:eastAsia="en-US"/>
                  </w:rPr>
                  <m:t>T</m:t>
                </m:r>
              </m:e>
            </m:acc>
          </m:e>
          <m:sub>
            <m:r>
              <m:rPr>
                <m:sty m:val="p"/>
              </m:rPr>
              <w:rPr>
                <w:rFonts w:ascii="Cambria Math" w:hAnsi="Cambria Math" w:cs="Times New Roman"/>
                <w:kern w:val="0"/>
                <w:sz w:val="24"/>
                <w:szCs w:val="24"/>
                <w:lang w:eastAsia="en-US"/>
              </w:rPr>
              <m:t>b</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b</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b</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6F139C" w:rsidRPr="00C43C1E">
        <w:rPr>
          <w:rFonts w:cs="Times New Roman"/>
          <w:iCs/>
          <w:kern w:val="0"/>
          <w:sz w:val="24"/>
          <w:szCs w:val="24"/>
          <w:lang w:eastAsia="en-US"/>
        </w:rPr>
        <w:t xml:space="preserve"> </w:t>
      </w:r>
      <w:r w:rsidR="006F139C">
        <w:rPr>
          <w:rFonts w:cs="Times New Roman"/>
          <w:iCs/>
          <w:kern w:val="0"/>
          <w:sz w:val="24"/>
          <w:szCs w:val="24"/>
          <w:lang w:eastAsia="en-US"/>
        </w:rPr>
        <w:tab/>
      </w:r>
      <w:r w:rsidR="00C43C1E" w:rsidRPr="00C43C1E">
        <w:rPr>
          <w:rFonts w:cs="Times New Roman"/>
          <w:iCs/>
          <w:kern w:val="0"/>
          <w:sz w:val="24"/>
          <w:szCs w:val="24"/>
          <w:lang w:eastAsia="en-US"/>
        </w:rPr>
        <w:t>(17a)</w:t>
      </w:r>
    </w:p>
    <w:p w14:paraId="01462564" w14:textId="35F6C9FF" w:rsidR="00C43C1E" w:rsidRPr="00C43C1E" w:rsidRDefault="005345B6" w:rsidP="006F139C">
      <w:pPr>
        <w:widowControl/>
        <w:suppressAutoHyphens/>
        <w:overflowPunct w:val="0"/>
        <w:autoSpaceDE w:val="0"/>
        <w:autoSpaceDN w:val="0"/>
        <w:adjustRightInd w:val="0"/>
        <w:spacing w:line="360" w:lineRule="auto"/>
        <w:ind w:firstLine="360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w:rPr>
                <w:rFonts w:ascii="Cambria Math" w:eastAsia="DengXian" w:hAnsi="Cambria Math" w:cs="Times New Roman"/>
                <w:color w:val="000000"/>
                <w:kern w:val="24"/>
                <w:sz w:val="24"/>
                <w:szCs w:val="24"/>
              </w:rPr>
              <m:t>w</m:t>
            </m:r>
          </m:sub>
        </m:sSub>
        <m:r>
          <m:rPr>
            <m:sty m:val="p"/>
          </m:rPr>
          <w:rPr>
            <w:rFonts w:ascii="Cambria Math" w:eastAsia="DengXian" w:hAnsi="Cambria Math" w:cs="Times New Roman"/>
            <w:color w:val="000000"/>
            <w:kern w:val="24"/>
            <w:sz w:val="24"/>
            <w:szCs w:val="24"/>
          </w:rPr>
          <m:t>+</m:t>
        </m:r>
        <m:f>
          <m:fPr>
            <m:ctrlPr>
              <w:rPr>
                <w:rFonts w:ascii="Cambria Math" w:eastAsia="+mn-ea" w:hAnsi="Cambria Math" w:cs="+mn-cs"/>
                <w:i/>
                <w:iCs/>
                <w:color w:val="836967"/>
                <w:kern w:val="24"/>
                <w:sz w:val="24"/>
                <w:szCs w:val="24"/>
              </w:rPr>
            </m:ctrlPr>
          </m:fPr>
          <m:num>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w:rPr>
                    <w:rFonts w:ascii="Cambria Math" w:eastAsia="+mn-ea" w:hAnsi="Cambria Math" w:cs="+mn-cs"/>
                    <w:color w:val="000000"/>
                    <w:kern w:val="24"/>
                    <w:sz w:val="24"/>
                    <w:szCs w:val="24"/>
                  </w:rPr>
                  <m:t>p</m:t>
                </m:r>
              </m:sub>
            </m:sSub>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l</m:t>
                </m:r>
              </m:e>
              <m:sub>
                <m:r>
                  <m:rPr>
                    <m:sty m:val="p"/>
                  </m:rPr>
                  <w:rPr>
                    <w:rFonts w:ascii="Cambria Math" w:eastAsia="+mn-ea" w:hAnsi="Cambria Math" w:cs="+mn-cs"/>
                    <w:color w:val="000000"/>
                    <w:kern w:val="24"/>
                    <w:sz w:val="24"/>
                    <w:szCs w:val="24"/>
                  </w:rPr>
                  <m:t>w</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836967"/>
                    <w:kern w:val="24"/>
                    <w:sz w:val="24"/>
                    <w:szCs w:val="24"/>
                  </w:rPr>
                </m:ctrlPr>
              </m:fPr>
              <m:num>
                <m:d>
                  <m:dPr>
                    <m:ctrlPr>
                      <w:rPr>
                        <w:rFonts w:ascii="Cambria Math" w:eastAsia="+mn-ea" w:hAnsi="Cambria Math" w:cs="+mn-cs"/>
                        <w:i/>
                        <w:iCs/>
                        <w:color w:val="836967"/>
                        <w:kern w:val="24"/>
                        <w:sz w:val="24"/>
                        <w:szCs w:val="24"/>
                      </w:rPr>
                    </m:ctrlPr>
                  </m:dPr>
                  <m:e>
                    <m:r>
                      <w:rPr>
                        <w:rFonts w:ascii="Cambria Math" w:eastAsia="+mn-ea" w:hAnsi="Cambria Math" w:cs="+mn-cs"/>
                        <w:color w:val="000000"/>
                        <w:kern w:val="24"/>
                        <w:sz w:val="24"/>
                        <w:szCs w:val="24"/>
                      </w:rPr>
                      <m:t>1</m:t>
                    </m:r>
                    <m:r>
                      <m:rPr>
                        <m:sty m:val="p"/>
                      </m:rPr>
                      <w:rPr>
                        <w:rFonts w:ascii="Cambria Math" w:eastAsia="+mn-ea" w:hAnsi="Cambria Math" w:cs="+mn-cs"/>
                        <w:color w:val="000000"/>
                        <w:kern w:val="24"/>
                        <w:sz w:val="24"/>
                        <w:szCs w:val="24"/>
                      </w:rPr>
                      <m:t>-</m:t>
                    </m:r>
                    <m:r>
                      <w:rPr>
                        <w:rFonts w:ascii="Cambria Math" w:eastAsia="+mn-ea" w:hAnsi="Cambria Math" w:cs="+mn-cs"/>
                        <w:color w:val="000000"/>
                        <w:kern w:val="24"/>
                        <w:sz w:val="24"/>
                        <w:szCs w:val="24"/>
                      </w:rPr>
                      <m:t>φ</m:t>
                    </m:r>
                  </m:e>
                </m:d>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den>
            </m:f>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B6E7A">
        <w:rPr>
          <w:rFonts w:cs="Times New Roman"/>
          <w:iCs/>
          <w:kern w:val="0"/>
          <w:sz w:val="24"/>
          <w:szCs w:val="24"/>
          <w:lang w:eastAsia="en-US"/>
        </w:rPr>
        <w:tab/>
      </w:r>
      <w:r w:rsidR="00C43C1E" w:rsidRPr="00C43C1E">
        <w:rPr>
          <w:rFonts w:cs="Times New Roman"/>
          <w:iCs/>
          <w:kern w:val="0"/>
          <w:sz w:val="24"/>
          <w:szCs w:val="24"/>
          <w:lang w:eastAsia="en-US"/>
        </w:rPr>
        <w:t>(17b)</w:t>
      </w:r>
    </w:p>
    <w:p w14:paraId="5721250C" w14:textId="654784CC" w:rsidR="00F007F6"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lang w:eastAsia="en-US"/>
        </w:rPr>
      </w:pPr>
      <w:r w:rsidRPr="00C43C1E">
        <w:rPr>
          <w:rFonts w:cs="Times New Roman"/>
          <w:iCs/>
          <w:kern w:val="0"/>
          <w:sz w:val="24"/>
          <w:szCs w:val="24"/>
          <w:lang w:eastAsia="en-US"/>
        </w:rPr>
        <w:t>The average temperature of the solid-liquid interface at droplet base could be estimated as:</w:t>
      </w:r>
    </w:p>
    <w:p w14:paraId="76780DC0" w14:textId="2EA70BC6" w:rsidR="00F007F6" w:rsidRDefault="005345B6" w:rsidP="006F139C">
      <w:pPr>
        <w:widowControl/>
        <w:suppressAutoHyphens/>
        <w:overflowPunct w:val="0"/>
        <w:autoSpaceDE w:val="0"/>
        <w:autoSpaceDN w:val="0"/>
        <w:adjustRightInd w:val="0"/>
        <w:spacing w:line="360" w:lineRule="auto"/>
        <w:ind w:firstLine="3780"/>
        <w:rPr>
          <w:rFonts w:cs="Times New Roman"/>
          <w:iCs/>
          <w:kern w:val="0"/>
          <w:sz w:val="24"/>
          <w:szCs w:val="24"/>
          <w:lang w:eastAsia="en-US"/>
        </w:rPr>
      </w:pP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b,p</m:t>
            </m:r>
          </m:sub>
        </m:sSub>
        <m:r>
          <w:rPr>
            <w:rFonts w:ascii="Cambria Math" w:hAnsi="Cambria Math" w:cs="Times New Roman"/>
            <w:kern w:val="0"/>
            <w:sz w:val="24"/>
            <w:szCs w:val="24"/>
            <w:lang w:eastAsia="en-US"/>
          </w:rPr>
          <m:t>=</m:t>
        </m:r>
        <m:f>
          <m:fPr>
            <m:ctrlPr>
              <w:rPr>
                <w:rFonts w:ascii="Cambria Math" w:hAnsi="Cambria Math" w:cs="Times New Roman"/>
                <w:i/>
                <w:iCs/>
                <w:kern w:val="14"/>
                <w:sz w:val="24"/>
                <w:szCs w:val="24"/>
                <w:lang w:eastAsia="en-US"/>
              </w:rPr>
            </m:ctrlPr>
          </m:fPr>
          <m:num>
            <m:nary>
              <m:naryPr>
                <m:limLoc m:val="subSup"/>
                <m:ctrlPr>
                  <w:rPr>
                    <w:rFonts w:ascii="Cambria Math" w:hAnsi="Cambria Math" w:cs="Times New Roman"/>
                    <w:i/>
                    <w:iCs/>
                    <w:kern w:val="14"/>
                    <w:sz w:val="24"/>
                    <w:szCs w:val="24"/>
                    <w:lang w:eastAsia="en-US"/>
                  </w:rPr>
                </m:ctrlPr>
              </m:naryPr>
              <m:sub>
                <m:r>
                  <w:rPr>
                    <w:rFonts w:ascii="Cambria Math" w:hAnsi="Cambria Math" w:cs="Times New Roman"/>
                    <w:kern w:val="0"/>
                    <w:sz w:val="24"/>
                    <w:szCs w:val="24"/>
                    <w:lang w:eastAsia="en-US"/>
                  </w:rPr>
                  <m:t>0</m:t>
                </m:r>
              </m:sub>
              <m:sup>
                <m:r>
                  <w:rPr>
                    <w:rFonts w:ascii="Cambria Math" w:hAnsi="Cambria Math" w:cs="Times New Roman"/>
                    <w:kern w:val="0"/>
                    <w:sz w:val="24"/>
                    <w:szCs w:val="24"/>
                    <w:lang w:eastAsia="en-US"/>
                  </w:rPr>
                  <m:t>a</m:t>
                </m:r>
              </m:sup>
              <m:e>
                <m:r>
                  <w:rPr>
                    <w:rFonts w:ascii="Cambria Math" w:hAnsi="Cambria Math" w:cs="Times New Roman"/>
                    <w:kern w:val="0"/>
                    <w:sz w:val="24"/>
                    <w:szCs w:val="24"/>
                    <w:lang w:eastAsia="en-US"/>
                  </w:rPr>
                  <m:t>2πr</m:t>
                </m:r>
              </m:e>
            </m:nary>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b</m:t>
                </m:r>
              </m:sub>
            </m:sSub>
            <m:d>
              <m:dPr>
                <m:ctrlPr>
                  <w:rPr>
                    <w:rFonts w:ascii="Cambria Math" w:hAnsi="Cambria Math" w:cs="Times New Roman"/>
                    <w:i/>
                    <w:iCs/>
                    <w:kern w:val="14"/>
                    <w:sz w:val="24"/>
                    <w:szCs w:val="24"/>
                    <w:lang w:eastAsia="en-US"/>
                  </w:rPr>
                </m:ctrlPr>
              </m:dPr>
              <m:e>
                <m:r>
                  <w:rPr>
                    <w:rFonts w:ascii="Cambria Math" w:hAnsi="Cambria Math" w:cs="Times New Roman"/>
                    <w:kern w:val="0"/>
                    <w:sz w:val="24"/>
                    <w:szCs w:val="24"/>
                    <w:lang w:eastAsia="en-US"/>
                  </w:rPr>
                  <m:t>r</m:t>
                </m:r>
              </m:e>
            </m:d>
            <m:r>
              <w:rPr>
                <w:rFonts w:ascii="Cambria Math" w:hAnsi="Cambria Math" w:cs="Times New Roman"/>
                <w:kern w:val="0"/>
                <w:sz w:val="24"/>
                <w:szCs w:val="24"/>
                <w:lang w:eastAsia="en-US"/>
              </w:rPr>
              <m:t>dr</m:t>
            </m:r>
          </m:num>
          <m:den>
            <m:r>
              <w:rPr>
                <w:rFonts w:ascii="Cambria Math" w:hAnsi="Cambria Math" w:cs="Times New Roman"/>
                <w:kern w:val="0"/>
                <w:sz w:val="24"/>
                <w:szCs w:val="24"/>
                <w:lang w:eastAsia="en-US"/>
              </w:rPr>
              <m:t>π</m:t>
            </m:r>
            <m:sSup>
              <m:sSupPr>
                <m:ctrlPr>
                  <w:rPr>
                    <w:rFonts w:ascii="Cambria Math" w:hAnsi="Cambria Math" w:cs="Times New Roman"/>
                    <w:i/>
                    <w:iCs/>
                    <w:kern w:val="14"/>
                    <w:sz w:val="24"/>
                    <w:szCs w:val="24"/>
                    <w:lang w:eastAsia="en-US"/>
                  </w:rPr>
                </m:ctrlPr>
              </m:sSupPr>
              <m:e>
                <m:r>
                  <w:rPr>
                    <w:rFonts w:ascii="Cambria Math" w:hAnsi="Cambria Math" w:cs="Times New Roman"/>
                    <w:kern w:val="0"/>
                    <w:sz w:val="24"/>
                    <w:szCs w:val="24"/>
                    <w:lang w:eastAsia="en-US"/>
                  </w:rPr>
                  <m:t>a</m:t>
                </m:r>
              </m:e>
              <m:sup>
                <m:r>
                  <w:rPr>
                    <w:rFonts w:ascii="Cambria Math" w:hAnsi="Cambria Math" w:cs="Times New Roman"/>
                    <w:kern w:val="0"/>
                    <w:sz w:val="24"/>
                    <w:szCs w:val="24"/>
                    <w:lang w:eastAsia="en-US"/>
                  </w:rPr>
                  <m:t>2</m:t>
                </m:r>
              </m:sup>
            </m:sSup>
          </m:den>
        </m:f>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r>
      <w:r w:rsidR="00C43C1E" w:rsidRPr="00C43C1E">
        <w:rPr>
          <w:rFonts w:cs="Times New Roman"/>
          <w:iCs/>
          <w:kern w:val="0"/>
          <w:sz w:val="24"/>
          <w:szCs w:val="24"/>
          <w:lang w:eastAsia="en-US"/>
        </w:rPr>
        <w:tab/>
        <w:t xml:space="preserve">   </w:t>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F007F6">
        <w:rPr>
          <w:rFonts w:cs="Times New Roman"/>
          <w:iCs/>
          <w:kern w:val="0"/>
          <w:sz w:val="24"/>
          <w:szCs w:val="24"/>
          <w:lang w:eastAsia="en-US"/>
        </w:rPr>
        <w:tab/>
      </w:r>
      <w:r w:rsidR="00C43C1E" w:rsidRPr="00C43C1E">
        <w:rPr>
          <w:rFonts w:cs="Times New Roman"/>
          <w:iCs/>
          <w:kern w:val="0"/>
          <w:sz w:val="24"/>
          <w:szCs w:val="24"/>
          <w:lang w:eastAsia="en-US"/>
        </w:rPr>
        <w:t>(18a)</w:t>
      </w:r>
    </w:p>
    <w:p w14:paraId="655FCF9D" w14:textId="2E231298" w:rsidR="00C43C1E" w:rsidRPr="00C43C1E" w:rsidRDefault="005345B6" w:rsidP="006F139C">
      <w:pPr>
        <w:widowControl/>
        <w:suppressAutoHyphens/>
        <w:overflowPunct w:val="0"/>
        <w:autoSpaceDE w:val="0"/>
        <w:autoSpaceDN w:val="0"/>
        <w:adjustRightInd w:val="0"/>
        <w:spacing w:line="360" w:lineRule="auto"/>
        <w:ind w:firstLine="1080"/>
        <w:rPr>
          <w:rFonts w:cs="Times New Roman"/>
          <w:iCs/>
          <w:kern w:val="0"/>
          <w:sz w:val="24"/>
          <w:szCs w:val="24"/>
          <w:lang w:eastAsia="en-US"/>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b,p</m:t>
            </m:r>
          </m:sub>
        </m:sSub>
        <m:r>
          <m:rPr>
            <m:sty m:val="p"/>
          </m:rPr>
          <w:rPr>
            <w:rFonts w:ascii="Cambria Math" w:eastAsia="DengXian" w:hAnsi="Cambria Math" w:cs="Times New Roman"/>
            <w:color w:val="000000"/>
            <w:kern w:val="24"/>
            <w:sz w:val="24"/>
            <w:szCs w:val="24"/>
          </w:rPr>
          <m:t>=</m:t>
        </m:r>
        <m:sSub>
          <m:sSubPr>
            <m:ctrlPr>
              <w:rPr>
                <w:rFonts w:ascii="Cambria Math" w:eastAsia="Cambria Math" w:hAnsi="Cambria Math" w:cs="+mn-cs"/>
                <w:i/>
                <w:iCs/>
                <w:color w:val="000000"/>
                <w:sz w:val="24"/>
                <w:szCs w:val="24"/>
              </w:rPr>
            </m:ctrlPr>
          </m:sSubPr>
          <m:e>
            <m:acc>
              <m:accPr>
                <m:chr m:val="̅"/>
                <m:ctrlPr>
                  <w:rPr>
                    <w:rFonts w:ascii="Cambria Math" w:eastAsia="Cambria Math" w:hAnsi="Cambria Math" w:cs="+mn-cs"/>
                    <w:i/>
                    <w:iCs/>
                    <w:color w:val="000000"/>
                    <w:sz w:val="24"/>
                    <w:szCs w:val="24"/>
                  </w:rPr>
                </m:ctrlPr>
              </m:accPr>
              <m:e>
                <m:r>
                  <w:rPr>
                    <w:rFonts w:ascii="Cambria Math" w:eastAsia="DengXian" w:hAnsi="Cambria Math" w:cs="Times New Roman"/>
                    <w:color w:val="000000"/>
                    <w:kern w:val="24"/>
                    <w:sz w:val="24"/>
                    <w:szCs w:val="24"/>
                  </w:rPr>
                  <m:t>T</m:t>
                </m:r>
              </m:e>
            </m:acc>
          </m:e>
          <m:sub>
            <m:r>
              <m:rPr>
                <m:sty m:val="p"/>
              </m:rPr>
              <w:rPr>
                <w:rFonts w:ascii="Cambria Math" w:eastAsia="DengXian" w:hAnsi="Cambria Math" w:cs="Times New Roman"/>
                <w:color w:val="000000"/>
                <w:kern w:val="24"/>
                <w:sz w:val="24"/>
                <w:szCs w:val="24"/>
              </w:rPr>
              <m:t>b</m:t>
            </m:r>
          </m:sub>
        </m:sSub>
        <m:r>
          <m:rPr>
            <m:sty m:val="p"/>
          </m:rPr>
          <w:rPr>
            <w:rFonts w:ascii="Cambria Math" w:eastAsia="DengXian" w:hAnsi="Cambria Math" w:cs="Times New Roman"/>
            <w:color w:val="000000"/>
            <w:kern w:val="24"/>
            <w:sz w:val="24"/>
            <w:szCs w:val="24"/>
          </w:rPr>
          <m:t>+</m:t>
        </m:r>
        <m:d>
          <m:dPr>
            <m:begChr m:val="{"/>
            <m:endChr m:val="}"/>
            <m:ctrlPr>
              <w:rPr>
                <w:rFonts w:ascii="Cambria Math" w:eastAsia="Cambria Math" w:hAnsi="Cambria Math" w:cs="+mn-cs"/>
                <w:i/>
                <w:iCs/>
                <w:color w:val="000000"/>
                <w:sz w:val="24"/>
                <w:szCs w:val="24"/>
              </w:rPr>
            </m:ctrlPr>
          </m:dPr>
          <m:e>
            <m:f>
              <m:fPr>
                <m:ctrlPr>
                  <w:rPr>
                    <w:rFonts w:ascii="Cambria Math" w:eastAsia="+mn-ea" w:hAnsi="Cambria Math" w:cs="+mn-cs"/>
                    <w:i/>
                    <w:iCs/>
                    <w:color w:val="836967"/>
                    <w:kern w:val="24"/>
                    <w:sz w:val="24"/>
                    <w:szCs w:val="24"/>
                  </w:rPr>
                </m:ctrlPr>
              </m:fPr>
              <m:num>
                <m:r>
                  <w:rPr>
                    <w:rFonts w:ascii="Cambria Math" w:eastAsia="+mn-ea" w:hAnsi="Cambria Math" w:cs="+mn-cs"/>
                    <w:color w:val="000000"/>
                    <w:kern w:val="24"/>
                    <w:sz w:val="24"/>
                    <w:szCs w:val="24"/>
                  </w:rPr>
                  <m:t>2a</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q</m:t>
                    </m:r>
                  </m:e>
                  <m:sub>
                    <m:r>
                      <m:rPr>
                        <m:sty m:val="p"/>
                      </m:rPr>
                      <w:rPr>
                        <w:rFonts w:ascii="Cambria Math" w:eastAsia="+mn-ea" w:hAnsi="Cambria Math" w:cs="+mn-cs"/>
                        <w:color w:val="000000"/>
                        <w:kern w:val="24"/>
                        <w:sz w:val="24"/>
                        <w:szCs w:val="24"/>
                      </w:rPr>
                      <m:t>p</m:t>
                    </m:r>
                  </m:sub>
                </m:sSub>
              </m:num>
              <m:den>
                <m:r>
                  <w:rPr>
                    <w:rFonts w:ascii="Cambria Math" w:eastAsia="+mn-ea" w:hAnsi="Cambria Math" w:cs="+mn-cs"/>
                    <w:color w:val="000000"/>
                    <w:kern w:val="24"/>
                    <w:sz w:val="24"/>
                    <w:szCs w:val="24"/>
                  </w:rPr>
                  <m:t>π</m:t>
                </m:r>
                <m:sSub>
                  <m:sSubPr>
                    <m:ctrlPr>
                      <w:rPr>
                        <w:rFonts w:ascii="Cambria Math" w:eastAsia="+mn-ea" w:hAnsi="Cambria Math" w:cs="+mn-cs"/>
                        <w:i/>
                        <w:iCs/>
                        <w:color w:val="836967"/>
                        <w:kern w:val="24"/>
                        <w:sz w:val="24"/>
                        <w:szCs w:val="24"/>
                      </w:rPr>
                    </m:ctrlPr>
                  </m:sSubPr>
                  <m:e>
                    <m:r>
                      <w:rPr>
                        <w:rFonts w:ascii="Cambria Math" w:eastAsia="+mn-ea" w:hAnsi="Cambria Math" w:cs="+mn-cs"/>
                        <w:color w:val="000000"/>
                        <w:kern w:val="24"/>
                        <w:sz w:val="24"/>
                        <w:szCs w:val="24"/>
                      </w:rPr>
                      <m:t>k</m:t>
                    </m:r>
                  </m:e>
                  <m:sub>
                    <m:r>
                      <m:rPr>
                        <m:sty m:val="p"/>
                      </m:rPr>
                      <w:rPr>
                        <w:rFonts w:ascii="Cambria Math" w:eastAsia="+mn-ea" w:hAnsi="Cambria Math" w:cs="+mn-cs"/>
                        <w:color w:val="000000"/>
                        <w:kern w:val="24"/>
                        <w:sz w:val="24"/>
                        <w:szCs w:val="24"/>
                      </w:rPr>
                      <m:t>w</m:t>
                    </m:r>
                  </m:sub>
                </m:sSub>
              </m:den>
            </m:f>
            <m:d>
              <m:dPr>
                <m:ctrlPr>
                  <w:rPr>
                    <w:rFonts w:ascii="Cambria Math" w:eastAsia="+mn-ea" w:hAnsi="Cambria Math" w:cs="+mn-cs"/>
                    <w:i/>
                    <w:iCs/>
                    <w:color w:val="836967"/>
                    <w:kern w:val="24"/>
                    <w:sz w:val="24"/>
                    <w:szCs w:val="24"/>
                  </w:rPr>
                </m:ctrlPr>
              </m:dPr>
              <m:e>
                <m:f>
                  <m:fPr>
                    <m:ctrlPr>
                      <w:rPr>
                        <w:rFonts w:ascii="Cambria Math" w:eastAsia="+mn-ea" w:hAnsi="Cambria Math" w:cs="+mn-cs"/>
                        <w:i/>
                        <w:iCs/>
                        <w:color w:val="000000"/>
                        <w:kern w:val="24"/>
                        <w:sz w:val="24"/>
                        <w:szCs w:val="24"/>
                      </w:rPr>
                    </m:ctrlPr>
                  </m:fPr>
                  <m:num>
                    <m:r>
                      <m:rPr>
                        <m:sty m:val="p"/>
                      </m:rPr>
                      <w:rPr>
                        <w:rFonts w:ascii="Cambria Math" w:eastAsia="+mn-ea" w:hAnsi="Cambria Math" w:cs="+mn-cs"/>
                        <w:color w:val="000000"/>
                        <w:kern w:val="24"/>
                        <w:sz w:val="24"/>
                        <w:szCs w:val="24"/>
                      </w:rPr>
                      <m:t>1</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r>
                  <w:rPr>
                    <w:rFonts w:ascii="Cambria Math" w:eastAsia="+mn-ea" w:hAnsi="Cambria Math" w:cs="+mn-cs"/>
                    <w:color w:val="000000"/>
                    <w:kern w:val="24"/>
                    <w:sz w:val="24"/>
                    <w:szCs w:val="24"/>
                  </w:rPr>
                  <m:t>+</m:t>
                </m:r>
                <m:f>
                  <m:fPr>
                    <m:ctrlPr>
                      <w:rPr>
                        <w:rFonts w:ascii="Cambria Math" w:eastAsia="+mn-ea" w:hAnsi="Cambria Math" w:cs="+mn-cs"/>
                        <w:i/>
                        <w:iCs/>
                        <w:color w:val="000000"/>
                        <w:kern w:val="24"/>
                        <w:sz w:val="24"/>
                        <w:szCs w:val="24"/>
                      </w:rPr>
                    </m:ctrlPr>
                  </m:fPr>
                  <m:num>
                    <m:r>
                      <w:rPr>
                        <w:rFonts w:ascii="Cambria Math" w:eastAsia="+mn-ea" w:hAnsi="Cambria Math" w:cs="+mn-cs"/>
                        <w:color w:val="000000"/>
                        <w:kern w:val="24"/>
                        <w:sz w:val="24"/>
                        <w:szCs w:val="24"/>
                      </w:rPr>
                      <m:t>φ</m:t>
                    </m:r>
                  </m:num>
                  <m:den>
                    <m:sSup>
                      <m:sSupPr>
                        <m:ctrlPr>
                          <w:rPr>
                            <w:rFonts w:ascii="Cambria Math" w:eastAsia="+mn-ea" w:hAnsi="Cambria Math" w:cs="+mn-cs"/>
                            <w:i/>
                            <w:iCs/>
                            <w:color w:val="836967"/>
                            <w:kern w:val="24"/>
                            <w:sz w:val="24"/>
                            <w:szCs w:val="24"/>
                          </w:rPr>
                        </m:ctrlPr>
                      </m:sSupPr>
                      <m:e>
                        <m:r>
                          <w:rPr>
                            <w:rFonts w:ascii="Cambria Math" w:eastAsia="+mn-ea" w:hAnsi="Cambria Math" w:cs="+mn-cs"/>
                            <w:color w:val="000000"/>
                            <w:kern w:val="24"/>
                            <w:sz w:val="24"/>
                            <w:szCs w:val="24"/>
                          </w:rPr>
                          <m:t>b</m:t>
                        </m:r>
                      </m:e>
                      <m:sup>
                        <m:r>
                          <w:rPr>
                            <w:rFonts w:ascii="Cambria Math" w:eastAsia="+mn-ea" w:hAnsi="Cambria Math" w:cs="+mn-cs"/>
                            <w:color w:val="000000"/>
                            <w:kern w:val="24"/>
                            <w:sz w:val="24"/>
                            <w:szCs w:val="24"/>
                          </w:rPr>
                          <m:t>2</m:t>
                        </m:r>
                      </m:sup>
                    </m:sSup>
                    <m:r>
                      <m:rPr>
                        <m:sty m:val="p"/>
                      </m:rPr>
                      <w:rPr>
                        <w:rFonts w:ascii="Cambria Math" w:eastAsia="+mn-ea" w:hAnsi="Cambria Math" w:cs="+mn-cs"/>
                        <w:color w:val="000000"/>
                        <w:kern w:val="24"/>
                        <w:sz w:val="24"/>
                        <w:szCs w:val="24"/>
                      </w:rPr>
                      <m:t>-</m:t>
                    </m:r>
                    <m:sSup>
                      <m:sSupPr>
                        <m:ctrlPr>
                          <w:rPr>
                            <w:rFonts w:ascii="Cambria Math" w:eastAsia="+mn-ea" w:hAnsi="Cambria Math" w:cs="+mn-cs"/>
                            <w:i/>
                            <w:iCs/>
                            <w:color w:val="836967"/>
                            <w:kern w:val="24"/>
                            <w:sz w:val="24"/>
                            <w:szCs w:val="24"/>
                          </w:rPr>
                        </m:ctrlPr>
                      </m:sSupPr>
                      <m:e>
                        <m:r>
                          <w:rPr>
                            <w:rFonts w:ascii="Cambria Math" w:eastAsia="+mn-ea" w:hAnsi="Cambria Math" w:cs="+mn-cs"/>
                            <w:color w:val="836967"/>
                            <w:kern w:val="24"/>
                            <w:sz w:val="24"/>
                            <w:szCs w:val="24"/>
                          </w:rPr>
                          <m:t>a</m:t>
                        </m:r>
                      </m:e>
                      <m:sup>
                        <m:r>
                          <w:rPr>
                            <w:rFonts w:ascii="Cambria Math" w:eastAsia="+mn-ea" w:hAnsi="Cambria Math" w:cs="+mn-cs"/>
                            <w:color w:val="000000"/>
                            <w:kern w:val="24"/>
                            <w:sz w:val="24"/>
                            <w:szCs w:val="24"/>
                          </w:rPr>
                          <m:t>2</m:t>
                        </m:r>
                      </m:sup>
                    </m:sSup>
                  </m:den>
                </m:f>
              </m:e>
            </m:d>
            <m:nary>
              <m:naryPr>
                <m:chr m:val="∑"/>
                <m:ctrlPr>
                  <w:rPr>
                    <w:rFonts w:ascii="Cambria Math" w:eastAsia="Cambria Math" w:hAnsi="Cambria Math" w:cs="+mn-cs"/>
                    <w:i/>
                    <w:iCs/>
                    <w:color w:val="000000"/>
                    <w:sz w:val="24"/>
                    <w:szCs w:val="24"/>
                  </w:rPr>
                </m:ctrlPr>
              </m:naryPr>
              <m:sub>
                <m:r>
                  <w:rPr>
                    <w:rFonts w:ascii="Cambria Math" w:eastAsia="DengXian" w:hAnsi="Cambria Math" w:cs="Times New Roman"/>
                    <w:color w:val="000000"/>
                    <w:kern w:val="24"/>
                    <w:sz w:val="24"/>
                    <w:szCs w:val="24"/>
                  </w:rPr>
                  <m:t>n</m:t>
                </m:r>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m:t>
                </m:r>
              </m:sup>
              <m:e>
                <m:d>
                  <m:dPr>
                    <m:begChr m:val="["/>
                    <m:endChr m:val="]"/>
                    <m:ctrlPr>
                      <w:rPr>
                        <w:rFonts w:ascii="Cambria Math" w:eastAsia="Cambria Math" w:hAnsi="Cambria Math" w:cs="+mn-cs"/>
                        <w:i/>
                        <w:iCs/>
                        <w:color w:val="000000"/>
                        <w:sz w:val="24"/>
                        <w:szCs w:val="24"/>
                      </w:rPr>
                    </m:ctrlPr>
                  </m:dPr>
                  <m:e>
                    <m:func>
                      <m:funcPr>
                        <m:ctrlPr>
                          <w:rPr>
                            <w:rFonts w:ascii="Cambria Math" w:eastAsia="Cambria Math" w:hAnsi="Cambria Math" w:cs="+mn-cs"/>
                            <w:i/>
                            <w:iCs/>
                            <w:color w:val="000000"/>
                            <w:sz w:val="24"/>
                            <w:szCs w:val="24"/>
                          </w:rPr>
                        </m:ctrlPr>
                      </m:funcPr>
                      <m:fNa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1</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r>
                                  <w:rPr>
                                    <w:rFonts w:ascii="Cambria Math" w:eastAsia="DengXian" w:hAnsi="Cambria Math" w:cs="Times New Roman"/>
                                    <w:color w:val="000000"/>
                                    <w:kern w:val="24"/>
                                    <w:sz w:val="24"/>
                                    <w:szCs w:val="24"/>
                                  </w:rPr>
                                  <m:t>a</m:t>
                                </m:r>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fName>
                      <m:e>
                        <m:r>
                          <m:rPr>
                            <m:sty m:val="p"/>
                          </m:rPr>
                          <w:rPr>
                            <w:rFonts w:ascii="Cambria Math" w:eastAsia="DengXian" w:hAnsi="Cambria Math" w:cs="Times New Roman"/>
                            <w:color w:val="000000"/>
                            <w:kern w:val="24"/>
                            <w:sz w:val="24"/>
                            <w:szCs w:val="24"/>
                          </w:rPr>
                          <m:t>/</m:t>
                        </m:r>
                        <m:d>
                          <m:dPr>
                            <m:ctrlPr>
                              <w:rPr>
                                <w:rFonts w:ascii="Cambria Math" w:eastAsia="Cambria Math" w:hAnsi="Cambria Math" w:cs="+mn-cs"/>
                                <w:i/>
                                <w:iCs/>
                                <w:color w:val="000000"/>
                                <w:sz w:val="24"/>
                                <w:szCs w:val="24"/>
                              </w:rPr>
                            </m:ctrlPr>
                          </m:dPr>
                          <m:e>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up>
                                <m:r>
                                  <m:rPr>
                                    <m:sty m:val="p"/>
                                  </m:rPr>
                                  <w:rPr>
                                    <w:rFonts w:ascii="Cambria Math" w:eastAsia="DengXian" w:hAnsi="Cambria Math" w:cs="Times New Roman"/>
                                    <w:color w:val="000000"/>
                                    <w:kern w:val="24"/>
                                    <w:sz w:val="24"/>
                                    <w:szCs w:val="24"/>
                                  </w:rPr>
                                  <m:t>3</m:t>
                                </m:r>
                              </m:sup>
                            </m:sSubSup>
                            <m:sSubSup>
                              <m:sSubSupPr>
                                <m:ctrlPr>
                                  <w:rPr>
                                    <w:rFonts w:ascii="Cambria Math" w:eastAsia="Cambria Math" w:hAnsi="Cambria Math" w:cs="+mn-cs"/>
                                    <w:i/>
                                    <w:iCs/>
                                    <w:color w:val="000000"/>
                                    <w:sz w:val="24"/>
                                    <w:szCs w:val="24"/>
                                  </w:rPr>
                                </m:ctrlPr>
                              </m:sSubSupPr>
                              <m:e>
                                <m:r>
                                  <w:rPr>
                                    <w:rFonts w:ascii="Cambria Math" w:eastAsia="DengXian" w:hAnsi="Cambria Math" w:cs="Times New Roman"/>
                                    <w:color w:val="000000"/>
                                    <w:kern w:val="24"/>
                                    <w:sz w:val="24"/>
                                    <w:szCs w:val="24"/>
                                  </w:rPr>
                                  <m:t>J</m:t>
                                </m:r>
                              </m:e>
                              <m:sub>
                                <m:r>
                                  <m:rPr>
                                    <m:sty m:val="p"/>
                                  </m:rPr>
                                  <w:rPr>
                                    <w:rFonts w:ascii="Cambria Math" w:eastAsia="DengXian" w:hAnsi="Cambria Math" w:cs="Times New Roman"/>
                                    <w:color w:val="000000"/>
                                    <w:kern w:val="24"/>
                                    <w:sz w:val="24"/>
                                    <w:szCs w:val="24"/>
                                  </w:rPr>
                                  <m:t>0</m:t>
                                </m:r>
                              </m:sub>
                              <m:sup>
                                <m:r>
                                  <m:rPr>
                                    <m:sty m:val="p"/>
                                  </m:rPr>
                                  <w:rPr>
                                    <w:rFonts w:ascii="Cambria Math" w:eastAsia="DengXian" w:hAnsi="Cambria Math" w:cs="Times New Roman"/>
                                    <w:color w:val="000000"/>
                                    <w:kern w:val="24"/>
                                    <w:sz w:val="24"/>
                                    <w:szCs w:val="24"/>
                                  </w:rPr>
                                  <m:t>2</m:t>
                                </m:r>
                              </m:sup>
                            </m:sSubSup>
                            <m:d>
                              <m:dPr>
                                <m:ctrlPr>
                                  <w:rPr>
                                    <w:rFonts w:ascii="Cambria Math" w:eastAsia="Cambria Math" w:hAnsi="Cambria Math" w:cs="+mn-cs"/>
                                    <w:i/>
                                    <w:iCs/>
                                    <w:color w:val="000000"/>
                                    <w:sz w:val="24"/>
                                    <w:szCs w:val="24"/>
                                  </w:rPr>
                                </m:ctrlPr>
                              </m:dPr>
                              <m:e>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e>
                            </m:d>
                          </m:e>
                        </m:d>
                      </m:e>
                    </m:func>
                  </m:e>
                </m:d>
              </m:e>
            </m:nary>
            <m:func>
              <m:funcPr>
                <m:ctrlPr>
                  <w:rPr>
                    <w:rFonts w:ascii="Cambria Math" w:eastAsia="Cambria Math" w:hAnsi="Cambria Math" w:cs="+mn-cs"/>
                    <w:i/>
                    <w:iCs/>
                    <w:color w:val="000000"/>
                    <w:sz w:val="24"/>
                    <w:szCs w:val="24"/>
                  </w:rPr>
                </m:ctrlPr>
              </m:funcPr>
              <m:fName>
                <m:r>
                  <m:rPr>
                    <m:sty m:val="p"/>
                  </m:rPr>
                  <w:rPr>
                    <w:rFonts w:ascii="Cambria Math" w:eastAsia="DengXian" w:hAnsi="Cambria Math" w:cs="Times New Roman"/>
                    <w:color w:val="000000"/>
                    <w:kern w:val="24"/>
                    <w:sz w:val="24"/>
                    <w:szCs w:val="24"/>
                  </w:rPr>
                  <m:t>tanh</m:t>
                </m:r>
              </m:fName>
              <m:e>
                <m:d>
                  <m:dPr>
                    <m:ctrlPr>
                      <w:rPr>
                        <w:rFonts w:ascii="Cambria Math" w:eastAsia="Cambria Math" w:hAnsi="Cambria Math" w:cs="+mn-cs"/>
                        <w:i/>
                        <w:iCs/>
                        <w:color w:val="000000"/>
                        <w:sz w:val="24"/>
                        <w:szCs w:val="24"/>
                      </w:rPr>
                    </m:ctrlPr>
                  </m:dPr>
                  <m:e>
                    <m:f>
                      <m:fPr>
                        <m:ctrlPr>
                          <w:rPr>
                            <w:rFonts w:ascii="Cambria Math" w:eastAsia="Cambria Math" w:hAnsi="Cambria Math" w:cs="+mn-cs"/>
                            <w:i/>
                            <w:iCs/>
                            <w:color w:val="000000"/>
                            <w:sz w:val="24"/>
                            <w:szCs w:val="24"/>
                          </w:rPr>
                        </m:ctrlPr>
                      </m:fPr>
                      <m:num>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α</m:t>
                            </m:r>
                          </m:e>
                          <m:sub>
                            <m:r>
                              <w:rPr>
                                <w:rFonts w:ascii="Cambria Math" w:eastAsia="DengXian" w:hAnsi="Cambria Math" w:cs="Times New Roman"/>
                                <w:color w:val="000000"/>
                                <w:kern w:val="24"/>
                                <w:sz w:val="24"/>
                                <w:szCs w:val="24"/>
                              </w:rPr>
                              <m:t>n</m:t>
                            </m:r>
                          </m:sub>
                        </m:sSub>
                      </m:num>
                      <m:den>
                        <m:r>
                          <w:rPr>
                            <w:rFonts w:ascii="Cambria Math" w:eastAsia="DengXian" w:hAnsi="Cambria Math" w:cs="Times New Roman"/>
                            <w:color w:val="000000"/>
                            <w:kern w:val="24"/>
                            <w:sz w:val="24"/>
                            <w:szCs w:val="24"/>
                          </w:rPr>
                          <m:t>b</m:t>
                        </m:r>
                      </m:den>
                    </m:f>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l</m:t>
                        </m:r>
                      </m:e>
                      <m:sub>
                        <m:r>
                          <m:rPr>
                            <m:sty m:val="p"/>
                          </m:rPr>
                          <w:rPr>
                            <w:rFonts w:ascii="Cambria Math" w:eastAsia="DengXian" w:hAnsi="Cambria Math" w:cs="Times New Roman"/>
                            <w:color w:val="000000"/>
                            <w:kern w:val="24"/>
                            <w:sz w:val="24"/>
                            <w:szCs w:val="24"/>
                          </w:rPr>
                          <m:t>w</m:t>
                        </m:r>
                      </m:sub>
                    </m:sSub>
                  </m:e>
                </m:d>
              </m:e>
            </m:func>
          </m:e>
        </m:d>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t>(18b)</w:t>
      </w:r>
    </w:p>
    <w:p w14:paraId="0B814940" w14:textId="554DD6C6" w:rsidR="00F007F6" w:rsidRPr="006E3B65"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highlight w:val="yellow"/>
          <w:lang w:eastAsia="en-US"/>
        </w:rPr>
      </w:pPr>
      <w:r w:rsidRPr="006E3B65">
        <w:rPr>
          <w:rFonts w:cs="Times New Roman"/>
          <w:iCs/>
          <w:kern w:val="0"/>
          <w:sz w:val="24"/>
          <w:szCs w:val="24"/>
          <w:highlight w:val="yellow"/>
          <w:lang w:eastAsia="en-US"/>
        </w:rPr>
        <w:t>The temperature at the solid-liquid interface should be</w:t>
      </w:r>
      <w:r w:rsidR="00F007F6" w:rsidRPr="006E3B65">
        <w:rPr>
          <w:rFonts w:cs="Times New Roman"/>
          <w:iCs/>
          <w:kern w:val="0"/>
          <w:sz w:val="24"/>
          <w:szCs w:val="24"/>
          <w:highlight w:val="yellow"/>
          <w:lang w:eastAsia="en-US"/>
        </w:rPr>
        <w:t xml:space="preserve"> that same as</w:t>
      </w:r>
      <w:r w:rsidRPr="006E3B65">
        <w:rPr>
          <w:rFonts w:cs="Times New Roman"/>
          <w:iCs/>
          <w:kern w:val="0"/>
          <w:sz w:val="24"/>
          <w:szCs w:val="24"/>
          <w:highlight w:val="yellow"/>
          <w:lang w:eastAsia="en-US"/>
        </w:rPr>
        <w:t xml:space="preserve"> the contact temperature, we should have:</w:t>
      </w:r>
    </w:p>
    <w:p w14:paraId="280FCC3B" w14:textId="75935BF5" w:rsidR="00C43C1E" w:rsidRPr="006E3B65" w:rsidRDefault="005345B6" w:rsidP="006F139C">
      <w:pPr>
        <w:widowControl/>
        <w:suppressAutoHyphens/>
        <w:overflowPunct w:val="0"/>
        <w:autoSpaceDE w:val="0"/>
        <w:autoSpaceDN w:val="0"/>
        <w:adjustRightInd w:val="0"/>
        <w:spacing w:line="360" w:lineRule="auto"/>
        <w:ind w:firstLine="4230"/>
        <w:rPr>
          <w:rFonts w:cs="Times New Roman"/>
          <w:iCs/>
          <w:kern w:val="0"/>
          <w:sz w:val="24"/>
          <w:szCs w:val="24"/>
          <w:highlight w:val="yellow"/>
          <w:lang w:eastAsia="en-US"/>
        </w:rPr>
      </w:pPr>
      <m:oMath>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T</m:t>
            </m:r>
          </m:e>
          <m:sub>
            <m:r>
              <m:rPr>
                <m:sty m:val="p"/>
              </m:rPr>
              <w:rPr>
                <w:rFonts w:ascii="Cambria Math" w:hAnsi="Cambria Math" w:cs="Times New Roman"/>
                <w:kern w:val="0"/>
                <w:sz w:val="24"/>
                <w:szCs w:val="24"/>
                <w:highlight w:val="yellow"/>
                <w:lang w:eastAsia="en-US"/>
              </w:rPr>
              <m:t>b,p</m:t>
            </m:r>
          </m:sub>
        </m:sSub>
        <m:r>
          <w:rPr>
            <w:rFonts w:ascii="Cambria Math" w:hAnsi="Cambria Math" w:cs="Times New Roman"/>
            <w:kern w:val="0"/>
            <w:sz w:val="24"/>
            <w:szCs w:val="24"/>
            <w:highlight w:val="yellow"/>
            <w:lang w:eastAsia="en-US"/>
          </w:rPr>
          <m:t>=</m:t>
        </m:r>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T</m:t>
            </m:r>
          </m:e>
          <m:sub>
            <m:r>
              <m:rPr>
                <m:sty m:val="p"/>
              </m:rPr>
              <w:rPr>
                <w:rFonts w:ascii="Cambria Math" w:hAnsi="Cambria Math" w:cs="Times New Roman"/>
                <w:kern w:val="0"/>
                <w:sz w:val="24"/>
                <w:szCs w:val="24"/>
                <w:highlight w:val="yellow"/>
                <w:lang w:eastAsia="en-US"/>
              </w:rPr>
              <m:t>c</m:t>
            </m:r>
          </m:sub>
        </m:sSub>
      </m:oMath>
      <w:r w:rsidR="00C43C1E" w:rsidRPr="006E3B65">
        <w:rPr>
          <w:rFonts w:cs="Times New Roman"/>
          <w:iCs/>
          <w:kern w:val="0"/>
          <w:sz w:val="24"/>
          <w:szCs w:val="24"/>
          <w:highlight w:val="yellow"/>
          <w:lang w:eastAsia="en-US"/>
        </w:rPr>
        <w:t xml:space="preserve"> </w:t>
      </w:r>
      <w:r w:rsidR="00C43C1E" w:rsidRPr="006E3B65">
        <w:rPr>
          <w:rFonts w:cs="Times New Roman"/>
          <w:iCs/>
          <w:kern w:val="0"/>
          <w:sz w:val="24"/>
          <w:szCs w:val="24"/>
          <w:highlight w:val="yellow"/>
          <w:lang w:eastAsia="en-US"/>
        </w:rPr>
        <w:tab/>
      </w:r>
      <w:r w:rsidR="00C43C1E" w:rsidRPr="006E3B65">
        <w:rPr>
          <w:rFonts w:cs="Times New Roman"/>
          <w:iCs/>
          <w:kern w:val="0"/>
          <w:sz w:val="24"/>
          <w:szCs w:val="24"/>
          <w:highlight w:val="yellow"/>
          <w:lang w:eastAsia="en-US"/>
        </w:rPr>
        <w:tab/>
      </w:r>
      <w:r w:rsidR="00C43C1E" w:rsidRPr="006E3B65">
        <w:rPr>
          <w:rFonts w:cs="Times New Roman"/>
          <w:iCs/>
          <w:kern w:val="0"/>
          <w:sz w:val="24"/>
          <w:szCs w:val="24"/>
          <w:highlight w:val="yellow"/>
          <w:lang w:eastAsia="en-US"/>
        </w:rPr>
        <w:tab/>
      </w:r>
      <w:r w:rsidR="00C43C1E" w:rsidRPr="006E3B65">
        <w:rPr>
          <w:rFonts w:cs="Times New Roman"/>
          <w:iCs/>
          <w:kern w:val="0"/>
          <w:sz w:val="24"/>
          <w:szCs w:val="24"/>
          <w:highlight w:val="yellow"/>
          <w:lang w:eastAsia="en-US"/>
        </w:rPr>
        <w:tab/>
      </w:r>
      <w:r w:rsidR="00C43C1E" w:rsidRPr="006E3B65">
        <w:rPr>
          <w:rFonts w:cs="Times New Roman"/>
          <w:iCs/>
          <w:kern w:val="0"/>
          <w:sz w:val="24"/>
          <w:szCs w:val="24"/>
          <w:highlight w:val="yellow"/>
          <w:lang w:eastAsia="en-US"/>
        </w:rPr>
        <w:tab/>
        <w:t xml:space="preserve">   </w:t>
      </w:r>
      <w:r w:rsidR="00F007F6" w:rsidRPr="006E3B65">
        <w:rPr>
          <w:rFonts w:cs="Times New Roman"/>
          <w:iCs/>
          <w:kern w:val="0"/>
          <w:sz w:val="24"/>
          <w:szCs w:val="24"/>
          <w:highlight w:val="yellow"/>
          <w:lang w:eastAsia="en-US"/>
        </w:rPr>
        <w:tab/>
      </w:r>
      <w:r w:rsidR="00F007F6" w:rsidRPr="006E3B65">
        <w:rPr>
          <w:rFonts w:cs="Times New Roman"/>
          <w:iCs/>
          <w:kern w:val="0"/>
          <w:sz w:val="24"/>
          <w:szCs w:val="24"/>
          <w:highlight w:val="yellow"/>
          <w:lang w:eastAsia="en-US"/>
        </w:rPr>
        <w:tab/>
      </w:r>
      <w:r w:rsidR="00760507" w:rsidRPr="006E3B65">
        <w:rPr>
          <w:rFonts w:cs="Times New Roman"/>
          <w:iCs/>
          <w:kern w:val="0"/>
          <w:sz w:val="24"/>
          <w:szCs w:val="24"/>
          <w:highlight w:val="yellow"/>
          <w:lang w:eastAsia="en-US"/>
        </w:rPr>
        <w:tab/>
        <w:t xml:space="preserve"> </w:t>
      </w:r>
      <w:r w:rsidR="006F139C" w:rsidRPr="006E3B65">
        <w:rPr>
          <w:rFonts w:cs="Times New Roman"/>
          <w:iCs/>
          <w:kern w:val="0"/>
          <w:sz w:val="24"/>
          <w:szCs w:val="24"/>
          <w:highlight w:val="yellow"/>
          <w:lang w:eastAsia="en-US"/>
        </w:rPr>
        <w:tab/>
        <w:t xml:space="preserve"> </w:t>
      </w:r>
      <w:r w:rsidR="00C43C1E" w:rsidRPr="006E3B65">
        <w:rPr>
          <w:rFonts w:cs="Times New Roman"/>
          <w:iCs/>
          <w:kern w:val="0"/>
          <w:sz w:val="24"/>
          <w:szCs w:val="24"/>
          <w:highlight w:val="yellow"/>
          <w:lang w:eastAsia="en-US"/>
        </w:rPr>
        <w:t>(19)</w:t>
      </w:r>
    </w:p>
    <w:p w14:paraId="5EF65A43" w14:textId="2BF1A684" w:rsidR="00853F0F" w:rsidRPr="006E3B65" w:rsidRDefault="00C43C1E" w:rsidP="00856045">
      <w:pPr>
        <w:widowControl/>
        <w:suppressAutoHyphens/>
        <w:overflowPunct w:val="0"/>
        <w:autoSpaceDE w:val="0"/>
        <w:autoSpaceDN w:val="0"/>
        <w:adjustRightInd w:val="0"/>
        <w:spacing w:line="360" w:lineRule="auto"/>
        <w:ind w:firstLine="360"/>
        <w:rPr>
          <w:rFonts w:cs="Times New Roman"/>
          <w:iCs/>
          <w:kern w:val="0"/>
          <w:sz w:val="24"/>
          <w:szCs w:val="24"/>
          <w:highlight w:val="yellow"/>
          <w:lang w:eastAsia="en-US"/>
        </w:rPr>
      </w:pPr>
      <w:r w:rsidRPr="006E3B65">
        <w:rPr>
          <w:rFonts w:cs="Times New Roman"/>
          <w:iCs/>
          <w:kern w:val="0"/>
          <w:sz w:val="24"/>
          <w:szCs w:val="24"/>
          <w:highlight w:val="yellow"/>
          <w:lang w:eastAsia="en-US"/>
        </w:rPr>
        <w:t>Thus, the base average temperature of the water droplet could be obtained as:</w:t>
      </w:r>
    </w:p>
    <w:p w14:paraId="7A30DFE5" w14:textId="11A3048B" w:rsidR="00C43C1E" w:rsidRPr="00C43C1E" w:rsidRDefault="005345B6" w:rsidP="006F139C">
      <w:pPr>
        <w:widowControl/>
        <w:suppressAutoHyphens/>
        <w:overflowPunct w:val="0"/>
        <w:autoSpaceDE w:val="0"/>
        <w:autoSpaceDN w:val="0"/>
        <w:adjustRightInd w:val="0"/>
        <w:spacing w:line="360" w:lineRule="auto"/>
        <w:ind w:firstLine="2520"/>
        <w:rPr>
          <w:rFonts w:cs="Times New Roman"/>
          <w:iCs/>
          <w:kern w:val="0"/>
          <w:sz w:val="24"/>
          <w:szCs w:val="24"/>
          <w:lang w:eastAsia="en-US"/>
        </w:rPr>
      </w:pPr>
      <m:oMath>
        <m:sSub>
          <m:sSubPr>
            <m:ctrlPr>
              <w:rPr>
                <w:rFonts w:ascii="Cambria Math" w:hAnsi="Cambria Math" w:cs="Times New Roman"/>
                <w:i/>
                <w:iCs/>
                <w:kern w:val="14"/>
                <w:sz w:val="24"/>
                <w:szCs w:val="24"/>
                <w:highlight w:val="yellow"/>
                <w:lang w:eastAsia="en-US"/>
              </w:rPr>
            </m:ctrlPr>
          </m:sSubPr>
          <m:e>
            <m:acc>
              <m:accPr>
                <m:chr m:val="̅"/>
                <m:ctrlPr>
                  <w:rPr>
                    <w:rFonts w:ascii="Cambria Math" w:hAnsi="Cambria Math" w:cs="Times New Roman"/>
                    <w:i/>
                    <w:iCs/>
                    <w:kern w:val="14"/>
                    <w:sz w:val="24"/>
                    <w:szCs w:val="24"/>
                    <w:highlight w:val="yellow"/>
                    <w:lang w:eastAsia="en-US"/>
                  </w:rPr>
                </m:ctrlPr>
              </m:accPr>
              <m:e>
                <m:r>
                  <w:rPr>
                    <w:rFonts w:ascii="Cambria Math" w:hAnsi="Cambria Math" w:cs="Times New Roman"/>
                    <w:kern w:val="0"/>
                    <w:sz w:val="24"/>
                    <w:szCs w:val="24"/>
                    <w:highlight w:val="yellow"/>
                    <w:lang w:eastAsia="en-US"/>
                  </w:rPr>
                  <m:t>T</m:t>
                </m:r>
              </m:e>
            </m:acc>
          </m:e>
          <m:sub>
            <m:r>
              <w:rPr>
                <w:rFonts w:ascii="Cambria Math" w:hAnsi="Cambria Math" w:cs="Times New Roman"/>
                <w:kern w:val="0"/>
                <w:sz w:val="24"/>
                <w:szCs w:val="24"/>
                <w:highlight w:val="yellow"/>
                <w:lang w:eastAsia="en-US"/>
              </w:rPr>
              <m:t>b</m:t>
            </m:r>
          </m:sub>
        </m:sSub>
        <m:r>
          <w:rPr>
            <w:rFonts w:ascii="Cambria Math" w:hAnsi="Cambria Math" w:cs="Times New Roman"/>
            <w:kern w:val="0"/>
            <w:sz w:val="24"/>
            <w:szCs w:val="24"/>
            <w:highlight w:val="yellow"/>
            <w:lang w:eastAsia="en-US"/>
          </w:rPr>
          <m:t>=</m:t>
        </m:r>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T</m:t>
            </m:r>
          </m:e>
          <m:sub>
            <m:r>
              <w:rPr>
                <w:rFonts w:ascii="Cambria Math" w:hAnsi="Cambria Math" w:cs="Times New Roman"/>
                <w:kern w:val="0"/>
                <w:sz w:val="24"/>
                <w:szCs w:val="24"/>
                <w:highlight w:val="yellow"/>
                <w:lang w:eastAsia="en-US"/>
              </w:rPr>
              <m:t>c</m:t>
            </m:r>
          </m:sub>
        </m:sSub>
        <m:r>
          <w:rPr>
            <w:rFonts w:ascii="Cambria Math" w:hAnsi="Cambria Math" w:cs="Times New Roman"/>
            <w:kern w:val="0"/>
            <w:sz w:val="24"/>
            <w:szCs w:val="24"/>
            <w:highlight w:val="yellow"/>
            <w:lang w:eastAsia="en-US"/>
          </w:rPr>
          <m:t>-</m:t>
        </m:r>
        <m:f>
          <m:fPr>
            <m:ctrlPr>
              <w:rPr>
                <w:rFonts w:ascii="Cambria Math" w:hAnsi="Cambria Math" w:cs="Times New Roman"/>
                <w:i/>
                <w:iCs/>
                <w:kern w:val="14"/>
                <w:sz w:val="24"/>
                <w:szCs w:val="24"/>
                <w:highlight w:val="yellow"/>
                <w:lang w:eastAsia="en-US"/>
              </w:rPr>
            </m:ctrlPr>
          </m:fPr>
          <m:num>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q</m:t>
                </m:r>
              </m:e>
              <m:sub>
                <m:r>
                  <w:rPr>
                    <w:rFonts w:ascii="Cambria Math" w:hAnsi="Cambria Math" w:cs="Times New Roman"/>
                    <w:kern w:val="0"/>
                    <w:sz w:val="24"/>
                    <w:szCs w:val="24"/>
                    <w:highlight w:val="yellow"/>
                    <w:lang w:eastAsia="en-US"/>
                  </w:rPr>
                  <m:t>p</m:t>
                </m:r>
              </m:sub>
            </m:sSub>
            <m:r>
              <w:rPr>
                <w:rFonts w:ascii="Cambria Math" w:hAnsi="Cambria Math" w:cs="Times New Roman"/>
                <w:kern w:val="0"/>
                <w:sz w:val="24"/>
                <w:szCs w:val="24"/>
                <w:highlight w:val="yellow"/>
                <w:lang w:eastAsia="en-US"/>
              </w:rPr>
              <m:t>2a</m:t>
            </m:r>
            <m:d>
              <m:dPr>
                <m:ctrlPr>
                  <w:rPr>
                    <w:rFonts w:ascii="Cambria Math" w:hAnsi="Cambria Math" w:cs="Times New Roman"/>
                    <w:i/>
                    <w:iCs/>
                    <w:kern w:val="14"/>
                    <w:sz w:val="24"/>
                    <w:szCs w:val="24"/>
                    <w:highlight w:val="yellow"/>
                    <w:lang w:eastAsia="en-US"/>
                  </w:rPr>
                </m:ctrlPr>
              </m:dPr>
              <m:e>
                <m:r>
                  <w:rPr>
                    <w:rFonts w:ascii="Cambria Math" w:hAnsi="Cambria Math" w:cs="Times New Roman"/>
                    <w:kern w:val="0"/>
                    <w:sz w:val="24"/>
                    <w:szCs w:val="24"/>
                    <w:highlight w:val="yellow"/>
                    <w:lang w:eastAsia="en-US"/>
                  </w:rPr>
                  <m:t>1+k</m:t>
                </m:r>
              </m:e>
            </m:d>
          </m:num>
          <m:den>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k</m:t>
                </m:r>
              </m:e>
              <m:sub>
                <m:r>
                  <w:rPr>
                    <w:rFonts w:ascii="Cambria Math" w:hAnsi="Cambria Math" w:cs="Times New Roman"/>
                    <w:kern w:val="0"/>
                    <w:sz w:val="24"/>
                    <w:szCs w:val="24"/>
                    <w:highlight w:val="yellow"/>
                    <w:lang w:eastAsia="en-US"/>
                  </w:rPr>
                  <m:t>w</m:t>
                </m:r>
              </m:sub>
            </m:sSub>
          </m:den>
        </m:f>
        <m:nary>
          <m:naryPr>
            <m:chr m:val="∑"/>
            <m:ctrlPr>
              <w:rPr>
                <w:rFonts w:ascii="Cambria Math" w:hAnsi="Cambria Math" w:cs="Times New Roman"/>
                <w:i/>
                <w:iCs/>
                <w:kern w:val="14"/>
                <w:sz w:val="24"/>
                <w:szCs w:val="24"/>
                <w:highlight w:val="yellow"/>
                <w:lang w:eastAsia="en-US"/>
              </w:rPr>
            </m:ctrlPr>
          </m:naryPr>
          <m:sub>
            <m:r>
              <w:rPr>
                <w:rFonts w:ascii="Cambria Math" w:hAnsi="Cambria Math" w:cs="Times New Roman"/>
                <w:kern w:val="0"/>
                <w:sz w:val="24"/>
                <w:szCs w:val="24"/>
                <w:highlight w:val="yellow"/>
                <w:lang w:eastAsia="en-US"/>
              </w:rPr>
              <m:t>n=1</m:t>
            </m:r>
          </m:sub>
          <m:sup>
            <m:r>
              <w:rPr>
                <w:rFonts w:ascii="Cambria Math" w:hAnsi="Cambria Math" w:cs="Times New Roman"/>
                <w:kern w:val="0"/>
                <w:sz w:val="24"/>
                <w:szCs w:val="24"/>
                <w:highlight w:val="yellow"/>
                <w:lang w:eastAsia="en-US"/>
              </w:rPr>
              <m:t>∞</m:t>
            </m:r>
          </m:sup>
          <m:e>
            <m:d>
              <m:dPr>
                <m:begChr m:val="["/>
                <m:endChr m:val="]"/>
                <m:ctrlPr>
                  <w:rPr>
                    <w:rFonts w:ascii="Cambria Math" w:hAnsi="Cambria Math" w:cs="Times New Roman"/>
                    <w:i/>
                    <w:iCs/>
                    <w:kern w:val="14"/>
                    <w:sz w:val="24"/>
                    <w:szCs w:val="24"/>
                    <w:highlight w:val="yellow"/>
                    <w:lang w:eastAsia="en-US"/>
                  </w:rPr>
                </m:ctrlPr>
              </m:dPr>
              <m:e>
                <m:func>
                  <m:funcPr>
                    <m:ctrlPr>
                      <w:rPr>
                        <w:rFonts w:ascii="Cambria Math" w:hAnsi="Cambria Math" w:cs="Times New Roman"/>
                        <w:i/>
                        <w:iCs/>
                        <w:kern w:val="14"/>
                        <w:sz w:val="24"/>
                        <w:szCs w:val="24"/>
                        <w:highlight w:val="yellow"/>
                        <w:lang w:eastAsia="en-US"/>
                      </w:rPr>
                    </m:ctrlPr>
                  </m:funcPr>
                  <m:fName>
                    <m:sSubSup>
                      <m:sSubSupPr>
                        <m:ctrlPr>
                          <w:rPr>
                            <w:rFonts w:ascii="Cambria Math" w:hAnsi="Cambria Math" w:cs="Times New Roman"/>
                            <w:i/>
                            <w:iCs/>
                            <w:kern w:val="14"/>
                            <w:sz w:val="24"/>
                            <w:szCs w:val="24"/>
                            <w:highlight w:val="yellow"/>
                            <w:lang w:eastAsia="en-US"/>
                          </w:rPr>
                        </m:ctrlPr>
                      </m:sSubSupPr>
                      <m:e>
                        <m:r>
                          <w:rPr>
                            <w:rFonts w:ascii="Cambria Math" w:hAnsi="Cambria Math" w:cs="Times New Roman"/>
                            <w:kern w:val="0"/>
                            <w:sz w:val="24"/>
                            <w:szCs w:val="24"/>
                            <w:highlight w:val="yellow"/>
                            <w:lang w:eastAsia="en-US"/>
                          </w:rPr>
                          <m:t>J</m:t>
                        </m:r>
                      </m:e>
                      <m:sub>
                        <m:r>
                          <w:rPr>
                            <w:rFonts w:ascii="Cambria Math" w:hAnsi="Cambria Math" w:cs="Times New Roman"/>
                            <w:kern w:val="0"/>
                            <w:sz w:val="24"/>
                            <w:szCs w:val="24"/>
                            <w:highlight w:val="yellow"/>
                            <w:lang w:eastAsia="en-US"/>
                          </w:rPr>
                          <m:t>1</m:t>
                        </m:r>
                      </m:sub>
                      <m:sup>
                        <m:r>
                          <w:rPr>
                            <w:rFonts w:ascii="Cambria Math" w:hAnsi="Cambria Math" w:cs="Times New Roman"/>
                            <w:kern w:val="0"/>
                            <w:sz w:val="24"/>
                            <w:szCs w:val="24"/>
                            <w:highlight w:val="yellow"/>
                            <w:lang w:eastAsia="en-US"/>
                          </w:rPr>
                          <m:t>2</m:t>
                        </m:r>
                      </m:sup>
                    </m:sSubSup>
                    <m:d>
                      <m:dPr>
                        <m:ctrlPr>
                          <w:rPr>
                            <w:rFonts w:ascii="Cambria Math" w:hAnsi="Cambria Math" w:cs="Times New Roman"/>
                            <w:i/>
                            <w:iCs/>
                            <w:kern w:val="14"/>
                            <w:sz w:val="24"/>
                            <w:szCs w:val="24"/>
                            <w:highlight w:val="yellow"/>
                            <w:lang w:eastAsia="en-US"/>
                          </w:rPr>
                        </m:ctrlPr>
                      </m:dPr>
                      <m:e>
                        <m:f>
                          <m:fPr>
                            <m:ctrlPr>
                              <w:rPr>
                                <w:rFonts w:ascii="Cambria Math" w:hAnsi="Cambria Math" w:cs="Times New Roman"/>
                                <w:i/>
                                <w:iCs/>
                                <w:kern w:val="14"/>
                                <w:sz w:val="24"/>
                                <w:szCs w:val="24"/>
                                <w:highlight w:val="yellow"/>
                                <w:lang w:eastAsia="en-US"/>
                              </w:rPr>
                            </m:ctrlPr>
                          </m:fPr>
                          <m:num>
                            <m:r>
                              <w:rPr>
                                <w:rFonts w:ascii="Cambria Math" w:hAnsi="Cambria Math" w:cs="Times New Roman"/>
                                <w:kern w:val="0"/>
                                <w:sz w:val="24"/>
                                <w:szCs w:val="24"/>
                                <w:highlight w:val="yellow"/>
                                <w:lang w:eastAsia="en-US"/>
                              </w:rPr>
                              <m:t>a</m:t>
                            </m:r>
                          </m:num>
                          <m:den>
                            <m:r>
                              <w:rPr>
                                <w:rFonts w:ascii="Cambria Math" w:hAnsi="Cambria Math" w:cs="Times New Roman"/>
                                <w:kern w:val="0"/>
                                <w:sz w:val="24"/>
                                <w:szCs w:val="24"/>
                                <w:highlight w:val="yellow"/>
                                <w:lang w:eastAsia="en-US"/>
                              </w:rPr>
                              <m:t>b</m:t>
                            </m:r>
                          </m:den>
                        </m:f>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α</m:t>
                            </m:r>
                          </m:e>
                          <m:sub>
                            <m:r>
                              <w:rPr>
                                <w:rFonts w:ascii="Cambria Math" w:hAnsi="Cambria Math" w:cs="Times New Roman"/>
                                <w:kern w:val="0"/>
                                <w:sz w:val="24"/>
                                <w:szCs w:val="24"/>
                                <w:highlight w:val="yellow"/>
                                <w:lang w:eastAsia="en-US"/>
                              </w:rPr>
                              <m:t>n</m:t>
                            </m:r>
                          </m:sub>
                        </m:sSub>
                      </m:e>
                    </m:d>
                  </m:fName>
                  <m:e>
                    <m:r>
                      <w:rPr>
                        <w:rFonts w:ascii="Cambria Math" w:hAnsi="Cambria Math" w:cs="Times New Roman"/>
                        <w:kern w:val="0"/>
                        <w:sz w:val="24"/>
                        <w:szCs w:val="24"/>
                        <w:highlight w:val="yellow"/>
                        <w:lang w:eastAsia="en-US"/>
                      </w:rPr>
                      <m:t>/</m:t>
                    </m:r>
                    <m:d>
                      <m:dPr>
                        <m:ctrlPr>
                          <w:rPr>
                            <w:rFonts w:ascii="Cambria Math" w:hAnsi="Cambria Math" w:cs="Times New Roman"/>
                            <w:i/>
                            <w:iCs/>
                            <w:kern w:val="14"/>
                            <w:sz w:val="24"/>
                            <w:szCs w:val="24"/>
                            <w:highlight w:val="yellow"/>
                            <w:lang w:eastAsia="en-US"/>
                          </w:rPr>
                        </m:ctrlPr>
                      </m:dPr>
                      <m:e>
                        <m:sSubSup>
                          <m:sSubSupPr>
                            <m:ctrlPr>
                              <w:rPr>
                                <w:rFonts w:ascii="Cambria Math" w:hAnsi="Cambria Math" w:cs="Times New Roman"/>
                                <w:i/>
                                <w:iCs/>
                                <w:kern w:val="14"/>
                                <w:sz w:val="24"/>
                                <w:szCs w:val="24"/>
                                <w:highlight w:val="yellow"/>
                                <w:lang w:eastAsia="en-US"/>
                              </w:rPr>
                            </m:ctrlPr>
                          </m:sSubSupPr>
                          <m:e>
                            <m:r>
                              <w:rPr>
                                <w:rFonts w:ascii="Cambria Math" w:hAnsi="Cambria Math" w:cs="Times New Roman"/>
                                <w:kern w:val="0"/>
                                <w:sz w:val="24"/>
                                <w:szCs w:val="24"/>
                                <w:highlight w:val="yellow"/>
                                <w:lang w:eastAsia="en-US"/>
                              </w:rPr>
                              <m:t>α</m:t>
                            </m:r>
                          </m:e>
                          <m:sub>
                            <m:r>
                              <w:rPr>
                                <w:rFonts w:ascii="Cambria Math" w:hAnsi="Cambria Math" w:cs="Times New Roman"/>
                                <w:kern w:val="0"/>
                                <w:sz w:val="24"/>
                                <w:szCs w:val="24"/>
                                <w:highlight w:val="yellow"/>
                                <w:lang w:eastAsia="en-US"/>
                              </w:rPr>
                              <m:t>n</m:t>
                            </m:r>
                          </m:sub>
                          <m:sup>
                            <m:r>
                              <w:rPr>
                                <w:rFonts w:ascii="Cambria Math" w:hAnsi="Cambria Math" w:cs="Times New Roman"/>
                                <w:kern w:val="0"/>
                                <w:sz w:val="24"/>
                                <w:szCs w:val="24"/>
                                <w:highlight w:val="yellow"/>
                                <w:lang w:eastAsia="en-US"/>
                              </w:rPr>
                              <m:t>3</m:t>
                            </m:r>
                          </m:sup>
                        </m:sSubSup>
                        <m:sSubSup>
                          <m:sSubSupPr>
                            <m:ctrlPr>
                              <w:rPr>
                                <w:rFonts w:ascii="Cambria Math" w:hAnsi="Cambria Math" w:cs="Times New Roman"/>
                                <w:i/>
                                <w:iCs/>
                                <w:kern w:val="14"/>
                                <w:sz w:val="24"/>
                                <w:szCs w:val="24"/>
                                <w:highlight w:val="yellow"/>
                                <w:lang w:eastAsia="en-US"/>
                              </w:rPr>
                            </m:ctrlPr>
                          </m:sSubSupPr>
                          <m:e>
                            <m:r>
                              <w:rPr>
                                <w:rFonts w:ascii="Cambria Math" w:hAnsi="Cambria Math" w:cs="Times New Roman"/>
                                <w:kern w:val="0"/>
                                <w:sz w:val="24"/>
                                <w:szCs w:val="24"/>
                                <w:highlight w:val="yellow"/>
                                <w:lang w:eastAsia="en-US"/>
                              </w:rPr>
                              <m:t>J</m:t>
                            </m:r>
                          </m:e>
                          <m:sub>
                            <m:r>
                              <w:rPr>
                                <w:rFonts w:ascii="Cambria Math" w:hAnsi="Cambria Math" w:cs="Times New Roman"/>
                                <w:kern w:val="0"/>
                                <w:sz w:val="24"/>
                                <w:szCs w:val="24"/>
                                <w:highlight w:val="yellow"/>
                                <w:lang w:eastAsia="en-US"/>
                              </w:rPr>
                              <m:t>0</m:t>
                            </m:r>
                          </m:sub>
                          <m:sup>
                            <m:r>
                              <w:rPr>
                                <w:rFonts w:ascii="Cambria Math" w:hAnsi="Cambria Math" w:cs="Times New Roman"/>
                                <w:kern w:val="0"/>
                                <w:sz w:val="24"/>
                                <w:szCs w:val="24"/>
                                <w:highlight w:val="yellow"/>
                                <w:lang w:eastAsia="en-US"/>
                              </w:rPr>
                              <m:t>2</m:t>
                            </m:r>
                          </m:sup>
                        </m:sSubSup>
                        <m:d>
                          <m:dPr>
                            <m:ctrlPr>
                              <w:rPr>
                                <w:rFonts w:ascii="Cambria Math" w:hAnsi="Cambria Math" w:cs="Times New Roman"/>
                                <w:i/>
                                <w:iCs/>
                                <w:kern w:val="14"/>
                                <w:sz w:val="24"/>
                                <w:szCs w:val="24"/>
                                <w:highlight w:val="yellow"/>
                                <w:lang w:eastAsia="en-US"/>
                              </w:rPr>
                            </m:ctrlPr>
                          </m:dPr>
                          <m:e>
                            <m:sSub>
                              <m:sSubPr>
                                <m:ctrlPr>
                                  <w:rPr>
                                    <w:rFonts w:ascii="Cambria Math" w:hAnsi="Cambria Math" w:cs="Times New Roman"/>
                                    <w:i/>
                                    <w:iCs/>
                                    <w:kern w:val="14"/>
                                    <w:sz w:val="24"/>
                                    <w:szCs w:val="24"/>
                                    <w:highlight w:val="yellow"/>
                                    <w:lang w:eastAsia="en-US"/>
                                  </w:rPr>
                                </m:ctrlPr>
                              </m:sSubPr>
                              <m:e>
                                <m:r>
                                  <w:rPr>
                                    <w:rFonts w:ascii="Cambria Math" w:hAnsi="Cambria Math" w:cs="Times New Roman"/>
                                    <w:kern w:val="0"/>
                                    <w:sz w:val="24"/>
                                    <w:szCs w:val="24"/>
                                    <w:highlight w:val="yellow"/>
                                    <w:lang w:eastAsia="en-US"/>
                                  </w:rPr>
                                  <m:t>α</m:t>
                                </m:r>
                              </m:e>
                              <m:sub>
                                <m:r>
                                  <w:rPr>
                                    <w:rFonts w:ascii="Cambria Math" w:hAnsi="Cambria Math" w:cs="Times New Roman"/>
                                    <w:kern w:val="0"/>
                                    <w:sz w:val="24"/>
                                    <w:szCs w:val="24"/>
                                    <w:highlight w:val="yellow"/>
                                    <w:lang w:eastAsia="en-US"/>
                                  </w:rPr>
                                  <m:t>n</m:t>
                                </m:r>
                              </m:sub>
                            </m:sSub>
                          </m:e>
                        </m:d>
                      </m:e>
                    </m:d>
                  </m:e>
                </m:func>
              </m:e>
            </m:d>
          </m:e>
        </m:nary>
      </m:oMath>
      <w:r w:rsidR="00C43C1E" w:rsidRPr="00C43C1E">
        <w:rPr>
          <w:rFonts w:cs="Times New Roman"/>
          <w:iCs/>
          <w:kern w:val="0"/>
          <w:sz w:val="24"/>
          <w:szCs w:val="24"/>
          <w:lang w:eastAsia="en-US"/>
        </w:rPr>
        <w:t xml:space="preserve"> </w:t>
      </w:r>
      <w:r w:rsidR="00C43C1E" w:rsidRPr="00C43C1E">
        <w:rPr>
          <w:rFonts w:cs="Times New Roman"/>
          <w:iCs/>
          <w:kern w:val="0"/>
          <w:sz w:val="24"/>
          <w:szCs w:val="24"/>
          <w:lang w:eastAsia="en-US"/>
        </w:rPr>
        <w:tab/>
      </w:r>
      <w:r w:rsidR="00760507">
        <w:rPr>
          <w:rFonts w:cs="Times New Roman"/>
          <w:iCs/>
          <w:kern w:val="0"/>
          <w:sz w:val="24"/>
          <w:szCs w:val="24"/>
          <w:lang w:eastAsia="en-US"/>
        </w:rPr>
        <w:tab/>
        <w:t xml:space="preserve"> </w:t>
      </w:r>
      <w:r w:rsidR="006F139C">
        <w:rPr>
          <w:rFonts w:cs="Times New Roman"/>
          <w:iCs/>
          <w:kern w:val="0"/>
          <w:sz w:val="24"/>
          <w:szCs w:val="24"/>
          <w:lang w:eastAsia="en-US"/>
        </w:rPr>
        <w:tab/>
      </w:r>
      <w:r w:rsidR="006F139C">
        <w:rPr>
          <w:rFonts w:cs="Times New Roman"/>
          <w:iCs/>
          <w:kern w:val="0"/>
          <w:sz w:val="24"/>
          <w:szCs w:val="24"/>
          <w:lang w:eastAsia="en-US"/>
        </w:rPr>
        <w:tab/>
        <w:t xml:space="preserve"> </w:t>
      </w:r>
      <w:r w:rsidR="00C43C1E" w:rsidRPr="00C43C1E">
        <w:rPr>
          <w:rFonts w:cs="Times New Roman"/>
          <w:iCs/>
          <w:kern w:val="0"/>
          <w:sz w:val="24"/>
          <w:szCs w:val="24"/>
          <w:lang w:eastAsia="en-US"/>
        </w:rPr>
        <w:t>(20)</w:t>
      </w:r>
    </w:p>
    <w:p w14:paraId="400A4AF4" w14:textId="15025544" w:rsidR="00C43C1E" w:rsidRPr="00C111B2" w:rsidRDefault="00C43C1E" w:rsidP="00C43C1E">
      <w:pPr>
        <w:spacing w:line="360" w:lineRule="auto"/>
        <w:rPr>
          <w:rFonts w:eastAsia="DengXian" w:cs="Times New Roman"/>
          <w:b/>
          <w:bCs/>
          <w:iCs/>
          <w:sz w:val="24"/>
          <w:szCs w:val="24"/>
        </w:rPr>
      </w:pPr>
      <w:r w:rsidRPr="00C111B2">
        <w:rPr>
          <w:rFonts w:eastAsia="DengXian" w:cs="Times New Roman"/>
          <w:b/>
          <w:bCs/>
          <w:iCs/>
          <w:sz w:val="24"/>
          <w:szCs w:val="24"/>
        </w:rPr>
        <w:t xml:space="preserve">3.4 </w:t>
      </w:r>
      <w:r w:rsidR="00F722A0">
        <w:rPr>
          <w:rFonts w:eastAsia="DengXian" w:cs="Times New Roman"/>
          <w:b/>
          <w:bCs/>
          <w:iCs/>
          <w:sz w:val="24"/>
          <w:szCs w:val="24"/>
        </w:rPr>
        <w:t>Evaporation from droplet cap surface</w:t>
      </w:r>
    </w:p>
    <w:p w14:paraId="26740CFF" w14:textId="3A4B5540" w:rsidR="00774E97" w:rsidRDefault="00C43C1E" w:rsidP="00856045">
      <w:pPr>
        <w:spacing w:line="360" w:lineRule="auto"/>
        <w:ind w:firstLine="360"/>
        <w:rPr>
          <w:rFonts w:eastAsia="DengXian" w:cs="Times New Roman"/>
          <w:iCs/>
          <w:sz w:val="24"/>
          <w:szCs w:val="24"/>
        </w:rPr>
      </w:pPr>
      <w:r w:rsidRPr="00C43C1E">
        <w:rPr>
          <w:rFonts w:eastAsia="DengXian" w:cs="Times New Roman"/>
          <w:iCs/>
          <w:sz w:val="24"/>
          <w:szCs w:val="24"/>
        </w:rPr>
        <w:t xml:space="preserve">The one-dimensional conduction heat transfer process inside water droplet is shown in Fig. </w:t>
      </w:r>
      <w:r w:rsidR="00792C98">
        <w:rPr>
          <w:rFonts w:eastAsia="DengXian" w:cs="Times New Roman"/>
          <w:iCs/>
          <w:sz w:val="24"/>
          <w:szCs w:val="24"/>
        </w:rPr>
        <w:t>3</w:t>
      </w:r>
      <w:r w:rsidR="001C2287">
        <w:rPr>
          <w:rFonts w:eastAsia="DengXian" w:cs="Times New Roman"/>
          <w:iCs/>
          <w:sz w:val="24"/>
          <w:szCs w:val="24"/>
        </w:rPr>
        <w:t xml:space="preserve"> (c)</w:t>
      </w:r>
      <w:r w:rsidRPr="00C43C1E">
        <w:rPr>
          <w:rFonts w:eastAsia="DengXian" w:cs="Times New Roman"/>
          <w:iCs/>
          <w:sz w:val="24"/>
          <w:szCs w:val="24"/>
        </w:rPr>
        <w:t>. The water droplet is discretized into layers parallel to the substrate. Heat transfers into the water layer control volume from the bottom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i</m:t>
            </m:r>
          </m:sub>
        </m:sSub>
      </m:oMath>
      <w:r w:rsidRPr="00C43C1E">
        <w:rPr>
          <w:rFonts w:eastAsia="DengXian" w:cs="Times New Roman"/>
          <w:iCs/>
          <w:sz w:val="24"/>
          <w:szCs w:val="24"/>
        </w:rPr>
        <w:t xml:space="preserve">) and transfers out of the control volume </w:t>
      </w:r>
      <w:r w:rsidRPr="00C43C1E">
        <w:rPr>
          <w:rFonts w:eastAsia="DengXian" w:cs="Times New Roman"/>
          <w:iCs/>
          <w:sz w:val="24"/>
          <w:szCs w:val="24"/>
        </w:rPr>
        <w:lastRenderedPageBreak/>
        <w:t>from the top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q</m:t>
            </m:r>
          </m:e>
          <m:sub>
            <m:r>
              <m:rPr>
                <m:sty m:val="p"/>
              </m:rPr>
              <w:rPr>
                <w:rFonts w:ascii="Cambria Math" w:hAnsi="Cambria Math" w:cs="Times New Roman"/>
                <w:kern w:val="0"/>
                <w:sz w:val="24"/>
                <w:szCs w:val="24"/>
                <w:lang w:eastAsia="en-US"/>
              </w:rPr>
              <m:t>i+1</m:t>
            </m:r>
          </m:sub>
        </m:sSub>
      </m:oMath>
      <w:r w:rsidRPr="00C43C1E">
        <w:rPr>
          <w:rFonts w:eastAsia="DengXian" w:cs="Times New Roman"/>
          <w:iCs/>
          <w:sz w:val="24"/>
          <w:szCs w:val="24"/>
        </w:rPr>
        <w:t>) and side surface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J(r)∙h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∙dS</m:t>
        </m:r>
      </m:oMath>
      <w:r w:rsidRPr="00C43C1E">
        <w:rPr>
          <w:rFonts w:eastAsia="DengXian" w:cs="Times New Roman"/>
          <w:iCs/>
          <w:sz w:val="24"/>
          <w:szCs w:val="24"/>
        </w:rPr>
        <w:t xml:space="preserve">). Temperature is assumed to be uniform at the bottom and top surface of each water layer control volume donated as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m:t>
            </m:r>
          </m:sub>
        </m:sSub>
      </m:oMath>
      <w:r w:rsidRPr="00C43C1E">
        <w:rPr>
          <w:rFonts w:eastAsia="DengXian" w:cs="Times New Roman"/>
          <w:iCs/>
          <w:kern w:val="14"/>
          <w:sz w:val="24"/>
          <w:szCs w:val="24"/>
        </w:rPr>
        <w:t xml:space="preserve"> </w:t>
      </w:r>
      <w:r w:rsidRPr="00C43C1E">
        <w:rPr>
          <w:rFonts w:eastAsia="DengXian" w:cs="Times New Roman"/>
          <w:iCs/>
          <w:sz w:val="24"/>
          <w:szCs w:val="24"/>
        </w:rPr>
        <w:t xml:space="preserve">and </w:t>
      </w:r>
      <m:oMath>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T</m:t>
            </m:r>
          </m:e>
          <m:sub>
            <m:r>
              <m:rPr>
                <m:sty m:val="p"/>
              </m:rPr>
              <w:rPr>
                <w:rFonts w:ascii="Cambria Math" w:hAnsi="Cambria Math" w:cs="Times New Roman"/>
                <w:kern w:val="0"/>
                <w:sz w:val="24"/>
                <w:szCs w:val="24"/>
                <w:lang w:eastAsia="en-US"/>
              </w:rPr>
              <m:t>i+1</m:t>
            </m:r>
          </m:sub>
        </m:sSub>
      </m:oMath>
      <w:r w:rsidR="00774E97">
        <w:rPr>
          <w:rFonts w:eastAsia="DengXian" w:cs="Times New Roman"/>
          <w:iCs/>
          <w:sz w:val="24"/>
          <w:szCs w:val="24"/>
        </w:rPr>
        <w:t xml:space="preserve">, </w:t>
      </w:r>
      <w:r w:rsidRPr="00C43C1E">
        <w:rPr>
          <w:rFonts w:eastAsia="DengXian" w:cs="Times New Roman"/>
          <w:iCs/>
          <w:sz w:val="24"/>
          <w:szCs w:val="24"/>
        </w:rPr>
        <w:t>respectively. The heat transfer equation in each water layer control volume is listed as:</w:t>
      </w:r>
      <w:bookmarkStart w:id="18" w:name="_Hlk75017215"/>
    </w:p>
    <w:p w14:paraId="03E26718" w14:textId="4CB70E49" w:rsidR="00C43C1E" w:rsidRPr="00C43C1E" w:rsidRDefault="005345B6" w:rsidP="006F139C">
      <w:pPr>
        <w:spacing w:line="360" w:lineRule="auto"/>
        <w:ind w:firstLine="405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T</m:t>
            </m:r>
          </m:e>
          <m:sub>
            <m:r>
              <m:rPr>
                <m:sty m:val="p"/>
              </m:rPr>
              <w:rPr>
                <w:rFonts w:ascii="Cambria Math" w:eastAsia="DengXian" w:hAnsi="Cambria Math" w:cs="Times New Roman"/>
                <w:sz w:val="24"/>
                <w:szCs w:val="24"/>
              </w:rPr>
              <m:t>i</m:t>
            </m:r>
          </m:sub>
        </m:sSub>
        <w:bookmarkEnd w:id="18"/>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(21)</w:t>
      </w:r>
    </w:p>
    <w:p w14:paraId="20B9C0A1" w14:textId="20113B55" w:rsidR="00774E97" w:rsidRDefault="00C43C1E" w:rsidP="00774E97">
      <w:pPr>
        <w:spacing w:line="360" w:lineRule="auto"/>
        <w:rPr>
          <w:rFonts w:eastAsia="DengXian" w:cs="Times New Roman"/>
          <w:iCs/>
          <w:sz w:val="24"/>
          <w:szCs w:val="24"/>
        </w:rPr>
      </w:pPr>
      <w:r w:rsidRPr="00C43C1E">
        <w:rPr>
          <w:rFonts w:eastAsia="DengXian" w:cs="Times New Roman"/>
          <w:iCs/>
          <w:sz w:val="24"/>
          <w:szCs w:val="24"/>
        </w:rPr>
        <w:t xml:space="preserve">where </w:t>
      </w: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w:rPr>
                <w:rFonts w:ascii="Cambria Math" w:eastAsia="DengXian" w:hAnsi="Cambria Math" w:cs="Times New Roman"/>
                <w:sz w:val="24"/>
                <w:szCs w:val="24"/>
              </w:rPr>
              <m:t>i</m:t>
            </m:r>
          </m:sub>
        </m:sSub>
      </m:oMath>
      <w:r w:rsidRPr="00C43C1E">
        <w:rPr>
          <w:rFonts w:eastAsia="DengXian" w:cs="Times New Roman"/>
          <w:iCs/>
          <w:sz w:val="24"/>
          <w:szCs w:val="24"/>
        </w:rPr>
        <w:t xml:space="preserve"> is the thermal resistance of each water layer control </w:t>
      </w:r>
      <w:proofErr w:type="gramStart"/>
      <w:r w:rsidRPr="00C43C1E">
        <w:rPr>
          <w:rFonts w:eastAsia="DengXian" w:cs="Times New Roman"/>
          <w:iCs/>
          <w:sz w:val="24"/>
          <w:szCs w:val="24"/>
        </w:rPr>
        <w:t>volume</w:t>
      </w:r>
      <w:r w:rsidR="00774E97">
        <w:rPr>
          <w:rFonts w:eastAsia="DengXian" w:cs="Times New Roman"/>
          <w:iCs/>
          <w:sz w:val="24"/>
          <w:szCs w:val="24"/>
        </w:rPr>
        <w:t>.</w:t>
      </w:r>
      <w:proofErr w:type="gramEnd"/>
    </w:p>
    <w:p w14:paraId="67944525" w14:textId="66FAB391" w:rsidR="00C43C1E" w:rsidRPr="00C43C1E" w:rsidRDefault="005345B6" w:rsidP="006F139C">
      <w:pPr>
        <w:spacing w:line="360" w:lineRule="auto"/>
        <w:ind w:firstLine="423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f>
          <m:fPr>
            <m:ctrlPr>
              <w:rPr>
                <w:rFonts w:ascii="Cambria Math" w:eastAsia="DengXian" w:hAnsi="Cambria Math" w:cs="Times New Roman"/>
                <w:i/>
                <w:sz w:val="24"/>
                <w:szCs w:val="24"/>
              </w:rPr>
            </m:ctrlPr>
          </m:fPr>
          <m:num>
            <m:r>
              <w:rPr>
                <w:rFonts w:ascii="Cambria Math" w:eastAsia="DengXian" w:hAnsi="Cambria Math" w:cs="Times New Roman"/>
                <w:kern w:val="14"/>
                <w:sz w:val="24"/>
                <w:szCs w:val="24"/>
                <w:lang w:eastAsia="en-US"/>
              </w:rPr>
              <m:t>∆</m:t>
            </m:r>
            <m:r>
              <w:rPr>
                <w:rFonts w:ascii="Cambria Math" w:eastAsia="DengXian" w:hAnsi="Cambria Math" w:cs="Times New Roman"/>
                <w:sz w:val="24"/>
                <w:szCs w:val="24"/>
              </w:rPr>
              <m:t>h</m:t>
            </m:r>
          </m:num>
          <m:den>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k</m:t>
                </m:r>
              </m:e>
              <m:sub>
                <m:r>
                  <m:rPr>
                    <m:sty m:val="p"/>
                  </m:rPr>
                  <w:rPr>
                    <w:rFonts w:ascii="Cambria Math" w:eastAsia="DengXian" w:hAnsi="Cambria Math" w:cs="Times New Roman"/>
                    <w:sz w:val="24"/>
                    <w:szCs w:val="24"/>
                  </w:rPr>
                  <m:t>w</m:t>
                </m:r>
              </m:sub>
            </m:sSub>
            <m:r>
              <w:rPr>
                <w:rFonts w:ascii="Cambria Math" w:eastAsia="DengXian" w:hAnsi="Cambria Math" w:cs="Times New Roman"/>
                <w:sz w:val="24"/>
                <w:szCs w:val="24"/>
              </w:rPr>
              <m:t>π</m:t>
            </m:r>
            <m:sSubSup>
              <m:sSubSupPr>
                <m:ctrlPr>
                  <w:rPr>
                    <w:rFonts w:ascii="Cambria Math" w:eastAsia="DengXian" w:hAnsi="Cambria Math" w:cs="Times New Roman"/>
                    <w:i/>
                    <w:sz w:val="24"/>
                    <w:szCs w:val="24"/>
                  </w:rPr>
                </m:ctrlPr>
              </m:sSubSup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up>
                <m:r>
                  <w:rPr>
                    <w:rFonts w:ascii="Cambria Math" w:eastAsia="DengXian" w:hAnsi="Cambria Math" w:cs="Times New Roman"/>
                    <w:sz w:val="24"/>
                    <w:szCs w:val="24"/>
                  </w:rPr>
                  <m:t>2</m:t>
                </m:r>
              </m:sup>
            </m:sSubSup>
          </m:den>
        </m:f>
      </m:oMath>
      <w:r w:rsidR="00C43C1E" w:rsidRPr="00C43C1E">
        <w:rPr>
          <w:rFonts w:eastAsia="DengXian" w:cs="Times New Roman"/>
          <w:iCs/>
          <w:sz w:val="24"/>
          <w:szCs w:val="24"/>
        </w:rPr>
        <w:t xml:space="preserve"> </w:t>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C43C1E" w:rsidRPr="00C43C1E">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774E97">
        <w:rPr>
          <w:rFonts w:eastAsia="DengXian" w:cs="Times New Roman"/>
          <w:iCs/>
          <w:sz w:val="24"/>
          <w:szCs w:val="24"/>
        </w:rPr>
        <w:tab/>
      </w:r>
      <w:r w:rsidR="006F139C">
        <w:rPr>
          <w:rFonts w:eastAsia="DengXian" w:cs="Times New Roman"/>
          <w:iCs/>
          <w:sz w:val="24"/>
          <w:szCs w:val="24"/>
        </w:rPr>
        <w:t xml:space="preserve"> </w:t>
      </w:r>
      <w:r w:rsidR="00C43C1E" w:rsidRPr="00C43C1E">
        <w:rPr>
          <w:rFonts w:eastAsia="DengXian" w:cs="Times New Roman"/>
          <w:iCs/>
          <w:sz w:val="24"/>
          <w:szCs w:val="24"/>
        </w:rPr>
        <w:t>(22)</w:t>
      </w:r>
    </w:p>
    <w:p w14:paraId="3E2D8052" w14:textId="26EAD9FA" w:rsidR="00C43C1E" w:rsidRPr="00C43C1E" w:rsidRDefault="00C43C1E" w:rsidP="00C43C1E">
      <w:pPr>
        <w:spacing w:line="360" w:lineRule="auto"/>
        <w:rPr>
          <w:rFonts w:eastAsia="DengXian" w:cs="Times New Roman"/>
          <w:iCs/>
          <w:sz w:val="24"/>
          <w:szCs w:val="24"/>
        </w:rPr>
      </w:pPr>
      <w:r w:rsidRPr="00C43C1E">
        <w:rPr>
          <w:rFonts w:eastAsia="DengXian" w:cs="Times New Roman"/>
          <w:iCs/>
          <w:sz w:val="24"/>
          <w:szCs w:val="24"/>
        </w:rPr>
        <w:t xml:space="preserve">where </w:t>
      </w:r>
      <m:oMath>
        <m:r>
          <w:rPr>
            <w:rFonts w:ascii="Cambria Math" w:hAnsi="Cambria Math" w:cs="Times New Roman"/>
            <w:kern w:val="14"/>
            <w:sz w:val="24"/>
            <w:szCs w:val="24"/>
            <w:lang w:eastAsia="en-US"/>
          </w:rPr>
          <m:t>∆</m:t>
        </m:r>
        <m:r>
          <w:rPr>
            <w:rFonts w:ascii="Cambria Math" w:eastAsia="DengXian" w:hAnsi="Cambria Math" w:cs="Times New Roman"/>
            <w:sz w:val="24"/>
            <w:szCs w:val="24"/>
          </w:rPr>
          <m:t>h</m:t>
        </m:r>
      </m:oMath>
      <w:r w:rsidRPr="00C43C1E">
        <w:rPr>
          <w:rFonts w:eastAsia="DengXian" w:cs="Times New Roman"/>
          <w:iCs/>
          <w:sz w:val="24"/>
          <w:szCs w:val="24"/>
        </w:rPr>
        <w:t xml:space="preserve"> is the thickness of the</w:t>
      </w:r>
      <w:r w:rsidR="00774E97">
        <w:rPr>
          <w:rFonts w:eastAsia="DengXian" w:cs="Times New Roman"/>
          <w:iCs/>
          <w:sz w:val="24"/>
          <w:szCs w:val="24"/>
        </w:rPr>
        <w:t xml:space="preserve"> discrete</w:t>
      </w:r>
      <w:r w:rsidRPr="00C43C1E">
        <w:rPr>
          <w:rFonts w:eastAsia="DengXian" w:cs="Times New Roman"/>
          <w:iCs/>
          <w:sz w:val="24"/>
          <w:szCs w:val="24"/>
        </w:rPr>
        <w:t xml:space="preserve"> water layer and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i</m:t>
            </m:r>
          </m:sub>
        </m:sSub>
      </m:oMath>
      <w:r w:rsidRPr="00C43C1E">
        <w:rPr>
          <w:rFonts w:eastAsia="DengXian" w:cs="Times New Roman"/>
          <w:iCs/>
          <w:sz w:val="24"/>
          <w:szCs w:val="24"/>
        </w:rPr>
        <w:t xml:space="preserve"> is the local radius of the water </w:t>
      </w:r>
      <w:proofErr w:type="gramStart"/>
      <w:r w:rsidRPr="00C43C1E">
        <w:rPr>
          <w:rFonts w:eastAsia="DengXian" w:cs="Times New Roman"/>
          <w:iCs/>
          <w:sz w:val="24"/>
          <w:szCs w:val="24"/>
        </w:rPr>
        <w:t>layer.</w:t>
      </w:r>
      <w:proofErr w:type="gramEnd"/>
      <w:r w:rsidRPr="00C43C1E">
        <w:rPr>
          <w:rFonts w:eastAsia="DengXian" w:cs="Times New Roman"/>
          <w:iCs/>
          <w:sz w:val="24"/>
          <w:szCs w:val="24"/>
        </w:rPr>
        <w:t xml:space="preserve"> </w:t>
      </w:r>
    </w:p>
    <w:p w14:paraId="079E2A8E" w14:textId="172434EE" w:rsidR="00774E97" w:rsidRDefault="00C43C1E" w:rsidP="00856045">
      <w:pPr>
        <w:spacing w:line="360" w:lineRule="auto"/>
        <w:ind w:firstLine="360"/>
        <w:rPr>
          <w:rFonts w:eastAsia="DengXian" w:cs="Times New Roman"/>
          <w:iCs/>
          <w:sz w:val="24"/>
          <w:szCs w:val="24"/>
        </w:rPr>
      </w:pPr>
      <w:r w:rsidRPr="00C43C1E">
        <w:rPr>
          <w:rFonts w:eastAsia="DengXian" w:cs="Times New Roman"/>
          <w:iCs/>
          <w:sz w:val="24"/>
          <w:szCs w:val="24"/>
        </w:rPr>
        <w:t>The energy balance equation in the water layer control volume is</w:t>
      </w:r>
      <w:r w:rsidR="00774E97">
        <w:rPr>
          <w:rFonts w:eastAsia="DengXian" w:cs="Times New Roman"/>
          <w:iCs/>
          <w:sz w:val="24"/>
          <w:szCs w:val="24"/>
        </w:rPr>
        <w:t>:</w:t>
      </w:r>
      <w:r w:rsidRPr="00C43C1E">
        <w:rPr>
          <w:rFonts w:eastAsia="DengXian" w:cs="Times New Roman"/>
          <w:iCs/>
          <w:sz w:val="24"/>
          <w:szCs w:val="24"/>
        </w:rPr>
        <w:t xml:space="preserve"> </w:t>
      </w:r>
    </w:p>
    <w:p w14:paraId="186D00C2" w14:textId="666F654B" w:rsidR="00C43C1E" w:rsidRPr="00774E97" w:rsidRDefault="005345B6" w:rsidP="006F139C">
      <w:pPr>
        <w:spacing w:line="360" w:lineRule="auto"/>
        <w:ind w:firstLine="3690"/>
        <w:rPr>
          <w:rFonts w:eastAsia="DengXian" w:cs="Times New Roman"/>
          <w:iCs/>
          <w:sz w:val="24"/>
          <w:szCs w:val="24"/>
        </w:rPr>
      </w:pPr>
      <m:oMath>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i</m:t>
            </m:r>
            <m:r>
              <w:rPr>
                <w:rFonts w:ascii="Cambria Math" w:eastAsia="DengXian" w:hAnsi="Cambria Math" w:cs="Times New Roman"/>
                <w:sz w:val="24"/>
                <w:szCs w:val="24"/>
              </w:rPr>
              <m:t>+1</m:t>
            </m:r>
          </m:sub>
        </m:sSub>
        <m:r>
          <w:rPr>
            <w:rFonts w:ascii="Cambria Math" w:eastAsia="DengXian" w:hAnsi="Cambria Math" w:cs="Times New Roman"/>
            <w:sz w:val="24"/>
            <w:szCs w:val="24"/>
          </w:rPr>
          <m:t>=</m:t>
        </m:r>
        <m:sSub>
          <m:sSubPr>
            <m:ctrlPr>
              <w:rPr>
                <w:rFonts w:ascii="Cambria Math" w:eastAsia="DengXian" w:hAnsi="Cambria Math" w:cs="Times New Roman"/>
                <w:i/>
                <w:iCs/>
                <w:sz w:val="24"/>
                <w:szCs w:val="24"/>
              </w:rPr>
            </m:ctrlPr>
          </m:sSubPr>
          <m:e>
            <m:r>
              <w:rPr>
                <w:rFonts w:ascii="Cambria Math" w:eastAsia="DengXian" w:hAnsi="Cambria Math" w:cs="Times New Roman"/>
                <w:sz w:val="24"/>
                <w:szCs w:val="24"/>
              </w:rPr>
              <m:t>q</m:t>
            </m:r>
          </m:e>
          <m:sub>
            <m:r>
              <m:rPr>
                <m:sty m:val="p"/>
              </m:rPr>
              <w:rPr>
                <w:rFonts w:ascii="Cambria Math" w:eastAsia="DengXian" w:hAnsi="Cambria Math" w:cs="Times New Roman"/>
                <w:sz w:val="24"/>
                <w:szCs w:val="24"/>
              </w:rPr>
              <m:t>i</m:t>
            </m:r>
          </m:sub>
        </m:sSub>
        <m:r>
          <w:rPr>
            <w:rFonts w:ascii="Cambria Math" w:eastAsia="DengXian" w:hAnsi="Cambria Math" w:cs="Times New Roman"/>
            <w:sz w:val="24"/>
            <w:szCs w:val="24"/>
          </w:rPr>
          <m:t>-</m:t>
        </m:r>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J(r)∙h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∙∆S</m:t>
        </m:r>
      </m:oMath>
      <w:r w:rsidR="00C43C1E" w:rsidRPr="00C43C1E">
        <w:rPr>
          <w:rFonts w:eastAsia="DengXian" w:cs="Times New Roman"/>
          <w:iCs/>
          <w:kern w:val="14"/>
          <w:sz w:val="24"/>
          <w:szCs w:val="24"/>
        </w:rPr>
        <w:t xml:space="preserve">  </w:t>
      </w:r>
      <w:r w:rsidR="00C43C1E" w:rsidRPr="00C43C1E">
        <w:rPr>
          <w:rFonts w:eastAsia="DengXian" w:cs="Times New Roman"/>
          <w:iCs/>
          <w:kern w:val="14"/>
          <w:sz w:val="24"/>
          <w:szCs w:val="24"/>
        </w:rPr>
        <w:tab/>
      </w:r>
      <w:r w:rsidR="00C43C1E" w:rsidRPr="00C43C1E">
        <w:rPr>
          <w:rFonts w:eastAsia="DengXian" w:cs="Times New Roman"/>
          <w:iCs/>
          <w:kern w:val="14"/>
          <w:sz w:val="24"/>
          <w:szCs w:val="24"/>
        </w:rPr>
        <w:tab/>
      </w:r>
      <w:r w:rsidR="00C43C1E"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6F139C">
        <w:rPr>
          <w:rFonts w:eastAsia="DengXian" w:cs="Times New Roman"/>
          <w:iCs/>
          <w:kern w:val="14"/>
          <w:sz w:val="24"/>
          <w:szCs w:val="24"/>
        </w:rPr>
        <w:t xml:space="preserve"> </w:t>
      </w:r>
      <w:r w:rsidR="00C43C1E" w:rsidRPr="00C43C1E">
        <w:rPr>
          <w:rFonts w:eastAsia="DengXian" w:cs="Times New Roman"/>
          <w:iCs/>
          <w:kern w:val="14"/>
          <w:sz w:val="24"/>
          <w:szCs w:val="24"/>
        </w:rPr>
        <w:t>(23)</w:t>
      </w:r>
    </w:p>
    <w:p w14:paraId="28C2C641" w14:textId="77777777" w:rsidR="00C43C1E" w:rsidRP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m:oMath>
        <m:r>
          <w:rPr>
            <w:rFonts w:ascii="Cambria Math" w:hAnsi="Cambria Math" w:cs="Times New Roman"/>
            <w:kern w:val="14"/>
            <w:sz w:val="24"/>
            <w:szCs w:val="24"/>
            <w:lang w:eastAsia="en-US"/>
          </w:rPr>
          <m:t>∆S</m:t>
        </m:r>
      </m:oMath>
      <w:r w:rsidRPr="00C43C1E">
        <w:rPr>
          <w:rFonts w:eastAsia="DengXian" w:cs="Times New Roman"/>
          <w:iCs/>
          <w:kern w:val="14"/>
          <w:sz w:val="24"/>
          <w:szCs w:val="24"/>
        </w:rPr>
        <w:t xml:space="preserve"> is the side surface area of the water layer and </w:t>
      </w:r>
      <m:oMath>
        <m:r>
          <w:rPr>
            <w:rFonts w:ascii="Cambria Math" w:hAnsi="Cambria Math" w:cs="Times New Roman"/>
            <w:kern w:val="0"/>
            <w:sz w:val="24"/>
            <w:szCs w:val="24"/>
            <w:lang w:eastAsia="en-US"/>
          </w:rPr>
          <m:t>J(r)</m:t>
        </m:r>
      </m:oMath>
      <w:r w:rsidRPr="00C43C1E">
        <w:rPr>
          <w:rFonts w:eastAsia="DengXian" w:cs="Times New Roman"/>
          <w:iCs/>
          <w:kern w:val="14"/>
          <w:sz w:val="24"/>
          <w:szCs w:val="24"/>
        </w:rPr>
        <w:t xml:space="preserve"> is the local evaporation </w:t>
      </w:r>
      <w:proofErr w:type="gramStart"/>
      <w:r w:rsidRPr="00C43C1E">
        <w:rPr>
          <w:rFonts w:eastAsia="DengXian" w:cs="Times New Roman"/>
          <w:iCs/>
          <w:kern w:val="14"/>
          <w:sz w:val="24"/>
          <w:szCs w:val="24"/>
        </w:rPr>
        <w:t>flux.</w:t>
      </w:r>
      <w:proofErr w:type="gramEnd"/>
      <w:r w:rsidRPr="00C43C1E">
        <w:rPr>
          <w:rFonts w:eastAsia="DengXian" w:cs="Times New Roman"/>
          <w:iCs/>
          <w:kern w:val="14"/>
          <w:sz w:val="24"/>
          <w:szCs w:val="24"/>
        </w:rPr>
        <w:t xml:space="preserve"> </w:t>
      </w:r>
    </w:p>
    <w:p w14:paraId="4BA7C237" w14:textId="74533D2C" w:rsidR="00774E97"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The local evaporation flux is calculated based on the diffusion-driven model, which is the solution of the Laplace equation based on Fick’s law of the diffusion of the water vapor around the droplet. The exact solution of the local evaporation flux is calculated as:</w:t>
      </w:r>
    </w:p>
    <w:p w14:paraId="510CC504" w14:textId="550B9794" w:rsidR="00C43C1E" w:rsidRPr="00C43C1E" w:rsidRDefault="00C43C1E" w:rsidP="006F139C">
      <w:pPr>
        <w:spacing w:line="360" w:lineRule="auto"/>
        <w:ind w:firstLine="1890"/>
        <w:rPr>
          <w:rFonts w:eastAsia="DengXian" w:cs="Times New Roman"/>
          <w:iCs/>
          <w:kern w:val="14"/>
          <w:sz w:val="24"/>
          <w:szCs w:val="24"/>
        </w:rPr>
      </w:pPr>
      <m:oMath>
        <m:r>
          <w:rPr>
            <w:rFonts w:ascii="Cambria Math" w:eastAsia="DengXian" w:hAnsi="Cambria Math" w:cs="Times New Roman"/>
            <w:kern w:val="14"/>
            <w:sz w:val="24"/>
            <w:szCs w:val="24"/>
          </w:rPr>
          <m:t>J</m:t>
        </m:r>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r</m:t>
            </m:r>
          </m:e>
        </m:d>
        <m:r>
          <w:rPr>
            <w:rFonts w:ascii="Cambria Math" w:eastAsia="DengXian" w:hAnsi="Cambria Math" w:cs="Times New Roman"/>
            <w:kern w:val="14"/>
            <w:sz w:val="24"/>
            <w:szCs w:val="24"/>
          </w:rPr>
          <m:t>=</m:t>
        </m:r>
        <m:f>
          <m:fPr>
            <m:ctrlPr>
              <w:rPr>
                <w:rFonts w:ascii="Cambria Math" w:eastAsia="DengXian" w:hAnsi="Cambria Math" w:cs="Times New Roman"/>
                <w:i/>
                <w:iCs/>
                <w:kern w:val="14"/>
                <w:sz w:val="24"/>
                <w:szCs w:val="24"/>
              </w:rPr>
            </m:ctrlPr>
          </m:fPr>
          <m:num>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e>
                </m:d>
                <m:r>
                  <w:rPr>
                    <w:rFonts w:ascii="Cambria Math" w:eastAsia="DengXian" w:hAnsi="Cambria Math" w:cs="Times New Roman"/>
                    <w:kern w:val="14"/>
                    <w:sz w:val="24"/>
                    <w:szCs w:val="24"/>
                  </w:rPr>
                  <m:t>-</m:t>
                </m:r>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w:bookmarkStart w:id="19" w:name="_Hlk76675221"/>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w:bookmarkEnd w:id="19"/>
                <m:d>
                  <m:dPr>
                    <m:ctrlPr>
                      <w:rPr>
                        <w:rFonts w:ascii="Cambria Math" w:eastAsia="DengXian" w:hAnsi="Cambria Math" w:cs="Times New Roman"/>
                        <w:i/>
                        <w:iCs/>
                        <w:kern w:val="14"/>
                        <w:sz w:val="24"/>
                        <w:szCs w:val="24"/>
                      </w:rPr>
                    </m:ctrlPr>
                  </m:dPr>
                  <m:e>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w:rPr>
                            <w:rFonts w:ascii="Cambria Math" w:eastAsia="DengXian" w:hAnsi="Cambria Math" w:cs="Times New Roman"/>
                            <w:kern w:val="14"/>
                            <w:sz w:val="24"/>
                            <w:szCs w:val="24"/>
                          </w:rPr>
                          <m:t>∞</m:t>
                        </m:r>
                      </m:sub>
                    </m:sSub>
                  </m:e>
                </m:d>
              </m:e>
            </m:d>
          </m:num>
          <m:den>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r</m:t>
                </m:r>
              </m:e>
              <m:sub>
                <m:r>
                  <w:rPr>
                    <w:rFonts w:ascii="Cambria Math" w:eastAsia="DengXian" w:hAnsi="Cambria Math" w:cs="Times New Roman"/>
                    <w:kern w:val="14"/>
                    <w:sz w:val="24"/>
                    <w:szCs w:val="24"/>
                  </w:rPr>
                  <m:t>c</m:t>
                </m:r>
              </m:sub>
            </m:sSub>
          </m:den>
        </m:f>
        <m:r>
          <w:rPr>
            <w:rFonts w:ascii="Cambria Math" w:eastAsia="DengXian" w:hAnsi="Cambria Math" w:cs="Times New Roman"/>
            <w:kern w:val="14"/>
            <w:sz w:val="24"/>
            <w:szCs w:val="24"/>
          </w:rPr>
          <m:t>∙</m:t>
        </m:r>
        <m:d>
          <m:dPr>
            <m:begChr m:val="["/>
            <m:endChr m:val="]"/>
            <m:ctrlPr>
              <w:rPr>
                <w:rFonts w:ascii="Cambria Math" w:eastAsia="DengXian" w:hAnsi="Cambria Math" w:cs="Times New Roman"/>
                <w:i/>
                <w:iCs/>
                <w:kern w:val="14"/>
                <w:sz w:val="24"/>
                <w:szCs w:val="24"/>
              </w:rPr>
            </m:ctrlPr>
          </m:dPr>
          <m:e>
            <m:f>
              <m:fPr>
                <m:ctrlPr>
                  <w:rPr>
                    <w:rFonts w:ascii="Cambria Math" w:eastAsia="DengXian" w:hAnsi="Cambria Math" w:cs="Times New Roman"/>
                    <w:i/>
                    <w:iCs/>
                    <w:kern w:val="14"/>
                    <w:sz w:val="24"/>
                    <w:szCs w:val="24"/>
                  </w:rPr>
                </m:ctrlPr>
              </m:fPr>
              <m:num>
                <m:r>
                  <w:rPr>
                    <w:rFonts w:ascii="Cambria Math" w:eastAsia="DengXian" w:hAnsi="Cambria Math" w:cs="Times New Roman"/>
                    <w:kern w:val="14"/>
                    <w:sz w:val="24"/>
                    <w:szCs w:val="24"/>
                  </w:rPr>
                  <m:t>1</m:t>
                </m:r>
              </m:num>
              <m:den>
                <m:r>
                  <w:rPr>
                    <w:rFonts w:ascii="Cambria Math" w:eastAsia="DengXian" w:hAnsi="Cambria Math" w:cs="Times New Roman"/>
                    <w:kern w:val="14"/>
                    <w:sz w:val="24"/>
                    <w:szCs w:val="24"/>
                  </w:rPr>
                  <m:t>2</m:t>
                </m:r>
              </m:den>
            </m:f>
            <m:func>
              <m:funcPr>
                <m:ctrlPr>
                  <w:rPr>
                    <w:rFonts w:ascii="Cambria Math" w:eastAsia="DengXian" w:hAnsi="Cambria Math" w:cs="Times New Roman"/>
                    <w:i/>
                    <w:kern w:val="14"/>
                    <w:sz w:val="24"/>
                    <w:szCs w:val="24"/>
                  </w:rPr>
                </m:ctrlPr>
              </m:funcPr>
              <m:fName>
                <m:r>
                  <m:rPr>
                    <m:sty m:val="p"/>
                  </m:rPr>
                  <w:rPr>
                    <w:rFonts w:ascii="Cambria Math" w:eastAsia="DengXian" w:hAnsi="Cambria Math" w:cs="Times New Roman"/>
                    <w:kern w:val="14"/>
                    <w:sz w:val="24"/>
                    <w:szCs w:val="24"/>
                  </w:rPr>
                  <m:t>sin</m:t>
                </m:r>
              </m:fName>
              <m:e>
                <m:d>
                  <m:dPr>
                    <m:ctrlPr>
                      <w:rPr>
                        <w:rFonts w:ascii="Cambria Math" w:eastAsia="DengXian" w:hAnsi="Cambria Math" w:cs="Times New Roman"/>
                        <w:i/>
                        <w:iCs/>
                        <w:kern w:val="14"/>
                        <w:sz w:val="24"/>
                        <w:szCs w:val="24"/>
                      </w:rPr>
                    </m:ctrlPr>
                  </m:dPr>
                  <m:e>
                    <m:r>
                      <w:rPr>
                        <w:rFonts w:ascii="Cambria Math" w:eastAsia="DengXian" w:hAnsi="Cambria Math" w:cs="Times New Roman"/>
                        <w:kern w:val="14"/>
                        <w:sz w:val="24"/>
                        <w:szCs w:val="24"/>
                      </w:rPr>
                      <m:t>θ</m:t>
                    </m:r>
                  </m:e>
                </m:d>
              </m:e>
            </m:func>
            <m:r>
              <w:rPr>
                <w:rFonts w:ascii="Cambria Math" w:eastAsia="DengXian" w:hAnsi="Cambria Math" w:cs="Times New Roman"/>
                <w:kern w:val="14"/>
                <w:sz w:val="24"/>
                <w:szCs w:val="24"/>
              </w:rPr>
              <m:t>+</m:t>
            </m:r>
            <m:rad>
              <m:radPr>
                <m:degHide m:val="1"/>
                <m:ctrlPr>
                  <w:rPr>
                    <w:rFonts w:ascii="Cambria Math" w:eastAsia="DengXian" w:hAnsi="Cambria Math" w:cs="Times New Roman"/>
                    <w:i/>
                    <w:kern w:val="14"/>
                    <w:sz w:val="24"/>
                    <w:szCs w:val="24"/>
                  </w:rPr>
                </m:ctrlPr>
              </m:radPr>
              <m:deg/>
              <m:e>
                <m:r>
                  <w:rPr>
                    <w:rFonts w:ascii="Cambria Math" w:eastAsia="DengXian" w:hAnsi="Cambria Math" w:cs="Times New Roman"/>
                    <w:kern w:val="14"/>
                    <w:sz w:val="24"/>
                    <w:szCs w:val="24"/>
                  </w:rPr>
                  <m:t>2</m:t>
                </m:r>
              </m:e>
            </m:rad>
            <m:sSup>
              <m:sSupPr>
                <m:ctrlPr>
                  <w:rPr>
                    <w:rFonts w:ascii="Cambria Math" w:eastAsia="DengXian" w:hAnsi="Cambria Math" w:cs="Times New Roman"/>
                    <w:i/>
                    <w:kern w:val="14"/>
                    <w:sz w:val="24"/>
                    <w:szCs w:val="24"/>
                  </w:rPr>
                </m:ctrlPr>
              </m:sSupPr>
              <m:e>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r>
                      <w:rPr>
                        <w:rFonts w:ascii="Cambria Math" w:eastAsia="DengXian" w:hAnsi="Cambria Math" w:cs="Times New Roman"/>
                        <w:kern w:val="14"/>
                        <w:sz w:val="24"/>
                        <w:szCs w:val="24"/>
                      </w:rPr>
                      <m:t>+</m:t>
                    </m:r>
                    <m:r>
                      <m:rPr>
                        <m:sty m:val="p"/>
                      </m:rPr>
                      <w:rPr>
                        <w:rFonts w:ascii="Cambria Math" w:eastAsia="DengXian" w:hAnsi="Cambria Math" w:cs="Times New Roman"/>
                        <w:kern w:val="14"/>
                        <w:sz w:val="24"/>
                        <w:szCs w:val="24"/>
                      </w:rPr>
                      <m:t>cos⁡</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m:t>
                        </m:r>
                      </m:e>
                    </m:d>
                  </m:e>
                </m:d>
              </m:e>
              <m:sup>
                <m:r>
                  <w:rPr>
                    <w:rFonts w:ascii="Cambria Math" w:eastAsia="DengXian" w:hAnsi="Cambria Math" w:cs="Times New Roman"/>
                    <w:kern w:val="14"/>
                    <w:sz w:val="24"/>
                    <w:szCs w:val="24"/>
                  </w:rPr>
                  <m:t>3/2</m:t>
                </m:r>
              </m:sup>
            </m:sSup>
            <m:r>
              <m:rPr>
                <m:sty m:val="p"/>
              </m:rPr>
              <w:rPr>
                <w:rFonts w:ascii="Cambria Math" w:eastAsia="DengXian" w:hAnsi="Cambria Math" w:cs="Times New Roman"/>
                <w:kern w:val="14"/>
                <w:sz w:val="24"/>
                <w:szCs w:val="24"/>
              </w:rPr>
              <m:t>∙</m:t>
            </m:r>
            <m:nary>
              <m:naryPr>
                <m:limLoc m:val="subSup"/>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0</m:t>
                </m:r>
              </m:sub>
              <m:sup>
                <m:r>
                  <w:rPr>
                    <w:rFonts w:ascii="Cambria Math" w:eastAsia="DengXian" w:hAnsi="Cambria Math" w:cs="Times New Roman"/>
                    <w:kern w:val="14"/>
                    <w:sz w:val="24"/>
                    <w:szCs w:val="24"/>
                  </w:rPr>
                  <m:t>∞</m:t>
                </m:r>
              </m:sup>
              <m:e>
                <m:f>
                  <m:fPr>
                    <m:ctrlPr>
                      <w:rPr>
                        <w:rFonts w:ascii="Cambria Math" w:eastAsia="DengXian" w:hAnsi="Cambria Math" w:cs="Times New Roman"/>
                        <w:i/>
                        <w:kern w:val="14"/>
                        <w:sz w:val="24"/>
                        <w:szCs w:val="24"/>
                      </w:rPr>
                    </m:ctrlPr>
                  </m:fPr>
                  <m:num>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θτ</m:t>
                        </m:r>
                      </m:e>
                    </m:d>
                  </m:num>
                  <m:den>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πτ</m:t>
                        </m:r>
                      </m:e>
                    </m:d>
                  </m:den>
                </m:f>
                <m:r>
                  <m:rPr>
                    <m:sty m:val="p"/>
                  </m:rPr>
                  <w:rPr>
                    <w:rFonts w:ascii="Cambria Math" w:eastAsia="DengXian" w:hAnsi="Cambria Math" w:cs="Times New Roman"/>
                    <w:kern w:val="14"/>
                    <w:sz w:val="24"/>
                    <w:szCs w:val="24"/>
                  </w:rPr>
                  <m:t>tan</m:t>
                </m:r>
                <m:d>
                  <m:dPr>
                    <m:begChr m:val="["/>
                    <m:endChr m:val="]"/>
                    <m:ctrlPr>
                      <w:rPr>
                        <w:rFonts w:ascii="Cambria Math" w:eastAsia="DengXian" w:hAnsi="Cambria Math" w:cs="Times New Roman"/>
                        <w:i/>
                        <w:kern w:val="14"/>
                        <w:sz w:val="24"/>
                        <w:szCs w:val="24"/>
                      </w:rPr>
                    </m:ctrlPr>
                  </m:dPr>
                  <m:e>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π-θ</m:t>
                        </m:r>
                      </m:e>
                    </m:d>
                    <m:r>
                      <w:rPr>
                        <w:rFonts w:ascii="Cambria Math" w:eastAsia="DengXian" w:hAnsi="Cambria Math" w:cs="Times New Roman"/>
                        <w:kern w:val="14"/>
                        <w:sz w:val="24"/>
                        <w:szCs w:val="24"/>
                      </w:rPr>
                      <m:t>τ</m:t>
                    </m:r>
                  </m:e>
                </m:d>
                <m:r>
                  <m:rPr>
                    <m:sty m:val="p"/>
                  </m:rPr>
                  <w:rPr>
                    <w:rFonts w:ascii="Cambria Math" w:eastAsia="DengXian" w:hAnsi="Cambria Math" w:cs="Times New Roman"/>
                    <w:kern w:val="14"/>
                    <w:sz w:val="24"/>
                    <w:szCs w:val="24"/>
                  </w:rPr>
                  <m:t>⁡∙</m:t>
                </m:r>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P</m:t>
                    </m:r>
                  </m:e>
                  <m:sub>
                    <m:r>
                      <w:rPr>
                        <w:rFonts w:ascii="Cambria Math" w:eastAsia="DengXian" w:hAnsi="Cambria Math" w:cs="Times New Roman"/>
                        <w:kern w:val="14"/>
                        <w:sz w:val="24"/>
                        <w:szCs w:val="24"/>
                      </w:rPr>
                      <m:t>-0.5+iτ</m:t>
                    </m:r>
                  </m:sub>
                </m:sSub>
                <m:d>
                  <m:dPr>
                    <m:ctrlPr>
                      <w:rPr>
                        <w:rFonts w:ascii="Cambria Math" w:eastAsia="DengXian" w:hAnsi="Cambria Math" w:cs="Times New Roman"/>
                        <w:i/>
                        <w:kern w:val="14"/>
                        <w:sz w:val="24"/>
                        <w:szCs w:val="24"/>
                      </w:rPr>
                    </m:ctrlPr>
                  </m:dPr>
                  <m:e>
                    <m:r>
                      <m:rPr>
                        <m:sty m:val="p"/>
                      </m:rPr>
                      <w:rPr>
                        <w:rFonts w:ascii="Cambria Math" w:eastAsia="DengXian" w:hAnsi="Cambria Math" w:cs="Times New Roman"/>
                        <w:kern w:val="14"/>
                        <w:sz w:val="24"/>
                        <w:szCs w:val="24"/>
                      </w:rPr>
                      <m:t>cosh</m:t>
                    </m:r>
                    <m:d>
                      <m:dPr>
                        <m:ctrlPr>
                          <w:rPr>
                            <w:rFonts w:ascii="Cambria Math" w:eastAsia="DengXian" w:hAnsi="Cambria Math" w:cs="Times New Roman"/>
                            <w:i/>
                            <w:kern w:val="14"/>
                            <w:sz w:val="24"/>
                            <w:szCs w:val="24"/>
                          </w:rPr>
                        </m:ctrlPr>
                      </m:dPr>
                      <m:e>
                        <m:r>
                          <w:rPr>
                            <w:rFonts w:ascii="Cambria Math" w:eastAsia="DengXian" w:hAnsi="Cambria Math" w:cs="Times New Roman"/>
                            <w:kern w:val="14"/>
                            <w:sz w:val="24"/>
                            <w:szCs w:val="24"/>
                          </w:rPr>
                          <m:t>β</m:t>
                        </m:r>
                      </m:e>
                    </m:d>
                  </m:e>
                </m:d>
                <m:r>
                  <m:rPr>
                    <m:sty m:val="p"/>
                  </m:rPr>
                  <w:rPr>
                    <w:rFonts w:ascii="Cambria Math" w:eastAsia="DengXian" w:hAnsi="Cambria Math" w:cs="Times New Roman"/>
                    <w:kern w:val="14"/>
                    <w:sz w:val="24"/>
                    <w:szCs w:val="24"/>
                  </w:rPr>
                  <m:t>τ∙dτ⁡</m:t>
                </m:r>
              </m:e>
            </m:nary>
          </m:e>
        </m:d>
      </m:oMath>
      <w:r w:rsidRPr="00C43C1E">
        <w:rPr>
          <w:rFonts w:eastAsia="DengXian" w:cs="Times New Roman"/>
          <w:iCs/>
          <w:kern w:val="14"/>
          <w:sz w:val="24"/>
          <w:szCs w:val="24"/>
        </w:rPr>
        <w:t xml:space="preserve">   </w:t>
      </w:r>
      <w:r w:rsidRPr="00C43C1E">
        <w:rPr>
          <w:rFonts w:eastAsia="DengXian" w:cs="Times New Roman"/>
          <w:iCs/>
          <w:kern w:val="14"/>
          <w:sz w:val="24"/>
          <w:szCs w:val="24"/>
        </w:rPr>
        <w:tab/>
      </w:r>
      <w:r w:rsidRPr="00C43C1E">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74E97">
        <w:rPr>
          <w:rFonts w:eastAsia="DengXian" w:cs="Times New Roman"/>
          <w:iCs/>
          <w:kern w:val="14"/>
          <w:sz w:val="24"/>
          <w:szCs w:val="24"/>
        </w:rPr>
        <w:tab/>
      </w:r>
      <w:r w:rsidR="00760507">
        <w:rPr>
          <w:rFonts w:eastAsia="DengXian" w:cs="Times New Roman"/>
          <w:iCs/>
          <w:kern w:val="14"/>
          <w:sz w:val="24"/>
          <w:szCs w:val="24"/>
        </w:rPr>
        <w:tab/>
      </w:r>
      <w:r w:rsidR="00760507">
        <w:rPr>
          <w:rFonts w:eastAsia="DengXian" w:cs="Times New Roman"/>
          <w:iCs/>
          <w:kern w:val="14"/>
          <w:sz w:val="24"/>
          <w:szCs w:val="24"/>
        </w:rPr>
        <w:tab/>
      </w:r>
      <w:r w:rsidR="006F139C">
        <w:rPr>
          <w:rFonts w:eastAsia="DengXian" w:cs="Times New Roman"/>
          <w:iCs/>
          <w:kern w:val="14"/>
          <w:sz w:val="24"/>
          <w:szCs w:val="24"/>
        </w:rPr>
        <w:t xml:space="preserve"> </w:t>
      </w:r>
      <w:r w:rsidRPr="00C43C1E">
        <w:rPr>
          <w:rFonts w:eastAsia="DengXian" w:cs="Times New Roman"/>
          <w:iCs/>
          <w:kern w:val="14"/>
          <w:sz w:val="24"/>
          <w:szCs w:val="24"/>
        </w:rPr>
        <w:t>(24)</w:t>
      </w:r>
    </w:p>
    <w:p w14:paraId="71EEFA2D" w14:textId="41A3F44C" w:rsidR="00C43C1E" w:rsidRDefault="00C43C1E" w:rsidP="00C43C1E">
      <w:pPr>
        <w:spacing w:line="360" w:lineRule="auto"/>
        <w:rPr>
          <w:rFonts w:eastAsia="DengXian" w:cs="Times New Roman"/>
          <w:iCs/>
          <w:kern w:val="14"/>
          <w:sz w:val="24"/>
          <w:szCs w:val="24"/>
        </w:rPr>
      </w:pPr>
      <w:r w:rsidRPr="00C43C1E">
        <w:rPr>
          <w:rFonts w:eastAsia="DengXian" w:cs="Times New Roman"/>
          <w:iCs/>
          <w:kern w:val="14"/>
          <w:sz w:val="24"/>
          <w:szCs w:val="24"/>
        </w:rPr>
        <w:t xml:space="preserve">where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i</m:t>
            </m:r>
          </m:sub>
        </m:sSub>
      </m:oMath>
      <w:r w:rsidRPr="00C43C1E">
        <w:rPr>
          <w:rFonts w:eastAsia="DengXian" w:cs="Times New Roman"/>
          <w:iCs/>
          <w:kern w:val="14"/>
          <w:sz w:val="24"/>
          <w:szCs w:val="24"/>
        </w:rPr>
        <w:t xml:space="preserve"> is the temperature at the side surface</w:t>
      </w:r>
      <w:r w:rsidR="007514DF">
        <w:rPr>
          <w:rFonts w:eastAsia="DengXian" w:cs="Times New Roman"/>
          <w:iCs/>
          <w:kern w:val="14"/>
          <w:sz w:val="24"/>
          <w:szCs w:val="24"/>
        </w:rPr>
        <w:t xml:space="preserve">;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c</m:t>
            </m:r>
          </m:e>
          <m:sub>
            <m:r>
              <m:rPr>
                <m:sty m:val="p"/>
              </m:rPr>
              <w:rPr>
                <w:rFonts w:ascii="Cambria Math" w:eastAsia="DengXian" w:hAnsi="Cambria Math" w:cs="Times New Roman"/>
                <w:kern w:val="14"/>
                <w:sz w:val="24"/>
                <w:szCs w:val="24"/>
              </w:rPr>
              <m:t>s</m:t>
            </m:r>
          </m:sub>
        </m:sSub>
      </m:oMath>
      <w:r w:rsidR="007514DF">
        <w:rPr>
          <w:rFonts w:eastAsia="DengXian" w:cs="Times New Roman"/>
          <w:iCs/>
          <w:kern w:val="14"/>
          <w:sz w:val="24"/>
          <w:szCs w:val="24"/>
        </w:rPr>
        <w:t xml:space="preserve"> is the saturated vapor concentration, </w:t>
      </w: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D</m:t>
            </m:r>
          </m:e>
          <m:sub>
            <m:r>
              <m:rPr>
                <m:sty m:val="p"/>
              </m:rPr>
              <w:rPr>
                <w:rFonts w:ascii="Cambria Math" w:eastAsia="DengXian" w:hAnsi="Cambria Math" w:cs="Times New Roman"/>
                <w:kern w:val="14"/>
                <w:sz w:val="24"/>
                <w:szCs w:val="24"/>
              </w:rPr>
              <m:t>d</m:t>
            </m:r>
          </m:sub>
        </m:sSub>
      </m:oMath>
      <w:r w:rsidR="007514DF">
        <w:rPr>
          <w:rFonts w:eastAsia="DengXian" w:cs="Times New Roman"/>
          <w:iCs/>
          <w:kern w:val="14"/>
          <w:sz w:val="24"/>
          <w:szCs w:val="24"/>
        </w:rPr>
        <w:t xml:space="preserve"> is the coefficient of vapor diffusion, </w:t>
      </w:r>
      <m:oMath>
        <m:sSub>
          <m:sSubPr>
            <m:ctrlPr>
              <w:rPr>
                <w:rFonts w:ascii="Cambria Math" w:eastAsia="DengXian" w:hAnsi="Cambria Math" w:cs="Times New Roman"/>
                <w:iCs/>
                <w:kern w:val="14"/>
                <w:sz w:val="24"/>
                <w:szCs w:val="24"/>
              </w:rPr>
            </m:ctrlPr>
          </m:sSubPr>
          <m:e>
            <m:r>
              <w:rPr>
                <w:rFonts w:ascii="Cambria Math" w:eastAsia="DengXian" w:hAnsi="Cambria Math" w:cs="Times New Roman"/>
                <w:kern w:val="14"/>
                <w:sz w:val="24"/>
                <w:szCs w:val="24"/>
              </w:rPr>
              <m:t>R</m:t>
            </m:r>
          </m:e>
          <m:sub>
            <m:r>
              <m:rPr>
                <m:sty m:val="p"/>
              </m:rPr>
              <w:rPr>
                <w:rFonts w:ascii="Cambria Math" w:eastAsia="DengXian" w:hAnsi="Cambria Math" w:cs="Times New Roman"/>
                <w:kern w:val="14"/>
                <w:sz w:val="24"/>
                <w:szCs w:val="24"/>
              </w:rPr>
              <m:t>h</m:t>
            </m:r>
          </m:sub>
        </m:sSub>
      </m:oMath>
      <w:r w:rsidR="007514DF">
        <w:rPr>
          <w:rFonts w:eastAsia="DengXian" w:cs="Times New Roman"/>
          <w:iCs/>
          <w:kern w:val="14"/>
          <w:sz w:val="24"/>
          <w:szCs w:val="24"/>
        </w:rPr>
        <w:t xml:space="preserve"> is the relative humidity. </w:t>
      </w:r>
    </w:p>
    <w:p w14:paraId="34A314D5" w14:textId="2B5059E2" w:rsidR="007514DF" w:rsidRDefault="00C43C1E" w:rsidP="00856045">
      <w:pPr>
        <w:spacing w:line="360" w:lineRule="auto"/>
        <w:ind w:firstLine="360"/>
        <w:rPr>
          <w:rFonts w:eastAsia="DengXian" w:cs="Times New Roman"/>
          <w:iCs/>
          <w:kern w:val="14"/>
          <w:sz w:val="24"/>
          <w:szCs w:val="24"/>
        </w:rPr>
      </w:pPr>
      <w:r w:rsidRPr="00C43C1E">
        <w:rPr>
          <w:rFonts w:eastAsia="DengXian" w:cs="Times New Roman"/>
          <w:iCs/>
          <w:kern w:val="14"/>
          <w:sz w:val="24"/>
          <w:szCs w:val="24"/>
        </w:rPr>
        <w:t xml:space="preserve">The evaporation </w:t>
      </w:r>
      <w:r w:rsidR="00F37251">
        <w:rPr>
          <w:rFonts w:eastAsia="DengXian" w:cs="Times New Roman"/>
          <w:iCs/>
          <w:kern w:val="14"/>
          <w:sz w:val="24"/>
          <w:szCs w:val="24"/>
        </w:rPr>
        <w:t xml:space="preserve">heat transfer rate </w:t>
      </w:r>
      <w:r w:rsidRPr="00C43C1E">
        <w:rPr>
          <w:rFonts w:eastAsia="DengXian" w:cs="Times New Roman"/>
          <w:iCs/>
          <w:kern w:val="14"/>
          <w:sz w:val="24"/>
          <w:szCs w:val="24"/>
        </w:rPr>
        <w:t xml:space="preserve">from the droplet cap surface is calculated by integrating </w:t>
      </w:r>
      <w:r w:rsidR="007514DF">
        <w:rPr>
          <w:rFonts w:eastAsia="DengXian" w:cs="Times New Roman"/>
          <w:iCs/>
          <w:kern w:val="14"/>
          <w:sz w:val="24"/>
          <w:szCs w:val="24"/>
        </w:rPr>
        <w:t xml:space="preserve">all </w:t>
      </w:r>
      <w:r w:rsidRPr="00C43C1E">
        <w:rPr>
          <w:rFonts w:eastAsia="DengXian" w:cs="Times New Roman"/>
          <w:iCs/>
          <w:kern w:val="14"/>
          <w:sz w:val="24"/>
          <w:szCs w:val="24"/>
        </w:rPr>
        <w:t>the local evaporation rate</w:t>
      </w:r>
      <w:r w:rsidR="007514DF">
        <w:rPr>
          <w:rFonts w:eastAsia="DengXian" w:cs="Times New Roman"/>
          <w:iCs/>
          <w:kern w:val="14"/>
          <w:sz w:val="24"/>
          <w:szCs w:val="24"/>
        </w:rPr>
        <w:t>:</w:t>
      </w:r>
      <w:bookmarkStart w:id="20" w:name="_Hlk75021285"/>
    </w:p>
    <w:p w14:paraId="447D7399" w14:textId="6D135354" w:rsidR="00C43C1E" w:rsidRPr="007514DF" w:rsidRDefault="005345B6" w:rsidP="006F139C">
      <w:pPr>
        <w:spacing w:line="360" w:lineRule="auto"/>
        <w:ind w:firstLine="3780"/>
        <w:rPr>
          <w:rFonts w:eastAsia="DengXian" w:cs="Times New Roman"/>
          <w:iCs/>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q</m:t>
            </m:r>
          </m:e>
          <m:sub>
            <m:r>
              <m:rPr>
                <m:sty m:val="p"/>
              </m:rPr>
              <w:rPr>
                <w:rFonts w:ascii="Cambria Math" w:eastAsia="DengXian" w:hAnsi="Cambria Math" w:cs="Times New Roman"/>
                <w:kern w:val="14"/>
                <w:sz w:val="24"/>
                <w:szCs w:val="24"/>
              </w:rPr>
              <m:t>c</m:t>
            </m:r>
          </m:sub>
        </m:sSub>
        <m:r>
          <m:rPr>
            <m:sty m:val="p"/>
          </m:rPr>
          <w:rPr>
            <w:rFonts w:ascii="Cambria Math" w:eastAsia="DengXian" w:cs="Times New Roman"/>
            <w:kern w:val="14"/>
            <w:sz w:val="24"/>
            <w:szCs w:val="24"/>
          </w:rPr>
          <m:t>=</m:t>
        </m:r>
        <m:nary>
          <m:naryPr>
            <m:chr m:val="∑"/>
            <m:limLoc m:val="undOvr"/>
            <m:supHide m:val="1"/>
            <m:ctrlPr>
              <w:rPr>
                <w:rFonts w:ascii="Cambria Math" w:eastAsia="DengXian" w:hAnsi="Cambria Math" w:cs="Times New Roman"/>
                <w:i/>
                <w:kern w:val="14"/>
                <w:sz w:val="24"/>
                <w:szCs w:val="24"/>
              </w:rPr>
            </m:ctrlPr>
          </m:naryPr>
          <m:sub>
            <m:sSub>
              <m:sSubPr>
                <m:ctrlPr>
                  <w:rPr>
                    <w:rFonts w:ascii="Cambria Math" w:eastAsia="DengXian" w:hAnsi="Cambria Math" w:cs="Times New Roman"/>
                    <w:i/>
                    <w:kern w:val="14"/>
                    <w:sz w:val="24"/>
                    <w:szCs w:val="24"/>
                  </w:rPr>
                </m:ctrlPr>
              </m:sSubPr>
              <m:e>
                <m:r>
                  <w:rPr>
                    <w:rFonts w:ascii="Cambria Math" w:eastAsia="DengXian" w:hAnsi="Cambria Math" w:cs="Times New Roman"/>
                    <w:kern w:val="14"/>
                    <w:sz w:val="24"/>
                    <w:szCs w:val="24"/>
                  </w:rPr>
                  <m:t>S</m:t>
                </m:r>
              </m:e>
              <m:sub>
                <m:r>
                  <m:rPr>
                    <m:sty m:val="p"/>
                  </m:rPr>
                  <w:rPr>
                    <w:rFonts w:ascii="Cambria Math" w:eastAsia="DengXian" w:hAnsi="Cambria Math" w:cs="Times New Roman"/>
                    <w:kern w:val="14"/>
                    <w:sz w:val="24"/>
                    <w:szCs w:val="24"/>
                  </w:rPr>
                  <m:t>cap</m:t>
                </m:r>
              </m:sub>
            </m:sSub>
          </m:sub>
          <m:sup/>
          <m:e>
            <m:sSub>
              <m:sSubPr>
                <m:ctrlPr>
                  <w:rPr>
                    <w:rFonts w:ascii="Cambria Math" w:hAnsi="Cambria Math" w:cs="Times New Roman"/>
                    <w:i/>
                    <w:iCs/>
                    <w:kern w:val="14"/>
                    <w:sz w:val="24"/>
                    <w:szCs w:val="24"/>
                    <w:lang w:eastAsia="en-US"/>
                  </w:rPr>
                </m:ctrlPr>
              </m:sSubPr>
              <m:e>
                <m:r>
                  <w:rPr>
                    <w:rFonts w:ascii="Cambria Math" w:hAnsi="Cambria Math" w:cs="Times New Roman"/>
                    <w:kern w:val="0"/>
                    <w:sz w:val="24"/>
                    <w:szCs w:val="24"/>
                    <w:lang w:eastAsia="en-US"/>
                  </w:rPr>
                  <m:t>J(r)∙h</m:t>
                </m:r>
              </m:e>
              <m:sub>
                <m:r>
                  <m:rPr>
                    <m:sty m:val="p"/>
                  </m:rPr>
                  <w:rPr>
                    <w:rFonts w:ascii="Cambria Math" w:hAnsi="Cambria Math" w:cs="Times New Roman"/>
                    <w:kern w:val="0"/>
                    <w:sz w:val="24"/>
                    <w:szCs w:val="24"/>
                    <w:lang w:eastAsia="en-US"/>
                  </w:rPr>
                  <m:t>fg</m:t>
                </m:r>
              </m:sub>
            </m:sSub>
            <m:r>
              <w:rPr>
                <w:rFonts w:ascii="Cambria Math" w:hAnsi="Cambria Math" w:cs="Times New Roman"/>
                <w:kern w:val="14"/>
                <w:sz w:val="24"/>
                <w:szCs w:val="24"/>
                <w:lang w:eastAsia="en-US"/>
              </w:rPr>
              <m:t>∙∆S</m:t>
            </m:r>
          </m:e>
        </m:nary>
      </m:oMath>
      <w:r w:rsidR="00C43C1E" w:rsidRPr="00C43C1E">
        <w:rPr>
          <w:rFonts w:eastAsia="DengXian" w:cs="Times New Roman"/>
          <w:kern w:val="14"/>
          <w:sz w:val="24"/>
          <w:szCs w:val="24"/>
        </w:rPr>
        <w:t xml:space="preserve"> </w:t>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7514DF">
        <w:rPr>
          <w:rFonts w:eastAsia="DengXian" w:cs="Times New Roman"/>
          <w:kern w:val="14"/>
          <w:sz w:val="24"/>
          <w:szCs w:val="24"/>
        </w:rPr>
        <w:tab/>
      </w:r>
      <w:r w:rsidR="006F139C">
        <w:rPr>
          <w:rFonts w:eastAsia="DengXian" w:cs="Times New Roman"/>
          <w:kern w:val="14"/>
          <w:sz w:val="24"/>
          <w:szCs w:val="24"/>
        </w:rPr>
        <w:t xml:space="preserve"> </w:t>
      </w:r>
      <w:r w:rsidR="00C43C1E" w:rsidRPr="00C43C1E">
        <w:rPr>
          <w:rFonts w:eastAsia="DengXian" w:cs="Times New Roman"/>
          <w:kern w:val="14"/>
          <w:sz w:val="24"/>
          <w:szCs w:val="24"/>
        </w:rPr>
        <w:t>(25)</w:t>
      </w:r>
    </w:p>
    <w:bookmarkEnd w:id="20"/>
    <w:p w14:paraId="650DC845" w14:textId="1447F7BC" w:rsidR="007514DF"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The</w:t>
      </w:r>
      <w:r w:rsidR="00F37251">
        <w:rPr>
          <w:rFonts w:eastAsia="DengXian" w:cs="Times New Roman"/>
          <w:kern w:val="14"/>
          <w:sz w:val="24"/>
          <w:szCs w:val="24"/>
        </w:rPr>
        <w:t xml:space="preserve"> heat transferred</w:t>
      </w:r>
      <w:r w:rsidRPr="00C43C1E">
        <w:rPr>
          <w:rFonts w:eastAsia="DengXian" w:cs="Times New Roman"/>
          <w:kern w:val="14"/>
          <w:sz w:val="24"/>
          <w:szCs w:val="24"/>
        </w:rPr>
        <w:t xml:space="preserve"> from the droplet cap</w:t>
      </w:r>
      <w:r w:rsidR="007514DF">
        <w:rPr>
          <w:rFonts w:eastAsia="DengXian" w:cs="Times New Roman"/>
          <w:kern w:val="14"/>
          <w:sz w:val="24"/>
          <w:szCs w:val="24"/>
        </w:rPr>
        <w:t xml:space="preserve"> surface</w:t>
      </w:r>
      <w:r w:rsidRPr="00C43C1E">
        <w:rPr>
          <w:rFonts w:eastAsia="DengXian" w:cs="Times New Roman"/>
          <w:kern w:val="14"/>
          <w:sz w:val="24"/>
          <w:szCs w:val="24"/>
        </w:rPr>
        <w:t xml:space="preserve"> should be the same as the heat transferred through the water droplet</w:t>
      </w:r>
      <w:r w:rsidR="007514DF">
        <w:rPr>
          <w:rFonts w:eastAsia="DengXian" w:cs="Times New Roman"/>
          <w:kern w:val="14"/>
          <w:sz w:val="24"/>
          <w:szCs w:val="24"/>
        </w:rPr>
        <w:t>:</w:t>
      </w:r>
    </w:p>
    <w:p w14:paraId="7588B3DF" w14:textId="58270E86" w:rsidR="00C43C1E" w:rsidRPr="00C43C1E" w:rsidRDefault="005345B6" w:rsidP="006F139C">
      <w:pPr>
        <w:spacing w:line="360" w:lineRule="auto"/>
        <w:ind w:firstLine="4140"/>
        <w:rPr>
          <w:rFonts w:eastAsia="DengXian" w:cs="Times New Roman"/>
          <w:kern w:val="14"/>
          <w:sz w:val="24"/>
          <w:szCs w:val="24"/>
        </w:rPr>
      </w:pPr>
      <m:oMath>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r>
          <m:rPr>
            <m:sty m:val="p"/>
          </m:rPr>
          <w:rPr>
            <w:rFonts w:ascii="Cambria Math" w:eastAsia="DengXian" w:hAnsi="Cambria Math" w:cs="Times New Roman"/>
            <w:color w:val="000000"/>
            <w:kern w:val="24"/>
            <w:sz w:val="24"/>
            <w:szCs w:val="24"/>
          </w:rPr>
          <m:t>=(1-φ)</m:t>
        </m:r>
        <m:sSub>
          <m:sSubPr>
            <m:ctrlPr>
              <w:rPr>
                <w:rFonts w:ascii="Cambria Math" w:eastAsia="Cambria Math" w:hAnsi="Cambria Math" w:cs="+mn-cs"/>
                <w:i/>
                <w:iCs/>
                <w:color w:val="000000"/>
                <w:sz w:val="24"/>
                <w:szCs w:val="24"/>
              </w:rPr>
            </m:ctrlPr>
          </m:sSubPr>
          <m:e>
            <m:r>
              <w:rPr>
                <w:rFonts w:ascii="Cambria Math" w:eastAsia="DengXian" w:hAnsi="Cambria Math" w:cs="Times New Roman"/>
                <w:color w:val="000000"/>
                <w:kern w:val="24"/>
                <w:sz w:val="24"/>
                <w:szCs w:val="24"/>
              </w:rPr>
              <m:t>q</m:t>
            </m:r>
          </m:e>
          <m:sub>
            <m:r>
              <w:rPr>
                <w:rFonts w:ascii="Cambria Math" w:eastAsia="DengXian" w:hAnsi="Cambria Math" w:cs="Times New Roman"/>
                <w:color w:val="000000"/>
                <w:kern w:val="24"/>
                <w:sz w:val="24"/>
                <w:szCs w:val="24"/>
              </w:rPr>
              <m:t>s</m:t>
            </m:r>
          </m:sub>
        </m:sSub>
      </m:oMath>
      <w:r w:rsidR="00C43C1E" w:rsidRPr="00C43C1E">
        <w:rPr>
          <w:rFonts w:eastAsia="DengXian" w:cs="Times New Roman"/>
          <w:iCs/>
          <w:color w:val="000000"/>
          <w:sz w:val="24"/>
          <w:szCs w:val="24"/>
        </w:rPr>
        <w:t xml:space="preserve"> </w:t>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r>
      <w:r w:rsidR="00C43C1E" w:rsidRPr="00C43C1E">
        <w:rPr>
          <w:rFonts w:eastAsia="DengXian" w:cs="Times New Roman"/>
          <w:iCs/>
          <w:color w:val="000000"/>
          <w:sz w:val="24"/>
          <w:szCs w:val="24"/>
        </w:rPr>
        <w:tab/>
        <w:t xml:space="preserve"> </w:t>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7514DF">
        <w:rPr>
          <w:rFonts w:eastAsia="DengXian" w:cs="Times New Roman"/>
          <w:iCs/>
          <w:color w:val="000000"/>
          <w:sz w:val="24"/>
          <w:szCs w:val="24"/>
        </w:rPr>
        <w:tab/>
      </w:r>
      <w:r w:rsidR="006F139C">
        <w:rPr>
          <w:rFonts w:eastAsia="DengXian" w:cs="Times New Roman"/>
          <w:iCs/>
          <w:color w:val="000000"/>
          <w:sz w:val="24"/>
          <w:szCs w:val="24"/>
        </w:rPr>
        <w:t xml:space="preserve"> </w:t>
      </w:r>
      <w:r w:rsidR="00C43C1E" w:rsidRPr="00C43C1E">
        <w:rPr>
          <w:rFonts w:eastAsia="DengXian" w:cs="Times New Roman"/>
          <w:iCs/>
          <w:color w:val="000000"/>
          <w:sz w:val="24"/>
          <w:szCs w:val="24"/>
        </w:rPr>
        <w:t>(26)</w:t>
      </w:r>
    </w:p>
    <w:p w14:paraId="58DBA7F9" w14:textId="5B36C846" w:rsidR="007E3F1A" w:rsidRDefault="00C43C1E" w:rsidP="00856045">
      <w:pPr>
        <w:spacing w:line="360" w:lineRule="auto"/>
        <w:ind w:firstLine="360"/>
        <w:rPr>
          <w:rFonts w:eastAsia="DengXian" w:cs="Times New Roman"/>
          <w:kern w:val="14"/>
          <w:sz w:val="24"/>
          <w:szCs w:val="24"/>
        </w:rPr>
      </w:pPr>
      <w:r w:rsidRPr="00C43C1E">
        <w:rPr>
          <w:rFonts w:eastAsia="DengXian" w:cs="Times New Roman"/>
          <w:kern w:val="14"/>
          <w:sz w:val="24"/>
          <w:szCs w:val="24"/>
        </w:rPr>
        <w:t xml:space="preserve">As is mentioned before, the experimental temperature of tested by the IR camera is understood as the average temperature of the upper </w:t>
      </w:r>
      <w:r w:rsidR="007E3F1A">
        <w:rPr>
          <w:rFonts w:eastAsia="DengXian" w:cs="Times New Roman"/>
          <w:kern w:val="14"/>
          <w:sz w:val="24"/>
          <w:szCs w:val="24"/>
        </w:rPr>
        <w:t>hemispherical</w:t>
      </w:r>
      <w:r w:rsidRPr="00C43C1E">
        <w:rPr>
          <w:rFonts w:eastAsia="DengXian" w:cs="Times New Roman"/>
          <w:kern w:val="14"/>
          <w:sz w:val="24"/>
          <w:szCs w:val="24"/>
        </w:rPr>
        <w:t xml:space="preserve"> surface. With obtaining the average base </w:t>
      </w:r>
      <w:r w:rsidRPr="00C43C1E">
        <w:rPr>
          <w:rFonts w:eastAsia="DengXian" w:cs="Times New Roman"/>
          <w:kern w:val="14"/>
          <w:sz w:val="24"/>
          <w:szCs w:val="24"/>
        </w:rPr>
        <w:lastRenderedPageBreak/>
        <w:t>temperature of the water droplet, we can calculate the surface temperature distribution based on the heat transfer equations</w:t>
      </w:r>
      <w:r w:rsidR="007E3F1A">
        <w:rPr>
          <w:rFonts w:eastAsia="DengXian" w:cs="Times New Roman"/>
          <w:kern w:val="14"/>
          <w:sz w:val="24"/>
          <w:szCs w:val="24"/>
        </w:rPr>
        <w:t xml:space="preserve"> Eq. (21)</w:t>
      </w:r>
      <w:r w:rsidRPr="00C43C1E">
        <w:rPr>
          <w:rFonts w:eastAsia="DengXian" w:cs="Times New Roman"/>
          <w:kern w:val="14"/>
          <w:sz w:val="24"/>
          <w:szCs w:val="24"/>
        </w:rPr>
        <w:t xml:space="preserve"> for the discretized water layers. Thus, we calculate the average of the upper </w:t>
      </w:r>
      <w:r w:rsidR="007E3F1A">
        <w:rPr>
          <w:rFonts w:eastAsia="DengXian" w:cs="Times New Roman"/>
          <w:kern w:val="14"/>
          <w:sz w:val="24"/>
          <w:szCs w:val="24"/>
        </w:rPr>
        <w:t>hemispherical</w:t>
      </w:r>
      <w:r w:rsidR="007E3F1A" w:rsidRPr="00C43C1E">
        <w:rPr>
          <w:rFonts w:eastAsia="DengXian" w:cs="Times New Roman"/>
          <w:kern w:val="14"/>
          <w:sz w:val="24"/>
          <w:szCs w:val="24"/>
        </w:rPr>
        <w:t xml:space="preserve"> </w:t>
      </w:r>
      <w:r w:rsidRPr="00C43C1E">
        <w:rPr>
          <w:rFonts w:eastAsia="DengXian" w:cs="Times New Roman"/>
          <w:kern w:val="14"/>
          <w:sz w:val="24"/>
          <w:szCs w:val="24"/>
        </w:rPr>
        <w:t>surface temperature of the droplet:</w:t>
      </w:r>
    </w:p>
    <w:p w14:paraId="209A365E" w14:textId="1DCB7A4F" w:rsidR="00C43C1E" w:rsidRDefault="005345B6" w:rsidP="00DA29D0">
      <w:pPr>
        <w:spacing w:line="360" w:lineRule="auto"/>
        <w:ind w:firstLine="3510"/>
        <w:rPr>
          <w:rFonts w:eastAsia="DengXian" w:cs="Times New Roman"/>
          <w:kern w:val="14"/>
          <w:sz w:val="24"/>
          <w:szCs w:val="24"/>
        </w:rPr>
      </w:pPr>
      <m:oMath>
        <m:sSub>
          <m:sSubPr>
            <m:ctrlPr>
              <w:rPr>
                <w:rFonts w:ascii="Cambria Math" w:eastAsia="DengXian" w:hAnsi="Cambria Math" w:cs="Times New Roman"/>
                <w:i/>
                <w:iCs/>
                <w:kern w:val="14"/>
                <w:sz w:val="24"/>
                <w:szCs w:val="24"/>
              </w:rPr>
            </m:ctrlPr>
          </m:sSubPr>
          <m:e>
            <m:r>
              <w:rPr>
                <w:rFonts w:ascii="Cambria Math" w:eastAsia="DengXian" w:hAnsi="Cambria Math" w:cs="Times New Roman"/>
                <w:kern w:val="14"/>
                <w:sz w:val="24"/>
                <w:szCs w:val="24"/>
              </w:rPr>
              <m:t>T</m:t>
            </m:r>
          </m:e>
          <m:sub>
            <m:r>
              <m:rPr>
                <m:sty m:val="p"/>
              </m:rPr>
              <w:rPr>
                <w:rFonts w:ascii="Cambria Math" w:eastAsia="DengXian" w:hAnsi="Cambria Math" w:cs="Times New Roman"/>
                <w:kern w:val="14"/>
                <w:sz w:val="24"/>
                <w:szCs w:val="24"/>
              </w:rPr>
              <m:t>model</m:t>
            </m:r>
          </m:sub>
        </m:sSub>
        <m:r>
          <m:rPr>
            <m:sty m:val="p"/>
          </m:rPr>
          <w:rPr>
            <w:rFonts w:ascii="Cambria Math" w:eastAsia="DengXian" w:cs="Times New Roman"/>
            <w:kern w:val="14"/>
            <w:sz w:val="24"/>
            <w:szCs w:val="24"/>
          </w:rPr>
          <m:t>=</m:t>
        </m:r>
        <m:f>
          <m:fPr>
            <m:type m:val="lin"/>
            <m:ctrlPr>
              <w:rPr>
                <w:rFonts w:ascii="Cambria Math" w:eastAsia="DengXian" w:hAnsi="Cambria Math" w:cs="Times New Roman"/>
                <w:i/>
                <w:kern w:val="14"/>
                <w:sz w:val="24"/>
                <w:szCs w:val="24"/>
              </w:rPr>
            </m:ctrlPr>
          </m:fPr>
          <m:num>
            <m:nary>
              <m:naryPr>
                <m:chr m:val="∑"/>
                <m:limLoc m:val="undOvr"/>
                <m:ctrlPr>
                  <w:rPr>
                    <w:rFonts w:ascii="Cambria Math" w:eastAsia="DengXian" w:hAnsi="Cambria Math" w:cs="Times New Roman"/>
                    <w:i/>
                    <w:kern w:val="14"/>
                    <w:sz w:val="24"/>
                    <w:szCs w:val="24"/>
                  </w:rPr>
                </m:ctrlPr>
              </m:naryPr>
              <m:sub>
                <m:r>
                  <w:rPr>
                    <w:rFonts w:ascii="Cambria Math" w:eastAsia="DengXian" w:hAnsi="Cambria Math" w:cs="Times New Roman"/>
                    <w:kern w:val="14"/>
                    <w:sz w:val="24"/>
                    <w:szCs w:val="24"/>
                  </w:rPr>
                  <m:t>1</m:t>
                </m:r>
              </m:sub>
              <m:sup>
                <m:r>
                  <w:rPr>
                    <w:rFonts w:ascii="Cambria Math" w:eastAsia="DengXian" w:hAnsi="Cambria Math" w:cs="Times New Roman"/>
                    <w:kern w:val="14"/>
                    <w:sz w:val="24"/>
                    <w:szCs w:val="24"/>
                  </w:rPr>
                  <m:t>m</m:t>
                </m:r>
              </m:sup>
              <m:e>
                <m:sSub>
                  <m:sSubPr>
                    <m:ctrlPr>
                      <w:rPr>
                        <w:rFonts w:ascii="Cambria Math" w:eastAsia="DengXian" w:hAnsi="Cambria Math" w:cs="Times New Roman"/>
                        <w:i/>
                        <w:kern w:val="14"/>
                        <w:sz w:val="24"/>
                        <w:szCs w:val="24"/>
                      </w:rPr>
                    </m:ctrlPr>
                  </m:sSubPr>
                  <m:e>
                    <m:r>
                      <w:rPr>
                        <w:rFonts w:ascii="Cambria Math" w:eastAsia="DengXian" w:cs="Times New Roman"/>
                        <w:kern w:val="14"/>
                        <w:sz w:val="24"/>
                        <w:szCs w:val="24"/>
                      </w:rPr>
                      <m:t>T</m:t>
                    </m:r>
                  </m:e>
                  <m:sub>
                    <m:r>
                      <m:rPr>
                        <m:sty m:val="p"/>
                      </m:rPr>
                      <w:rPr>
                        <w:rFonts w:ascii="Cambria Math" w:eastAsia="DengXian" w:cs="Times New Roman"/>
                        <w:kern w:val="14"/>
                        <w:sz w:val="24"/>
                        <w:szCs w:val="24"/>
                      </w:rPr>
                      <m:t>i</m:t>
                    </m:r>
                  </m:sub>
                </m:sSub>
                <m:r>
                  <w:rPr>
                    <w:rFonts w:ascii="Cambria Math" w:hAnsi="Cambria Math" w:cs="Times New Roman"/>
                    <w:kern w:val="14"/>
                    <w:sz w:val="24"/>
                    <w:szCs w:val="24"/>
                    <w:lang w:eastAsia="en-US"/>
                  </w:rPr>
                  <m:t>∙∆S</m:t>
                </m:r>
              </m:e>
            </m:nary>
          </m:num>
          <m:den>
            <m:r>
              <w:rPr>
                <w:rFonts w:ascii="Cambria Math" w:eastAsia="DengXian" w:cs="Times New Roman"/>
                <w:kern w:val="14"/>
                <w:sz w:val="24"/>
                <w:szCs w:val="24"/>
              </w:rPr>
              <m:t>2</m:t>
            </m:r>
            <m:r>
              <w:rPr>
                <w:rFonts w:ascii="Cambria Math" w:eastAsia="DengXian" w:hAnsi="Cambria Math" w:cs="Times New Roman"/>
                <w:kern w:val="14"/>
                <w:sz w:val="24"/>
                <w:szCs w:val="24"/>
              </w:rPr>
              <m:t>π</m:t>
            </m:r>
            <m:sSubSup>
              <m:sSubSupPr>
                <m:ctrlPr>
                  <w:rPr>
                    <w:rFonts w:ascii="Cambria Math" w:eastAsia="DengXian" w:hAnsi="Cambria Math" w:cs="Times New Roman"/>
                    <w:i/>
                    <w:kern w:val="14"/>
                    <w:sz w:val="24"/>
                    <w:szCs w:val="24"/>
                  </w:rPr>
                </m:ctrlPr>
              </m:sSubSupPr>
              <m:e>
                <m:r>
                  <w:rPr>
                    <w:rFonts w:ascii="Cambria Math" w:eastAsia="DengXian" w:cs="Times New Roman"/>
                    <w:kern w:val="14"/>
                    <w:sz w:val="24"/>
                    <w:szCs w:val="24"/>
                  </w:rPr>
                  <m:t>r</m:t>
                </m:r>
              </m:e>
              <m:sub>
                <m:r>
                  <w:rPr>
                    <w:rFonts w:ascii="Cambria Math" w:eastAsia="DengXian" w:cs="Times New Roman"/>
                    <w:kern w:val="14"/>
                    <w:sz w:val="24"/>
                    <w:szCs w:val="24"/>
                  </w:rPr>
                  <m:t>w</m:t>
                </m:r>
              </m:sub>
              <m:sup>
                <m:r>
                  <w:rPr>
                    <w:rFonts w:ascii="Cambria Math" w:eastAsia="DengXian" w:cs="Times New Roman"/>
                    <w:kern w:val="14"/>
                    <w:sz w:val="24"/>
                    <w:szCs w:val="24"/>
                  </w:rPr>
                  <m:t>2</m:t>
                </m:r>
              </m:sup>
            </m:sSubSup>
          </m:den>
        </m:f>
      </m:oMath>
      <w:r w:rsidR="00C43C1E" w:rsidRPr="00C43C1E">
        <w:rPr>
          <w:rFonts w:eastAsia="DengXian" w:cs="Times New Roman"/>
          <w:kern w:val="14"/>
          <w:sz w:val="24"/>
          <w:szCs w:val="24"/>
        </w:rPr>
        <w:t xml:space="preserve"> </w:t>
      </w:r>
      <w:r w:rsidR="00C43C1E" w:rsidRPr="00C43C1E">
        <w:rPr>
          <w:rFonts w:eastAsia="DengXian" w:cs="Times New Roman"/>
          <w:kern w:val="14"/>
          <w:sz w:val="24"/>
          <w:szCs w:val="24"/>
        </w:rPr>
        <w:tab/>
      </w:r>
      <w:r w:rsidR="00C43C1E" w:rsidRPr="00C43C1E">
        <w:rPr>
          <w:rFonts w:eastAsia="DengXian" w:cs="Times New Roman"/>
          <w:kern w:val="14"/>
          <w:sz w:val="24"/>
          <w:szCs w:val="24"/>
        </w:rPr>
        <w:tab/>
      </w:r>
      <w:r w:rsidR="00C43C1E" w:rsidRPr="00C43C1E">
        <w:rPr>
          <w:rFonts w:eastAsia="DengXian" w:cs="Times New Roman"/>
          <w:kern w:val="14"/>
          <w:sz w:val="24"/>
          <w:szCs w:val="24"/>
        </w:rPr>
        <w:tab/>
      </w:r>
      <w:r w:rsidR="007E3F1A">
        <w:rPr>
          <w:rFonts w:eastAsia="DengXian" w:cs="Times New Roman"/>
          <w:kern w:val="14"/>
          <w:sz w:val="24"/>
          <w:szCs w:val="24"/>
        </w:rPr>
        <w:tab/>
      </w:r>
      <w:r w:rsidR="007E3F1A">
        <w:rPr>
          <w:rFonts w:eastAsia="DengXian" w:cs="Times New Roman"/>
          <w:kern w:val="14"/>
          <w:sz w:val="24"/>
          <w:szCs w:val="24"/>
        </w:rPr>
        <w:tab/>
      </w:r>
      <w:r w:rsidR="00760507">
        <w:rPr>
          <w:rFonts w:eastAsia="DengXian" w:cs="Times New Roman"/>
          <w:kern w:val="14"/>
          <w:sz w:val="24"/>
          <w:szCs w:val="24"/>
        </w:rPr>
        <w:tab/>
      </w:r>
      <w:r w:rsidR="00760507">
        <w:rPr>
          <w:rFonts w:eastAsia="DengXian" w:cs="Times New Roman"/>
          <w:kern w:val="14"/>
          <w:sz w:val="24"/>
          <w:szCs w:val="24"/>
        </w:rPr>
        <w:tab/>
        <w:t xml:space="preserve"> </w:t>
      </w:r>
      <w:r w:rsidR="00C43C1E" w:rsidRPr="00C43C1E">
        <w:rPr>
          <w:rFonts w:eastAsia="DengXian" w:cs="Times New Roman"/>
          <w:kern w:val="14"/>
          <w:sz w:val="24"/>
          <w:szCs w:val="24"/>
        </w:rPr>
        <w:t>(2</w:t>
      </w:r>
      <w:r w:rsidR="007E3F1A">
        <w:rPr>
          <w:rFonts w:eastAsia="DengXian" w:cs="Times New Roman"/>
          <w:kern w:val="14"/>
          <w:sz w:val="24"/>
          <w:szCs w:val="24"/>
        </w:rPr>
        <w:t>7</w:t>
      </w:r>
      <w:r w:rsidR="00C43C1E" w:rsidRPr="00C43C1E">
        <w:rPr>
          <w:rFonts w:eastAsia="DengXian" w:cs="Times New Roman"/>
          <w:kern w:val="14"/>
          <w:sz w:val="24"/>
          <w:szCs w:val="24"/>
        </w:rPr>
        <w:t>)</w:t>
      </w:r>
    </w:p>
    <w:p w14:paraId="2788B579" w14:textId="0BA1F7ED" w:rsidR="007E3F1A" w:rsidRPr="00C43C1E" w:rsidRDefault="007E3F1A" w:rsidP="007E3F1A">
      <w:pPr>
        <w:spacing w:line="360" w:lineRule="auto"/>
        <w:rPr>
          <w:rFonts w:eastAsia="DengXian" w:cs="Times New Roman"/>
          <w:kern w:val="14"/>
          <w:sz w:val="24"/>
          <w:szCs w:val="24"/>
        </w:rPr>
      </w:pPr>
      <w:r>
        <w:rPr>
          <w:rFonts w:eastAsia="DengXian" w:cs="Times New Roman"/>
          <w:kern w:val="14"/>
          <w:sz w:val="24"/>
          <w:szCs w:val="24"/>
        </w:rPr>
        <w:t xml:space="preserve">where </w:t>
      </w:r>
      <w:r>
        <w:rPr>
          <w:rFonts w:eastAsia="DengXian" w:cs="Times New Roman"/>
          <w:i/>
          <w:iCs/>
          <w:kern w:val="14"/>
          <w:sz w:val="24"/>
          <w:szCs w:val="24"/>
        </w:rPr>
        <w:t>m</w:t>
      </w:r>
      <w:r>
        <w:rPr>
          <w:rFonts w:eastAsia="DengXian" w:cs="Times New Roman"/>
          <w:kern w:val="14"/>
          <w:sz w:val="24"/>
          <w:szCs w:val="24"/>
        </w:rPr>
        <w:t xml:space="preserve"> is the number of discrete water layer in the upper hemisphere of the droplet spherical cap and </w:t>
      </w:r>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m:rPr>
                <m:sty m:val="p"/>
              </m:rPr>
              <w:rPr>
                <w:rFonts w:ascii="Cambria Math" w:eastAsia="DengXian" w:hAnsi="Cambria Math" w:cs="Times New Roman"/>
                <w:sz w:val="24"/>
                <w:szCs w:val="24"/>
              </w:rPr>
              <m:t>w</m:t>
            </m:r>
          </m:sub>
        </m:sSub>
      </m:oMath>
      <w:r>
        <w:rPr>
          <w:rFonts w:eastAsia="DengXian" w:cs="Times New Roman"/>
          <w:sz w:val="24"/>
          <w:szCs w:val="24"/>
        </w:rPr>
        <w:t xml:space="preserve"> is the radius of the spherical cap.</w:t>
      </w:r>
    </w:p>
    <w:p w14:paraId="57247616" w14:textId="7DC6D919" w:rsidR="00C43C1E" w:rsidRPr="00C111B2" w:rsidRDefault="00C43C1E" w:rsidP="00C43C1E">
      <w:pPr>
        <w:spacing w:line="360" w:lineRule="auto"/>
        <w:rPr>
          <w:rFonts w:eastAsia="DengXian" w:cs="Times New Roman"/>
          <w:b/>
          <w:bCs/>
          <w:kern w:val="14"/>
          <w:sz w:val="24"/>
          <w:szCs w:val="24"/>
        </w:rPr>
      </w:pPr>
      <w:r w:rsidRPr="00C111B2">
        <w:rPr>
          <w:rFonts w:eastAsia="DengXian" w:cs="Times New Roman"/>
          <w:b/>
          <w:bCs/>
          <w:kern w:val="14"/>
          <w:sz w:val="24"/>
          <w:szCs w:val="24"/>
        </w:rPr>
        <w:t>3.5</w:t>
      </w:r>
      <w:r w:rsidR="007E3F1A" w:rsidRPr="00C111B2">
        <w:rPr>
          <w:rFonts w:eastAsia="DengXian" w:cs="Times New Roman"/>
          <w:b/>
          <w:bCs/>
          <w:kern w:val="14"/>
          <w:sz w:val="24"/>
          <w:szCs w:val="24"/>
        </w:rPr>
        <w:t>.</w:t>
      </w:r>
      <w:r w:rsidRPr="00C111B2">
        <w:rPr>
          <w:rFonts w:eastAsia="DengXian" w:cs="Times New Roman"/>
          <w:b/>
          <w:bCs/>
          <w:kern w:val="14"/>
          <w:sz w:val="24"/>
          <w:szCs w:val="24"/>
        </w:rPr>
        <w:t xml:space="preserve"> Algorithm for calculating the surface temperature and evaporation </w:t>
      </w:r>
      <w:r w:rsidR="00725570" w:rsidRPr="00C111B2">
        <w:rPr>
          <w:rFonts w:eastAsia="DengXian" w:cs="Times New Roman"/>
          <w:b/>
          <w:bCs/>
          <w:kern w:val="14"/>
          <w:sz w:val="24"/>
          <w:szCs w:val="24"/>
        </w:rPr>
        <w:t>ratio.</w:t>
      </w:r>
    </w:p>
    <w:p w14:paraId="2CD2FDD7" w14:textId="660131F8" w:rsidR="00C43C1E" w:rsidRPr="00C43C1E" w:rsidRDefault="00053D36" w:rsidP="001C2287">
      <w:pPr>
        <w:spacing w:line="360" w:lineRule="auto"/>
        <w:jc w:val="center"/>
        <w:rPr>
          <w:rFonts w:eastAsia="DengXian" w:cs="Times New Roman"/>
          <w:kern w:val="14"/>
          <w:sz w:val="24"/>
          <w:szCs w:val="24"/>
        </w:rPr>
      </w:pPr>
      <w:r>
        <w:rPr>
          <w:noProof/>
        </w:rPr>
        <w:drawing>
          <wp:inline distT="0" distB="0" distL="0" distR="0" wp14:anchorId="2BF5CFAF" wp14:editId="4BFBB67A">
            <wp:extent cx="2140815" cy="29818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9451" cy="2993922"/>
                    </a:xfrm>
                    <a:prstGeom prst="rect">
                      <a:avLst/>
                    </a:prstGeom>
                    <a:noFill/>
                    <a:ln>
                      <a:noFill/>
                    </a:ln>
                  </pic:spPr>
                </pic:pic>
              </a:graphicData>
            </a:graphic>
          </wp:inline>
        </w:drawing>
      </w:r>
      <w:r>
        <w:rPr>
          <w:noProof/>
        </w:rPr>
        <w:t xml:space="preserve"> </w:t>
      </w:r>
    </w:p>
    <w:p w14:paraId="3560DE66" w14:textId="4C1E893C" w:rsidR="00C43C1E" w:rsidRPr="00C43C1E" w:rsidRDefault="00C43C1E" w:rsidP="00DA29D0">
      <w:pPr>
        <w:spacing w:line="360" w:lineRule="auto"/>
        <w:rPr>
          <w:rFonts w:eastAsia="DengXian" w:cs="Times New Roman"/>
          <w:kern w:val="14"/>
          <w:sz w:val="24"/>
          <w:szCs w:val="24"/>
        </w:rPr>
      </w:pPr>
      <w:r w:rsidRPr="00DA29D0">
        <w:rPr>
          <w:rFonts w:eastAsia="DengXian" w:cs="Times New Roman"/>
          <w:b/>
          <w:bCs/>
          <w:kern w:val="14"/>
          <w:sz w:val="24"/>
          <w:szCs w:val="24"/>
        </w:rPr>
        <w:t xml:space="preserve">Figure </w:t>
      </w:r>
      <w:r w:rsidR="00792C98" w:rsidRPr="00DA29D0">
        <w:rPr>
          <w:rFonts w:eastAsia="DengXian" w:cs="Times New Roman"/>
          <w:b/>
          <w:bCs/>
          <w:kern w:val="14"/>
          <w:sz w:val="24"/>
          <w:szCs w:val="24"/>
        </w:rPr>
        <w:t>4</w:t>
      </w:r>
      <w:r w:rsidRPr="00DA29D0">
        <w:rPr>
          <w:rFonts w:eastAsia="DengXian" w:cs="Times New Roman"/>
          <w:b/>
          <w:bCs/>
          <w:kern w:val="14"/>
          <w:sz w:val="24"/>
          <w:szCs w:val="24"/>
        </w:rPr>
        <w:t>.</w:t>
      </w:r>
      <w:r w:rsidRPr="00C43C1E">
        <w:rPr>
          <w:rFonts w:eastAsia="DengXian" w:cs="Times New Roman"/>
          <w:kern w:val="14"/>
          <w:sz w:val="24"/>
          <w:szCs w:val="24"/>
        </w:rPr>
        <w:t xml:space="preserve"> Algorithm for the droplet surface temperature and evaporation ratio</w:t>
      </w:r>
    </w:p>
    <w:p w14:paraId="6040B8DB" w14:textId="03487894" w:rsidR="00C43C1E" w:rsidRPr="00C43C1E" w:rsidRDefault="00C43C1E" w:rsidP="00856045">
      <w:pPr>
        <w:spacing w:line="360" w:lineRule="auto"/>
        <w:ind w:firstLine="360"/>
        <w:rPr>
          <w:rFonts w:eastAsia="DengXian" w:cs="Times New Roman"/>
          <w:iCs/>
          <w:color w:val="000000"/>
          <w:kern w:val="24"/>
          <w:sz w:val="24"/>
          <w:szCs w:val="24"/>
        </w:rPr>
      </w:pPr>
      <w:r w:rsidRPr="00C43C1E">
        <w:rPr>
          <w:rFonts w:eastAsia="DengXian" w:cs="Times New Roman"/>
          <w:kern w:val="14"/>
          <w:sz w:val="24"/>
          <w:szCs w:val="24"/>
        </w:rPr>
        <w:t xml:space="preserve">The algorithm for calculating the droplet surface temperature and the evaporation ratio is shown in Fig. </w:t>
      </w:r>
      <w:r w:rsidR="00792C98">
        <w:rPr>
          <w:rFonts w:eastAsia="DengXian" w:cs="Times New Roman"/>
          <w:kern w:val="14"/>
          <w:sz w:val="24"/>
          <w:szCs w:val="24"/>
        </w:rPr>
        <w:t>4</w:t>
      </w:r>
      <w:r w:rsidRPr="00C43C1E">
        <w:rPr>
          <w:rFonts w:eastAsia="DengXian" w:cs="Times New Roman"/>
          <w:kern w:val="14"/>
          <w:sz w:val="24"/>
          <w:szCs w:val="24"/>
        </w:rPr>
        <w:t xml:space="preserve">. The base temperature of the substrate </w:t>
      </w:r>
      <m:oMath>
        <m:sSub>
          <m:sSubPr>
            <m:ctrlPr>
              <w:rPr>
                <w:rFonts w:ascii="Cambria Math" w:eastAsia="+mn-ea" w:hAnsi="Cambria Math" w:cs="Arial"/>
                <w:i/>
                <w:iCs/>
                <w:color w:val="000000"/>
                <w:kern w:val="24"/>
                <w:sz w:val="24"/>
                <w:szCs w:val="24"/>
              </w:rPr>
            </m:ctrlPr>
          </m:sSubPr>
          <m:e>
            <m:r>
              <w:rPr>
                <w:rFonts w:ascii="Cambria Math" w:eastAsia="+mn-ea" w:hAnsi="Cambria Math" w:cs="Arial"/>
                <w:color w:val="000000"/>
                <w:kern w:val="24"/>
                <w:sz w:val="24"/>
                <w:szCs w:val="24"/>
              </w:rPr>
              <m:t>T</m:t>
            </m:r>
          </m:e>
          <m:sub>
            <m:r>
              <w:rPr>
                <w:rFonts w:ascii="Cambria Math" w:eastAsia="+mn-ea" w:hAnsi="Cambria Math" w:cs="Arial"/>
                <w:color w:val="000000"/>
                <w:kern w:val="24"/>
                <w:sz w:val="24"/>
                <w:szCs w:val="24"/>
              </w:rPr>
              <m:t>s</m:t>
            </m:r>
          </m:sub>
        </m:sSub>
      </m:oMath>
      <w:r w:rsidRPr="00C43C1E">
        <w:rPr>
          <w:rFonts w:eastAsia="DengXian" w:cs="Times New Roman"/>
          <w:kern w:val="14"/>
          <w:sz w:val="24"/>
          <w:szCs w:val="24"/>
        </w:rPr>
        <w:t xml:space="preserve"> is tested by the thermocouple and the heat transfer rate from substrate </w:t>
      </w:r>
      <m:oMath>
        <m:sSub>
          <m:sSubPr>
            <m:ctrlPr>
              <w:rPr>
                <w:rFonts w:ascii="Cambria Math" w:eastAsia="DengXian" w:hAnsi="Cambria Math" w:cs="Arial"/>
                <w:i/>
                <w:iCs/>
                <w:color w:val="000000"/>
                <w:kern w:val="24"/>
                <w:sz w:val="24"/>
                <w:szCs w:val="24"/>
              </w:rPr>
            </m:ctrlPr>
          </m:sSubPr>
          <m:e>
            <m:r>
              <w:rPr>
                <w:rFonts w:ascii="Cambria Math" w:eastAsia="DengXian" w:hAnsi="Cambria Math" w:cs="Arial"/>
                <w:color w:val="000000"/>
                <w:kern w:val="24"/>
                <w:sz w:val="24"/>
                <w:szCs w:val="24"/>
              </w:rPr>
              <m:t>q</m:t>
            </m:r>
          </m:e>
          <m:sub>
            <m:r>
              <w:rPr>
                <w:rFonts w:ascii="Cambria Math" w:eastAsia="DengXian" w:hAnsi="Cambria Math" w:cs="Arial"/>
                <w:color w:val="000000"/>
                <w:kern w:val="24"/>
                <w:sz w:val="24"/>
                <w:szCs w:val="24"/>
              </w:rPr>
              <m:t>s</m:t>
            </m:r>
          </m:sub>
        </m:sSub>
      </m:oMath>
      <w:r w:rsidRPr="00C43C1E">
        <w:rPr>
          <w:rFonts w:eastAsia="DengXian" w:cs="Times New Roman"/>
          <w:kern w:val="14"/>
          <w:sz w:val="24"/>
          <w:szCs w:val="24"/>
        </w:rPr>
        <w:t xml:space="preserve"> is obtained by calculating the transient droplet volume decrease rate based on Eq. (5). An initial value (0.5) of the evaporation ratio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which is defined as the ratio of evaporation rate from the droplet base surface and heat transfer rate in the micropillar in one unit cell is used to solve the heat transfer equation at the droplet base. The heat transfer equation Eq. (11) can be solved with knowing all the three boundary conditions. Thus, the temperature distribution at the droplet base surface Eq. (16) is obtained and the average temperature of the droplet base </w:t>
      </w:r>
      <m:oMath>
        <m:sSub>
          <m:sSubPr>
            <m:ctrlPr>
              <w:rPr>
                <w:rFonts w:ascii="Cambria Math" w:eastAsia="+mn-ea" w:hAnsi="Cambria Math" w:cs="+mn-cs"/>
                <w:i/>
                <w:iCs/>
                <w:color w:val="836967"/>
                <w:kern w:val="24"/>
                <w:sz w:val="24"/>
                <w:szCs w:val="24"/>
              </w:rPr>
            </m:ctrlPr>
          </m:sSubPr>
          <m:e>
            <m:acc>
              <m:accPr>
                <m:chr m:val="̅"/>
                <m:ctrlPr>
                  <w:rPr>
                    <w:rFonts w:ascii="Cambria Math" w:eastAsia="+mn-ea" w:hAnsi="Cambria Math" w:cs="+mn-cs"/>
                    <w:i/>
                    <w:iCs/>
                    <w:color w:val="836967"/>
                    <w:kern w:val="24"/>
                    <w:sz w:val="24"/>
                    <w:szCs w:val="24"/>
                  </w:rPr>
                </m:ctrlPr>
              </m:accPr>
              <m:e>
                <m:r>
                  <w:rPr>
                    <w:rFonts w:ascii="Cambria Math" w:eastAsia="+mn-ea" w:hAnsi="Cambria Math" w:cs="+mn-cs"/>
                    <w:color w:val="000000"/>
                    <w:kern w:val="24"/>
                    <w:sz w:val="24"/>
                    <w:szCs w:val="24"/>
                  </w:rPr>
                  <m:t>T</m:t>
                </m:r>
              </m:e>
            </m:acc>
          </m:e>
          <m:sub>
            <m:r>
              <w:rPr>
                <w:rFonts w:ascii="Cambria Math" w:eastAsia="+mn-ea" w:hAnsi="Cambria Math" w:cs="+mn-cs"/>
                <w:color w:val="000000"/>
                <w:kern w:val="24"/>
                <w:sz w:val="24"/>
                <w:szCs w:val="24"/>
              </w:rPr>
              <m:t>b</m:t>
            </m:r>
          </m:sub>
        </m:sSub>
      </m:oMath>
      <w:r w:rsidRPr="00C43C1E">
        <w:rPr>
          <w:rFonts w:eastAsia="DengXian" w:cs="Times New Roman"/>
          <w:iCs/>
          <w:color w:val="000000"/>
          <w:kern w:val="24"/>
          <w:sz w:val="24"/>
          <w:szCs w:val="24"/>
        </w:rPr>
        <w:t xml:space="preserve"> is calculated. Based on the one-dimensional conduction heat </w:t>
      </w:r>
      <w:r w:rsidRPr="00C43C1E">
        <w:rPr>
          <w:rFonts w:eastAsia="DengXian" w:cs="Times New Roman"/>
          <w:iCs/>
          <w:color w:val="000000"/>
          <w:kern w:val="24"/>
          <w:sz w:val="24"/>
          <w:szCs w:val="24"/>
        </w:rPr>
        <w:lastRenderedPageBreak/>
        <w:t xml:space="preserve">transfer model inside the water droplet, the nonuniform surface temperature distribution </w:t>
      </w:r>
      <w:r w:rsidR="004E14A9">
        <w:rPr>
          <w:rFonts w:eastAsia="DengXian" w:cs="Times New Roman"/>
          <w:iCs/>
          <w:color w:val="000000"/>
          <w:kern w:val="24"/>
          <w:sz w:val="24"/>
          <w:szCs w:val="24"/>
        </w:rPr>
        <w:t xml:space="preserve">of the droplet </w:t>
      </w:r>
      <w:r w:rsidRPr="00C43C1E">
        <w:rPr>
          <w:rFonts w:eastAsia="DengXian" w:cs="Times New Roman"/>
          <w:iCs/>
          <w:color w:val="000000"/>
          <w:kern w:val="24"/>
          <w:sz w:val="24"/>
          <w:szCs w:val="24"/>
        </w:rPr>
        <w:t xml:space="preserve">can be solved. </w:t>
      </w:r>
      <w:r w:rsidR="004E14A9">
        <w:rPr>
          <w:rFonts w:eastAsia="DengXian" w:cs="Times New Roman"/>
          <w:iCs/>
          <w:color w:val="000000"/>
          <w:kern w:val="24"/>
          <w:sz w:val="24"/>
          <w:szCs w:val="24"/>
        </w:rPr>
        <w:t xml:space="preserve">With knowing the droplet surface temperature distribution, the modified diffusion-driven heat transfer model with considering the </w:t>
      </w:r>
      <w:r w:rsidR="008F385B">
        <w:rPr>
          <w:rFonts w:eastAsia="DengXian" w:cs="Times New Roman"/>
          <w:iCs/>
          <w:color w:val="000000"/>
          <w:kern w:val="24"/>
          <w:sz w:val="24"/>
          <w:szCs w:val="24"/>
        </w:rPr>
        <w:t xml:space="preserve">nonuniform surface temperature is used to calculate the evaporation flux from the droplet cap surface. </w:t>
      </w:r>
      <w:r w:rsidRPr="00C43C1E">
        <w:rPr>
          <w:rFonts w:eastAsia="DengXian" w:cs="Times New Roman"/>
          <w:iCs/>
          <w:color w:val="000000"/>
          <w:kern w:val="24"/>
          <w:sz w:val="24"/>
          <w:szCs w:val="24"/>
        </w:rPr>
        <w:t xml:space="preserve">It is not practical to directly calculate the evaporation rate from the droplet base </w:t>
      </w:r>
      <w:r w:rsidR="008F385B">
        <w:rPr>
          <w:rFonts w:eastAsia="DengXian" w:cs="Times New Roman"/>
          <w:iCs/>
          <w:color w:val="000000"/>
          <w:kern w:val="24"/>
          <w:sz w:val="24"/>
          <w:szCs w:val="24"/>
        </w:rPr>
        <w:t>because of the complex structure of the micropillar in this investigation</w:t>
      </w:r>
      <w:r w:rsidRPr="00C43C1E">
        <w:rPr>
          <w:rFonts w:eastAsia="DengXian" w:cs="Times New Roman"/>
          <w:iCs/>
          <w:color w:val="000000"/>
          <w:kern w:val="24"/>
          <w:sz w:val="24"/>
          <w:szCs w:val="24"/>
        </w:rPr>
        <w:t>. The evaporation rate from the droplet base surface is calculate as the difference of the total evaporation rate and the evaporation rate from the droplet cap surface</w:t>
      </w:r>
      <w:r w:rsidR="008F385B">
        <w:rPr>
          <w:rFonts w:eastAsia="DengXian" w:cs="Times New Roman"/>
          <w:iCs/>
          <w:color w:val="000000"/>
          <w:kern w:val="24"/>
          <w:sz w:val="24"/>
          <w:szCs w:val="24"/>
        </w:rPr>
        <w:t xml:space="preserve"> calculated by Eq. (25)</w:t>
      </w:r>
      <w:r w:rsidRPr="00C43C1E">
        <w:rPr>
          <w:rFonts w:eastAsia="DengXian" w:cs="Times New Roman"/>
          <w:iCs/>
          <w:color w:val="000000"/>
          <w:kern w:val="24"/>
          <w:sz w:val="24"/>
          <w:szCs w:val="24"/>
        </w:rPr>
        <w:t>. The accuracy of the evaporation rate from the droplet base surface dependents on the accuracy of the calculating of evaporation rate from the droplet cap surface. It was calculated by Gleason</w:t>
      </w:r>
      <w:r w:rsidR="008F385B">
        <w:rPr>
          <w:rFonts w:eastAsia="DengXian" w:cs="Times New Roman"/>
          <w:iCs/>
          <w:color w:val="000000"/>
          <w:kern w:val="24"/>
          <w:sz w:val="24"/>
          <w:szCs w:val="24"/>
        </w:rPr>
        <w:t xml:space="preserve"> and Putnam</w:t>
      </w:r>
      <w:r w:rsidRPr="00C43C1E">
        <w:rPr>
          <w:rFonts w:eastAsia="DengXian" w:cs="Times New Roman"/>
          <w:iCs/>
          <w:color w:val="000000"/>
          <w:kern w:val="24"/>
          <w:sz w:val="24"/>
          <w:szCs w:val="24"/>
        </w:rPr>
        <w:t xml:space="preserve"> that the evaporation rate errors for droplet evaporation on 50 °C substrate and 65 °C substrate </w:t>
      </w:r>
      <w:r w:rsidR="008F385B">
        <w:rPr>
          <w:rFonts w:eastAsia="DengXian" w:cs="Times New Roman"/>
          <w:iCs/>
          <w:color w:val="000000"/>
          <w:kern w:val="24"/>
          <w:sz w:val="24"/>
          <w:szCs w:val="24"/>
        </w:rPr>
        <w:t>were</w:t>
      </w:r>
      <w:r w:rsidRPr="00C43C1E">
        <w:rPr>
          <w:rFonts w:eastAsia="DengXian" w:cs="Times New Roman"/>
          <w:iCs/>
          <w:color w:val="000000"/>
          <w:kern w:val="24"/>
          <w:sz w:val="24"/>
          <w:szCs w:val="24"/>
        </w:rPr>
        <w:t xml:space="preserve"> </w:t>
      </w:r>
      <w:r w:rsidR="008F385B" w:rsidRPr="005E5682">
        <w:rPr>
          <w:rFonts w:eastAsia="DengXian" w:cs="Times New Roman"/>
          <w:bCs/>
          <w:kern w:val="0"/>
          <w:sz w:val="24"/>
          <w:szCs w:val="24"/>
        </w:rPr>
        <w:t>1.84% and 2.83%</w:t>
      </w:r>
      <w:r w:rsidR="008F385B">
        <w:rPr>
          <w:rFonts w:eastAsia="DengXian" w:cs="Times New Roman"/>
          <w:bCs/>
          <w:kern w:val="0"/>
          <w:sz w:val="24"/>
          <w:szCs w:val="24"/>
        </w:rPr>
        <w:t xml:space="preserve">, </w:t>
      </w:r>
      <w:r w:rsidRPr="00C43C1E">
        <w:rPr>
          <w:rFonts w:eastAsia="DengXian" w:cs="Times New Roman"/>
          <w:iCs/>
          <w:color w:val="000000"/>
          <w:kern w:val="24"/>
          <w:sz w:val="24"/>
          <w:szCs w:val="24"/>
        </w:rPr>
        <w:t xml:space="preserve">respectively, with considering the surface temperature distribution. The small errors confirm that it is reasonable to predict the droplet cap surface evaporation rate with the surface temperature distribution based on the diffusion-driven model. Thus, the evaporation rate from the droplet cap surface </w:t>
      </w:r>
      <m:oMath>
        <m:sSub>
          <m:sSubPr>
            <m:ctrlPr>
              <w:rPr>
                <w:rFonts w:ascii="Cambria Math" w:eastAsia="DengXian" w:hAnsi="Cambria Math" w:cs="Times New Roman"/>
                <w:i/>
                <w:iCs/>
                <w:color w:val="836967"/>
                <w:kern w:val="24"/>
                <w:sz w:val="24"/>
                <w:szCs w:val="24"/>
              </w:rPr>
            </m:ctrlPr>
          </m:sSubPr>
          <m:e>
            <m:r>
              <m:rPr>
                <m:sty m:val="p"/>
              </m:rPr>
              <w:rPr>
                <w:rFonts w:ascii="Cambria Math" w:eastAsia="DengXian" w:hAnsi="Cambria Math" w:cs="Times New Roman"/>
                <w:color w:val="836967"/>
                <w:kern w:val="24"/>
                <w:sz w:val="24"/>
                <w:szCs w:val="24"/>
              </w:rPr>
              <m:t> </m:t>
            </m:r>
            <m:r>
              <w:rPr>
                <w:rFonts w:ascii="Cambria Math" w:eastAsia="DengXian" w:hAnsi="Cambria Math" w:cs="Times New Roman"/>
                <w:color w:val="000000"/>
                <w:kern w:val="24"/>
                <w:sz w:val="24"/>
                <w:szCs w:val="24"/>
              </w:rPr>
              <m:t>q</m:t>
            </m:r>
          </m:e>
          <m:sub>
            <m:r>
              <m:rPr>
                <m:sty m:val="p"/>
              </m:rPr>
              <w:rPr>
                <w:rFonts w:ascii="Cambria Math" w:eastAsia="DengXian" w:hAnsi="Cambria Math" w:cs="Times New Roman"/>
                <w:color w:val="000000"/>
                <w:kern w:val="24"/>
                <w:sz w:val="24"/>
                <w:szCs w:val="24"/>
              </w:rPr>
              <m:t>c</m:t>
            </m:r>
          </m:sub>
        </m:sSub>
      </m:oMath>
      <w:r w:rsidRPr="00C43C1E">
        <w:rPr>
          <w:rFonts w:eastAsia="DengXian" w:cs="Times New Roman"/>
          <w:iCs/>
          <w:color w:val="000000"/>
          <w:kern w:val="24"/>
          <w:sz w:val="24"/>
          <w:szCs w:val="24"/>
        </w:rPr>
        <w:t xml:space="preserve"> is obtained and evaporation ratio </w:t>
      </w:r>
      <m:oMath>
        <m:r>
          <w:rPr>
            <w:rFonts w:ascii="Cambria Math" w:eastAsia="DengXian" w:hAnsi="Cambria Math" w:cs="Times New Roman"/>
            <w:color w:val="000000"/>
            <w:kern w:val="24"/>
            <w:sz w:val="24"/>
            <w:szCs w:val="24"/>
          </w:rPr>
          <m:t>φ</m:t>
        </m:r>
      </m:oMath>
      <w:r w:rsidRPr="00C43C1E">
        <w:rPr>
          <w:rFonts w:eastAsia="DengXian" w:cs="Times New Roman"/>
          <w:iCs/>
          <w:color w:val="000000"/>
          <w:kern w:val="24"/>
          <w:sz w:val="24"/>
          <w:szCs w:val="24"/>
        </w:rPr>
        <w:t xml:space="preserve"> can be obtained. After the iteration loop achieves convergence, the </w:t>
      </w:r>
      <w:r w:rsidR="008F385B">
        <w:rPr>
          <w:rFonts w:eastAsia="DengXian" w:cs="Times New Roman"/>
          <w:iCs/>
          <w:color w:val="000000"/>
          <w:kern w:val="24"/>
          <w:sz w:val="24"/>
          <w:szCs w:val="24"/>
        </w:rPr>
        <w:t xml:space="preserve">stable </w:t>
      </w:r>
      <w:r w:rsidRPr="00C43C1E">
        <w:rPr>
          <w:rFonts w:eastAsia="DengXian" w:cs="Times New Roman"/>
          <w:iCs/>
          <w:color w:val="000000"/>
          <w:kern w:val="24"/>
          <w:sz w:val="24"/>
          <w:szCs w:val="24"/>
        </w:rPr>
        <w:t xml:space="preserve">evaporation ratio and temperature distribution of the droplet cap surface are </w:t>
      </w:r>
      <w:r w:rsidR="008F385B">
        <w:rPr>
          <w:rFonts w:eastAsia="DengXian" w:cs="Times New Roman"/>
          <w:iCs/>
          <w:color w:val="000000"/>
          <w:kern w:val="24"/>
          <w:sz w:val="24"/>
          <w:szCs w:val="24"/>
        </w:rPr>
        <w:t>obtained</w:t>
      </w:r>
      <w:r w:rsidRPr="00C43C1E">
        <w:rPr>
          <w:rFonts w:eastAsia="DengXian" w:cs="Times New Roman"/>
          <w:iCs/>
          <w:color w:val="000000"/>
          <w:kern w:val="24"/>
          <w:sz w:val="24"/>
          <w:szCs w:val="24"/>
        </w:rPr>
        <w:t xml:space="preserve">. With knowing the temperature distribution of the droplet cap surface, the average temperature of the upper </w:t>
      </w:r>
      <w:r w:rsidR="008F385B">
        <w:rPr>
          <w:rFonts w:eastAsia="DengXian" w:cs="Times New Roman"/>
          <w:iCs/>
          <w:color w:val="000000"/>
          <w:kern w:val="24"/>
          <w:sz w:val="24"/>
          <w:szCs w:val="24"/>
        </w:rPr>
        <w:t xml:space="preserve">hemispherical </w:t>
      </w:r>
      <w:r w:rsidRPr="00C43C1E">
        <w:rPr>
          <w:rFonts w:eastAsia="DengXian" w:cs="Times New Roman"/>
          <w:iCs/>
          <w:color w:val="000000"/>
          <w:kern w:val="24"/>
          <w:sz w:val="24"/>
          <w:szCs w:val="24"/>
        </w:rPr>
        <w:t xml:space="preserve">surface of the droplet cap surface </w:t>
      </w:r>
      <m:oMath>
        <m:sSub>
          <m:sSubPr>
            <m:ctrlPr>
              <w:rPr>
                <w:rFonts w:ascii="Cambria Math" w:eastAsia="DengXian" w:hAnsi="Cambria Math" w:cs="Times New Roman"/>
                <w:i/>
                <w:iCs/>
                <w:color w:val="836967"/>
                <w:kern w:val="24"/>
                <w:sz w:val="24"/>
                <w:szCs w:val="24"/>
              </w:rPr>
            </m:ctrlPr>
          </m:sSubPr>
          <m:e>
            <m:r>
              <w:rPr>
                <w:rFonts w:ascii="Cambria Math" w:eastAsia="DengXian" w:hAnsi="Cambria Math" w:cs="Times New Roman"/>
                <w:color w:val="000000"/>
                <w:kern w:val="24"/>
                <w:sz w:val="24"/>
                <w:szCs w:val="24"/>
              </w:rPr>
              <m:t>T</m:t>
            </m:r>
          </m:e>
          <m:sub>
            <m:r>
              <m:rPr>
                <m:sty m:val="p"/>
              </m:rPr>
              <w:rPr>
                <w:rFonts w:ascii="Cambria Math" w:eastAsia="DengXian" w:hAnsi="Cambria Math" w:cs="Times New Roman"/>
                <w:color w:val="000000"/>
                <w:kern w:val="24"/>
                <w:sz w:val="24"/>
                <w:szCs w:val="24"/>
              </w:rPr>
              <m:t>model</m:t>
            </m:r>
          </m:sub>
        </m:sSub>
      </m:oMath>
      <w:r w:rsidRPr="00C43C1E">
        <w:rPr>
          <w:rFonts w:eastAsia="DengXian" w:cs="Times New Roman"/>
          <w:iCs/>
          <w:color w:val="000000"/>
          <w:kern w:val="24"/>
          <w:sz w:val="24"/>
          <w:szCs w:val="24"/>
        </w:rPr>
        <w:t xml:space="preserve"> is calculated and compared with the experimental results for the validation of our thermal circuit model. </w:t>
      </w:r>
    </w:p>
    <w:p w14:paraId="17EF6D74" w14:textId="77777777" w:rsidR="00C43C1E" w:rsidRPr="00C43C1E" w:rsidRDefault="00C43C1E" w:rsidP="00C43C1E">
      <w:pPr>
        <w:spacing w:line="360" w:lineRule="auto"/>
        <w:rPr>
          <w:rFonts w:cs="Times New Roman"/>
          <w:b/>
          <w:bCs/>
          <w:sz w:val="24"/>
          <w:szCs w:val="24"/>
        </w:rPr>
      </w:pPr>
      <w:r w:rsidRPr="00C43C1E">
        <w:rPr>
          <w:rFonts w:cs="Times New Roman"/>
          <w:b/>
          <w:bCs/>
          <w:sz w:val="24"/>
          <w:szCs w:val="24"/>
        </w:rPr>
        <w:t>4. Result and discussion</w:t>
      </w:r>
    </w:p>
    <w:p w14:paraId="5746B0F0" w14:textId="4074F190" w:rsidR="00C43C1E" w:rsidRPr="00C111B2" w:rsidRDefault="00C43C1E" w:rsidP="00C43C1E">
      <w:pPr>
        <w:spacing w:line="360" w:lineRule="auto"/>
        <w:rPr>
          <w:rFonts w:cs="Times New Roman"/>
          <w:b/>
          <w:bCs/>
          <w:sz w:val="24"/>
          <w:szCs w:val="24"/>
        </w:rPr>
      </w:pPr>
      <w:r w:rsidRPr="00C111B2">
        <w:rPr>
          <w:rFonts w:cs="Times New Roman"/>
          <w:b/>
          <w:bCs/>
          <w:sz w:val="24"/>
          <w:szCs w:val="24"/>
        </w:rPr>
        <w:t>4.1. Droplet evaporation dynamics</w:t>
      </w:r>
    </w:p>
    <w:p w14:paraId="6163E798" w14:textId="14B874CE" w:rsidR="00846CF4" w:rsidRPr="00C43C1E" w:rsidRDefault="00794105" w:rsidP="00846CF4">
      <w:pPr>
        <w:spacing w:line="360" w:lineRule="auto"/>
        <w:jc w:val="center"/>
        <w:rPr>
          <w:rFonts w:cs="Times New Roman"/>
          <w:sz w:val="24"/>
          <w:szCs w:val="24"/>
        </w:rPr>
      </w:pPr>
      <w:r>
        <w:rPr>
          <w:noProof/>
        </w:rPr>
        <w:drawing>
          <wp:inline distT="0" distB="0" distL="0" distR="0" wp14:anchorId="763FF5DC" wp14:editId="33954119">
            <wp:extent cx="5993007" cy="171917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4351" b="1722"/>
                    <a:stretch/>
                  </pic:blipFill>
                  <pic:spPr bwMode="auto">
                    <a:xfrm>
                      <a:off x="0" y="0"/>
                      <a:ext cx="6014494" cy="1725337"/>
                    </a:xfrm>
                    <a:prstGeom prst="rect">
                      <a:avLst/>
                    </a:prstGeom>
                    <a:noFill/>
                    <a:ln>
                      <a:noFill/>
                    </a:ln>
                    <a:extLst>
                      <a:ext uri="{53640926-AAD7-44D8-BBD7-CCE9431645EC}">
                        <a14:shadowObscured xmlns:a14="http://schemas.microsoft.com/office/drawing/2010/main"/>
                      </a:ext>
                    </a:extLst>
                  </pic:spPr>
                </pic:pic>
              </a:graphicData>
            </a:graphic>
          </wp:inline>
        </w:drawing>
      </w:r>
    </w:p>
    <w:p w14:paraId="4DFED110" w14:textId="23D171C3" w:rsidR="00C43C1E" w:rsidRPr="00C43C1E" w:rsidRDefault="00C43C1E" w:rsidP="00DA29D0">
      <w:pPr>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5</w:t>
      </w:r>
      <w:r w:rsidRPr="00DA29D0">
        <w:rPr>
          <w:rFonts w:cs="Times New Roman"/>
          <w:b/>
          <w:bCs/>
          <w:sz w:val="24"/>
          <w:szCs w:val="24"/>
        </w:rPr>
        <w:t>.</w:t>
      </w:r>
      <w:r w:rsidRPr="00C43C1E">
        <w:rPr>
          <w:rFonts w:cs="Times New Roman"/>
          <w:sz w:val="24"/>
          <w:szCs w:val="24"/>
        </w:rPr>
        <w:t xml:space="preserve"> Temporal evolution of droplet volume on different substrates: (a) sample 1, (b) sample </w:t>
      </w:r>
      <w:r w:rsidRPr="00C43C1E">
        <w:rPr>
          <w:rFonts w:cs="Times New Roman"/>
          <w:sz w:val="24"/>
          <w:szCs w:val="24"/>
        </w:rPr>
        <w:lastRenderedPageBreak/>
        <w:t>2 and (c) sample 3. The substrate bases are heated to 40 °C, 60 °C and 80 °C.</w:t>
      </w:r>
    </w:p>
    <w:p w14:paraId="43A71F8A" w14:textId="41C18405"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variation of droplet volume with respect to evaporation time on different substrates is shown in Fig. </w:t>
      </w:r>
      <w:r w:rsidR="00792C98">
        <w:rPr>
          <w:rFonts w:cs="Times New Roman"/>
          <w:sz w:val="24"/>
          <w:szCs w:val="24"/>
        </w:rPr>
        <w:t>5</w:t>
      </w:r>
      <w:r w:rsidRPr="00C43C1E">
        <w:rPr>
          <w:rFonts w:cs="Times New Roman"/>
          <w:sz w:val="24"/>
          <w:szCs w:val="24"/>
        </w:rPr>
        <w:t xml:space="preserve">. Droplet volume decreases nonlinearly during the evaporation. The total evaporation time decreases with the rise of the substrate base temperature. The total evaporation time increases with the increase of the substrate periodicity when the substrate base temperature is kept the same. Droplet evaporation on sample 3 (60 </w:t>
      </w:r>
      <w:proofErr w:type="spellStart"/>
      <w:r w:rsidRPr="00C43C1E">
        <w:rPr>
          <w:rFonts w:cs="Times New Roman"/>
          <w:sz w:val="24"/>
          <w:szCs w:val="24"/>
        </w:rPr>
        <w:t>μm</w:t>
      </w:r>
      <w:proofErr w:type="spellEnd"/>
      <w:r w:rsidRPr="00C43C1E">
        <w:rPr>
          <w:rFonts w:cs="Times New Roman"/>
          <w:sz w:val="24"/>
          <w:szCs w:val="24"/>
        </w:rPr>
        <w:t xml:space="preserve"> periodicity) has the longest total evaporation time and on sample 1 (40 </w:t>
      </w:r>
      <w:proofErr w:type="spellStart"/>
      <w:r w:rsidRPr="00C43C1E">
        <w:rPr>
          <w:rFonts w:cs="Times New Roman"/>
          <w:sz w:val="24"/>
          <w:szCs w:val="24"/>
        </w:rPr>
        <w:t>μm</w:t>
      </w:r>
      <w:proofErr w:type="spellEnd"/>
      <w:r w:rsidRPr="00C43C1E">
        <w:rPr>
          <w:rFonts w:cs="Times New Roman"/>
          <w:sz w:val="24"/>
          <w:szCs w:val="24"/>
        </w:rPr>
        <w:t xml:space="preserve"> periodicity) has the shortest total evaporation time</w:t>
      </w:r>
      <w:r w:rsidR="00CD1CBE">
        <w:rPr>
          <w:rFonts w:cs="Times New Roman"/>
          <w:sz w:val="24"/>
          <w:szCs w:val="24"/>
        </w:rPr>
        <w:t xml:space="preserve"> for the experiment with the same substrate base temperature</w:t>
      </w:r>
      <w:r w:rsidRPr="00C43C1E">
        <w:rPr>
          <w:rFonts w:cs="Times New Roman"/>
          <w:sz w:val="24"/>
          <w:szCs w:val="24"/>
        </w:rPr>
        <w:t xml:space="preserve">. This increase of total evaporation time is credited to the increase of the thermal resistance between the droplet base and the substrate, which is caused by the increase of the substrate periodicity. The total evaporation time of droplet evaporation on different sample substrates is shown in Table </w:t>
      </w:r>
      <w:r w:rsidR="009F574F">
        <w:rPr>
          <w:rFonts w:cs="Times New Roman" w:hint="eastAsia"/>
          <w:sz w:val="24"/>
          <w:szCs w:val="24"/>
        </w:rPr>
        <w:t>2</w:t>
      </w:r>
      <w:r w:rsidRPr="00C43C1E">
        <w:rPr>
          <w:rFonts w:cs="Times New Roman"/>
          <w:sz w:val="24"/>
          <w:szCs w:val="24"/>
        </w:rPr>
        <w:t xml:space="preserve">. </w:t>
      </w:r>
    </w:p>
    <w:p w14:paraId="7D71CAF8" w14:textId="1E9EDBE2" w:rsidR="00C43C1E" w:rsidRPr="00C43C1E" w:rsidRDefault="00C43C1E" w:rsidP="00C43C1E">
      <w:pPr>
        <w:spacing w:line="360" w:lineRule="auto"/>
        <w:rPr>
          <w:rFonts w:cs="Times New Roman"/>
          <w:sz w:val="24"/>
          <w:szCs w:val="24"/>
        </w:rPr>
      </w:pPr>
      <w:r w:rsidRPr="00DA29D0">
        <w:rPr>
          <w:rFonts w:cs="Times New Roman"/>
          <w:b/>
          <w:bCs/>
          <w:sz w:val="24"/>
          <w:szCs w:val="24"/>
        </w:rPr>
        <w:t xml:space="preserve">Table </w:t>
      </w:r>
      <w:r w:rsidR="009F574F" w:rsidRPr="00DA29D0">
        <w:rPr>
          <w:rFonts w:cs="Times New Roman" w:hint="eastAsia"/>
          <w:b/>
          <w:bCs/>
          <w:sz w:val="24"/>
          <w:szCs w:val="24"/>
        </w:rPr>
        <w:t>2</w:t>
      </w:r>
      <w:r w:rsidRPr="00DA29D0">
        <w:rPr>
          <w:rFonts w:cs="Times New Roman"/>
          <w:b/>
          <w:bCs/>
          <w:sz w:val="24"/>
          <w:szCs w:val="24"/>
        </w:rPr>
        <w:t>.</w:t>
      </w:r>
      <w:r w:rsidRPr="00C43C1E">
        <w:rPr>
          <w:rFonts w:cs="Times New Roman"/>
          <w:sz w:val="24"/>
          <w:szCs w:val="24"/>
        </w:rPr>
        <w:t xml:space="preserve"> Total evaporation time for droplet on different substrates with different base temperature. </w:t>
      </w:r>
    </w:p>
    <w:tbl>
      <w:tblPr>
        <w:tblStyle w:val="TableGrid2"/>
        <w:tblW w:w="0" w:type="auto"/>
        <w:tblInd w:w="0" w:type="dxa"/>
        <w:tblBorders>
          <w:insideH w:val="none" w:sz="0" w:space="0" w:color="auto"/>
          <w:insideV w:val="none" w:sz="0" w:space="0" w:color="auto"/>
        </w:tblBorders>
        <w:tblLook w:val="04A0" w:firstRow="1" w:lastRow="0" w:firstColumn="1" w:lastColumn="0" w:noHBand="0" w:noVBand="1"/>
      </w:tblPr>
      <w:tblGrid>
        <w:gridCol w:w="1980"/>
        <w:gridCol w:w="3550"/>
        <w:gridCol w:w="2766"/>
      </w:tblGrid>
      <w:tr w:rsidR="00C43C1E" w:rsidRPr="00C43C1E" w14:paraId="631206C3" w14:textId="77777777" w:rsidTr="00C43C1E">
        <w:tc>
          <w:tcPr>
            <w:tcW w:w="1980" w:type="dxa"/>
            <w:tcBorders>
              <w:top w:val="single" w:sz="4" w:space="0" w:color="auto"/>
              <w:left w:val="nil"/>
              <w:bottom w:val="single" w:sz="4" w:space="0" w:color="auto"/>
              <w:right w:val="nil"/>
            </w:tcBorders>
            <w:hideMark/>
          </w:tcPr>
          <w:p w14:paraId="11848422" w14:textId="77777777" w:rsidR="00C43C1E" w:rsidRPr="00C43C1E" w:rsidRDefault="00C43C1E" w:rsidP="00C43C1E">
            <w:pPr>
              <w:rPr>
                <w:sz w:val="24"/>
                <w:szCs w:val="24"/>
              </w:rPr>
            </w:pPr>
            <w:r w:rsidRPr="00C43C1E">
              <w:rPr>
                <w:sz w:val="24"/>
                <w:szCs w:val="24"/>
              </w:rPr>
              <w:t>Substrate</w:t>
            </w:r>
          </w:p>
        </w:tc>
        <w:tc>
          <w:tcPr>
            <w:tcW w:w="3550" w:type="dxa"/>
            <w:tcBorders>
              <w:top w:val="single" w:sz="4" w:space="0" w:color="auto"/>
              <w:left w:val="nil"/>
              <w:bottom w:val="single" w:sz="4" w:space="0" w:color="auto"/>
              <w:right w:val="nil"/>
            </w:tcBorders>
            <w:hideMark/>
          </w:tcPr>
          <w:p w14:paraId="23CDBF88" w14:textId="77777777" w:rsidR="00C43C1E" w:rsidRPr="00C43C1E" w:rsidRDefault="00C43C1E" w:rsidP="00C43C1E">
            <w:pPr>
              <w:rPr>
                <w:sz w:val="24"/>
                <w:szCs w:val="24"/>
              </w:rPr>
            </w:pPr>
            <w:r w:rsidRPr="00C43C1E">
              <w:rPr>
                <w:sz w:val="24"/>
                <w:szCs w:val="24"/>
              </w:rPr>
              <w:t>Substrate base temperature (°C)</w:t>
            </w:r>
          </w:p>
        </w:tc>
        <w:tc>
          <w:tcPr>
            <w:tcW w:w="2766" w:type="dxa"/>
            <w:tcBorders>
              <w:top w:val="single" w:sz="4" w:space="0" w:color="auto"/>
              <w:left w:val="nil"/>
              <w:bottom w:val="single" w:sz="4" w:space="0" w:color="auto"/>
              <w:right w:val="nil"/>
            </w:tcBorders>
            <w:hideMark/>
          </w:tcPr>
          <w:p w14:paraId="27397A35" w14:textId="77777777" w:rsidR="00C43C1E" w:rsidRPr="00C43C1E" w:rsidRDefault="00C43C1E" w:rsidP="00C43C1E">
            <w:pPr>
              <w:rPr>
                <w:sz w:val="24"/>
                <w:szCs w:val="24"/>
              </w:rPr>
            </w:pPr>
            <w:r w:rsidRPr="00C43C1E">
              <w:rPr>
                <w:sz w:val="24"/>
                <w:szCs w:val="24"/>
              </w:rPr>
              <w:t>Total evaporation time (s)</w:t>
            </w:r>
          </w:p>
        </w:tc>
      </w:tr>
      <w:tr w:rsidR="00C43C1E" w:rsidRPr="00C43C1E" w14:paraId="09F5D13D" w14:textId="77777777" w:rsidTr="00C43C1E">
        <w:tc>
          <w:tcPr>
            <w:tcW w:w="1980" w:type="dxa"/>
            <w:tcBorders>
              <w:top w:val="single" w:sz="4" w:space="0" w:color="auto"/>
              <w:left w:val="nil"/>
              <w:bottom w:val="nil"/>
              <w:right w:val="nil"/>
            </w:tcBorders>
          </w:tcPr>
          <w:p w14:paraId="459A59EE" w14:textId="77777777" w:rsidR="00C43C1E" w:rsidRPr="00C43C1E" w:rsidRDefault="00C43C1E" w:rsidP="00C43C1E">
            <w:pPr>
              <w:jc w:val="center"/>
              <w:rPr>
                <w:sz w:val="24"/>
                <w:szCs w:val="24"/>
              </w:rPr>
            </w:pPr>
          </w:p>
          <w:p w14:paraId="4D78D94D" w14:textId="77777777" w:rsidR="00C43C1E" w:rsidRPr="00C43C1E" w:rsidRDefault="00C43C1E" w:rsidP="00C43C1E">
            <w:pPr>
              <w:jc w:val="center"/>
              <w:rPr>
                <w:sz w:val="24"/>
                <w:szCs w:val="24"/>
              </w:rPr>
            </w:pPr>
            <w:r w:rsidRPr="00C43C1E">
              <w:rPr>
                <w:sz w:val="24"/>
                <w:szCs w:val="24"/>
              </w:rPr>
              <w:t>Sample 1</w:t>
            </w:r>
          </w:p>
        </w:tc>
        <w:tc>
          <w:tcPr>
            <w:tcW w:w="3550"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03980356" w14:textId="77777777" w:rsidTr="00DA29D0">
              <w:tc>
                <w:tcPr>
                  <w:tcW w:w="2539" w:type="dxa"/>
                  <w:hideMark/>
                </w:tcPr>
                <w:p w14:paraId="303530A5" w14:textId="77777777" w:rsidR="00C43C1E" w:rsidRPr="00C43C1E" w:rsidRDefault="00C43C1E" w:rsidP="00C43C1E">
                  <w:pPr>
                    <w:jc w:val="center"/>
                    <w:rPr>
                      <w:sz w:val="24"/>
                      <w:szCs w:val="24"/>
                    </w:rPr>
                  </w:pPr>
                  <w:r w:rsidRPr="00C43C1E">
                    <w:rPr>
                      <w:sz w:val="24"/>
                      <w:szCs w:val="24"/>
                    </w:rPr>
                    <w:t>40</w:t>
                  </w:r>
                </w:p>
              </w:tc>
            </w:tr>
            <w:tr w:rsidR="00C43C1E" w:rsidRPr="00C43C1E" w14:paraId="078BB191" w14:textId="77777777" w:rsidTr="00DA29D0">
              <w:tc>
                <w:tcPr>
                  <w:tcW w:w="2539" w:type="dxa"/>
                  <w:hideMark/>
                </w:tcPr>
                <w:p w14:paraId="79C4A21A" w14:textId="77777777" w:rsidR="00C43C1E" w:rsidRPr="00C43C1E" w:rsidRDefault="00C43C1E" w:rsidP="00C43C1E">
                  <w:pPr>
                    <w:jc w:val="center"/>
                    <w:rPr>
                      <w:sz w:val="24"/>
                      <w:szCs w:val="24"/>
                    </w:rPr>
                  </w:pPr>
                  <w:r w:rsidRPr="00C43C1E">
                    <w:rPr>
                      <w:sz w:val="24"/>
                      <w:szCs w:val="24"/>
                    </w:rPr>
                    <w:t>60</w:t>
                  </w:r>
                </w:p>
              </w:tc>
            </w:tr>
            <w:tr w:rsidR="00C43C1E" w:rsidRPr="00C43C1E" w14:paraId="2E32B0A3" w14:textId="77777777" w:rsidTr="00DA29D0">
              <w:tc>
                <w:tcPr>
                  <w:tcW w:w="2539" w:type="dxa"/>
                  <w:hideMark/>
                </w:tcPr>
                <w:p w14:paraId="1527AD5E" w14:textId="77777777" w:rsidR="00C43C1E" w:rsidRPr="00C43C1E" w:rsidRDefault="00C43C1E" w:rsidP="00C43C1E">
                  <w:pPr>
                    <w:jc w:val="center"/>
                    <w:rPr>
                      <w:sz w:val="24"/>
                      <w:szCs w:val="24"/>
                    </w:rPr>
                  </w:pPr>
                  <w:r w:rsidRPr="00C43C1E">
                    <w:rPr>
                      <w:sz w:val="24"/>
                      <w:szCs w:val="24"/>
                    </w:rPr>
                    <w:t>80</w:t>
                  </w:r>
                </w:p>
              </w:tc>
            </w:tr>
          </w:tbl>
          <w:p w14:paraId="69AF2D9C" w14:textId="77777777" w:rsidR="00C43C1E" w:rsidRPr="00C43C1E" w:rsidRDefault="00C43C1E" w:rsidP="00C43C1E">
            <w:pPr>
              <w:jc w:val="center"/>
              <w:rPr>
                <w:sz w:val="24"/>
                <w:szCs w:val="24"/>
              </w:rPr>
            </w:pPr>
          </w:p>
        </w:tc>
        <w:tc>
          <w:tcPr>
            <w:tcW w:w="2766" w:type="dxa"/>
            <w:tcBorders>
              <w:top w:val="single" w:sz="4" w:space="0" w:color="auto"/>
              <w:left w:val="nil"/>
              <w:bottom w:val="nil"/>
              <w:right w:val="nil"/>
            </w:tcBorders>
            <w:hideMark/>
          </w:tcPr>
          <w:tbl>
            <w:tblPr>
              <w:tblStyle w:val="TableGrid2"/>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tblGrid>
            <w:tr w:rsidR="00C43C1E" w:rsidRPr="00C43C1E" w14:paraId="3ED5FEA5" w14:textId="77777777" w:rsidTr="00DA29D0">
              <w:tc>
                <w:tcPr>
                  <w:tcW w:w="2540" w:type="dxa"/>
                  <w:hideMark/>
                </w:tcPr>
                <w:p w14:paraId="0075B60F" w14:textId="77777777" w:rsidR="00C43C1E" w:rsidRPr="00C43C1E" w:rsidRDefault="00C43C1E" w:rsidP="00C43C1E">
                  <w:pPr>
                    <w:jc w:val="center"/>
                    <w:rPr>
                      <w:sz w:val="24"/>
                      <w:szCs w:val="24"/>
                    </w:rPr>
                  </w:pPr>
                  <w:r w:rsidRPr="00C43C1E">
                    <w:rPr>
                      <w:sz w:val="24"/>
                      <w:szCs w:val="24"/>
                    </w:rPr>
                    <w:t>620.1</w:t>
                  </w:r>
                </w:p>
              </w:tc>
            </w:tr>
            <w:tr w:rsidR="00C43C1E" w:rsidRPr="00C43C1E" w14:paraId="5D1CEE19" w14:textId="77777777" w:rsidTr="00DA29D0">
              <w:tc>
                <w:tcPr>
                  <w:tcW w:w="2540" w:type="dxa"/>
                  <w:hideMark/>
                </w:tcPr>
                <w:p w14:paraId="3296C554" w14:textId="77777777" w:rsidR="00C43C1E" w:rsidRPr="00C43C1E" w:rsidRDefault="00C43C1E" w:rsidP="00C43C1E">
                  <w:pPr>
                    <w:jc w:val="center"/>
                    <w:rPr>
                      <w:sz w:val="24"/>
                      <w:szCs w:val="24"/>
                    </w:rPr>
                  </w:pPr>
                  <w:r w:rsidRPr="00C43C1E">
                    <w:rPr>
                      <w:sz w:val="24"/>
                      <w:szCs w:val="24"/>
                    </w:rPr>
                    <w:t>293.3</w:t>
                  </w:r>
                </w:p>
              </w:tc>
            </w:tr>
            <w:tr w:rsidR="00C43C1E" w:rsidRPr="00C43C1E" w14:paraId="70CF7E6C" w14:textId="77777777" w:rsidTr="00DA29D0">
              <w:tc>
                <w:tcPr>
                  <w:tcW w:w="2540" w:type="dxa"/>
                  <w:hideMark/>
                </w:tcPr>
                <w:p w14:paraId="39E712F8" w14:textId="77777777" w:rsidR="00C43C1E" w:rsidRPr="00C43C1E" w:rsidRDefault="00C43C1E" w:rsidP="00C43C1E">
                  <w:pPr>
                    <w:jc w:val="center"/>
                    <w:rPr>
                      <w:sz w:val="24"/>
                      <w:szCs w:val="24"/>
                    </w:rPr>
                  </w:pPr>
                  <w:r w:rsidRPr="00C43C1E">
                    <w:rPr>
                      <w:sz w:val="24"/>
                      <w:szCs w:val="24"/>
                    </w:rPr>
                    <w:t>156.8</w:t>
                  </w:r>
                </w:p>
              </w:tc>
            </w:tr>
          </w:tbl>
          <w:p w14:paraId="6331D644" w14:textId="77777777" w:rsidR="00C43C1E" w:rsidRPr="00C43C1E" w:rsidRDefault="00C43C1E" w:rsidP="00C43C1E">
            <w:pPr>
              <w:jc w:val="center"/>
              <w:rPr>
                <w:sz w:val="24"/>
                <w:szCs w:val="24"/>
              </w:rPr>
            </w:pPr>
          </w:p>
        </w:tc>
      </w:tr>
      <w:tr w:rsidR="00C43C1E" w:rsidRPr="00C43C1E" w14:paraId="3CA54B68" w14:textId="77777777" w:rsidTr="00C43C1E">
        <w:tc>
          <w:tcPr>
            <w:tcW w:w="1980" w:type="dxa"/>
            <w:tcBorders>
              <w:top w:val="nil"/>
              <w:left w:val="nil"/>
              <w:bottom w:val="nil"/>
              <w:right w:val="nil"/>
            </w:tcBorders>
          </w:tcPr>
          <w:p w14:paraId="3668BF2B" w14:textId="77777777" w:rsidR="00C43C1E" w:rsidRPr="00C43C1E" w:rsidRDefault="00C43C1E" w:rsidP="00C43C1E">
            <w:pPr>
              <w:jc w:val="center"/>
              <w:rPr>
                <w:sz w:val="24"/>
                <w:szCs w:val="24"/>
              </w:rPr>
            </w:pPr>
          </w:p>
          <w:p w14:paraId="6B7A9C53" w14:textId="77777777" w:rsidR="00C43C1E" w:rsidRPr="00C43C1E" w:rsidRDefault="00C43C1E" w:rsidP="00C43C1E">
            <w:pPr>
              <w:jc w:val="center"/>
              <w:rPr>
                <w:sz w:val="24"/>
                <w:szCs w:val="24"/>
              </w:rPr>
            </w:pPr>
            <w:r w:rsidRPr="00C43C1E">
              <w:rPr>
                <w:sz w:val="24"/>
                <w:szCs w:val="24"/>
              </w:rPr>
              <w:t>Sample 2</w:t>
            </w:r>
          </w:p>
        </w:tc>
        <w:tc>
          <w:tcPr>
            <w:tcW w:w="3550"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056E8BFC" w14:textId="77777777" w:rsidTr="00DA29D0">
              <w:tc>
                <w:tcPr>
                  <w:tcW w:w="2539" w:type="dxa"/>
                  <w:hideMark/>
                </w:tcPr>
                <w:p w14:paraId="59CC15D6" w14:textId="77777777" w:rsidR="00C43C1E" w:rsidRPr="00C43C1E" w:rsidRDefault="00C43C1E" w:rsidP="00C43C1E">
                  <w:pPr>
                    <w:jc w:val="center"/>
                    <w:rPr>
                      <w:sz w:val="24"/>
                      <w:szCs w:val="24"/>
                    </w:rPr>
                  </w:pPr>
                  <w:r w:rsidRPr="00C43C1E">
                    <w:rPr>
                      <w:sz w:val="24"/>
                      <w:szCs w:val="24"/>
                    </w:rPr>
                    <w:t>40</w:t>
                  </w:r>
                </w:p>
              </w:tc>
            </w:tr>
            <w:tr w:rsidR="00C43C1E" w:rsidRPr="00C43C1E" w14:paraId="11629FBD" w14:textId="77777777" w:rsidTr="00DA29D0">
              <w:tc>
                <w:tcPr>
                  <w:tcW w:w="2539" w:type="dxa"/>
                  <w:hideMark/>
                </w:tcPr>
                <w:p w14:paraId="7CFD02D5" w14:textId="77777777" w:rsidR="00C43C1E" w:rsidRPr="00C43C1E" w:rsidRDefault="00C43C1E" w:rsidP="00C43C1E">
                  <w:pPr>
                    <w:jc w:val="center"/>
                    <w:rPr>
                      <w:sz w:val="24"/>
                      <w:szCs w:val="24"/>
                    </w:rPr>
                  </w:pPr>
                  <w:r w:rsidRPr="00C43C1E">
                    <w:rPr>
                      <w:sz w:val="24"/>
                      <w:szCs w:val="24"/>
                    </w:rPr>
                    <w:t>60</w:t>
                  </w:r>
                </w:p>
              </w:tc>
            </w:tr>
            <w:tr w:rsidR="00C43C1E" w:rsidRPr="00C43C1E" w14:paraId="2A412C43" w14:textId="77777777" w:rsidTr="00DA29D0">
              <w:tc>
                <w:tcPr>
                  <w:tcW w:w="2539" w:type="dxa"/>
                  <w:hideMark/>
                </w:tcPr>
                <w:p w14:paraId="0F96E0F7" w14:textId="77777777" w:rsidR="00C43C1E" w:rsidRPr="00C43C1E" w:rsidRDefault="00C43C1E" w:rsidP="00C43C1E">
                  <w:pPr>
                    <w:jc w:val="center"/>
                    <w:rPr>
                      <w:sz w:val="24"/>
                      <w:szCs w:val="24"/>
                    </w:rPr>
                  </w:pPr>
                  <w:r w:rsidRPr="00C43C1E">
                    <w:rPr>
                      <w:sz w:val="24"/>
                      <w:szCs w:val="24"/>
                    </w:rPr>
                    <w:t>80</w:t>
                  </w:r>
                </w:p>
              </w:tc>
            </w:tr>
          </w:tbl>
          <w:p w14:paraId="214BD996" w14:textId="77777777" w:rsidR="00C43C1E" w:rsidRPr="00C43C1E" w:rsidRDefault="00C43C1E" w:rsidP="00C43C1E">
            <w:pPr>
              <w:jc w:val="center"/>
              <w:rPr>
                <w:sz w:val="24"/>
                <w:szCs w:val="24"/>
              </w:rPr>
            </w:pPr>
          </w:p>
        </w:tc>
        <w:tc>
          <w:tcPr>
            <w:tcW w:w="2766" w:type="dxa"/>
            <w:tcBorders>
              <w:top w:val="nil"/>
              <w:left w:val="nil"/>
              <w:bottom w:val="nil"/>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3F07209D" w14:textId="77777777" w:rsidTr="00DA29D0">
              <w:tc>
                <w:tcPr>
                  <w:tcW w:w="2539" w:type="dxa"/>
                  <w:hideMark/>
                </w:tcPr>
                <w:p w14:paraId="75E721C3" w14:textId="77777777" w:rsidR="00C43C1E" w:rsidRPr="00C43C1E" w:rsidRDefault="00C43C1E" w:rsidP="00C43C1E">
                  <w:pPr>
                    <w:jc w:val="center"/>
                    <w:rPr>
                      <w:sz w:val="24"/>
                      <w:szCs w:val="24"/>
                    </w:rPr>
                  </w:pPr>
                  <w:r w:rsidRPr="00C43C1E">
                    <w:rPr>
                      <w:sz w:val="24"/>
                      <w:szCs w:val="24"/>
                    </w:rPr>
                    <w:t>627.1</w:t>
                  </w:r>
                </w:p>
              </w:tc>
            </w:tr>
            <w:tr w:rsidR="00C43C1E" w:rsidRPr="00C43C1E" w14:paraId="7BF1ADA6" w14:textId="77777777" w:rsidTr="00DA29D0">
              <w:tc>
                <w:tcPr>
                  <w:tcW w:w="2539" w:type="dxa"/>
                  <w:hideMark/>
                </w:tcPr>
                <w:p w14:paraId="0F7AFABC" w14:textId="77777777" w:rsidR="00C43C1E" w:rsidRPr="00C43C1E" w:rsidRDefault="00C43C1E" w:rsidP="00C43C1E">
                  <w:pPr>
                    <w:jc w:val="center"/>
                    <w:rPr>
                      <w:sz w:val="24"/>
                      <w:szCs w:val="24"/>
                    </w:rPr>
                  </w:pPr>
                  <w:r w:rsidRPr="00C43C1E">
                    <w:rPr>
                      <w:sz w:val="24"/>
                      <w:szCs w:val="24"/>
                    </w:rPr>
                    <w:t>312.2</w:t>
                  </w:r>
                </w:p>
              </w:tc>
            </w:tr>
            <w:tr w:rsidR="00C43C1E" w:rsidRPr="00C43C1E" w14:paraId="66718F6C" w14:textId="77777777" w:rsidTr="00DA29D0">
              <w:tc>
                <w:tcPr>
                  <w:tcW w:w="2539" w:type="dxa"/>
                  <w:hideMark/>
                </w:tcPr>
                <w:p w14:paraId="019FB1B8" w14:textId="77777777" w:rsidR="00C43C1E" w:rsidRPr="00C43C1E" w:rsidRDefault="00C43C1E" w:rsidP="00C43C1E">
                  <w:pPr>
                    <w:jc w:val="center"/>
                    <w:rPr>
                      <w:sz w:val="24"/>
                      <w:szCs w:val="24"/>
                    </w:rPr>
                  </w:pPr>
                  <w:r w:rsidRPr="00C43C1E">
                    <w:rPr>
                      <w:sz w:val="24"/>
                      <w:szCs w:val="24"/>
                    </w:rPr>
                    <w:t>177.1</w:t>
                  </w:r>
                </w:p>
              </w:tc>
            </w:tr>
          </w:tbl>
          <w:p w14:paraId="2D980930" w14:textId="77777777" w:rsidR="00C43C1E" w:rsidRPr="00C43C1E" w:rsidRDefault="00C43C1E" w:rsidP="00C43C1E">
            <w:pPr>
              <w:jc w:val="center"/>
              <w:rPr>
                <w:sz w:val="24"/>
                <w:szCs w:val="24"/>
              </w:rPr>
            </w:pPr>
          </w:p>
        </w:tc>
      </w:tr>
      <w:tr w:rsidR="00C43C1E" w:rsidRPr="00C43C1E" w14:paraId="44E0D325" w14:textId="77777777" w:rsidTr="00C43C1E">
        <w:tc>
          <w:tcPr>
            <w:tcW w:w="1980" w:type="dxa"/>
            <w:tcBorders>
              <w:top w:val="nil"/>
              <w:left w:val="nil"/>
              <w:bottom w:val="single" w:sz="4" w:space="0" w:color="auto"/>
              <w:right w:val="nil"/>
            </w:tcBorders>
          </w:tcPr>
          <w:p w14:paraId="2C4AADDF" w14:textId="77777777" w:rsidR="00C43C1E" w:rsidRPr="00C43C1E" w:rsidRDefault="00C43C1E" w:rsidP="00C43C1E">
            <w:pPr>
              <w:jc w:val="center"/>
              <w:rPr>
                <w:sz w:val="24"/>
                <w:szCs w:val="24"/>
              </w:rPr>
            </w:pPr>
          </w:p>
          <w:p w14:paraId="47FD1CBA" w14:textId="77777777" w:rsidR="00C43C1E" w:rsidRPr="00C43C1E" w:rsidRDefault="00C43C1E" w:rsidP="00C43C1E">
            <w:pPr>
              <w:jc w:val="center"/>
              <w:rPr>
                <w:sz w:val="24"/>
                <w:szCs w:val="24"/>
              </w:rPr>
            </w:pPr>
            <w:r w:rsidRPr="00C43C1E">
              <w:rPr>
                <w:sz w:val="24"/>
                <w:szCs w:val="24"/>
              </w:rPr>
              <w:t>Sample 3</w:t>
            </w:r>
          </w:p>
        </w:tc>
        <w:tc>
          <w:tcPr>
            <w:tcW w:w="3550"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4C20BAAD" w14:textId="77777777" w:rsidTr="00DA29D0">
              <w:tc>
                <w:tcPr>
                  <w:tcW w:w="2539" w:type="dxa"/>
                  <w:hideMark/>
                </w:tcPr>
                <w:p w14:paraId="5443E7CE" w14:textId="77777777" w:rsidR="00C43C1E" w:rsidRPr="00C43C1E" w:rsidRDefault="00C43C1E" w:rsidP="00C43C1E">
                  <w:pPr>
                    <w:jc w:val="center"/>
                    <w:rPr>
                      <w:sz w:val="24"/>
                      <w:szCs w:val="24"/>
                    </w:rPr>
                  </w:pPr>
                  <w:r w:rsidRPr="00C43C1E">
                    <w:rPr>
                      <w:sz w:val="24"/>
                      <w:szCs w:val="24"/>
                    </w:rPr>
                    <w:t>40</w:t>
                  </w:r>
                </w:p>
              </w:tc>
            </w:tr>
            <w:tr w:rsidR="00C43C1E" w:rsidRPr="00C43C1E" w14:paraId="71CFC523" w14:textId="77777777" w:rsidTr="00DA29D0">
              <w:tc>
                <w:tcPr>
                  <w:tcW w:w="2539" w:type="dxa"/>
                  <w:hideMark/>
                </w:tcPr>
                <w:p w14:paraId="1EA66DD2" w14:textId="77777777" w:rsidR="00C43C1E" w:rsidRPr="00C43C1E" w:rsidRDefault="00C43C1E" w:rsidP="00C43C1E">
                  <w:pPr>
                    <w:jc w:val="center"/>
                    <w:rPr>
                      <w:sz w:val="24"/>
                      <w:szCs w:val="24"/>
                    </w:rPr>
                  </w:pPr>
                  <w:r w:rsidRPr="00C43C1E">
                    <w:rPr>
                      <w:sz w:val="24"/>
                      <w:szCs w:val="24"/>
                    </w:rPr>
                    <w:t>60</w:t>
                  </w:r>
                </w:p>
              </w:tc>
            </w:tr>
            <w:tr w:rsidR="00C43C1E" w:rsidRPr="00C43C1E" w14:paraId="5FD6D04B" w14:textId="77777777" w:rsidTr="00DA29D0">
              <w:tc>
                <w:tcPr>
                  <w:tcW w:w="2539" w:type="dxa"/>
                  <w:hideMark/>
                </w:tcPr>
                <w:p w14:paraId="4ACAC43A" w14:textId="1124A762" w:rsidR="00C43C1E" w:rsidRPr="00C43C1E" w:rsidRDefault="00C43C1E" w:rsidP="00C43C1E">
                  <w:pPr>
                    <w:jc w:val="center"/>
                    <w:rPr>
                      <w:sz w:val="24"/>
                      <w:szCs w:val="24"/>
                    </w:rPr>
                  </w:pPr>
                  <w:r w:rsidRPr="00C43C1E">
                    <w:rPr>
                      <w:sz w:val="24"/>
                      <w:szCs w:val="24"/>
                    </w:rPr>
                    <w:t>80</w:t>
                  </w:r>
                </w:p>
              </w:tc>
            </w:tr>
          </w:tbl>
          <w:p w14:paraId="4F01A450" w14:textId="77777777" w:rsidR="00C43C1E" w:rsidRPr="00C43C1E" w:rsidRDefault="00C43C1E" w:rsidP="00C43C1E">
            <w:pPr>
              <w:jc w:val="center"/>
              <w:rPr>
                <w:sz w:val="24"/>
                <w:szCs w:val="24"/>
              </w:rPr>
            </w:pPr>
          </w:p>
        </w:tc>
        <w:tc>
          <w:tcPr>
            <w:tcW w:w="2766" w:type="dxa"/>
            <w:tcBorders>
              <w:top w:val="nil"/>
              <w:left w:val="nil"/>
              <w:bottom w:val="single" w:sz="4" w:space="0" w:color="auto"/>
              <w:right w:val="nil"/>
            </w:tcBorders>
            <w:hideMark/>
          </w:tcPr>
          <w:tbl>
            <w:tblPr>
              <w:tblStyle w:val="TableGrid2"/>
              <w:tblW w:w="0" w:type="auto"/>
              <w:tblInd w:w="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9"/>
            </w:tblGrid>
            <w:tr w:rsidR="00C43C1E" w:rsidRPr="00C43C1E" w14:paraId="3DB8AD31" w14:textId="77777777" w:rsidTr="00DA29D0">
              <w:tc>
                <w:tcPr>
                  <w:tcW w:w="2539" w:type="dxa"/>
                  <w:hideMark/>
                </w:tcPr>
                <w:p w14:paraId="0D096D74" w14:textId="77777777" w:rsidR="00C43C1E" w:rsidRPr="00C43C1E" w:rsidRDefault="00C43C1E" w:rsidP="00C43C1E">
                  <w:pPr>
                    <w:jc w:val="center"/>
                    <w:rPr>
                      <w:sz w:val="24"/>
                      <w:szCs w:val="24"/>
                    </w:rPr>
                  </w:pPr>
                  <w:r w:rsidRPr="00C43C1E">
                    <w:rPr>
                      <w:sz w:val="24"/>
                      <w:szCs w:val="24"/>
                    </w:rPr>
                    <w:t>633.3</w:t>
                  </w:r>
                </w:p>
              </w:tc>
            </w:tr>
            <w:tr w:rsidR="00C43C1E" w:rsidRPr="00C43C1E" w14:paraId="53687101" w14:textId="77777777" w:rsidTr="00DA29D0">
              <w:tc>
                <w:tcPr>
                  <w:tcW w:w="2539" w:type="dxa"/>
                  <w:hideMark/>
                </w:tcPr>
                <w:p w14:paraId="70D91786" w14:textId="77777777" w:rsidR="00C43C1E" w:rsidRPr="00C43C1E" w:rsidRDefault="00C43C1E" w:rsidP="00C43C1E">
                  <w:pPr>
                    <w:jc w:val="center"/>
                    <w:rPr>
                      <w:sz w:val="24"/>
                      <w:szCs w:val="24"/>
                    </w:rPr>
                  </w:pPr>
                  <w:r w:rsidRPr="00C43C1E">
                    <w:rPr>
                      <w:sz w:val="24"/>
                      <w:szCs w:val="24"/>
                    </w:rPr>
                    <w:t>322.3</w:t>
                  </w:r>
                </w:p>
              </w:tc>
            </w:tr>
            <w:tr w:rsidR="00C43C1E" w:rsidRPr="00C43C1E" w14:paraId="4732336C" w14:textId="77777777" w:rsidTr="00DA29D0">
              <w:tc>
                <w:tcPr>
                  <w:tcW w:w="2539" w:type="dxa"/>
                  <w:hideMark/>
                </w:tcPr>
                <w:p w14:paraId="68C420FB" w14:textId="77777777" w:rsidR="00C43C1E" w:rsidRPr="00C43C1E" w:rsidRDefault="00C43C1E" w:rsidP="00C43C1E">
                  <w:pPr>
                    <w:jc w:val="center"/>
                    <w:rPr>
                      <w:sz w:val="24"/>
                      <w:szCs w:val="24"/>
                    </w:rPr>
                  </w:pPr>
                  <w:r w:rsidRPr="00C43C1E">
                    <w:rPr>
                      <w:sz w:val="24"/>
                      <w:szCs w:val="24"/>
                    </w:rPr>
                    <w:t>184.1</w:t>
                  </w:r>
                </w:p>
              </w:tc>
            </w:tr>
          </w:tbl>
          <w:p w14:paraId="6BEB81D6" w14:textId="77777777" w:rsidR="00C43C1E" w:rsidRPr="00C43C1E" w:rsidRDefault="00C43C1E" w:rsidP="00C43C1E">
            <w:pPr>
              <w:jc w:val="center"/>
              <w:rPr>
                <w:sz w:val="24"/>
                <w:szCs w:val="24"/>
              </w:rPr>
            </w:pPr>
          </w:p>
        </w:tc>
      </w:tr>
    </w:tbl>
    <w:p w14:paraId="6DF9F588" w14:textId="36500C2A" w:rsidR="009D6618" w:rsidRDefault="00BE51CF" w:rsidP="009D6618">
      <w:pPr>
        <w:spacing w:line="360" w:lineRule="auto"/>
        <w:ind w:left="90" w:hangingChars="50" w:hanging="90"/>
        <w:jc w:val="center"/>
        <w:rPr>
          <w:rFonts w:cs="Times New Roman"/>
          <w:sz w:val="24"/>
          <w:szCs w:val="24"/>
        </w:rPr>
      </w:pPr>
      <w:r>
        <w:rPr>
          <w:noProof/>
        </w:rPr>
        <w:lastRenderedPageBreak/>
        <w:drawing>
          <wp:inline distT="0" distB="0" distL="0" distR="0" wp14:anchorId="21B69ECA" wp14:editId="3749C767">
            <wp:extent cx="3340443" cy="581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73" t="3463" r="2782" b="2021"/>
                    <a:stretch/>
                  </pic:blipFill>
                  <pic:spPr bwMode="auto">
                    <a:xfrm>
                      <a:off x="0" y="0"/>
                      <a:ext cx="3349763" cy="5835359"/>
                    </a:xfrm>
                    <a:prstGeom prst="rect">
                      <a:avLst/>
                    </a:prstGeom>
                    <a:noFill/>
                    <a:ln>
                      <a:noFill/>
                    </a:ln>
                    <a:extLst>
                      <a:ext uri="{53640926-AAD7-44D8-BBD7-CCE9431645EC}">
                        <a14:shadowObscured xmlns:a14="http://schemas.microsoft.com/office/drawing/2010/main"/>
                      </a:ext>
                    </a:extLst>
                  </pic:spPr>
                </pic:pic>
              </a:graphicData>
            </a:graphic>
          </wp:inline>
        </w:drawing>
      </w:r>
    </w:p>
    <w:p w14:paraId="00111B92" w14:textId="182EE05A" w:rsidR="00C43C1E" w:rsidRPr="00C43C1E" w:rsidRDefault="00C43C1E" w:rsidP="00DA29D0">
      <w:pPr>
        <w:spacing w:line="360" w:lineRule="auto"/>
        <w:ind w:left="1"/>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6</w:t>
      </w:r>
      <w:r w:rsidRPr="00DA29D0">
        <w:rPr>
          <w:rFonts w:cs="Times New Roman"/>
          <w:b/>
          <w:bCs/>
          <w:sz w:val="24"/>
          <w:szCs w:val="24"/>
        </w:rPr>
        <w:t>.</w:t>
      </w:r>
      <w:r w:rsidRPr="00C43C1E">
        <w:rPr>
          <w:rFonts w:cs="Times New Roman"/>
          <w:sz w:val="24"/>
          <w:szCs w:val="24"/>
        </w:rPr>
        <w:t xml:space="preserve"> Evolution of droplet contact angle and nondimensional contact radius versus nondimensional time on different sample substrates: (a) sample 1, (b) sample 2 and (c) sample 3.</w:t>
      </w:r>
      <w:r w:rsidR="00DA29D0">
        <w:rPr>
          <w:rFonts w:cs="Times New Roman"/>
          <w:sz w:val="24"/>
          <w:szCs w:val="24"/>
        </w:rPr>
        <w:t xml:space="preserve"> </w:t>
      </w:r>
      <w:r w:rsidRPr="00C43C1E">
        <w:rPr>
          <w:rFonts w:cs="Times New Roman"/>
          <w:sz w:val="24"/>
          <w:szCs w:val="24"/>
        </w:rPr>
        <w:t>The substrate bases are heated to 40 °C, 60 °C and 80 °C.</w:t>
      </w:r>
    </w:p>
    <w:p w14:paraId="2B5B5D72" w14:textId="6BC33074"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The variation of droplet contact angle and nondimensional contact radius with versus nondimensional time is shown in Fig. </w:t>
      </w:r>
      <w:r w:rsidR="00792C98">
        <w:rPr>
          <w:rFonts w:cs="Times New Roman"/>
          <w:sz w:val="24"/>
          <w:szCs w:val="24"/>
        </w:rPr>
        <w:t>6</w:t>
      </w:r>
      <w:r w:rsidRPr="00C43C1E">
        <w:rPr>
          <w:rFonts w:cs="Times New Roman"/>
          <w:sz w:val="24"/>
          <w:szCs w:val="24"/>
        </w:rPr>
        <w:t xml:space="preserve">. Here the nondimensional contact radius is defined as the ratio of contact radius and the initial contact radius, and the nondimensional time is defined as the ratio of evaporation time and total evaporation time. It is observed from Fig. </w:t>
      </w:r>
      <w:r w:rsidR="00792C98">
        <w:rPr>
          <w:rFonts w:cs="Times New Roman"/>
          <w:sz w:val="24"/>
          <w:szCs w:val="24"/>
        </w:rPr>
        <w:t>6</w:t>
      </w:r>
      <w:r w:rsidRPr="00C43C1E">
        <w:rPr>
          <w:rFonts w:cs="Times New Roman"/>
          <w:sz w:val="24"/>
          <w:szCs w:val="24"/>
        </w:rPr>
        <w:t xml:space="preserve"> that the variation </w:t>
      </w:r>
      <w:r w:rsidRPr="00C43C1E">
        <w:rPr>
          <w:rFonts w:cs="Times New Roman"/>
          <w:sz w:val="24"/>
          <w:szCs w:val="24"/>
        </w:rPr>
        <w:lastRenderedPageBreak/>
        <w:t xml:space="preserve">of droplet transient contact angle and nondimensional contact radius is almost the same for droplet evaporation on substrate with different substrate base temperature. For droplet evaporation on sample 1 substrate (Fig. </w:t>
      </w:r>
      <w:r w:rsidR="00792C98">
        <w:rPr>
          <w:rFonts w:cs="Times New Roman"/>
          <w:sz w:val="24"/>
          <w:szCs w:val="24"/>
        </w:rPr>
        <w:t>6</w:t>
      </w:r>
      <w:r w:rsidRPr="00C43C1E">
        <w:rPr>
          <w:rFonts w:cs="Times New Roman"/>
          <w:sz w:val="24"/>
          <w:szCs w:val="24"/>
        </w:rPr>
        <w:t xml:space="preserve"> (a)), the droplet contact angle decreases continuously in the first 68% part of the total evaporation time. During this </w:t>
      </w:r>
      <w:r w:rsidR="00C65757" w:rsidRPr="00C43C1E">
        <w:rPr>
          <w:rFonts w:cs="Times New Roman"/>
          <w:sz w:val="24"/>
          <w:szCs w:val="24"/>
        </w:rPr>
        <w:t>period</w:t>
      </w:r>
      <w:r w:rsidRPr="00C43C1E">
        <w:rPr>
          <w:rFonts w:cs="Times New Roman"/>
          <w:sz w:val="24"/>
          <w:szCs w:val="24"/>
        </w:rPr>
        <w:t xml:space="preserve">, the contact </w:t>
      </w:r>
      <w:r w:rsidR="0050583D">
        <w:rPr>
          <w:rFonts w:cs="Times New Roman"/>
          <w:sz w:val="24"/>
          <w:szCs w:val="24"/>
        </w:rPr>
        <w:t>radius</w:t>
      </w:r>
      <w:r w:rsidRPr="00C43C1E">
        <w:rPr>
          <w:rFonts w:cs="Times New Roman"/>
          <w:sz w:val="24"/>
          <w:szCs w:val="24"/>
        </w:rPr>
        <w:t xml:space="preserve"> is kept unchanged. This is the constant contact radius mode for the droplet evaporation (CCR mode). After the contact angle reaches to the receding contact angle, the contact angle stops decreasing and keeps unchanged. Meanwhile, the contact radius starts to decrease. This is the constant contact angle mode for the droplet evaporation (CCA mode). The evaporation of droplet is in CCA mode till the nondimensional time approaches 0.9. Then</w:t>
      </w:r>
      <w:r w:rsidR="00C913AD">
        <w:rPr>
          <w:rFonts w:cs="Times New Roman"/>
          <w:sz w:val="24"/>
          <w:szCs w:val="24"/>
        </w:rPr>
        <w:t>,</w:t>
      </w:r>
      <w:r w:rsidRPr="00C43C1E">
        <w:rPr>
          <w:rFonts w:cs="Times New Roman"/>
          <w:sz w:val="24"/>
          <w:szCs w:val="24"/>
        </w:rPr>
        <w:t xml:space="preserve"> both the contact angle and contact radius </w:t>
      </w:r>
      <w:proofErr w:type="gramStart"/>
      <w:r w:rsidRPr="00C43C1E">
        <w:rPr>
          <w:rFonts w:cs="Times New Roman"/>
          <w:sz w:val="24"/>
          <w:szCs w:val="24"/>
        </w:rPr>
        <w:t>decrease</w:t>
      </w:r>
      <w:proofErr w:type="gramEnd"/>
      <w:r w:rsidRPr="00C43C1E">
        <w:rPr>
          <w:rFonts w:cs="Times New Roman"/>
          <w:sz w:val="24"/>
          <w:szCs w:val="24"/>
        </w:rPr>
        <w:t xml:space="preserve"> and this is the mixed mode for the droplet evaporation. </w:t>
      </w:r>
      <w:bookmarkStart w:id="21" w:name="_Hlk75891945"/>
      <w:r w:rsidRPr="00C43C1E">
        <w:rPr>
          <w:rFonts w:cs="Times New Roman"/>
          <w:sz w:val="24"/>
          <w:szCs w:val="24"/>
        </w:rPr>
        <w:t>For droplet evaporation on the same substrate with different substrate base temperatures, the evaporation process has almost the same composition</w:t>
      </w:r>
      <w:r w:rsidR="00C913AD">
        <w:rPr>
          <w:rFonts w:cs="Times New Roman"/>
          <w:sz w:val="24"/>
          <w:szCs w:val="24"/>
        </w:rPr>
        <w:t>s</w:t>
      </w:r>
      <w:r w:rsidRPr="00C43C1E">
        <w:rPr>
          <w:rFonts w:cs="Times New Roman"/>
          <w:sz w:val="24"/>
          <w:szCs w:val="24"/>
        </w:rPr>
        <w:t xml:space="preserve"> of the CCR mode, CCA mode and mixed mode. </w:t>
      </w:r>
      <w:bookmarkStart w:id="22" w:name="_Hlk75892011"/>
      <w:bookmarkEnd w:id="21"/>
      <w:r w:rsidRPr="00C43C1E">
        <w:rPr>
          <w:rFonts w:cs="Times New Roman"/>
          <w:sz w:val="24"/>
          <w:szCs w:val="24"/>
        </w:rPr>
        <w:t xml:space="preserve">That means it is the substrate structure that affect the evaporation mode transition and the substrate temperature is not that important. The variations of droplet contact angle and nondimensional contact radius on sample 2 (Fig. </w:t>
      </w:r>
      <w:r w:rsidR="00792C98">
        <w:rPr>
          <w:rFonts w:cs="Times New Roman"/>
          <w:sz w:val="24"/>
          <w:szCs w:val="24"/>
        </w:rPr>
        <w:t>6</w:t>
      </w:r>
      <w:r w:rsidRPr="00C43C1E">
        <w:rPr>
          <w:rFonts w:cs="Times New Roman"/>
          <w:sz w:val="24"/>
          <w:szCs w:val="24"/>
        </w:rPr>
        <w:t xml:space="preserve">(b)) and sample 3 (Fig. </w:t>
      </w:r>
      <w:r w:rsidR="00792C98">
        <w:rPr>
          <w:rFonts w:cs="Times New Roman"/>
          <w:sz w:val="24"/>
          <w:szCs w:val="24"/>
        </w:rPr>
        <w:t>6</w:t>
      </w:r>
      <w:r w:rsidRPr="00C43C1E">
        <w:rPr>
          <w:rFonts w:cs="Times New Roman"/>
          <w:sz w:val="24"/>
          <w:szCs w:val="24"/>
        </w:rPr>
        <w:t xml:space="preserve">(c)) substrates are </w:t>
      </w:r>
      <w:proofErr w:type="gramStart"/>
      <w:r w:rsidRPr="00C43C1E">
        <w:rPr>
          <w:rFonts w:cs="Times New Roman"/>
          <w:sz w:val="24"/>
          <w:szCs w:val="24"/>
        </w:rPr>
        <w:t>similar to</w:t>
      </w:r>
      <w:proofErr w:type="gramEnd"/>
      <w:r w:rsidRPr="00C43C1E">
        <w:rPr>
          <w:rFonts w:cs="Times New Roman"/>
          <w:sz w:val="24"/>
          <w:szCs w:val="24"/>
        </w:rPr>
        <w:t xml:space="preserve"> the variation for droplet evaporation on sample 1. The receding contact angle increase</w:t>
      </w:r>
      <w:r w:rsidR="00C913AD">
        <w:rPr>
          <w:rFonts w:cs="Times New Roman"/>
          <w:sz w:val="24"/>
          <w:szCs w:val="24"/>
        </w:rPr>
        <w:t>s</w:t>
      </w:r>
      <w:r w:rsidRPr="00C43C1E">
        <w:rPr>
          <w:rFonts w:cs="Times New Roman"/>
          <w:sz w:val="24"/>
          <w:szCs w:val="24"/>
        </w:rPr>
        <w:t xml:space="preserve"> with the increase of the periodicity of the substrate. The receding contact angle</w:t>
      </w:r>
      <w:r w:rsidR="00C913AD">
        <w:rPr>
          <w:rFonts w:cs="Times New Roman"/>
          <w:sz w:val="24"/>
          <w:szCs w:val="24"/>
        </w:rPr>
        <w:t>s</w:t>
      </w:r>
      <w:r w:rsidRPr="00C43C1E">
        <w:rPr>
          <w:rFonts w:cs="Times New Roman"/>
          <w:sz w:val="24"/>
          <w:szCs w:val="24"/>
        </w:rPr>
        <w:t xml:space="preserve"> on sample 1, sample 2 and sample 3 </w:t>
      </w:r>
      <w:r w:rsidR="00C913AD">
        <w:rPr>
          <w:rFonts w:cs="Times New Roman"/>
          <w:sz w:val="24"/>
          <w:szCs w:val="24"/>
        </w:rPr>
        <w:t>are</w:t>
      </w:r>
      <w:r w:rsidRPr="00C43C1E">
        <w:rPr>
          <w:rFonts w:cs="Times New Roman"/>
          <w:sz w:val="24"/>
          <w:szCs w:val="24"/>
        </w:rPr>
        <w:t xml:space="preserve"> about 112°, 120° and 128° respectively. Since the initial contact angles of droplet on these three sample substrates are almost the same (about 155°), larger receding contact angle results in the shorter time of the CCR mode. The nondimensional evaporation time</w:t>
      </w:r>
      <w:r w:rsidR="00C913AD">
        <w:rPr>
          <w:rFonts w:cs="Times New Roman"/>
          <w:sz w:val="24"/>
          <w:szCs w:val="24"/>
        </w:rPr>
        <w:t>s</w:t>
      </w:r>
      <w:r w:rsidRPr="00C43C1E">
        <w:rPr>
          <w:rFonts w:cs="Times New Roman"/>
          <w:sz w:val="24"/>
          <w:szCs w:val="24"/>
        </w:rPr>
        <w:t xml:space="preserve"> for CCR mode on sample 1, sample 2 and sample 3 </w:t>
      </w:r>
      <w:r w:rsidR="00C913AD">
        <w:rPr>
          <w:rFonts w:cs="Times New Roman"/>
          <w:sz w:val="24"/>
          <w:szCs w:val="24"/>
        </w:rPr>
        <w:t>are</w:t>
      </w:r>
      <w:r w:rsidRPr="00C43C1E">
        <w:rPr>
          <w:rFonts w:cs="Times New Roman"/>
          <w:sz w:val="24"/>
          <w:szCs w:val="24"/>
        </w:rPr>
        <w:t xml:space="preserve"> about 0.68, 0.6 and 0.5, respectively. </w:t>
      </w:r>
    </w:p>
    <w:bookmarkEnd w:id="22"/>
    <w:p w14:paraId="6B1CBB19" w14:textId="65927360" w:rsidR="00C43C1E" w:rsidRPr="00C111B2" w:rsidRDefault="00C43C1E" w:rsidP="00C43C1E">
      <w:pPr>
        <w:spacing w:line="360" w:lineRule="auto"/>
        <w:rPr>
          <w:rFonts w:cs="Times New Roman"/>
          <w:b/>
          <w:bCs/>
          <w:sz w:val="24"/>
          <w:szCs w:val="24"/>
        </w:rPr>
      </w:pPr>
      <w:r w:rsidRPr="00C111B2">
        <w:rPr>
          <w:rFonts w:cs="Times New Roman"/>
          <w:b/>
          <w:bCs/>
          <w:sz w:val="24"/>
          <w:szCs w:val="24"/>
        </w:rPr>
        <w:t xml:space="preserve">4.2. </w:t>
      </w:r>
      <w:r w:rsidR="00C7405F" w:rsidRPr="00C111B2">
        <w:rPr>
          <w:rFonts w:cs="Times New Roman"/>
          <w:b/>
          <w:bCs/>
          <w:sz w:val="24"/>
          <w:szCs w:val="24"/>
        </w:rPr>
        <w:t>Experimental and modeling droplet cap surface temperature</w:t>
      </w:r>
    </w:p>
    <w:p w14:paraId="3C5FA0F0" w14:textId="36DA2037" w:rsidR="008461F8" w:rsidRDefault="00A70B99" w:rsidP="008461F8">
      <w:pPr>
        <w:spacing w:line="360" w:lineRule="auto"/>
        <w:jc w:val="center"/>
        <w:rPr>
          <w:rFonts w:cs="Times New Roman"/>
          <w:sz w:val="24"/>
          <w:szCs w:val="24"/>
        </w:rPr>
      </w:pPr>
      <w:r>
        <w:rPr>
          <w:noProof/>
        </w:rPr>
        <w:lastRenderedPageBreak/>
        <w:drawing>
          <wp:inline distT="0" distB="0" distL="0" distR="0" wp14:anchorId="724A1329" wp14:editId="4420D46D">
            <wp:extent cx="5889009" cy="43300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04" t="3537" r="8496" b="1997"/>
                    <a:stretch/>
                  </pic:blipFill>
                  <pic:spPr bwMode="auto">
                    <a:xfrm>
                      <a:off x="0" y="0"/>
                      <a:ext cx="5920252" cy="4353064"/>
                    </a:xfrm>
                    <a:prstGeom prst="rect">
                      <a:avLst/>
                    </a:prstGeom>
                    <a:noFill/>
                    <a:ln>
                      <a:noFill/>
                    </a:ln>
                    <a:extLst>
                      <a:ext uri="{53640926-AAD7-44D8-BBD7-CCE9431645EC}">
                        <a14:shadowObscured xmlns:a14="http://schemas.microsoft.com/office/drawing/2010/main"/>
                      </a:ext>
                    </a:extLst>
                  </pic:spPr>
                </pic:pic>
              </a:graphicData>
            </a:graphic>
          </wp:inline>
        </w:drawing>
      </w:r>
    </w:p>
    <w:p w14:paraId="4842B002" w14:textId="02F99898" w:rsidR="00C43C1E" w:rsidRPr="00C43C1E" w:rsidRDefault="00C43C1E" w:rsidP="00DA29D0">
      <w:pPr>
        <w:jc w:val="left"/>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7</w:t>
      </w:r>
      <w:r w:rsidRPr="00DA29D0">
        <w:rPr>
          <w:rFonts w:cs="Times New Roman"/>
          <w:b/>
          <w:bCs/>
          <w:sz w:val="24"/>
          <w:szCs w:val="24"/>
        </w:rPr>
        <w:t>.</w:t>
      </w:r>
      <w:r w:rsidRPr="00C43C1E">
        <w:rPr>
          <w:rFonts w:cs="Times New Roman"/>
          <w:sz w:val="24"/>
          <w:szCs w:val="24"/>
        </w:rPr>
        <w:t xml:space="preserve"> (a) Evolution of droplet cap surface temperature on sample 1 substrate. (b) Evolution of droplet cap surface temperature on sample 2 substrate. (c) Evolution of droplet cap surface temperature on sample 3 substrate. The solid lines represent the droplet cap surface temperature calculated by the thermal circuit model and the scatter dots are the experimental results tested by the IR camera. (d) Evolution of droplet base surface temperature on sample 1 sample 2 and sample 3 heated with base temperature 40 °C, 60 °C and 80°C. </w:t>
      </w:r>
    </w:p>
    <w:p w14:paraId="4167155E" w14:textId="5D8EB385"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In Fig. </w:t>
      </w:r>
      <w:r w:rsidR="00792C98">
        <w:rPr>
          <w:rFonts w:cs="Times New Roman"/>
          <w:sz w:val="24"/>
          <w:szCs w:val="24"/>
        </w:rPr>
        <w:t>7</w:t>
      </w:r>
      <w:r w:rsidRPr="00C43C1E">
        <w:rPr>
          <w:rFonts w:cs="Times New Roman"/>
          <w:sz w:val="24"/>
          <w:szCs w:val="24"/>
        </w:rPr>
        <w:t xml:space="preserve"> (a), (b) and (c), </w:t>
      </w:r>
      <w:r w:rsidRPr="00C7405F">
        <w:rPr>
          <w:rFonts w:cs="Times New Roman"/>
          <w:sz w:val="24"/>
          <w:szCs w:val="24"/>
        </w:rPr>
        <w:t>we</w:t>
      </w:r>
      <w:r w:rsidRPr="00C43C1E">
        <w:rPr>
          <w:rFonts w:cs="Times New Roman"/>
          <w:sz w:val="24"/>
          <w:szCs w:val="24"/>
        </w:rPr>
        <w:t xml:space="preserve"> show the evolution of droplet cap surface temperature versus the nondimensional time. The droplet cap surface temperature</w:t>
      </w:r>
      <w:r w:rsidR="002834B8">
        <w:rPr>
          <w:rFonts w:cs="Times New Roman"/>
          <w:sz w:val="24"/>
          <w:szCs w:val="24"/>
        </w:rPr>
        <w:t xml:space="preserve"> </w:t>
      </w:r>
      <w:r w:rsidRPr="00C43C1E">
        <w:rPr>
          <w:rFonts w:cs="Times New Roman"/>
          <w:sz w:val="24"/>
          <w:szCs w:val="24"/>
        </w:rPr>
        <w:t>calculated by the thermal circuit model matches well with the droplet cap surface temperature tested by the IR camera for the evaporation on substrates with substrate base temperature at 40 °C, 60 °C and 80 °C. There is a large temperature difference between the droplet cap surface and the substrate base temperature. This temperature d</w:t>
      </w:r>
      <w:r w:rsidR="00C7405F">
        <w:rPr>
          <w:rFonts w:cs="Times New Roman"/>
          <w:sz w:val="24"/>
          <w:szCs w:val="24"/>
        </w:rPr>
        <w:t>ifference</w:t>
      </w:r>
      <w:r w:rsidRPr="00C43C1E">
        <w:rPr>
          <w:rFonts w:cs="Times New Roman"/>
          <w:sz w:val="24"/>
          <w:szCs w:val="24"/>
        </w:rPr>
        <w:t xml:space="preserve"> is caused by the thermal resistances of the water droplet, the evaporation and the silicon substrate. It is observed that the surface temperature increases in the CCR mode and keeps essentially constant in the CCA mode. Same observation was also demonstrated by Saenz et al</w:t>
      </w:r>
      <w:r w:rsidR="00897809">
        <w:rPr>
          <w:rFonts w:cs="Times New Roman"/>
          <w:sz w:val="24"/>
          <w:szCs w:val="24"/>
        </w:rPr>
        <w:t>.</w:t>
      </w:r>
      <w:r w:rsidR="00B86B78">
        <w:rPr>
          <w:rFonts w:cs="Times New Roman"/>
          <w:sz w:val="24"/>
          <w:szCs w:val="24"/>
        </w:rPr>
        <w:fldChar w:fldCharType="begin"/>
      </w:r>
      <w:r w:rsidR="00401B03">
        <w:rPr>
          <w:rFonts w:cs="Times New Roman"/>
          <w:sz w:val="24"/>
          <w:szCs w:val="24"/>
        </w:rPr>
        <w:instrText xml:space="preserve"> ADDIN EN.CITE &lt;EndNote&gt;&lt;Cite&gt;&lt;Author&gt;Sáenz&lt;/Author&gt;&lt;Year&gt;2015&lt;/Year&gt;&lt;RecNum&gt;64&lt;/RecNum&gt;&lt;DisplayText&gt;&lt;style font="Times New Roman" size="12"&gt;[49]&lt;/style&gt;&lt;/DisplayText&gt;&lt;record&gt;&lt;rec-number&gt;64&lt;/rec-number&gt;&lt;foreign-keys&gt;&lt;key app="EN" db-id="dzwapvwscfr509edaz9xzdtgzvpvrvftxers" timestamp="1624808017"&gt;64&lt;/key&gt;&lt;/foreign-keys&gt;&lt;ref-type name="Journal Article"&gt;17&lt;/ref-type&gt;&lt;contributors&gt;&lt;authors&gt;&lt;author&gt;Sáenz, P.  J&lt;/author&gt;&lt;author&gt;Sefiane, K.&lt;/author&gt;&lt;author&gt;Kim, J.&lt;/author&gt;&lt;author&gt;Matar, O.  K&lt;/author&gt;&lt;author&gt;Valluri, P.&lt;/author&gt;&lt;/authors&gt;&lt;/contributors&gt;&lt;titles&gt;&lt;title&gt;Evaporation of sessile drops: a three-dimensional approach&lt;/title&gt;&lt;secondary-title&gt;Journal of Fluid Mechanics&lt;/secondary-title&gt;&lt;/titles&gt;&lt;periodical&gt;&lt;full-title&gt;Journal of Fluid Mechanics&lt;/full-title&gt;&lt;/periodical&gt;&lt;pages&gt;705-739&lt;/pages&gt;&lt;volume&gt;772&lt;/volume&gt;&lt;section&gt;705&lt;/section&gt;&lt;dates&gt;&lt;year&gt;2015&lt;/year&gt;&lt;/dates&gt;&lt;isbn&gt;0022-1120&amp;#xD;1469-7645&lt;/isbn&gt;&lt;urls&gt;&lt;/urls&gt;&lt;electronic-resource-num&gt;10.1017/jfm.2015.224&lt;/electronic-resource-num&gt;&lt;/record&gt;&lt;/Cite&gt;&lt;/EndNote&gt;</w:instrText>
      </w:r>
      <w:r w:rsidR="00B86B78">
        <w:rPr>
          <w:rFonts w:cs="Times New Roman"/>
          <w:sz w:val="24"/>
          <w:szCs w:val="24"/>
        </w:rPr>
        <w:fldChar w:fldCharType="separate"/>
      </w:r>
      <w:r w:rsidR="00401B03">
        <w:rPr>
          <w:rFonts w:cs="Times New Roman"/>
          <w:noProof/>
          <w:sz w:val="24"/>
          <w:szCs w:val="24"/>
        </w:rPr>
        <w:t>[</w:t>
      </w:r>
      <w:hyperlink w:anchor="_ENREF_49" w:tooltip="Sáenz, 2015 #64" w:history="1">
        <w:r w:rsidR="00950878">
          <w:rPr>
            <w:rFonts w:cs="Times New Roman"/>
            <w:noProof/>
            <w:sz w:val="24"/>
            <w:szCs w:val="24"/>
          </w:rPr>
          <w:t>49</w:t>
        </w:r>
      </w:hyperlink>
      <w:r w:rsidR="00401B03">
        <w:rPr>
          <w:rFonts w:cs="Times New Roman"/>
          <w:noProof/>
          <w:sz w:val="24"/>
          <w:szCs w:val="24"/>
        </w:rPr>
        <w:t>]</w:t>
      </w:r>
      <w:r w:rsidR="00B86B78">
        <w:rPr>
          <w:rFonts w:cs="Times New Roman"/>
          <w:sz w:val="24"/>
          <w:szCs w:val="24"/>
        </w:rPr>
        <w:fldChar w:fldCharType="end"/>
      </w:r>
      <w:r w:rsidRPr="00C43C1E">
        <w:rPr>
          <w:rFonts w:cs="Times New Roman"/>
          <w:sz w:val="24"/>
          <w:szCs w:val="24"/>
        </w:rPr>
        <w:t xml:space="preserve"> in their numerical simulation of droplet evaporation on heated surfaces. During </w:t>
      </w:r>
      <w:r w:rsidRPr="00C43C1E">
        <w:rPr>
          <w:rFonts w:cs="Times New Roman"/>
          <w:sz w:val="24"/>
          <w:szCs w:val="24"/>
        </w:rPr>
        <w:lastRenderedPageBreak/>
        <w:t xml:space="preserve">the CCR mode, the volume of the droplet decreases and thermal resistance of the droplet decreases. The droplet cap surface gets closer to the substrate and thus the droplet cap surface temperature increases. In the CCA mode, the contact area between the droplet and the substrate decreases. As a result, less heat is transferred into the droplet, which hinders the temperature increase of the droplet. The combination effects of the decreasing contact area and decreasing water droplet thermal resistance result in the unchanged average surface temperature of the droplet cap surface. In the </w:t>
      </w:r>
      <w:r w:rsidR="00C7405F">
        <w:rPr>
          <w:rFonts w:cs="Times New Roman"/>
          <w:sz w:val="24"/>
          <w:szCs w:val="24"/>
        </w:rPr>
        <w:t>m</w:t>
      </w:r>
      <w:r w:rsidRPr="00C43C1E">
        <w:rPr>
          <w:rFonts w:cs="Times New Roman"/>
          <w:sz w:val="24"/>
          <w:szCs w:val="24"/>
        </w:rPr>
        <w:t xml:space="preserve">ixed mode, the droplet volume is very small (&lt;0.05 </w:t>
      </w:r>
      <w:proofErr w:type="spellStart"/>
      <w:r w:rsidRPr="00C43C1E">
        <w:rPr>
          <w:rFonts w:cs="Times New Roman"/>
          <w:sz w:val="24"/>
          <w:szCs w:val="24"/>
        </w:rPr>
        <w:t>μL</w:t>
      </w:r>
      <w:proofErr w:type="spellEnd"/>
      <w:r w:rsidRPr="00C43C1E">
        <w:rPr>
          <w:rFonts w:cs="Times New Roman"/>
          <w:sz w:val="24"/>
          <w:szCs w:val="24"/>
        </w:rPr>
        <w:t xml:space="preserve">), we </w:t>
      </w:r>
      <w:proofErr w:type="gramStart"/>
      <w:r w:rsidRPr="00C43C1E">
        <w:rPr>
          <w:rFonts w:cs="Times New Roman"/>
          <w:sz w:val="24"/>
          <w:szCs w:val="24"/>
        </w:rPr>
        <w:t>don’t</w:t>
      </w:r>
      <w:proofErr w:type="gramEnd"/>
      <w:r w:rsidRPr="00C43C1E">
        <w:rPr>
          <w:rFonts w:cs="Times New Roman"/>
          <w:sz w:val="24"/>
          <w:szCs w:val="24"/>
        </w:rPr>
        <w:t xml:space="preserve"> consider the</w:t>
      </w:r>
      <w:r w:rsidR="00C7405F">
        <w:rPr>
          <w:rFonts w:cs="Times New Roman"/>
          <w:sz w:val="24"/>
          <w:szCs w:val="24"/>
        </w:rPr>
        <w:t xml:space="preserve"> droplet evaporation in the</w:t>
      </w:r>
      <w:r w:rsidRPr="00C43C1E">
        <w:rPr>
          <w:rFonts w:cs="Times New Roman"/>
          <w:sz w:val="24"/>
          <w:szCs w:val="24"/>
        </w:rPr>
        <w:t xml:space="preserve"> mixed mode in this discussion. </w:t>
      </w:r>
    </w:p>
    <w:p w14:paraId="2AAB8C6B" w14:textId="280A1D12"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In Fig. </w:t>
      </w:r>
      <w:r w:rsidR="00792C98">
        <w:rPr>
          <w:rFonts w:cs="Times New Roman"/>
          <w:sz w:val="24"/>
          <w:szCs w:val="24"/>
        </w:rPr>
        <w:t>7</w:t>
      </w:r>
      <w:r w:rsidRPr="00C43C1E">
        <w:rPr>
          <w:rFonts w:cs="Times New Roman"/>
          <w:sz w:val="24"/>
          <w:szCs w:val="24"/>
        </w:rPr>
        <w:t xml:space="preserve"> (d), we show that average temperature of the droplet base surface on different sample substrates and with different substrate base temperatures. We can find that there is an unneglectable temperature mismatch between the droplet base surface temperature and the substrate base temperature. Though there will be a temperature drop through the substrate because of the substrate thermal resistance, the large thermal conductivity of silicon (300 W/</w:t>
      </w:r>
      <w:proofErr w:type="spellStart"/>
      <w:r w:rsidRPr="00C43C1E">
        <w:rPr>
          <w:rFonts w:cs="Times New Roman"/>
          <w:sz w:val="24"/>
          <w:szCs w:val="24"/>
        </w:rPr>
        <w:t>mK</w:t>
      </w:r>
      <w:proofErr w:type="spellEnd"/>
      <w:r w:rsidRPr="00C43C1E">
        <w:rPr>
          <w:rFonts w:cs="Times New Roman"/>
          <w:sz w:val="24"/>
          <w:szCs w:val="24"/>
        </w:rPr>
        <w:t>) means that the temperature drop caused by the silicon thermal resistance is small (&lt; 1°C based on our calculating results). However, the temperature mismatch</w:t>
      </w:r>
      <w:r w:rsidR="00C7405F">
        <w:rPr>
          <w:rFonts w:cs="Times New Roman"/>
          <w:sz w:val="24"/>
          <w:szCs w:val="24"/>
        </w:rPr>
        <w:t>es</w:t>
      </w:r>
      <w:r w:rsidRPr="00C43C1E">
        <w:rPr>
          <w:rFonts w:cs="Times New Roman"/>
          <w:sz w:val="24"/>
          <w:szCs w:val="24"/>
        </w:rPr>
        <w:t xml:space="preserve"> between the droplet base surface and the substrate base surface </w:t>
      </w:r>
      <w:r w:rsidR="00C7405F">
        <w:rPr>
          <w:rFonts w:cs="Times New Roman"/>
          <w:sz w:val="24"/>
          <w:szCs w:val="24"/>
        </w:rPr>
        <w:t>are</w:t>
      </w:r>
      <w:r w:rsidRPr="00C43C1E">
        <w:rPr>
          <w:rFonts w:cs="Times New Roman"/>
          <w:sz w:val="24"/>
          <w:szCs w:val="24"/>
        </w:rPr>
        <w:t xml:space="preserve"> about 2.5 °C, 4.4 °C and 7.5 °C on substrates with base temperature 40 °C, 60 °C and 80 °C. The main temperature difference between the droplet base surface and the substrate is caused by the evaporation from the droplet base surface.  </w:t>
      </w:r>
    </w:p>
    <w:p w14:paraId="1236B379" w14:textId="7FFBABFC" w:rsidR="00C43C1E" w:rsidRPr="00C43C1E" w:rsidRDefault="00794105" w:rsidP="00C43C1E">
      <w:pPr>
        <w:spacing w:line="360" w:lineRule="auto"/>
        <w:rPr>
          <w:rFonts w:cs="Times New Roman"/>
          <w:sz w:val="24"/>
          <w:szCs w:val="24"/>
        </w:rPr>
      </w:pPr>
      <w:r>
        <w:rPr>
          <w:noProof/>
        </w:rPr>
        <w:lastRenderedPageBreak/>
        <w:drawing>
          <wp:inline distT="0" distB="0" distL="0" distR="0" wp14:anchorId="7EEE5600" wp14:editId="59CCDE1A">
            <wp:extent cx="5923128" cy="4266463"/>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8" t="3031" r="8496" b="2001"/>
                    <a:stretch/>
                  </pic:blipFill>
                  <pic:spPr bwMode="auto">
                    <a:xfrm>
                      <a:off x="0" y="0"/>
                      <a:ext cx="5928465" cy="4270307"/>
                    </a:xfrm>
                    <a:prstGeom prst="rect">
                      <a:avLst/>
                    </a:prstGeom>
                    <a:noFill/>
                    <a:ln>
                      <a:noFill/>
                    </a:ln>
                    <a:extLst>
                      <a:ext uri="{53640926-AAD7-44D8-BBD7-CCE9431645EC}">
                        <a14:shadowObscured xmlns:a14="http://schemas.microsoft.com/office/drawing/2010/main"/>
                      </a:ext>
                    </a:extLst>
                  </pic:spPr>
                </pic:pic>
              </a:graphicData>
            </a:graphic>
          </wp:inline>
        </w:drawing>
      </w:r>
    </w:p>
    <w:p w14:paraId="578FF130" w14:textId="33A3D02F" w:rsidR="00C43C1E" w:rsidRPr="00C43C1E" w:rsidRDefault="00C43C1E" w:rsidP="00DA29D0">
      <w:pPr>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8</w:t>
      </w:r>
      <w:r w:rsidRPr="00DA29D0">
        <w:rPr>
          <w:rFonts w:cs="Times New Roman"/>
          <w:b/>
          <w:bCs/>
          <w:sz w:val="24"/>
          <w:szCs w:val="24"/>
        </w:rPr>
        <w:t>.</w:t>
      </w:r>
      <w:r w:rsidRPr="00C43C1E">
        <w:rPr>
          <w:rFonts w:cs="Times New Roman"/>
          <w:sz w:val="24"/>
          <w:szCs w:val="24"/>
        </w:rPr>
        <w:t xml:space="preserve"> (a) Total evaporation rate, droplet cap surface evaporation rate and droplet base surface evaporation rate of droplet evaporation on sample 1 substrate with 40 °C substrate base temperature. (b) Total evaporation rate, droplet cap surface evaporation rate and droplet base surface evaporation rate of droplet evaporation on sample 1 substrate with 60 °C substrate base temperature. (c) Total evaporation rate, droplet cap surface evaporation rate and droplet base surface evaporation rate of droplet evaporation on sample 1 substrate with 80 °C substrate base temperature. (d) Total evaporation rate of droplet evaporation on sample 1, sample 2 and sample 3 substrates with substrate base temperature at 40 °C, 60 °C and 80 °C. </w:t>
      </w:r>
    </w:p>
    <w:p w14:paraId="48249C2C" w14:textId="5A895454"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In Fig. </w:t>
      </w:r>
      <w:r w:rsidR="00792C98">
        <w:rPr>
          <w:rFonts w:cs="Times New Roman"/>
          <w:sz w:val="24"/>
          <w:szCs w:val="24"/>
        </w:rPr>
        <w:t>8</w:t>
      </w:r>
      <w:r w:rsidRPr="00C43C1E">
        <w:rPr>
          <w:rFonts w:cs="Times New Roman"/>
          <w:sz w:val="24"/>
          <w:szCs w:val="24"/>
        </w:rPr>
        <w:t xml:space="preserve"> (a), (b) and (c), we show</w:t>
      </w:r>
      <w:r w:rsidR="00E3111A">
        <w:rPr>
          <w:rFonts w:cs="Times New Roman"/>
          <w:sz w:val="24"/>
          <w:szCs w:val="24"/>
        </w:rPr>
        <w:t xml:space="preserve"> transient variation of</w:t>
      </w:r>
      <w:r w:rsidRPr="00C43C1E">
        <w:rPr>
          <w:rFonts w:cs="Times New Roman"/>
          <w:sz w:val="24"/>
          <w:szCs w:val="24"/>
        </w:rPr>
        <w:t xml:space="preserve"> the total evaporation rate, droplet cap surface evaporation rate and droplet base surface evaporation rate of droplet evaporation on sample 1 substrate </w:t>
      </w:r>
      <w:r w:rsidR="00E3111A">
        <w:rPr>
          <w:rFonts w:cs="Times New Roman"/>
          <w:sz w:val="24"/>
          <w:szCs w:val="24"/>
        </w:rPr>
        <w:t>with</w:t>
      </w:r>
      <w:r w:rsidRPr="00C43C1E">
        <w:rPr>
          <w:rFonts w:cs="Times New Roman"/>
          <w:sz w:val="24"/>
          <w:szCs w:val="24"/>
        </w:rPr>
        <w:t xml:space="preserve"> substrate base temperature</w:t>
      </w:r>
      <w:r w:rsidR="00E3111A">
        <w:rPr>
          <w:rFonts w:cs="Times New Roman"/>
          <w:sz w:val="24"/>
          <w:szCs w:val="24"/>
        </w:rPr>
        <w:t xml:space="preserve"> at</w:t>
      </w:r>
      <w:r w:rsidRPr="00C43C1E">
        <w:rPr>
          <w:rFonts w:cs="Times New Roman"/>
          <w:sz w:val="24"/>
          <w:szCs w:val="24"/>
        </w:rPr>
        <w:t xml:space="preserve"> 40 °C, 60 °C and 80 °C. The evaporation rate</w:t>
      </w:r>
      <w:r w:rsidR="00E3111A">
        <w:rPr>
          <w:rFonts w:cs="Times New Roman"/>
          <w:sz w:val="24"/>
          <w:szCs w:val="24"/>
        </w:rPr>
        <w:t>s</w:t>
      </w:r>
      <w:r w:rsidRPr="00C43C1E">
        <w:rPr>
          <w:rFonts w:cs="Times New Roman"/>
          <w:sz w:val="24"/>
          <w:szCs w:val="24"/>
        </w:rPr>
        <w:t xml:space="preserve"> of droplet on sample 2 and sample 3 substrates </w:t>
      </w:r>
      <w:r w:rsidR="00E3111A">
        <w:rPr>
          <w:rFonts w:cs="Times New Roman"/>
          <w:sz w:val="24"/>
          <w:szCs w:val="24"/>
        </w:rPr>
        <w:t>are</w:t>
      </w:r>
      <w:r w:rsidRPr="00C43C1E">
        <w:rPr>
          <w:rFonts w:cs="Times New Roman"/>
          <w:sz w:val="24"/>
          <w:szCs w:val="24"/>
        </w:rPr>
        <w:t xml:space="preserve"> given in the supporting information. The droplet total evaporation rate is calculated by the droplet volume decreasing rate with experimental transient droplet volume. The droplet cap surface evaporation rate is calculated by the diffusion driven model with</w:t>
      </w:r>
      <w:r w:rsidR="00734A21">
        <w:rPr>
          <w:rFonts w:cs="Times New Roman"/>
          <w:sz w:val="24"/>
          <w:szCs w:val="24"/>
        </w:rPr>
        <w:t xml:space="preserve"> considering</w:t>
      </w:r>
      <w:r w:rsidRPr="00C43C1E">
        <w:rPr>
          <w:rFonts w:cs="Times New Roman"/>
          <w:sz w:val="24"/>
          <w:szCs w:val="24"/>
        </w:rPr>
        <w:t xml:space="preserve"> the </w:t>
      </w:r>
      <w:r w:rsidR="00734A21">
        <w:rPr>
          <w:rFonts w:cs="Times New Roman"/>
          <w:sz w:val="24"/>
          <w:szCs w:val="24"/>
        </w:rPr>
        <w:t>surface temperature distribution</w:t>
      </w:r>
      <w:r w:rsidRPr="00C43C1E">
        <w:rPr>
          <w:rFonts w:cs="Times New Roman"/>
          <w:sz w:val="24"/>
          <w:szCs w:val="24"/>
        </w:rPr>
        <w:t xml:space="preserve"> predicted by the thermal circuit </w:t>
      </w:r>
      <w:r w:rsidRPr="00C43C1E">
        <w:rPr>
          <w:rFonts w:cs="Times New Roman"/>
          <w:sz w:val="24"/>
          <w:szCs w:val="24"/>
        </w:rPr>
        <w:lastRenderedPageBreak/>
        <w:t>model. The droplet base evaporation rate is the difference value of the total evaporation rate and the droplet cap surface evaporation rat</w:t>
      </w:r>
      <w:r w:rsidR="00734A21">
        <w:rPr>
          <w:rFonts w:cs="Times New Roman"/>
          <w:sz w:val="24"/>
          <w:szCs w:val="24"/>
        </w:rPr>
        <w:t>e</w:t>
      </w:r>
      <w:r w:rsidRPr="00C43C1E">
        <w:rPr>
          <w:rFonts w:cs="Times New Roman"/>
          <w:sz w:val="24"/>
          <w:szCs w:val="24"/>
        </w:rPr>
        <w:t xml:space="preserve">. With the increase of the substrate base temperature (from 40 °C to 80 °C), both the evaporation rates from the droplet cap surface and droplet base surface temperature increase </w:t>
      </w:r>
      <w:r w:rsidR="00985123">
        <w:rPr>
          <w:rFonts w:cs="Times New Roman"/>
          <w:sz w:val="24"/>
          <w:szCs w:val="24"/>
        </w:rPr>
        <w:t>for a given</w:t>
      </w:r>
      <w:r w:rsidRPr="00C43C1E">
        <w:rPr>
          <w:rFonts w:cs="Times New Roman"/>
          <w:sz w:val="24"/>
          <w:szCs w:val="24"/>
        </w:rPr>
        <w:t xml:space="preserve"> nondimensional time. Also, both the evaporation rates from the droplet cap surface and the droplet base surface decrease during the droplet evaporation process for droplet evaporation on a substrate with</w:t>
      </w:r>
      <w:r w:rsidR="00734A21">
        <w:rPr>
          <w:rFonts w:cs="Times New Roman"/>
          <w:sz w:val="24"/>
          <w:szCs w:val="24"/>
        </w:rPr>
        <w:t xml:space="preserve"> a</w:t>
      </w:r>
      <w:r w:rsidRPr="00C43C1E">
        <w:rPr>
          <w:rFonts w:cs="Times New Roman"/>
          <w:sz w:val="24"/>
          <w:szCs w:val="24"/>
        </w:rPr>
        <w:t xml:space="preserve"> constant base temperature. It is observed that the decrease of the droplet cap surface evaporation rate in the CCR mode is very slow and the decrease of the droplet base surface evaporation rate in the CCA mode is slow. In the CCR mode, the decrease of the evaporation rate from the droplet cap surface is caused by the decrease of the droplet contact angle. The contact area between the droplet and the substrate keeps unchanged and the thermal resistances between the droplet base</w:t>
      </w:r>
      <w:r w:rsidR="00985123">
        <w:rPr>
          <w:rFonts w:cs="Times New Roman"/>
          <w:sz w:val="24"/>
          <w:szCs w:val="24"/>
        </w:rPr>
        <w:t xml:space="preserve"> and</w:t>
      </w:r>
      <w:r w:rsidRPr="00C43C1E">
        <w:rPr>
          <w:rFonts w:cs="Times New Roman"/>
          <w:sz w:val="24"/>
          <w:szCs w:val="24"/>
        </w:rPr>
        <w:t xml:space="preserve"> the substrate </w:t>
      </w:r>
      <w:r w:rsidR="00985123">
        <w:rPr>
          <w:rFonts w:cs="Times New Roman"/>
          <w:sz w:val="24"/>
          <w:szCs w:val="24"/>
        </w:rPr>
        <w:t>are</w:t>
      </w:r>
      <w:r w:rsidRPr="00C43C1E">
        <w:rPr>
          <w:rFonts w:cs="Times New Roman"/>
          <w:sz w:val="24"/>
          <w:szCs w:val="24"/>
        </w:rPr>
        <w:t xml:space="preserve"> also unchanged. The decrease of the droplet total evaporation rate means that less heat is transferred from the substrate to the droplet. With the substrate base temperature and the thermal resistances between the droplet and substrate keep unchanged, the decrease of the total evaporation rate is caused by the decrease of the temperature difference between the droplet base surface and the substrate base surface. In other words, the decrease of the total evaporation rate will cause the increase of droplet base surface temperature, which is also shown in Fig. </w:t>
      </w:r>
      <w:r w:rsidR="009F574F">
        <w:rPr>
          <w:rFonts w:cs="Times New Roman" w:hint="eastAsia"/>
          <w:sz w:val="24"/>
          <w:szCs w:val="24"/>
        </w:rPr>
        <w:t>1</w:t>
      </w:r>
      <w:r w:rsidR="00734A21">
        <w:rPr>
          <w:rFonts w:cs="Times New Roman"/>
          <w:sz w:val="24"/>
          <w:szCs w:val="24"/>
        </w:rPr>
        <w:t>1</w:t>
      </w:r>
      <w:r w:rsidRPr="00C43C1E">
        <w:rPr>
          <w:rFonts w:cs="Times New Roman"/>
          <w:sz w:val="24"/>
          <w:szCs w:val="24"/>
        </w:rPr>
        <w:t xml:space="preserve"> (d). The increase of droplet base surface temperature will cause the increase of the droplet cap surface temperature which leads to the increase of the evaporation rate from the droplet cap surface temperature. The effect of droplet cap surface temperature increase mitigates the effect of the droplet contact angle decrease on the decrease of the evaporation rate from the droplet cap surface. The combination effects of the contact angle </w:t>
      </w:r>
      <w:r w:rsidR="00897809" w:rsidRPr="00C43C1E">
        <w:rPr>
          <w:rFonts w:cs="Times New Roman"/>
          <w:sz w:val="24"/>
          <w:szCs w:val="24"/>
        </w:rPr>
        <w:t>decrease,</w:t>
      </w:r>
      <w:r w:rsidRPr="00C43C1E">
        <w:rPr>
          <w:rFonts w:cs="Times New Roman"/>
          <w:sz w:val="24"/>
          <w:szCs w:val="24"/>
        </w:rPr>
        <w:t xml:space="preserve"> and the droplet cap surface temperature increase determine the slow decrease of the evaporation rate from droplet cap surface in the CCR mode. In the CCA mode, the average temperature of the droplet cap surface temperature keeps essentially constant which is different from</w:t>
      </w:r>
      <w:r w:rsidR="00985123">
        <w:rPr>
          <w:rFonts w:cs="Times New Roman"/>
          <w:sz w:val="24"/>
          <w:szCs w:val="24"/>
        </w:rPr>
        <w:t xml:space="preserve"> increase</w:t>
      </w:r>
      <w:r w:rsidR="00734A21">
        <w:rPr>
          <w:rFonts w:cs="Times New Roman"/>
          <w:sz w:val="24"/>
          <w:szCs w:val="24"/>
        </w:rPr>
        <w:t xml:space="preserve"> trend of</w:t>
      </w:r>
      <w:r w:rsidRPr="00C43C1E">
        <w:rPr>
          <w:rFonts w:cs="Times New Roman"/>
          <w:sz w:val="24"/>
          <w:szCs w:val="24"/>
        </w:rPr>
        <w:t xml:space="preserve"> the cap surface temperature</w:t>
      </w:r>
      <w:r w:rsidR="00734A21">
        <w:rPr>
          <w:rFonts w:cs="Times New Roman"/>
          <w:sz w:val="24"/>
          <w:szCs w:val="24"/>
        </w:rPr>
        <w:t xml:space="preserve"> </w:t>
      </w:r>
      <w:r w:rsidRPr="00C43C1E">
        <w:rPr>
          <w:rFonts w:cs="Times New Roman"/>
          <w:sz w:val="24"/>
          <w:szCs w:val="24"/>
        </w:rPr>
        <w:t xml:space="preserve">in the CCR mode. Meanwhile, the </w:t>
      </w:r>
      <w:r w:rsidR="00734A21">
        <w:rPr>
          <w:rFonts w:cs="Times New Roman"/>
          <w:sz w:val="24"/>
          <w:szCs w:val="24"/>
        </w:rPr>
        <w:t xml:space="preserve">contact radius of the droplet </w:t>
      </w:r>
      <w:r w:rsidRPr="00C43C1E">
        <w:rPr>
          <w:rFonts w:cs="Times New Roman"/>
          <w:sz w:val="24"/>
          <w:szCs w:val="24"/>
        </w:rPr>
        <w:t>decreases</w:t>
      </w:r>
      <w:r w:rsidR="00734A21">
        <w:rPr>
          <w:rFonts w:cs="Times New Roman"/>
          <w:sz w:val="24"/>
          <w:szCs w:val="24"/>
        </w:rPr>
        <w:t>, which causes the decrease of heat transfer area between the droplet and the substrate</w:t>
      </w:r>
      <w:r w:rsidRPr="00C43C1E">
        <w:rPr>
          <w:rFonts w:cs="Times New Roman"/>
          <w:sz w:val="24"/>
          <w:szCs w:val="24"/>
        </w:rPr>
        <w:t xml:space="preserve">. Thus, the evaporation rate of droplet cap surface decreases quickly. </w:t>
      </w:r>
      <w:r w:rsidRPr="00C43C1E">
        <w:rPr>
          <w:rFonts w:cs="Times New Roman"/>
          <w:sz w:val="24"/>
          <w:szCs w:val="24"/>
        </w:rPr>
        <w:lastRenderedPageBreak/>
        <w:t xml:space="preserve">In summary, in CCR mode the decrease of the total evaporation rate of the droplet is mainly caused by the decrease of evaporation rate from the droplet base surface and in CCA mode, the decrease of the total evaporation rate is mainly caused by the decrease of the evaporation rate from the droplet cap surface. </w:t>
      </w:r>
    </w:p>
    <w:p w14:paraId="3F8826BD" w14:textId="762AB41F" w:rsidR="00C43C1E" w:rsidRDefault="00985123" w:rsidP="00856045">
      <w:pPr>
        <w:spacing w:line="360" w:lineRule="auto"/>
        <w:ind w:firstLine="360"/>
        <w:rPr>
          <w:rFonts w:cs="Times New Roman"/>
          <w:sz w:val="24"/>
          <w:szCs w:val="24"/>
        </w:rPr>
      </w:pPr>
      <w:bookmarkStart w:id="23" w:name="_Hlk75892511"/>
      <w:r>
        <w:rPr>
          <w:rFonts w:cs="Times New Roman"/>
          <w:sz w:val="24"/>
          <w:szCs w:val="24"/>
        </w:rPr>
        <w:t>Droplets evaporating on different substates exhibits different evaporation rate,</w:t>
      </w:r>
      <w:r w:rsidR="00C43C1E" w:rsidRPr="00C43C1E">
        <w:rPr>
          <w:rFonts w:cs="Times New Roman"/>
          <w:sz w:val="24"/>
          <w:szCs w:val="24"/>
        </w:rPr>
        <w:t xml:space="preserve"> as shown in Fig. </w:t>
      </w:r>
      <w:r w:rsidR="00792C98">
        <w:rPr>
          <w:rFonts w:cs="Times New Roman"/>
          <w:sz w:val="24"/>
          <w:szCs w:val="24"/>
        </w:rPr>
        <w:t>8</w:t>
      </w:r>
      <w:r w:rsidR="00C43C1E" w:rsidRPr="00C43C1E">
        <w:rPr>
          <w:rFonts w:cs="Times New Roman"/>
          <w:sz w:val="24"/>
          <w:szCs w:val="24"/>
        </w:rPr>
        <w:t xml:space="preserve"> (d). Droplet evaporation on sample 1 (40 </w:t>
      </w:r>
      <w:proofErr w:type="spellStart"/>
      <w:r w:rsidR="00C43C1E" w:rsidRPr="00C43C1E">
        <w:rPr>
          <w:rFonts w:cs="Times New Roman"/>
          <w:sz w:val="24"/>
          <w:szCs w:val="24"/>
        </w:rPr>
        <w:t>μm</w:t>
      </w:r>
      <w:proofErr w:type="spellEnd"/>
      <w:r w:rsidR="00C43C1E" w:rsidRPr="00C43C1E">
        <w:rPr>
          <w:rFonts w:cs="Times New Roman"/>
          <w:sz w:val="24"/>
          <w:szCs w:val="24"/>
        </w:rPr>
        <w:t xml:space="preserve"> periodicity) substrate has the maximum evaporation rate and on sample 3 (60 </w:t>
      </w:r>
      <w:proofErr w:type="spellStart"/>
      <w:r w:rsidR="00C43C1E" w:rsidRPr="00C43C1E">
        <w:rPr>
          <w:rFonts w:cs="Times New Roman"/>
          <w:sz w:val="24"/>
          <w:szCs w:val="24"/>
        </w:rPr>
        <w:t>μm</w:t>
      </w:r>
      <w:proofErr w:type="spellEnd"/>
      <w:r w:rsidR="00C43C1E" w:rsidRPr="00C43C1E">
        <w:rPr>
          <w:rFonts w:cs="Times New Roman"/>
          <w:sz w:val="24"/>
          <w:szCs w:val="24"/>
        </w:rPr>
        <w:t xml:space="preserve"> periodicity) substrate has the minimum evaporation rate. Because of the different substrate periodicity, the solid-liquid interface areas are different for droplets evaporation on different sample substrates. Since droplets evaporation on different sample substrates have essentially the same apparent contact area (base area of the droplet), small substrate periodicity means </w:t>
      </w:r>
      <w:r>
        <w:rPr>
          <w:rFonts w:cs="Times New Roman"/>
          <w:sz w:val="24"/>
          <w:szCs w:val="24"/>
        </w:rPr>
        <w:t xml:space="preserve">larger heat transfer area between the droplet base and the substrate, i.e., the solid-liquid interface area. </w:t>
      </w:r>
      <w:r w:rsidR="00C43C1E" w:rsidRPr="00C43C1E">
        <w:rPr>
          <w:rFonts w:cs="Times New Roman"/>
          <w:sz w:val="24"/>
          <w:szCs w:val="24"/>
        </w:rPr>
        <w:t>The larger solid-liquid interface area results in the higher droplet evaporation rate for evaporation with the same substrate base temperature</w:t>
      </w:r>
      <w:bookmarkEnd w:id="23"/>
      <w:r w:rsidR="00C43C1E" w:rsidRPr="00C43C1E">
        <w:rPr>
          <w:rFonts w:cs="Times New Roman"/>
          <w:sz w:val="24"/>
          <w:szCs w:val="24"/>
        </w:rPr>
        <w:t xml:space="preserve">. </w:t>
      </w:r>
    </w:p>
    <w:p w14:paraId="0251F728" w14:textId="7665CDD0" w:rsidR="00F535A0" w:rsidRPr="00C43C1E" w:rsidRDefault="00074C21" w:rsidP="00F535A0">
      <w:pPr>
        <w:spacing w:line="360" w:lineRule="auto"/>
        <w:jc w:val="center"/>
        <w:rPr>
          <w:rFonts w:cs="Times New Roman"/>
          <w:sz w:val="24"/>
          <w:szCs w:val="24"/>
        </w:rPr>
      </w:pPr>
      <w:r>
        <w:rPr>
          <w:noProof/>
        </w:rPr>
        <w:lastRenderedPageBreak/>
        <w:drawing>
          <wp:inline distT="0" distB="0" distL="0" distR="0" wp14:anchorId="23677D59" wp14:editId="79B5F64A">
            <wp:extent cx="2312992" cy="466690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6" t="3569" r="1703" b="2548"/>
                    <a:stretch/>
                  </pic:blipFill>
                  <pic:spPr bwMode="auto">
                    <a:xfrm>
                      <a:off x="0" y="0"/>
                      <a:ext cx="2318477" cy="4677969"/>
                    </a:xfrm>
                    <a:prstGeom prst="rect">
                      <a:avLst/>
                    </a:prstGeom>
                    <a:noFill/>
                    <a:ln>
                      <a:noFill/>
                    </a:ln>
                    <a:extLst>
                      <a:ext uri="{53640926-AAD7-44D8-BBD7-CCE9431645EC}">
                        <a14:shadowObscured xmlns:a14="http://schemas.microsoft.com/office/drawing/2010/main"/>
                      </a:ext>
                    </a:extLst>
                  </pic:spPr>
                </pic:pic>
              </a:graphicData>
            </a:graphic>
          </wp:inline>
        </w:drawing>
      </w:r>
    </w:p>
    <w:p w14:paraId="654309EF" w14:textId="4B7088B2" w:rsidR="00C43C1E" w:rsidRPr="00C43C1E" w:rsidRDefault="00C43C1E" w:rsidP="00DA29D0">
      <w:pPr>
        <w:rPr>
          <w:rFonts w:cs="Times New Roman"/>
          <w:sz w:val="24"/>
          <w:szCs w:val="24"/>
        </w:rPr>
      </w:pPr>
      <w:r w:rsidRPr="00DA29D0">
        <w:rPr>
          <w:rFonts w:cs="Times New Roman"/>
          <w:b/>
          <w:bCs/>
          <w:sz w:val="24"/>
          <w:szCs w:val="24"/>
        </w:rPr>
        <w:t xml:space="preserve">Figure </w:t>
      </w:r>
      <w:r w:rsidR="00792C98" w:rsidRPr="00DA29D0">
        <w:rPr>
          <w:rFonts w:cs="Times New Roman"/>
          <w:b/>
          <w:bCs/>
          <w:sz w:val="24"/>
          <w:szCs w:val="24"/>
        </w:rPr>
        <w:t>9</w:t>
      </w:r>
      <w:r w:rsidRPr="00DA29D0">
        <w:rPr>
          <w:rFonts w:cs="Times New Roman"/>
          <w:b/>
          <w:bCs/>
          <w:sz w:val="24"/>
          <w:szCs w:val="24"/>
        </w:rPr>
        <w:t>.</w:t>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of droplet base surface with respect to nondimensional time on different sample substrates</w:t>
      </w:r>
      <w:r w:rsidR="0067141C">
        <w:rPr>
          <w:rFonts w:cs="Times New Roman"/>
          <w:sz w:val="24"/>
          <w:szCs w:val="24"/>
        </w:rPr>
        <w:t xml:space="preserve"> with different substrate base temperature.</w:t>
      </w:r>
    </w:p>
    <w:p w14:paraId="57E0F788" w14:textId="7007B83B" w:rsidR="00C43C1E" w:rsidRPr="00C43C1E" w:rsidRDefault="00C43C1E" w:rsidP="00856045">
      <w:pPr>
        <w:spacing w:line="360" w:lineRule="auto"/>
        <w:ind w:firstLine="360"/>
        <w:rPr>
          <w:rFonts w:cs="Times New Roman"/>
          <w:sz w:val="24"/>
          <w:szCs w:val="24"/>
        </w:rPr>
      </w:pPr>
      <w:r w:rsidRPr="00C43C1E">
        <w:rPr>
          <w:rFonts w:cs="Times New Roman"/>
          <w:sz w:val="24"/>
          <w:szCs w:val="24"/>
        </w:rPr>
        <w:t>The evaporation ratio of droplet base surface with respect to nondimensional time on different sample substrates</w:t>
      </w:r>
      <w:r w:rsidR="0067141C">
        <w:rPr>
          <w:rFonts w:cs="Times New Roman"/>
          <w:sz w:val="24"/>
          <w:szCs w:val="24"/>
        </w:rPr>
        <w:t xml:space="preserve"> with different substrate base </w:t>
      </w:r>
      <w:proofErr w:type="spellStart"/>
      <w:r w:rsidR="0067141C">
        <w:rPr>
          <w:rFonts w:cs="Times New Roman"/>
          <w:sz w:val="24"/>
          <w:szCs w:val="24"/>
        </w:rPr>
        <w:t>temperatrure</w:t>
      </w:r>
      <w:proofErr w:type="spellEnd"/>
      <w:r w:rsidRPr="00C43C1E">
        <w:rPr>
          <w:rFonts w:cs="Times New Roman"/>
          <w:sz w:val="24"/>
          <w:szCs w:val="24"/>
        </w:rPr>
        <w:t xml:space="preserve"> is shown in Fig. </w:t>
      </w:r>
      <w:r w:rsidR="00792C98">
        <w:rPr>
          <w:rFonts w:cs="Times New Roman"/>
          <w:sz w:val="24"/>
          <w:szCs w:val="24"/>
        </w:rPr>
        <w:t>9</w:t>
      </w:r>
      <w:r w:rsidRPr="00C43C1E">
        <w:rPr>
          <w:rFonts w:cs="Times New Roman"/>
          <w:sz w:val="24"/>
          <w:szCs w:val="24"/>
        </w:rPr>
        <w:t xml:space="preserve">. Evaporation ratio </w:t>
      </w:r>
      <w:r w:rsidRPr="00C43C1E">
        <w:rPr>
          <w:rFonts w:cs="Times New Roman"/>
          <w:i/>
          <w:iCs/>
          <w:sz w:val="24"/>
          <w:szCs w:val="24"/>
        </w:rPr>
        <w:t>φ</w:t>
      </w:r>
      <w:r w:rsidRPr="00C43C1E">
        <w:rPr>
          <w:rFonts w:cs="Times New Roman"/>
          <w:sz w:val="24"/>
          <w:szCs w:val="24"/>
        </w:rPr>
        <w:t xml:space="preserve"> is the ratio of evaporation rate from the droplet base surface and total evaporation ratio. It is observed that the evaporation ratio </w:t>
      </w:r>
      <w:r w:rsidRPr="00C43C1E">
        <w:rPr>
          <w:rFonts w:cs="Times New Roman"/>
          <w:i/>
          <w:iCs/>
          <w:sz w:val="24"/>
          <w:szCs w:val="24"/>
        </w:rPr>
        <w:t xml:space="preserve">φ </w:t>
      </w:r>
      <w:r w:rsidRPr="00C43C1E">
        <w:rPr>
          <w:rFonts w:cs="Times New Roman"/>
          <w:sz w:val="24"/>
          <w:szCs w:val="24"/>
        </w:rPr>
        <w:t>decreases in the CCR mode and increase in the last period of CCA mode. That is because of the difference decreas</w:t>
      </w:r>
      <w:r w:rsidR="0067141C">
        <w:rPr>
          <w:rFonts w:cs="Times New Roman"/>
          <w:sz w:val="24"/>
          <w:szCs w:val="24"/>
        </w:rPr>
        <w:t>ing</w:t>
      </w:r>
      <w:r w:rsidRPr="00C43C1E">
        <w:rPr>
          <w:rFonts w:cs="Times New Roman"/>
          <w:sz w:val="24"/>
          <w:szCs w:val="24"/>
        </w:rPr>
        <w:t xml:space="preserve"> rate of the evaporation ratio from the droplet cap surface and droplet base surface</w:t>
      </w:r>
      <w:r w:rsidR="0067141C">
        <w:rPr>
          <w:rFonts w:cs="Times New Roman"/>
          <w:sz w:val="24"/>
          <w:szCs w:val="24"/>
        </w:rPr>
        <w:t xml:space="preserve"> in the CCR mode and CCA mode</w:t>
      </w:r>
      <w:r w:rsidRPr="00C43C1E">
        <w:rPr>
          <w:rFonts w:cs="Times New Roman"/>
          <w:sz w:val="24"/>
          <w:szCs w:val="24"/>
        </w:rPr>
        <w:t xml:space="preserve">. It has been discussed that the decrease of the total evaporation rate in CCR mode is mainly caused by the decrease of the evaporation ratio from the droplet base surface. The quick decrease of evaporation rate from the droplet base surface determines the decrease of the evaporation ratio in the CCR mode. In the CCA mode, the decrease from the droplet base surface is slow and the main decrease </w:t>
      </w:r>
      <w:r w:rsidRPr="00C43C1E">
        <w:rPr>
          <w:rFonts w:cs="Times New Roman"/>
          <w:sz w:val="24"/>
          <w:szCs w:val="24"/>
        </w:rPr>
        <w:lastRenderedPageBreak/>
        <w:t xml:space="preserve">of the total evaporation rate is from the droplet cap surface. The slow </w:t>
      </w:r>
      <w:r w:rsidR="0067141C">
        <w:rPr>
          <w:rFonts w:cs="Times New Roman"/>
          <w:sz w:val="24"/>
          <w:szCs w:val="24"/>
        </w:rPr>
        <w:t>de</w:t>
      </w:r>
      <w:r w:rsidRPr="00C43C1E">
        <w:rPr>
          <w:rFonts w:cs="Times New Roman"/>
          <w:sz w:val="24"/>
          <w:szCs w:val="24"/>
        </w:rPr>
        <w:t xml:space="preserve">crease of the evaporation rate from the droplet base surface determines the increase of evaporation ratio. The evaporation ratio </w:t>
      </w:r>
      <w:r w:rsidRPr="00C43C1E">
        <w:rPr>
          <w:rFonts w:cs="Times New Roman"/>
          <w:i/>
          <w:iCs/>
          <w:sz w:val="24"/>
          <w:szCs w:val="24"/>
        </w:rPr>
        <w:t>φ</w:t>
      </w:r>
      <w:r w:rsidRPr="00C43C1E">
        <w:rPr>
          <w:rFonts w:cs="Times New Roman"/>
          <w:sz w:val="24"/>
          <w:szCs w:val="24"/>
        </w:rPr>
        <w:t xml:space="preserve"> increases with the substrate temperature for droplet</w:t>
      </w:r>
      <w:r w:rsidR="0067141C">
        <w:rPr>
          <w:rFonts w:cs="Times New Roman"/>
          <w:sz w:val="24"/>
          <w:szCs w:val="24"/>
        </w:rPr>
        <w:t xml:space="preserve"> evaporation on the same substrate</w:t>
      </w:r>
      <w:r w:rsidRPr="00C43C1E">
        <w:rPr>
          <w:rFonts w:cs="Times New Roman"/>
          <w:sz w:val="24"/>
          <w:szCs w:val="24"/>
        </w:rPr>
        <w:t xml:space="preserve"> with large volume (larger than 1.5 </w:t>
      </w:r>
      <w:proofErr w:type="spellStart"/>
      <w:r w:rsidRPr="00C43C1E">
        <w:rPr>
          <w:rFonts w:cs="Times New Roman"/>
          <w:sz w:val="24"/>
          <w:szCs w:val="24"/>
        </w:rPr>
        <w:t>μL</w:t>
      </w:r>
      <w:proofErr w:type="spellEnd"/>
      <w:r w:rsidRPr="00C43C1E">
        <w:rPr>
          <w:rFonts w:cs="Times New Roman"/>
          <w:sz w:val="24"/>
          <w:szCs w:val="24"/>
        </w:rPr>
        <w:t xml:space="preserve">). The increase of substrate temperature will cause a direct temperature </w:t>
      </w:r>
      <w:proofErr w:type="gramStart"/>
      <w:r w:rsidRPr="00C43C1E">
        <w:rPr>
          <w:rFonts w:cs="Times New Roman"/>
          <w:sz w:val="24"/>
          <w:szCs w:val="24"/>
        </w:rPr>
        <w:t>increase</w:t>
      </w:r>
      <w:proofErr w:type="gramEnd"/>
      <w:r w:rsidRPr="00C43C1E">
        <w:rPr>
          <w:rFonts w:cs="Times New Roman"/>
          <w:sz w:val="24"/>
          <w:szCs w:val="24"/>
        </w:rPr>
        <w:t xml:space="preserve"> of the droplet base surface and the temperature increase of the droplet base surface will then cause the temperature increase of the droplet cap surface. Due to the thermal resistance </w:t>
      </w:r>
      <w:r w:rsidR="0067141C">
        <w:rPr>
          <w:rFonts w:cs="Times New Roman"/>
          <w:sz w:val="24"/>
          <w:szCs w:val="24"/>
        </w:rPr>
        <w:t>of</w:t>
      </w:r>
      <w:r w:rsidRPr="00C43C1E">
        <w:rPr>
          <w:rFonts w:cs="Times New Roman"/>
          <w:sz w:val="24"/>
          <w:szCs w:val="24"/>
        </w:rPr>
        <w:t xml:space="preserve"> the droplet bulk, the temperature increase of the droplet cap surface is smaller than that at the droplet base with the increase of the substrate temperature. Thus, the substrate temperature increase leads to a higher evaporation rate increase at the droplet base surface for large volume droplet. As a result, the evaporation ratio </w:t>
      </w:r>
      <w:r w:rsidRPr="00C43C1E">
        <w:rPr>
          <w:rFonts w:cs="Times New Roman"/>
          <w:i/>
          <w:iCs/>
          <w:sz w:val="24"/>
          <w:szCs w:val="24"/>
        </w:rPr>
        <w:t>φ</w:t>
      </w:r>
      <w:r w:rsidRPr="00C43C1E">
        <w:rPr>
          <w:rFonts w:cs="Times New Roman"/>
          <w:sz w:val="24"/>
          <w:szCs w:val="24"/>
        </w:rPr>
        <w:t xml:space="preserve"> increase with the rise of the substrate temperature for droplet with large droplet volume. For droplets with small volume (smaller than 1.5 </w:t>
      </w:r>
      <w:proofErr w:type="spellStart"/>
      <w:r w:rsidRPr="00C43C1E">
        <w:rPr>
          <w:rFonts w:cs="Times New Roman"/>
          <w:sz w:val="24"/>
          <w:szCs w:val="24"/>
        </w:rPr>
        <w:t>μL</w:t>
      </w:r>
      <w:proofErr w:type="spellEnd"/>
      <w:r w:rsidRPr="00C43C1E">
        <w:rPr>
          <w:rFonts w:cs="Times New Roman"/>
          <w:sz w:val="24"/>
          <w:szCs w:val="24"/>
        </w:rPr>
        <w:t xml:space="preserve">), the evaporation ratio </w:t>
      </w:r>
      <w:r w:rsidRPr="00C43C1E">
        <w:rPr>
          <w:rFonts w:cs="Times New Roman"/>
          <w:i/>
          <w:iCs/>
          <w:sz w:val="24"/>
          <w:szCs w:val="24"/>
        </w:rPr>
        <w:t>φ</w:t>
      </w:r>
      <w:r w:rsidRPr="00C43C1E">
        <w:rPr>
          <w:rFonts w:cs="Times New Roman"/>
          <w:sz w:val="24"/>
          <w:szCs w:val="24"/>
        </w:rPr>
        <w:t xml:space="preserve"> decreases with the increase of the substrate temperature. Because of the small volume, the thermal resistance of the droplet bulk is </w:t>
      </w:r>
      <w:r w:rsidR="0067141C" w:rsidRPr="00C43C1E">
        <w:rPr>
          <w:rFonts w:cs="Times New Roman"/>
          <w:sz w:val="24"/>
          <w:szCs w:val="24"/>
        </w:rPr>
        <w:t>small,</w:t>
      </w:r>
      <w:r w:rsidRPr="00C43C1E">
        <w:rPr>
          <w:rFonts w:cs="Times New Roman"/>
          <w:sz w:val="24"/>
          <w:szCs w:val="24"/>
        </w:rPr>
        <w:t xml:space="preserve"> and the increase of the substrate temperature will cause a higher temperature </w:t>
      </w:r>
      <w:proofErr w:type="gramStart"/>
      <w:r w:rsidRPr="00C43C1E">
        <w:rPr>
          <w:rFonts w:cs="Times New Roman"/>
          <w:sz w:val="24"/>
          <w:szCs w:val="24"/>
        </w:rPr>
        <w:t>increase</w:t>
      </w:r>
      <w:proofErr w:type="gramEnd"/>
      <w:r w:rsidRPr="00C43C1E">
        <w:rPr>
          <w:rFonts w:cs="Times New Roman"/>
          <w:sz w:val="24"/>
          <w:szCs w:val="24"/>
        </w:rPr>
        <w:t xml:space="preserve"> at droplet cap surface for droplets with small volume. Thus, the increase of the substrate temperature causes a higher evaporation rate increase than at the droplet base surface for droplets with smaller volume. As a result, the evaporation ratio </w:t>
      </w:r>
      <w:r w:rsidRPr="00C43C1E">
        <w:rPr>
          <w:rFonts w:cs="Times New Roman"/>
          <w:i/>
          <w:iCs/>
          <w:sz w:val="24"/>
          <w:szCs w:val="24"/>
        </w:rPr>
        <w:t>φ</w:t>
      </w:r>
      <w:r w:rsidRPr="00C43C1E">
        <w:rPr>
          <w:rFonts w:cs="Times New Roman"/>
          <w:sz w:val="24"/>
          <w:szCs w:val="24"/>
        </w:rPr>
        <w:t xml:space="preserve"> decreases with rise of the substrate temperature for droplet with small volume.     </w:t>
      </w:r>
    </w:p>
    <w:p w14:paraId="6C84F0D9" w14:textId="532D4D24" w:rsidR="00C43C1E" w:rsidRPr="00C111B2" w:rsidRDefault="00C43C1E" w:rsidP="00C43C1E">
      <w:pPr>
        <w:spacing w:line="360" w:lineRule="auto"/>
        <w:rPr>
          <w:rFonts w:cs="Times New Roman"/>
          <w:b/>
          <w:bCs/>
          <w:sz w:val="24"/>
          <w:szCs w:val="24"/>
        </w:rPr>
      </w:pPr>
      <w:r w:rsidRPr="00C111B2">
        <w:rPr>
          <w:rFonts w:cs="Times New Roman"/>
          <w:b/>
          <w:bCs/>
          <w:sz w:val="24"/>
          <w:szCs w:val="24"/>
        </w:rPr>
        <w:t xml:space="preserve">4.3. Effective conductivity of water </w:t>
      </w:r>
      <w:r w:rsidR="0067141C" w:rsidRPr="00C111B2">
        <w:rPr>
          <w:rFonts w:cs="Times New Roman"/>
          <w:b/>
          <w:bCs/>
          <w:sz w:val="24"/>
          <w:szCs w:val="24"/>
        </w:rPr>
        <w:t>for evaporation on</w:t>
      </w:r>
      <w:r w:rsidRPr="00C111B2">
        <w:rPr>
          <w:rFonts w:cs="Times New Roman"/>
          <w:b/>
          <w:bCs/>
          <w:sz w:val="24"/>
          <w:szCs w:val="24"/>
        </w:rPr>
        <w:t xml:space="preserve"> high temperature</w:t>
      </w:r>
      <w:r w:rsidR="0067141C" w:rsidRPr="00C111B2">
        <w:rPr>
          <w:rFonts w:cs="Times New Roman"/>
          <w:b/>
          <w:bCs/>
          <w:sz w:val="24"/>
          <w:szCs w:val="24"/>
        </w:rPr>
        <w:t xml:space="preserve"> substrate</w:t>
      </w:r>
    </w:p>
    <w:p w14:paraId="4318A9DF" w14:textId="4878DAF6" w:rsidR="00C43C1E" w:rsidRPr="00C43C1E" w:rsidRDefault="00337B92" w:rsidP="00C43C1E">
      <w:pPr>
        <w:spacing w:line="360" w:lineRule="auto"/>
        <w:rPr>
          <w:rFonts w:cs="Times New Roman"/>
          <w:sz w:val="24"/>
          <w:szCs w:val="24"/>
        </w:rPr>
      </w:pPr>
      <w:r>
        <w:rPr>
          <w:noProof/>
        </w:rPr>
        <w:lastRenderedPageBreak/>
        <w:drawing>
          <wp:inline distT="0" distB="0" distL="0" distR="0" wp14:anchorId="2C2CFA3C" wp14:editId="251C9609">
            <wp:extent cx="5916304" cy="4338626"/>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75" t="3199" r="8495" b="2338"/>
                    <a:stretch/>
                  </pic:blipFill>
                  <pic:spPr bwMode="auto">
                    <a:xfrm>
                      <a:off x="0" y="0"/>
                      <a:ext cx="5922120" cy="4342891"/>
                    </a:xfrm>
                    <a:prstGeom prst="rect">
                      <a:avLst/>
                    </a:prstGeom>
                    <a:noFill/>
                    <a:ln>
                      <a:noFill/>
                    </a:ln>
                    <a:extLst>
                      <a:ext uri="{53640926-AAD7-44D8-BBD7-CCE9431645EC}">
                        <a14:shadowObscured xmlns:a14="http://schemas.microsoft.com/office/drawing/2010/main"/>
                      </a:ext>
                    </a:extLst>
                  </pic:spPr>
                </pic:pic>
              </a:graphicData>
            </a:graphic>
          </wp:inline>
        </w:drawing>
      </w:r>
    </w:p>
    <w:p w14:paraId="24399F5D" w14:textId="203F1977" w:rsidR="00C43C1E" w:rsidRPr="00C43C1E" w:rsidRDefault="00C43C1E" w:rsidP="00DA29D0">
      <w:pPr>
        <w:rPr>
          <w:rFonts w:cs="Times New Roman"/>
          <w:sz w:val="24"/>
          <w:szCs w:val="24"/>
        </w:rPr>
      </w:pPr>
      <w:r w:rsidRPr="00DA29D0">
        <w:rPr>
          <w:rFonts w:cs="Times New Roman"/>
          <w:b/>
          <w:bCs/>
          <w:sz w:val="24"/>
          <w:szCs w:val="24"/>
        </w:rPr>
        <w:t xml:space="preserve">Figure </w:t>
      </w:r>
      <w:r w:rsidR="009F574F" w:rsidRPr="00DA29D0">
        <w:rPr>
          <w:rFonts w:cs="Times New Roman" w:hint="eastAsia"/>
          <w:b/>
          <w:bCs/>
          <w:sz w:val="24"/>
          <w:szCs w:val="24"/>
        </w:rPr>
        <w:t>1</w:t>
      </w:r>
      <w:r w:rsidR="00792C98" w:rsidRPr="00DA29D0">
        <w:rPr>
          <w:rFonts w:cs="Times New Roman"/>
          <w:b/>
          <w:bCs/>
          <w:sz w:val="24"/>
          <w:szCs w:val="24"/>
        </w:rPr>
        <w:t>0</w:t>
      </w:r>
      <w:r w:rsidRPr="00DA29D0">
        <w:rPr>
          <w:rFonts w:cs="Times New Roman"/>
          <w:b/>
          <w:bCs/>
          <w:sz w:val="24"/>
          <w:szCs w:val="24"/>
        </w:rPr>
        <w:t>.</w:t>
      </w:r>
      <w:r w:rsidRPr="00C43C1E">
        <w:rPr>
          <w:rFonts w:cs="Times New Roman"/>
          <w:sz w:val="24"/>
          <w:szCs w:val="24"/>
        </w:rPr>
        <w:t xml:space="preserve"> (a) Evolution of droplet cap surface temperature on sample 1 substrate. (b) Evolution of droplet cap surface temperature on sample 2 substrate. (c) Evolution of droplet cap surface temperature on sample 3 substrate. The dash lines represent the droplet cap surface temperatures calculated by the thermal circuit model, the solid lines represent the droplet cap surface temperatures modified with total average temperature and effective conductivity and the scatter dots are the experimental results tested by the IR camera. (d) Evolution of droplet base surface temperatures on sample 1 sample 2 and sample 3 heated with base temperature 100 °C and 120°C.</w:t>
      </w:r>
    </w:p>
    <w:p w14:paraId="51A373F9" w14:textId="21323CFA" w:rsidR="00C43C1E" w:rsidRPr="00C43C1E" w:rsidRDefault="00C43C1E" w:rsidP="00856045">
      <w:pPr>
        <w:spacing w:line="360" w:lineRule="auto"/>
        <w:ind w:firstLine="360"/>
        <w:rPr>
          <w:rFonts w:cs="Times New Roman"/>
          <w:sz w:val="24"/>
          <w:szCs w:val="24"/>
        </w:rPr>
      </w:pPr>
      <w:r w:rsidRPr="00C43C1E">
        <w:rPr>
          <w:rFonts w:cs="Times New Roman"/>
          <w:sz w:val="24"/>
          <w:szCs w:val="24"/>
        </w:rPr>
        <w:t xml:space="preserve">Fig. </w:t>
      </w:r>
      <w:r w:rsidR="009F574F">
        <w:rPr>
          <w:rFonts w:cs="Times New Roman" w:hint="eastAsia"/>
          <w:sz w:val="24"/>
          <w:szCs w:val="24"/>
        </w:rPr>
        <w:t>1</w:t>
      </w:r>
      <w:r w:rsidR="00792C98">
        <w:rPr>
          <w:rFonts w:cs="Times New Roman"/>
          <w:sz w:val="24"/>
          <w:szCs w:val="24"/>
        </w:rPr>
        <w:t>0</w:t>
      </w:r>
      <w:r w:rsidRPr="00C43C1E">
        <w:rPr>
          <w:rFonts w:cs="Times New Roman"/>
          <w:sz w:val="24"/>
          <w:szCs w:val="24"/>
        </w:rPr>
        <w:t xml:space="preserve"> (a), (b) and (c) show the droplet cap surface temperatures for droplet evaporation on different substrates with substrate temperature at 100 °C and 120 °C. The dash lines are the droplet cap surface temperatures calculated by the thermal circuit mode</w:t>
      </w:r>
      <w:r w:rsidR="009B53E5">
        <w:rPr>
          <w:rFonts w:cs="Times New Roman"/>
          <w:sz w:val="24"/>
          <w:szCs w:val="24"/>
        </w:rPr>
        <w:t>l</w:t>
      </w:r>
      <w:r w:rsidRPr="00C43C1E">
        <w:rPr>
          <w:rFonts w:cs="Times New Roman"/>
          <w:sz w:val="24"/>
          <w:szCs w:val="24"/>
        </w:rPr>
        <w:t>. For droplet evaporation on substrate with</w:t>
      </w:r>
      <w:r w:rsidR="009B53E5">
        <w:rPr>
          <w:rFonts w:cs="Times New Roman"/>
          <w:sz w:val="24"/>
          <w:szCs w:val="24"/>
        </w:rPr>
        <w:t xml:space="preserve"> relatively</w:t>
      </w:r>
      <w:r w:rsidRPr="00C43C1E">
        <w:rPr>
          <w:rFonts w:cs="Times New Roman"/>
          <w:sz w:val="24"/>
          <w:szCs w:val="24"/>
        </w:rPr>
        <w:t xml:space="preserve"> low temperatures (40</w:t>
      </w:r>
      <w:r w:rsidR="009B53E5">
        <w:rPr>
          <w:rFonts w:cs="Times New Roman"/>
          <w:sz w:val="24"/>
          <w:szCs w:val="24"/>
        </w:rPr>
        <w:t xml:space="preserve"> </w:t>
      </w:r>
      <w:r w:rsidR="009B53E5" w:rsidRPr="00C43C1E">
        <w:rPr>
          <w:rFonts w:cs="Times New Roman"/>
          <w:sz w:val="24"/>
          <w:szCs w:val="24"/>
        </w:rPr>
        <w:t xml:space="preserve">°C </w:t>
      </w:r>
      <w:r w:rsidRPr="00C43C1E">
        <w:rPr>
          <w:rFonts w:cs="Times New Roman"/>
          <w:sz w:val="24"/>
          <w:szCs w:val="24"/>
        </w:rPr>
        <w:t>-80 °C), the droplet cap surface temperatures calculated by the thermal circuit model match well with</w:t>
      </w:r>
      <w:r w:rsidR="009B53E5">
        <w:rPr>
          <w:rFonts w:cs="Times New Roman"/>
          <w:sz w:val="24"/>
          <w:szCs w:val="24"/>
        </w:rPr>
        <w:t xml:space="preserve"> the</w:t>
      </w:r>
      <w:r w:rsidRPr="00C43C1E">
        <w:rPr>
          <w:rFonts w:cs="Times New Roman"/>
          <w:sz w:val="24"/>
          <w:szCs w:val="24"/>
        </w:rPr>
        <w:t xml:space="preserve"> experimental results. However, for evaporation on high substrate base temperature, there </w:t>
      </w:r>
      <w:r w:rsidR="00B43773">
        <w:rPr>
          <w:rFonts w:cs="Times New Roman"/>
          <w:sz w:val="24"/>
          <w:szCs w:val="24"/>
        </w:rPr>
        <w:t>are</w:t>
      </w:r>
      <w:r w:rsidRPr="00C43C1E">
        <w:rPr>
          <w:rFonts w:cs="Times New Roman"/>
          <w:sz w:val="24"/>
          <w:szCs w:val="24"/>
        </w:rPr>
        <w:t xml:space="preserve"> large derivation</w:t>
      </w:r>
      <w:r w:rsidR="00B43773">
        <w:rPr>
          <w:rFonts w:cs="Times New Roman"/>
          <w:sz w:val="24"/>
          <w:szCs w:val="24"/>
        </w:rPr>
        <w:t>s</w:t>
      </w:r>
      <w:r w:rsidRPr="00C43C1E">
        <w:rPr>
          <w:rFonts w:cs="Times New Roman"/>
          <w:sz w:val="24"/>
          <w:szCs w:val="24"/>
        </w:rPr>
        <w:t xml:space="preserve"> between the calculating results and the experimental results. Th</w:t>
      </w:r>
      <w:r w:rsidR="002D68AF">
        <w:rPr>
          <w:rFonts w:cs="Times New Roman"/>
          <w:sz w:val="24"/>
          <w:szCs w:val="24"/>
        </w:rPr>
        <w:t>ese</w:t>
      </w:r>
      <w:r w:rsidRPr="00C43C1E">
        <w:rPr>
          <w:rFonts w:cs="Times New Roman"/>
          <w:sz w:val="24"/>
          <w:szCs w:val="24"/>
        </w:rPr>
        <w:t xml:space="preserve"> derivation</w:t>
      </w:r>
      <w:r w:rsidR="00B43773">
        <w:rPr>
          <w:rFonts w:cs="Times New Roman"/>
          <w:sz w:val="24"/>
          <w:szCs w:val="24"/>
        </w:rPr>
        <w:t>s</w:t>
      </w:r>
      <w:r w:rsidRPr="00C43C1E">
        <w:rPr>
          <w:rFonts w:cs="Times New Roman"/>
          <w:sz w:val="24"/>
          <w:szCs w:val="24"/>
        </w:rPr>
        <w:t xml:space="preserve"> </w:t>
      </w:r>
      <w:r w:rsidR="00B43773">
        <w:rPr>
          <w:rFonts w:cs="Times New Roman"/>
          <w:sz w:val="24"/>
          <w:szCs w:val="24"/>
        </w:rPr>
        <w:t>are</w:t>
      </w:r>
      <w:r w:rsidRPr="00C43C1E">
        <w:rPr>
          <w:rFonts w:cs="Times New Roman"/>
          <w:sz w:val="24"/>
          <w:szCs w:val="24"/>
        </w:rPr>
        <w:t xml:space="preserve"> because</w:t>
      </w:r>
      <w:r w:rsidR="009B53E5">
        <w:rPr>
          <w:rFonts w:cs="Times New Roman"/>
          <w:sz w:val="24"/>
          <w:szCs w:val="24"/>
        </w:rPr>
        <w:t xml:space="preserve"> that</w:t>
      </w:r>
      <w:r w:rsidRPr="00C43C1E">
        <w:rPr>
          <w:rFonts w:cs="Times New Roman"/>
          <w:sz w:val="24"/>
          <w:szCs w:val="24"/>
        </w:rPr>
        <w:t xml:space="preserve"> the fluid flow of the droplet is not </w:t>
      </w:r>
      <w:proofErr w:type="gramStart"/>
      <w:r w:rsidRPr="00C43C1E">
        <w:rPr>
          <w:rFonts w:cs="Times New Roman"/>
          <w:sz w:val="24"/>
          <w:szCs w:val="24"/>
        </w:rPr>
        <w:t>taken into account</w:t>
      </w:r>
      <w:proofErr w:type="gramEnd"/>
      <w:r w:rsidRPr="00C43C1E">
        <w:rPr>
          <w:rFonts w:cs="Times New Roman"/>
          <w:sz w:val="24"/>
          <w:szCs w:val="24"/>
        </w:rPr>
        <w:t xml:space="preserve"> in the thermal circuit model. For droplet evaporation on substrate with </w:t>
      </w:r>
      <w:r w:rsidRPr="00C43C1E">
        <w:rPr>
          <w:rFonts w:cs="Times New Roman"/>
          <w:sz w:val="24"/>
          <w:szCs w:val="24"/>
        </w:rPr>
        <w:lastRenderedPageBreak/>
        <w:t xml:space="preserve">substrate base temperature from 40 °C to 80 °C, the effects of droplet flow in the droplet are not significant for the droplet cap surface temperature. As mentioned by Dash </w:t>
      </w:r>
      <w:r w:rsidR="009B53E5">
        <w:rPr>
          <w:rFonts w:cs="Times New Roman"/>
          <w:sz w:val="24"/>
          <w:szCs w:val="24"/>
        </w:rPr>
        <w:t xml:space="preserve">and </w:t>
      </w:r>
      <w:proofErr w:type="spellStart"/>
      <w:r w:rsidR="009B53E5">
        <w:rPr>
          <w:rFonts w:cs="Times New Roman"/>
          <w:sz w:val="24"/>
          <w:szCs w:val="24"/>
        </w:rPr>
        <w:t>Garimella</w:t>
      </w:r>
      <w:proofErr w:type="spellEnd"/>
      <w:r w:rsidRPr="00C43C1E">
        <w:rPr>
          <w:rFonts w:cs="Times New Roman"/>
          <w:sz w:val="24"/>
          <w:szCs w:val="24"/>
        </w:rPr>
        <w:t>, the characteristic velocity of fluid in</w:t>
      </w:r>
      <w:r w:rsidR="009B53E5">
        <w:rPr>
          <w:rFonts w:cs="Times New Roman"/>
          <w:sz w:val="24"/>
          <w:szCs w:val="24"/>
        </w:rPr>
        <w:t xml:space="preserve"> a</w:t>
      </w:r>
      <w:r w:rsidRPr="00C43C1E">
        <w:rPr>
          <w:rFonts w:cs="Times New Roman"/>
          <w:sz w:val="24"/>
          <w:szCs w:val="24"/>
        </w:rPr>
        <w:t xml:space="preserve"> 3 </w:t>
      </w:r>
      <w:proofErr w:type="spellStart"/>
      <w:r w:rsidRPr="00C43C1E">
        <w:rPr>
          <w:rFonts w:cs="Times New Roman"/>
          <w:sz w:val="24"/>
          <w:szCs w:val="24"/>
        </w:rPr>
        <w:t>μL</w:t>
      </w:r>
      <w:proofErr w:type="spellEnd"/>
      <w:r w:rsidRPr="00C43C1E">
        <w:rPr>
          <w:rFonts w:cs="Times New Roman"/>
          <w:sz w:val="24"/>
          <w:szCs w:val="24"/>
        </w:rPr>
        <w:t xml:space="preserve"> water droplet evaporation on 40</w:t>
      </w:r>
      <w:r w:rsidR="009B53E5">
        <w:rPr>
          <w:rFonts w:cs="Times New Roman"/>
          <w:sz w:val="24"/>
          <w:szCs w:val="24"/>
        </w:rPr>
        <w:t xml:space="preserve"> </w:t>
      </w:r>
      <w:r w:rsidR="009B53E5" w:rsidRPr="00C43C1E">
        <w:rPr>
          <w:rFonts w:cs="Times New Roman"/>
          <w:sz w:val="24"/>
          <w:szCs w:val="24"/>
        </w:rPr>
        <w:t xml:space="preserve">°C </w:t>
      </w:r>
      <w:r w:rsidRPr="00C43C1E">
        <w:rPr>
          <w:rFonts w:cs="Times New Roman"/>
          <w:sz w:val="24"/>
          <w:szCs w:val="24"/>
        </w:rPr>
        <w:t>- 60 °C substrate</w:t>
      </w:r>
      <w:r w:rsidR="009B53E5">
        <w:rPr>
          <w:rFonts w:cs="Times New Roman"/>
          <w:sz w:val="24"/>
          <w:szCs w:val="24"/>
        </w:rPr>
        <w:t>s</w:t>
      </w:r>
      <w:r w:rsidRPr="00C43C1E">
        <w:rPr>
          <w:rFonts w:cs="Times New Roman"/>
          <w:sz w:val="24"/>
          <w:szCs w:val="24"/>
        </w:rPr>
        <w:t xml:space="preserve"> </w:t>
      </w:r>
      <w:proofErr w:type="gramStart"/>
      <w:r w:rsidRPr="00C43C1E">
        <w:rPr>
          <w:rFonts w:cs="Times New Roman"/>
          <w:sz w:val="24"/>
          <w:szCs w:val="24"/>
        </w:rPr>
        <w:t>is</w:t>
      </w:r>
      <w:proofErr w:type="gramEnd"/>
      <w:r w:rsidRPr="00C43C1E">
        <w:rPr>
          <w:rFonts w:cs="Times New Roman"/>
          <w:sz w:val="24"/>
          <w:szCs w:val="24"/>
        </w:rPr>
        <w:t xml:space="preserve"> of tens of microns per second and the Peclet number is less than 1. Thus, it is reasonable</w:t>
      </w:r>
      <w:r w:rsidR="009B53E5">
        <w:rPr>
          <w:rFonts w:cs="Times New Roman"/>
          <w:sz w:val="24"/>
          <w:szCs w:val="24"/>
        </w:rPr>
        <w:t xml:space="preserve"> to only consider the conduction heat transfer and neglect</w:t>
      </w:r>
      <w:r w:rsidRPr="00C43C1E">
        <w:rPr>
          <w:rFonts w:cs="Times New Roman"/>
          <w:sz w:val="24"/>
          <w:szCs w:val="24"/>
        </w:rPr>
        <w:t xml:space="preserve"> the internal convection of the water droplet when calculating the droplet cap surface temperature in</w:t>
      </w:r>
      <w:r w:rsidR="009B53E5">
        <w:rPr>
          <w:rFonts w:cs="Times New Roman"/>
          <w:sz w:val="24"/>
          <w:szCs w:val="24"/>
        </w:rPr>
        <w:t xml:space="preserve"> this investigation</w:t>
      </w:r>
      <w:r w:rsidRPr="00C43C1E">
        <w:rPr>
          <w:rFonts w:cs="Times New Roman"/>
          <w:sz w:val="24"/>
          <w:szCs w:val="24"/>
        </w:rPr>
        <w:t xml:space="preserve"> for</w:t>
      </w:r>
      <w:r w:rsidR="009B53E5">
        <w:rPr>
          <w:rFonts w:cs="Times New Roman"/>
          <w:sz w:val="24"/>
          <w:szCs w:val="24"/>
        </w:rPr>
        <w:t xml:space="preserve"> relatively</w:t>
      </w:r>
      <w:r w:rsidRPr="00C43C1E">
        <w:rPr>
          <w:rFonts w:cs="Times New Roman"/>
          <w:sz w:val="24"/>
          <w:szCs w:val="24"/>
        </w:rPr>
        <w:t xml:space="preserve"> low substrate base temperature</w:t>
      </w:r>
      <w:r w:rsidR="009B53E5">
        <w:rPr>
          <w:rFonts w:cs="Times New Roman"/>
          <w:sz w:val="24"/>
          <w:szCs w:val="24"/>
        </w:rPr>
        <w:t>s</w:t>
      </w:r>
      <w:r w:rsidRPr="00C43C1E">
        <w:rPr>
          <w:rFonts w:cs="Times New Roman"/>
          <w:sz w:val="24"/>
          <w:szCs w:val="24"/>
        </w:rPr>
        <w:t xml:space="preserve"> (40</w:t>
      </w:r>
      <w:r w:rsidR="009B53E5">
        <w:rPr>
          <w:rFonts w:cs="Times New Roman"/>
          <w:sz w:val="24"/>
          <w:szCs w:val="24"/>
        </w:rPr>
        <w:t xml:space="preserve"> </w:t>
      </w:r>
      <w:r w:rsidR="009B53E5" w:rsidRPr="00C43C1E">
        <w:rPr>
          <w:rFonts w:cs="Times New Roman"/>
          <w:sz w:val="24"/>
          <w:szCs w:val="24"/>
        </w:rPr>
        <w:t xml:space="preserve">°C </w:t>
      </w:r>
      <w:r w:rsidRPr="00C43C1E">
        <w:rPr>
          <w:rFonts w:cs="Times New Roman"/>
          <w:sz w:val="24"/>
          <w:szCs w:val="24"/>
        </w:rPr>
        <w:t xml:space="preserve">-80 </w:t>
      </w:r>
      <w:bookmarkStart w:id="24" w:name="_Hlk76761177"/>
      <w:r w:rsidRPr="00C43C1E">
        <w:rPr>
          <w:rFonts w:cs="Times New Roman"/>
          <w:sz w:val="24"/>
          <w:szCs w:val="24"/>
        </w:rPr>
        <w:t>°C</w:t>
      </w:r>
      <w:bookmarkEnd w:id="24"/>
      <w:r w:rsidRPr="00C43C1E">
        <w:rPr>
          <w:rFonts w:cs="Times New Roman"/>
          <w:sz w:val="24"/>
          <w:szCs w:val="24"/>
        </w:rPr>
        <w:t>). With the increase of the substrate base temperature, more heat is transferred through the droplet and the temperature difference between the droplet top and bottom surface becomes larger. Fluid motion driven by the temperature</w:t>
      </w:r>
      <w:r w:rsidR="009B53E5">
        <w:rPr>
          <w:rFonts w:cs="Times New Roman"/>
          <w:sz w:val="24"/>
          <w:szCs w:val="24"/>
        </w:rPr>
        <w:t xml:space="preserve"> gradient</w:t>
      </w:r>
      <w:r w:rsidRPr="00C43C1E">
        <w:rPr>
          <w:rFonts w:cs="Times New Roman"/>
          <w:sz w:val="24"/>
          <w:szCs w:val="24"/>
        </w:rPr>
        <w:t xml:space="preserve"> in the droplet becomes violent and the characteristic velocity of the fluid in the droplet increases. Thus, we need to </w:t>
      </w:r>
      <w:r w:rsidR="002F7748">
        <w:rPr>
          <w:rFonts w:cs="Times New Roman"/>
          <w:sz w:val="24"/>
          <w:szCs w:val="24"/>
        </w:rPr>
        <w:t>consider the effects of</w:t>
      </w:r>
      <w:r w:rsidRPr="00C43C1E">
        <w:rPr>
          <w:rFonts w:cs="Times New Roman"/>
          <w:sz w:val="24"/>
          <w:szCs w:val="24"/>
        </w:rPr>
        <w:t xml:space="preserve"> the fluid motion inside the droplet </w:t>
      </w:r>
      <w:r w:rsidR="009B53E5">
        <w:rPr>
          <w:rFonts w:cs="Times New Roman"/>
          <w:sz w:val="24"/>
          <w:szCs w:val="24"/>
        </w:rPr>
        <w:t xml:space="preserve">in the thermal circuit model </w:t>
      </w:r>
      <w:r w:rsidRPr="00C43C1E">
        <w:rPr>
          <w:rFonts w:cs="Times New Roman"/>
          <w:sz w:val="24"/>
          <w:szCs w:val="24"/>
        </w:rPr>
        <w:t xml:space="preserve">when calculating the droplet cap surface temperature. </w:t>
      </w:r>
    </w:p>
    <w:p w14:paraId="495C343D" w14:textId="77777777" w:rsidR="00DA29D0" w:rsidRDefault="00C43C1E" w:rsidP="00856045">
      <w:pPr>
        <w:spacing w:line="360" w:lineRule="auto"/>
        <w:ind w:firstLine="360"/>
        <w:rPr>
          <w:rFonts w:cs="Times New Roman"/>
          <w:sz w:val="24"/>
          <w:szCs w:val="24"/>
        </w:rPr>
      </w:pPr>
      <w:r w:rsidRPr="00C43C1E">
        <w:rPr>
          <w:rFonts w:cs="Times New Roman"/>
          <w:sz w:val="24"/>
          <w:szCs w:val="24"/>
        </w:rPr>
        <w:t>In this study, the IR camera is placed on the top side of the droplet</w:t>
      </w:r>
      <w:r w:rsidR="002F7748">
        <w:rPr>
          <w:rFonts w:cs="Times New Roman"/>
          <w:sz w:val="24"/>
          <w:szCs w:val="24"/>
        </w:rPr>
        <w:t xml:space="preserve"> normal to the substrate</w:t>
      </w:r>
      <w:r w:rsidRPr="00C43C1E">
        <w:rPr>
          <w:rFonts w:cs="Times New Roman"/>
          <w:sz w:val="24"/>
          <w:szCs w:val="24"/>
        </w:rPr>
        <w:t xml:space="preserve"> and the experimental result temperature tested by the IR camera is</w:t>
      </w:r>
      <w:r w:rsidR="009B53E5">
        <w:rPr>
          <w:rFonts w:cs="Times New Roman"/>
          <w:sz w:val="24"/>
          <w:szCs w:val="24"/>
        </w:rPr>
        <w:t xml:space="preserve"> understood as</w:t>
      </w:r>
      <w:r w:rsidRPr="00C43C1E">
        <w:rPr>
          <w:rFonts w:cs="Times New Roman"/>
          <w:sz w:val="24"/>
          <w:szCs w:val="24"/>
        </w:rPr>
        <w:t xml:space="preserve"> the</w:t>
      </w:r>
      <w:r w:rsidR="009B53E5">
        <w:rPr>
          <w:rFonts w:cs="Times New Roman"/>
          <w:sz w:val="24"/>
          <w:szCs w:val="24"/>
        </w:rPr>
        <w:t xml:space="preserve"> average</w:t>
      </w:r>
      <w:r w:rsidRPr="00C43C1E">
        <w:rPr>
          <w:rFonts w:cs="Times New Roman"/>
          <w:sz w:val="24"/>
          <w:szCs w:val="24"/>
        </w:rPr>
        <w:t xml:space="preserve"> temperature of the </w:t>
      </w:r>
      <w:r w:rsidR="009B53E5">
        <w:rPr>
          <w:rFonts w:cs="Times New Roman"/>
          <w:sz w:val="24"/>
          <w:szCs w:val="24"/>
        </w:rPr>
        <w:t xml:space="preserve">upper hemispherical </w:t>
      </w:r>
      <w:r w:rsidRPr="00C43C1E">
        <w:rPr>
          <w:rFonts w:cs="Times New Roman"/>
          <w:sz w:val="24"/>
          <w:szCs w:val="24"/>
        </w:rPr>
        <w:t xml:space="preserve">surface of the droplet. Correspondingly, the average temperature of the droplet </w:t>
      </w:r>
      <w:r w:rsidR="009B53E5">
        <w:rPr>
          <w:rFonts w:cs="Times New Roman"/>
          <w:sz w:val="24"/>
          <w:szCs w:val="24"/>
        </w:rPr>
        <w:t>upper hemispherical</w:t>
      </w:r>
      <w:r w:rsidRPr="00C43C1E">
        <w:rPr>
          <w:rFonts w:cs="Times New Roman"/>
          <w:sz w:val="24"/>
          <w:szCs w:val="24"/>
        </w:rPr>
        <w:t xml:space="preserve"> surface is calculated and compared with the experimental data. The droplet</w:t>
      </w:r>
      <w:r w:rsidR="002F7748">
        <w:rPr>
          <w:rFonts w:cs="Times New Roman"/>
          <w:sz w:val="24"/>
          <w:szCs w:val="24"/>
        </w:rPr>
        <w:t xml:space="preserve"> internal</w:t>
      </w:r>
      <w:r w:rsidRPr="00C43C1E">
        <w:rPr>
          <w:rFonts w:cs="Times New Roman"/>
          <w:sz w:val="24"/>
          <w:szCs w:val="24"/>
        </w:rPr>
        <w:t xml:space="preserve"> flow will mitigate the temperature difference between the droplet top and bottom surface</w:t>
      </w:r>
      <w:r w:rsidR="00056B35">
        <w:rPr>
          <w:rFonts w:cs="Times New Roman"/>
          <w:sz w:val="24"/>
          <w:szCs w:val="24"/>
        </w:rPr>
        <w:t xml:space="preserve"> and the temperature tested by the IR camera becomes higher than the calculating results with only considering the conduction heat transfer as shown in Fig. 1</w:t>
      </w:r>
      <w:r w:rsidR="00792C98">
        <w:rPr>
          <w:rFonts w:cs="Times New Roman"/>
          <w:sz w:val="24"/>
          <w:szCs w:val="24"/>
        </w:rPr>
        <w:t>0</w:t>
      </w:r>
      <w:r w:rsidRPr="00C43C1E">
        <w:rPr>
          <w:rFonts w:cs="Times New Roman"/>
          <w:sz w:val="24"/>
          <w:szCs w:val="24"/>
        </w:rPr>
        <w:t xml:space="preserve">. To </w:t>
      </w:r>
      <w:r w:rsidR="009B53E5" w:rsidRPr="00C43C1E">
        <w:rPr>
          <w:rFonts w:cs="Times New Roman"/>
          <w:sz w:val="24"/>
          <w:szCs w:val="24"/>
        </w:rPr>
        <w:t>consider</w:t>
      </w:r>
      <w:r w:rsidRPr="00C43C1E">
        <w:rPr>
          <w:rFonts w:cs="Times New Roman"/>
          <w:sz w:val="24"/>
          <w:szCs w:val="24"/>
        </w:rPr>
        <w:t xml:space="preserve"> </w:t>
      </w:r>
      <w:r w:rsidR="009B53E5">
        <w:rPr>
          <w:rFonts w:cs="Times New Roman"/>
          <w:sz w:val="24"/>
          <w:szCs w:val="24"/>
        </w:rPr>
        <w:t xml:space="preserve">effects of </w:t>
      </w:r>
      <w:r w:rsidRPr="00C43C1E">
        <w:rPr>
          <w:rFonts w:cs="Times New Roman"/>
          <w:sz w:val="24"/>
          <w:szCs w:val="24"/>
        </w:rPr>
        <w:t>the droplet</w:t>
      </w:r>
      <w:r w:rsidR="009B53E5">
        <w:rPr>
          <w:rFonts w:cs="Times New Roman"/>
          <w:sz w:val="24"/>
          <w:szCs w:val="24"/>
        </w:rPr>
        <w:t xml:space="preserve"> internal</w:t>
      </w:r>
      <w:r w:rsidRPr="00C43C1E">
        <w:rPr>
          <w:rFonts w:cs="Times New Roman"/>
          <w:sz w:val="24"/>
          <w:szCs w:val="24"/>
        </w:rPr>
        <w:t xml:space="preserve"> flow</w:t>
      </w:r>
      <w:r w:rsidR="009B53E5">
        <w:rPr>
          <w:rFonts w:cs="Times New Roman"/>
          <w:sz w:val="24"/>
          <w:szCs w:val="24"/>
        </w:rPr>
        <w:t xml:space="preserve"> on the droplet surface temperature</w:t>
      </w:r>
      <w:r w:rsidR="00056B35">
        <w:rPr>
          <w:rFonts w:cs="Times New Roman"/>
          <w:sz w:val="24"/>
          <w:szCs w:val="24"/>
        </w:rPr>
        <w:t xml:space="preserve"> in the thermal circuit model</w:t>
      </w:r>
      <w:r w:rsidRPr="00C43C1E">
        <w:rPr>
          <w:rFonts w:cs="Times New Roman"/>
          <w:sz w:val="24"/>
          <w:szCs w:val="24"/>
        </w:rPr>
        <w:t>, we calculate the overall average temperature of the droplet cap surface instead of only the</w:t>
      </w:r>
      <w:r w:rsidR="00056B35">
        <w:rPr>
          <w:rFonts w:cs="Times New Roman"/>
          <w:sz w:val="24"/>
          <w:szCs w:val="24"/>
        </w:rPr>
        <w:t xml:space="preserve"> upper hemispherical </w:t>
      </w:r>
      <w:r w:rsidRPr="00C43C1E">
        <w:rPr>
          <w:rFonts w:cs="Times New Roman"/>
          <w:sz w:val="24"/>
          <w:szCs w:val="24"/>
        </w:rPr>
        <w:t>surface</w:t>
      </w:r>
      <w:r w:rsidR="00056B35">
        <w:rPr>
          <w:rFonts w:cs="Times New Roman"/>
          <w:sz w:val="24"/>
          <w:szCs w:val="24"/>
        </w:rPr>
        <w:t xml:space="preserve"> as the model predicted surface temperature as the solid lines shown in Fig. 13 </w:t>
      </w:r>
      <w:r w:rsidR="00056B35" w:rsidRPr="00C43C1E">
        <w:rPr>
          <w:rFonts w:cs="Times New Roman"/>
          <w:sz w:val="24"/>
          <w:szCs w:val="24"/>
        </w:rPr>
        <w:t>(a), (b) and (c)</w:t>
      </w:r>
      <w:r w:rsidRPr="00C43C1E">
        <w:rPr>
          <w:rFonts w:cs="Times New Roman"/>
          <w:sz w:val="24"/>
          <w:szCs w:val="24"/>
        </w:rPr>
        <w:t xml:space="preserve">. The modified calculating temperature results match well with the experimental data for droplet evaporation on sample 1, 2 and 3 with substrate base temperature at 100 °C as shown in Fig. </w:t>
      </w:r>
      <w:r w:rsidR="009F574F">
        <w:rPr>
          <w:rFonts w:cs="Times New Roman" w:hint="eastAsia"/>
          <w:sz w:val="24"/>
          <w:szCs w:val="24"/>
        </w:rPr>
        <w:t>1</w:t>
      </w:r>
      <w:r w:rsidR="00792C98">
        <w:rPr>
          <w:rFonts w:cs="Times New Roman"/>
          <w:sz w:val="24"/>
          <w:szCs w:val="24"/>
        </w:rPr>
        <w:t>0</w:t>
      </w:r>
      <w:r w:rsidRPr="00C43C1E">
        <w:rPr>
          <w:rFonts w:cs="Times New Roman"/>
          <w:sz w:val="24"/>
          <w:szCs w:val="24"/>
        </w:rPr>
        <w:t xml:space="preserve"> (a), (b) and (c). </w:t>
      </w:r>
    </w:p>
    <w:p w14:paraId="0772E2F7" w14:textId="39ACB9C6" w:rsidR="00C10CF9" w:rsidRDefault="00C43C1E" w:rsidP="00856045">
      <w:pPr>
        <w:spacing w:line="360" w:lineRule="auto"/>
        <w:ind w:firstLine="360"/>
        <w:rPr>
          <w:rFonts w:cs="Times New Roman"/>
          <w:sz w:val="24"/>
          <w:szCs w:val="24"/>
        </w:rPr>
      </w:pPr>
      <w:r w:rsidRPr="00C43C1E">
        <w:rPr>
          <w:rFonts w:cs="Times New Roman"/>
          <w:sz w:val="24"/>
          <w:szCs w:val="24"/>
        </w:rPr>
        <w:t xml:space="preserve">But there </w:t>
      </w:r>
      <w:r w:rsidR="00B43773">
        <w:rPr>
          <w:rFonts w:cs="Times New Roman"/>
          <w:sz w:val="24"/>
          <w:szCs w:val="24"/>
        </w:rPr>
        <w:t>are</w:t>
      </w:r>
      <w:r w:rsidRPr="00C43C1E">
        <w:rPr>
          <w:rFonts w:cs="Times New Roman"/>
          <w:sz w:val="24"/>
          <w:szCs w:val="24"/>
        </w:rPr>
        <w:t xml:space="preserve"> still large derivation</w:t>
      </w:r>
      <w:r w:rsidR="00B43773">
        <w:rPr>
          <w:rFonts w:cs="Times New Roman"/>
          <w:sz w:val="24"/>
          <w:szCs w:val="24"/>
        </w:rPr>
        <w:t>s</w:t>
      </w:r>
      <w:r w:rsidRPr="00C43C1E">
        <w:rPr>
          <w:rFonts w:cs="Times New Roman"/>
          <w:sz w:val="24"/>
          <w:szCs w:val="24"/>
        </w:rPr>
        <w:t xml:space="preserve"> between the results for droplet evaporation on substrates with base temperature at 120 °C. The effects of convection heat transfer in the water droplet </w:t>
      </w:r>
      <w:r w:rsidR="00B43773" w:rsidRPr="00C43C1E">
        <w:rPr>
          <w:rFonts w:cs="Times New Roman"/>
          <w:sz w:val="24"/>
          <w:szCs w:val="24"/>
        </w:rPr>
        <w:t>cannot</w:t>
      </w:r>
      <w:r w:rsidRPr="00C43C1E">
        <w:rPr>
          <w:rFonts w:cs="Times New Roman"/>
          <w:sz w:val="24"/>
          <w:szCs w:val="24"/>
        </w:rPr>
        <w:t xml:space="preserve"> </w:t>
      </w:r>
      <w:r w:rsidRPr="00C43C1E">
        <w:rPr>
          <w:rFonts w:cs="Times New Roman"/>
          <w:sz w:val="24"/>
          <w:szCs w:val="24"/>
        </w:rPr>
        <w:lastRenderedPageBreak/>
        <w:t xml:space="preserve">be neglected. In the thermal circuit model, droplet is </w:t>
      </w:r>
      <w:r w:rsidR="00B43773">
        <w:rPr>
          <w:rFonts w:cs="Times New Roman"/>
          <w:sz w:val="24"/>
          <w:szCs w:val="24"/>
        </w:rPr>
        <w:t xml:space="preserve">discretized </w:t>
      </w:r>
      <w:r w:rsidRPr="00C43C1E">
        <w:rPr>
          <w:rFonts w:cs="Times New Roman"/>
          <w:sz w:val="24"/>
          <w:szCs w:val="24"/>
        </w:rPr>
        <w:t>into layers and only the conductive thermal resistance</w:t>
      </w:r>
      <w:r w:rsidR="00B43773">
        <w:rPr>
          <w:rFonts w:cs="Times New Roman"/>
          <w:sz w:val="24"/>
          <w:szCs w:val="24"/>
        </w:rPr>
        <w:t>s</w:t>
      </w:r>
      <w:r w:rsidRPr="00C43C1E">
        <w:rPr>
          <w:rFonts w:cs="Times New Roman"/>
          <w:sz w:val="24"/>
          <w:szCs w:val="24"/>
        </w:rPr>
        <w:t xml:space="preserve"> </w:t>
      </w:r>
      <w:r w:rsidR="00B43773">
        <w:rPr>
          <w:rFonts w:cs="Times New Roman"/>
          <w:sz w:val="24"/>
          <w:szCs w:val="24"/>
        </w:rPr>
        <w:t>are</w:t>
      </w:r>
      <w:r w:rsidRPr="00C43C1E">
        <w:rPr>
          <w:rFonts w:cs="Times New Roman"/>
          <w:sz w:val="24"/>
          <w:szCs w:val="24"/>
        </w:rPr>
        <w:t xml:space="preserve"> calculated when calculating the droplet</w:t>
      </w:r>
      <w:r w:rsidR="00B43773">
        <w:rPr>
          <w:rFonts w:cs="Times New Roman"/>
          <w:sz w:val="24"/>
          <w:szCs w:val="24"/>
        </w:rPr>
        <w:t xml:space="preserve"> surface</w:t>
      </w:r>
      <w:r w:rsidRPr="00C43C1E">
        <w:rPr>
          <w:rFonts w:cs="Times New Roman"/>
          <w:sz w:val="24"/>
          <w:szCs w:val="24"/>
        </w:rPr>
        <w:t xml:space="preserve"> temperature. Convection in the water droplet will enhance the heat transfer in the droplet and reduce the total thermal resistance</w:t>
      </w:r>
      <w:r w:rsidR="00B43773">
        <w:rPr>
          <w:rFonts w:cs="Times New Roman"/>
          <w:sz w:val="24"/>
          <w:szCs w:val="24"/>
        </w:rPr>
        <w:t>s</w:t>
      </w:r>
      <w:r w:rsidRPr="00C43C1E">
        <w:rPr>
          <w:rFonts w:cs="Times New Roman"/>
          <w:sz w:val="24"/>
          <w:szCs w:val="24"/>
        </w:rPr>
        <w:t xml:space="preserve"> of the</w:t>
      </w:r>
      <w:r w:rsidR="00B43773">
        <w:rPr>
          <w:rFonts w:cs="Times New Roman"/>
          <w:sz w:val="24"/>
          <w:szCs w:val="24"/>
        </w:rPr>
        <w:t xml:space="preserve"> water</w:t>
      </w:r>
      <w:r w:rsidRPr="00C43C1E">
        <w:rPr>
          <w:rFonts w:cs="Times New Roman"/>
          <w:sz w:val="24"/>
          <w:szCs w:val="24"/>
        </w:rPr>
        <w:t xml:space="preserve"> droplet. Because of the complexity of internal flow, it is not practical to analyze the convection heat transfer base on the droplet velocity. Alternatively, an effective value of the water thermal conductivity is used to consider the heat transfer of both the convection and conduction. An effective conductivity</w:t>
      </w:r>
      <w:r w:rsidR="00C10CF9">
        <w:rPr>
          <w:rFonts w:cs="Times New Roman"/>
          <w:sz w:val="24"/>
          <w:szCs w:val="24"/>
        </w:rPr>
        <w:t xml:space="preserve"> is defined as:</w:t>
      </w:r>
    </w:p>
    <w:p w14:paraId="23AC8354" w14:textId="1E108430" w:rsidR="00C10CF9" w:rsidRDefault="005345B6" w:rsidP="00DA29D0">
      <w:pPr>
        <w:spacing w:line="360" w:lineRule="auto"/>
        <w:ind w:firstLine="4140"/>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C43C1E" w:rsidRPr="00C43C1E">
        <w:rPr>
          <w:rFonts w:cs="Times New Roman"/>
          <w:sz w:val="24"/>
          <w:szCs w:val="24"/>
        </w:rPr>
        <w:t xml:space="preserve"> </w:t>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C10CF9">
        <w:rPr>
          <w:rFonts w:cs="Times New Roman"/>
          <w:sz w:val="24"/>
          <w:szCs w:val="24"/>
        </w:rPr>
        <w:tab/>
      </w:r>
      <w:r w:rsidR="00760507">
        <w:rPr>
          <w:rFonts w:cs="Times New Roman"/>
          <w:sz w:val="24"/>
          <w:szCs w:val="24"/>
        </w:rPr>
        <w:tab/>
      </w:r>
      <w:r w:rsidR="00DA29D0">
        <w:rPr>
          <w:rFonts w:cs="Times New Roman"/>
          <w:sz w:val="24"/>
          <w:szCs w:val="24"/>
        </w:rPr>
        <w:t xml:space="preserve"> </w:t>
      </w:r>
      <w:r w:rsidR="00C10CF9">
        <w:rPr>
          <w:rFonts w:cs="Times New Roman"/>
          <w:sz w:val="24"/>
          <w:szCs w:val="24"/>
        </w:rPr>
        <w:t>(28)</w:t>
      </w:r>
    </w:p>
    <w:p w14:paraId="1DC88EF5" w14:textId="2495E8D0" w:rsidR="00C10CF9" w:rsidRDefault="00C10CF9" w:rsidP="00C10CF9">
      <w:pPr>
        <w:spacing w:line="360" w:lineRule="auto"/>
        <w:rPr>
          <w:rFonts w:cs="Times New Roman"/>
          <w:sz w:val="24"/>
          <w:szCs w:val="24"/>
        </w:rPr>
      </w:pPr>
      <w:r>
        <w:rPr>
          <w:rFonts w:cs="Times New Roman"/>
          <w:sz w:val="24"/>
          <w:szCs w:val="24"/>
        </w:rPr>
        <w:t xml:space="preserve">where </w:t>
      </w:r>
      <w:r w:rsidRPr="00C10CF9">
        <w:rPr>
          <w:rFonts w:cs="Times New Roman"/>
          <w:i/>
          <w:iCs/>
          <w:sz w:val="24"/>
          <w:szCs w:val="24"/>
        </w:rPr>
        <w:t>e</w:t>
      </w:r>
      <w:r>
        <w:rPr>
          <w:rFonts w:cs="Times New Roman"/>
          <w:sz w:val="24"/>
          <w:szCs w:val="24"/>
        </w:rPr>
        <w:t xml:space="preserve"> is a coefficient of the effective conductivity.</w:t>
      </w:r>
    </w:p>
    <w:p w14:paraId="13A6A75D" w14:textId="3050DC4A" w:rsidR="00B408E6" w:rsidRDefault="00C10CF9" w:rsidP="00856045">
      <w:pPr>
        <w:spacing w:line="360" w:lineRule="auto"/>
        <w:ind w:firstLine="360"/>
        <w:rPr>
          <w:rFonts w:cs="Times New Roman"/>
          <w:sz w:val="24"/>
          <w:szCs w:val="24"/>
        </w:rPr>
      </w:pPr>
      <w:r>
        <w:rPr>
          <w:rFonts w:cs="Times New Roman"/>
          <w:sz w:val="24"/>
          <w:szCs w:val="24"/>
        </w:rPr>
        <w:t>The effective conductivity</w:t>
      </w:r>
      <w:r w:rsidR="00B408E6">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cs="Times New Roman"/>
          <w:sz w:val="24"/>
          <w:szCs w:val="24"/>
        </w:rPr>
        <w:t xml:space="preserve"> </w:t>
      </w:r>
      <w:r w:rsidR="00C43C1E" w:rsidRPr="00C43C1E">
        <w:rPr>
          <w:rFonts w:cs="Times New Roman"/>
          <w:sz w:val="24"/>
          <w:szCs w:val="24"/>
        </w:rPr>
        <w:t xml:space="preserve">is </w:t>
      </w:r>
      <w:r>
        <w:rPr>
          <w:rFonts w:cs="Times New Roman"/>
          <w:sz w:val="24"/>
          <w:szCs w:val="24"/>
        </w:rPr>
        <w:t>used</w:t>
      </w:r>
      <w:r w:rsidR="00C43C1E" w:rsidRPr="00C43C1E">
        <w:rPr>
          <w:rFonts w:cs="Times New Roman"/>
          <w:sz w:val="24"/>
          <w:szCs w:val="24"/>
        </w:rPr>
        <w:t xml:space="preserve"> in the thermal circuit model</w:t>
      </w:r>
      <w:r w:rsidR="00B408E6">
        <w:rPr>
          <w:rFonts w:cs="Times New Roman"/>
          <w:sz w:val="24"/>
          <w:szCs w:val="24"/>
        </w:rPr>
        <w:t xml:space="preserve"> in replace of the original water conductivity</w:t>
      </w:r>
      <w:r w:rsidR="00C43C1E" w:rsidRPr="00C43C1E">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sidR="00B408E6">
        <w:rPr>
          <w:rFonts w:cs="Times New Roman"/>
          <w:sz w:val="24"/>
          <w:szCs w:val="24"/>
        </w:rPr>
        <w:t xml:space="preserve"> </w:t>
      </w:r>
      <w:r>
        <w:rPr>
          <w:rFonts w:cs="Times New Roman"/>
          <w:sz w:val="24"/>
          <w:szCs w:val="24"/>
        </w:rPr>
        <w:t xml:space="preserve">to consider the both the conduction and the convection heat transfer in the droplet. The coefficient of the effective conductivity </w:t>
      </w:r>
      <w:r w:rsidRPr="00C10CF9">
        <w:rPr>
          <w:rFonts w:cs="Times New Roman"/>
          <w:i/>
          <w:iCs/>
          <w:sz w:val="24"/>
          <w:szCs w:val="24"/>
        </w:rPr>
        <w:t>e</w:t>
      </w:r>
      <w:r>
        <w:rPr>
          <w:rFonts w:cs="Times New Roman"/>
          <w:sz w:val="24"/>
          <w:szCs w:val="24"/>
        </w:rPr>
        <w:t xml:space="preserve"> is larger than 1 which</w:t>
      </w:r>
      <w:r w:rsidR="00B408E6">
        <w:rPr>
          <w:rFonts w:cs="Times New Roman"/>
          <w:sz w:val="24"/>
          <w:szCs w:val="24"/>
        </w:rPr>
        <w:t xml:space="preserve"> means the effects of convection heat transfer is equivalent as conduction heat transfer and all the effects of conduction heat transfer are added together. </w:t>
      </w:r>
      <w:r w:rsidR="00C43C1E" w:rsidRPr="00C43C1E">
        <w:rPr>
          <w:rFonts w:cs="Times New Roman"/>
          <w:sz w:val="24"/>
          <w:szCs w:val="24"/>
        </w:rPr>
        <w:t xml:space="preserve">The minimum value of </w:t>
      </w:r>
      <w:r>
        <w:rPr>
          <w:rFonts w:cs="Times New Roman"/>
          <w:i/>
          <w:iCs/>
          <w:sz w:val="24"/>
          <w:szCs w:val="24"/>
        </w:rPr>
        <w:t>e</w:t>
      </w:r>
      <w:r w:rsidR="00C43C1E" w:rsidRPr="00C43C1E">
        <w:rPr>
          <w:rFonts w:cs="Times New Roman"/>
          <w:sz w:val="24"/>
          <w:szCs w:val="24"/>
        </w:rPr>
        <w:t xml:space="preserve"> that allows the average absolute difference between the model </w:t>
      </w:r>
      <w:r w:rsidR="00B408E6">
        <w:rPr>
          <w:rFonts w:cs="Times New Roman"/>
          <w:sz w:val="24"/>
          <w:szCs w:val="24"/>
        </w:rPr>
        <w:t xml:space="preserve">predicted surface </w:t>
      </w:r>
      <w:r w:rsidR="00C43C1E" w:rsidRPr="00C43C1E">
        <w:rPr>
          <w:rFonts w:cs="Times New Roman"/>
          <w:sz w:val="24"/>
          <w:szCs w:val="24"/>
        </w:rPr>
        <w:t>temperature and the experimental temperature less than 2</w:t>
      </w:r>
      <w:r w:rsidR="00B408E6">
        <w:rPr>
          <w:rFonts w:cs="Times New Roman"/>
          <w:sz w:val="24"/>
          <w:szCs w:val="24"/>
        </w:rPr>
        <w:t xml:space="preserve"> °C</w:t>
      </w:r>
      <w:r w:rsidR="00C43C1E" w:rsidRPr="00C43C1E">
        <w:rPr>
          <w:rFonts w:cs="Times New Roman"/>
          <w:sz w:val="24"/>
          <w:szCs w:val="24"/>
        </w:rPr>
        <w:t xml:space="preserve"> is chosen as the coefficient </w:t>
      </w:r>
      <w:r w:rsidR="00B408E6">
        <w:rPr>
          <w:rFonts w:cs="Times New Roman"/>
          <w:sz w:val="24"/>
          <w:szCs w:val="24"/>
        </w:rPr>
        <w:t>of</w:t>
      </w:r>
      <w:r w:rsidR="00C43C1E" w:rsidRPr="00C43C1E">
        <w:rPr>
          <w:rFonts w:cs="Times New Roman"/>
          <w:sz w:val="24"/>
          <w:szCs w:val="24"/>
        </w:rPr>
        <w:t xml:space="preserve"> the effective conductivity</w:t>
      </w:r>
      <w:r w:rsidR="00B408E6">
        <w:rPr>
          <w:rFonts w:cs="Times New Roman"/>
          <w:sz w:val="24"/>
          <w:szCs w:val="24"/>
        </w:rPr>
        <w:t>:</w:t>
      </w:r>
      <w:r w:rsidR="00C43C1E" w:rsidRPr="00C43C1E">
        <w:rPr>
          <w:rFonts w:cs="Times New Roman"/>
          <w:sz w:val="24"/>
          <w:szCs w:val="24"/>
        </w:rPr>
        <w:t xml:space="preserve"> </w:t>
      </w:r>
    </w:p>
    <w:p w14:paraId="5F08E803" w14:textId="6F5DBBEE" w:rsidR="00C43C1E" w:rsidRPr="00C43C1E" w:rsidRDefault="005345B6" w:rsidP="00DA29D0">
      <w:pPr>
        <w:spacing w:line="360" w:lineRule="auto"/>
        <w:ind w:firstLine="3780"/>
        <w:rPr>
          <w:rFonts w:cs="Times New Roman"/>
          <w:sz w:val="24"/>
          <w:szCs w:val="24"/>
        </w:rPr>
      </w:pP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model</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m:rPr>
                    <m:sty m:val="p"/>
                  </m:rPr>
                  <w:rPr>
                    <w:rFonts w:ascii="Cambria Math" w:hAnsi="Cambria Math" w:cs="Times New Roman"/>
                    <w:sz w:val="24"/>
                    <w:szCs w:val="24"/>
                  </w:rPr>
                  <m:t>expt</m:t>
                </m:r>
              </m:sub>
            </m:sSub>
          </m:e>
        </m:d>
        <m:r>
          <w:rPr>
            <w:rFonts w:ascii="Cambria Math" w:hAnsi="Cambria Math" w:cs="Times New Roman"/>
            <w:sz w:val="24"/>
            <w:szCs w:val="24"/>
          </w:rPr>
          <m:t>≤2 °</m:t>
        </m:r>
        <m:r>
          <m:rPr>
            <m:sty m:val="p"/>
          </m:rPr>
          <w:rPr>
            <w:rFonts w:ascii="Cambria Math" w:hAnsi="Cambria Math" w:cs="Times New Roman"/>
            <w:sz w:val="24"/>
            <w:szCs w:val="24"/>
          </w:rPr>
          <m:t>C</m:t>
        </m:r>
      </m:oMath>
      <w:r w:rsidR="00B408E6">
        <w:rPr>
          <w:rFonts w:cs="Times New Roman"/>
          <w:sz w:val="24"/>
          <w:szCs w:val="24"/>
        </w:rPr>
        <w:t xml:space="preserve"> </w:t>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B408E6">
        <w:rPr>
          <w:rFonts w:cs="Times New Roman"/>
          <w:sz w:val="24"/>
          <w:szCs w:val="24"/>
        </w:rPr>
        <w:tab/>
      </w:r>
      <w:r w:rsidR="00DA29D0">
        <w:rPr>
          <w:rFonts w:cs="Times New Roman"/>
          <w:sz w:val="24"/>
          <w:szCs w:val="24"/>
        </w:rPr>
        <w:t xml:space="preserve"> </w:t>
      </w:r>
      <w:r w:rsidR="00B408E6">
        <w:rPr>
          <w:rFonts w:cs="Times New Roman"/>
          <w:sz w:val="24"/>
          <w:szCs w:val="24"/>
        </w:rPr>
        <w:t>(29)</w:t>
      </w:r>
    </w:p>
    <w:p w14:paraId="73B9B4EC" w14:textId="3D877D16" w:rsidR="00C43C1E" w:rsidRPr="00C43C1E" w:rsidRDefault="00C43C1E" w:rsidP="00856045">
      <w:pPr>
        <w:spacing w:line="360" w:lineRule="auto"/>
        <w:ind w:firstLine="360"/>
        <w:rPr>
          <w:rFonts w:cs="Times New Roman"/>
          <w:sz w:val="24"/>
          <w:szCs w:val="24"/>
        </w:rPr>
      </w:pPr>
      <w:r w:rsidRPr="00C43C1E">
        <w:rPr>
          <w:rFonts w:cs="Times New Roman"/>
          <w:sz w:val="24"/>
          <w:szCs w:val="24"/>
        </w:rPr>
        <w:t>The coefficient for the effective thermal conductivity for droplet evaporation on sample 1, 2 and 3 at 120 °C substrate base temperature is about 3.2, 2.9 and 2.7</w:t>
      </w:r>
      <w:r w:rsidR="00B408E6">
        <w:rPr>
          <w:rFonts w:cs="Times New Roman"/>
          <w:sz w:val="24"/>
          <w:szCs w:val="24"/>
        </w:rPr>
        <w:t>,</w:t>
      </w:r>
      <w:r w:rsidRPr="00C43C1E">
        <w:rPr>
          <w:rFonts w:cs="Times New Roman"/>
          <w:sz w:val="24"/>
          <w:szCs w:val="24"/>
        </w:rPr>
        <w:t xml:space="preserve"> respectively</w:t>
      </w:r>
      <w:r w:rsidR="005F0D5D">
        <w:rPr>
          <w:rFonts w:cs="Times New Roman"/>
          <w:sz w:val="24"/>
          <w:szCs w:val="24"/>
        </w:rPr>
        <w:t xml:space="preserve">. Our results of coefficient are close to the numerical fitting coefficient 2.72 obtained </w:t>
      </w:r>
      <w:proofErr w:type="spellStart"/>
      <w:r w:rsidR="005F0D5D">
        <w:rPr>
          <w:rFonts w:cs="Times New Roman"/>
          <w:sz w:val="24"/>
          <w:szCs w:val="24"/>
        </w:rPr>
        <w:t>Abramzon</w:t>
      </w:r>
      <w:proofErr w:type="spellEnd"/>
      <w:r w:rsidR="005F0D5D">
        <w:rPr>
          <w:rFonts w:cs="Times New Roman"/>
          <w:sz w:val="24"/>
          <w:szCs w:val="24"/>
        </w:rPr>
        <w:t xml:space="preserve"> and </w:t>
      </w:r>
      <w:proofErr w:type="spellStart"/>
      <w:r w:rsidR="005F0D5D">
        <w:rPr>
          <w:rFonts w:cs="Times New Roman"/>
          <w:sz w:val="24"/>
          <w:szCs w:val="24"/>
        </w:rPr>
        <w:t>Sirignano</w:t>
      </w:r>
      <w:proofErr w:type="spellEnd"/>
      <w:r w:rsidR="00B86B78">
        <w:rPr>
          <w:rFonts w:cs="Times New Roman"/>
          <w:sz w:val="24"/>
          <w:szCs w:val="24"/>
        </w:rPr>
        <w:fldChar w:fldCharType="begin"/>
      </w:r>
      <w:r w:rsidR="00401B03">
        <w:rPr>
          <w:rFonts w:cs="Times New Roman"/>
          <w:sz w:val="24"/>
          <w:szCs w:val="24"/>
        </w:rPr>
        <w:instrText xml:space="preserve"> ADDIN EN.CITE &lt;EndNote&gt;&lt;Cite&gt;&lt;Author&gt;B. Abrambon&lt;/Author&gt;&lt;Year&gt;1989&lt;/Year&gt;&lt;RecNum&gt;21&lt;/RecNum&gt;&lt;DisplayText&gt;&lt;style font="Times New Roman" size="12"&gt;[50]&lt;/style&gt;&lt;/DisplayText&gt;&lt;record&gt;&lt;rec-number&gt;21&lt;/rec-number&gt;&lt;foreign-keys&gt;&lt;key app="EN" db-id="dzwapvwscfr509edaz9xzdtgzvpvrvftxers" timestamp="1624807824"&gt;21&lt;/key&gt;&lt;/foreign-keys&gt;&lt;ref-type name="Journal Article"&gt;17&lt;/ref-type&gt;&lt;contributors&gt;&lt;authors&gt;&lt;author&gt;B. Abrambon, W. A. Sirignano&lt;/author&gt;&lt;/authors&gt;&lt;/contributors&gt;&lt;titles&gt;&lt;title&gt;Droplet vaporization model for spray combusition calculations&lt;/title&gt;&lt;secondary-title&gt;International Journal of Heat and Mass Transfer&lt;/secondary-title&gt;&lt;/titles&gt;&lt;periodical&gt;&lt;full-title&gt;International Journal of Heat and Mass Transfer&lt;/full-title&gt;&lt;/periodical&gt;&lt;pages&gt;1605-1618&lt;/pages&gt;&lt;volume&gt;32&lt;/volume&gt;&lt;dates&gt;&lt;year&gt;1989&lt;/year&gt;&lt;/dates&gt;&lt;urls&gt;&lt;/urls&gt;&lt;/record&gt;&lt;/Cite&gt;&lt;/EndNote&gt;</w:instrText>
      </w:r>
      <w:r w:rsidR="00B86B78">
        <w:rPr>
          <w:rFonts w:cs="Times New Roman"/>
          <w:sz w:val="24"/>
          <w:szCs w:val="24"/>
        </w:rPr>
        <w:fldChar w:fldCharType="separate"/>
      </w:r>
      <w:r w:rsidR="00401B03">
        <w:rPr>
          <w:rFonts w:cs="Times New Roman"/>
          <w:noProof/>
          <w:sz w:val="24"/>
          <w:szCs w:val="24"/>
        </w:rPr>
        <w:t>[</w:t>
      </w:r>
      <w:hyperlink w:anchor="_ENREF_50" w:tooltip="B. Abrambon, 1989 #21" w:history="1">
        <w:r w:rsidR="00950878">
          <w:rPr>
            <w:rFonts w:cs="Times New Roman"/>
            <w:noProof/>
            <w:sz w:val="24"/>
            <w:szCs w:val="24"/>
          </w:rPr>
          <w:t>50</w:t>
        </w:r>
      </w:hyperlink>
      <w:r w:rsidR="00401B03">
        <w:rPr>
          <w:rFonts w:cs="Times New Roman"/>
          <w:noProof/>
          <w:sz w:val="24"/>
          <w:szCs w:val="24"/>
        </w:rPr>
        <w:t>]</w:t>
      </w:r>
      <w:r w:rsidR="00B86B78">
        <w:rPr>
          <w:rFonts w:cs="Times New Roman"/>
          <w:sz w:val="24"/>
          <w:szCs w:val="24"/>
        </w:rPr>
        <w:fldChar w:fldCharType="end"/>
      </w:r>
      <w:r w:rsidR="005F0D5D">
        <w:rPr>
          <w:rFonts w:cs="Times New Roman"/>
          <w:sz w:val="24"/>
          <w:szCs w:val="24"/>
        </w:rPr>
        <w:t xml:space="preserve">. </w:t>
      </w:r>
    </w:p>
    <w:p w14:paraId="365EB460" w14:textId="4D4B1384" w:rsidR="00C43C1E" w:rsidRPr="00C43C1E" w:rsidRDefault="00C43C1E" w:rsidP="00DA29D0">
      <w:pPr>
        <w:spacing w:line="360" w:lineRule="auto"/>
        <w:rPr>
          <w:rFonts w:cs="Times New Roman"/>
          <w:sz w:val="24"/>
          <w:szCs w:val="24"/>
        </w:rPr>
      </w:pPr>
      <w:r w:rsidRPr="00C43C1E">
        <w:rPr>
          <w:rFonts w:cs="Times New Roman"/>
          <w:sz w:val="24"/>
          <w:szCs w:val="24"/>
        </w:rPr>
        <w:t xml:space="preserve">The substrates are heated to a high temperature over the boiling temperature of the water droplet. However, no water boiling is observed in the droplet even when the substrate temperature is about 120 °C. That is because of the effect of evaporative cooling at the droplet base. Evaporation at the droplet base surface will cool down the surface temperature and we calculate the average temperature of the droplet base surface as shown in Fig. </w:t>
      </w:r>
      <w:r w:rsidR="009F574F">
        <w:rPr>
          <w:rFonts w:cs="Times New Roman" w:hint="eastAsia"/>
          <w:sz w:val="24"/>
          <w:szCs w:val="24"/>
        </w:rPr>
        <w:t>1</w:t>
      </w:r>
      <w:r w:rsidR="005F0D5D">
        <w:rPr>
          <w:rFonts w:cs="Times New Roman"/>
          <w:sz w:val="24"/>
          <w:szCs w:val="24"/>
        </w:rPr>
        <w:t>3</w:t>
      </w:r>
      <w:r w:rsidRPr="00C43C1E">
        <w:rPr>
          <w:rFonts w:cs="Times New Roman"/>
          <w:sz w:val="24"/>
          <w:szCs w:val="24"/>
        </w:rPr>
        <w:t xml:space="preserve"> (d). For droplet evaporation on 100 °C substrate, the base surface temperature is about 88 °C and for droplet evaporation on 120 °C substrate, the base surface temperature is about 102 °C</w:t>
      </w:r>
      <w:r w:rsidR="005F0D5D">
        <w:rPr>
          <w:rFonts w:cs="Times New Roman"/>
          <w:sz w:val="24"/>
          <w:szCs w:val="24"/>
        </w:rPr>
        <w:t xml:space="preserve"> which is very close to 100 °C</w:t>
      </w:r>
      <w:r w:rsidRPr="00C43C1E">
        <w:rPr>
          <w:rFonts w:cs="Times New Roman"/>
          <w:sz w:val="24"/>
          <w:szCs w:val="24"/>
        </w:rPr>
        <w:t>.</w:t>
      </w:r>
      <w:r w:rsidR="005F0D5D">
        <w:rPr>
          <w:rFonts w:cs="Times New Roman"/>
          <w:sz w:val="24"/>
          <w:szCs w:val="24"/>
        </w:rPr>
        <w:t xml:space="preserve"> Our results </w:t>
      </w:r>
      <w:r w:rsidR="005F0D5D">
        <w:rPr>
          <w:rFonts w:cs="Times New Roman"/>
          <w:sz w:val="24"/>
          <w:szCs w:val="24"/>
        </w:rPr>
        <w:lastRenderedPageBreak/>
        <w:t xml:space="preserve">show that the evaporation from the droplet base surface can significantly cool down the attached solid surface and delay the onset of droplet boiling with the rise of substrate base temperature. </w:t>
      </w:r>
    </w:p>
    <w:p w14:paraId="6A3A9D6A" w14:textId="12FED5BD" w:rsidR="00C43C1E" w:rsidRDefault="00C111B2" w:rsidP="00C43C1E">
      <w:pPr>
        <w:spacing w:line="360" w:lineRule="auto"/>
        <w:rPr>
          <w:rFonts w:cs="Times New Roman"/>
          <w:b/>
          <w:bCs/>
          <w:sz w:val="24"/>
          <w:szCs w:val="24"/>
        </w:rPr>
      </w:pPr>
      <w:r>
        <w:rPr>
          <w:rFonts w:cs="Times New Roman"/>
          <w:b/>
          <w:bCs/>
          <w:sz w:val="24"/>
          <w:szCs w:val="24"/>
        </w:rPr>
        <w:t xml:space="preserve">5. </w:t>
      </w:r>
      <w:r w:rsidR="00C43C1E" w:rsidRPr="00680E81">
        <w:rPr>
          <w:rFonts w:cs="Times New Roman"/>
          <w:b/>
          <w:bCs/>
          <w:sz w:val="24"/>
          <w:szCs w:val="24"/>
        </w:rPr>
        <w:t>Conclusion</w:t>
      </w:r>
      <w:r w:rsidR="00303C9D">
        <w:rPr>
          <w:rFonts w:cs="Times New Roman"/>
          <w:b/>
          <w:bCs/>
          <w:sz w:val="24"/>
          <w:szCs w:val="24"/>
        </w:rPr>
        <w:t>s</w:t>
      </w:r>
    </w:p>
    <w:p w14:paraId="51F1CCB3" w14:textId="75FA6639" w:rsidR="00575269" w:rsidRDefault="00977C44" w:rsidP="00856045">
      <w:pPr>
        <w:spacing w:line="360" w:lineRule="auto"/>
        <w:ind w:firstLine="360"/>
        <w:rPr>
          <w:rFonts w:cs="Times New Roman"/>
          <w:sz w:val="24"/>
          <w:szCs w:val="24"/>
        </w:rPr>
      </w:pPr>
      <w:r>
        <w:rPr>
          <w:rFonts w:cs="Times New Roman"/>
          <w:sz w:val="24"/>
          <w:szCs w:val="24"/>
        </w:rPr>
        <w:t xml:space="preserve">In this paper, </w:t>
      </w:r>
      <w:r w:rsidR="00B47C5E">
        <w:rPr>
          <w:rFonts w:cs="Times New Roman"/>
          <w:sz w:val="24"/>
          <w:szCs w:val="24"/>
        </w:rPr>
        <w:t xml:space="preserve">the evaporation dynamics of </w:t>
      </w:r>
      <w:r w:rsidR="006E3CCC">
        <w:rPr>
          <w:rFonts w:cs="Times New Roman"/>
          <w:sz w:val="24"/>
          <w:szCs w:val="24"/>
        </w:rPr>
        <w:t xml:space="preserve">solitary water droplet on hot micro-structured superhydrophobic surfaces have been experimentally and theoretically investigated. Most previous investigations of sessile droplet evaporation </w:t>
      </w:r>
      <w:r w:rsidR="00314A33">
        <w:rPr>
          <w:rFonts w:cs="Times New Roman"/>
          <w:sz w:val="24"/>
          <w:szCs w:val="24"/>
        </w:rPr>
        <w:t>were carried out at room temperature</w:t>
      </w:r>
      <w:r w:rsidR="00BE2296">
        <w:rPr>
          <w:rFonts w:cs="Times New Roman"/>
          <w:sz w:val="24"/>
          <w:szCs w:val="24"/>
        </w:rPr>
        <w:t xml:space="preserve"> (20 °C – 30 °C)</w:t>
      </w:r>
      <w:r w:rsidR="00314A33">
        <w:rPr>
          <w:rFonts w:cs="Times New Roman"/>
          <w:sz w:val="24"/>
          <w:szCs w:val="24"/>
        </w:rPr>
        <w:t xml:space="preserve"> while the effects of the temperature were ignored</w:t>
      </w:r>
      <w:r w:rsidR="00401B03">
        <w:rPr>
          <w:rFonts w:cs="Times New Roman"/>
          <w:sz w:val="24"/>
          <w:szCs w:val="24"/>
        </w:rPr>
        <w:fldChar w:fldCharType="begin">
          <w:fldData xml:space="preserve">PEVuZE5vdGU+PENpdGU+PEF1dGhvcj5Qb3BvdjwvQXV0aG9yPjxZZWFyPjIwMDU8L1llYXI+PFJl
Y051bT43MDwvUmVjTnVtPjxEaXNwbGF5VGV4dD48c3R5bGUgZm9udD0iVGltZXMgTmV3IFJvbWFu
IiBzaXplPSIxMiI+WzI4LTMxXTwvc3R5bGU+PC9EaXNwbGF5VGV4dD48cmVjb3JkPjxyZWMtbnVt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aG9yPkh1YSBIdTwvQXV0aG9yPjxZZWFyPjIwMDI8L1llYXI+PFJlY051bT41OTwvUmVjTnVtPjxy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</w:fldData>
        </w:fldChar>
      </w:r>
      <w:r w:rsidR="00401B03">
        <w:rPr>
          <w:rFonts w:cs="Times New Roman"/>
          <w:sz w:val="24"/>
          <w:szCs w:val="24"/>
        </w:rPr>
        <w:instrText xml:space="preserve"> ADDIN EN.CITE </w:instrText>
      </w:r>
      <w:r w:rsidR="00401B03">
        <w:rPr>
          <w:rFonts w:cs="Times New Roman"/>
          <w:sz w:val="24"/>
          <w:szCs w:val="24"/>
        </w:rPr>
        <w:fldChar w:fldCharType="begin">
          <w:fldData xml:space="preserve">PEVuZE5vdGU+PENpdGU+PEF1dGhvcj5Qb3BvdjwvQXV0aG9yPjxZZWFyPjIwMDU8L1llYXI+PFJl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</w:fldData>
        </w:fldChar>
      </w:r>
      <w:r w:rsidR="00401B03">
        <w:rPr>
          <w:rFonts w:cs="Times New Roman"/>
          <w:sz w:val="24"/>
          <w:szCs w:val="24"/>
        </w:rPr>
        <w:instrText xml:space="preserve"> ADDIN EN.CITE.DATA </w:instrText>
      </w:r>
      <w:r w:rsidR="00401B03">
        <w:rPr>
          <w:rFonts w:cs="Times New Roman"/>
          <w:sz w:val="24"/>
          <w:szCs w:val="24"/>
        </w:rPr>
      </w:r>
      <w:r w:rsidR="00401B03">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401B03">
        <w:rPr>
          <w:rFonts w:cs="Times New Roman"/>
          <w:noProof/>
          <w:sz w:val="24"/>
          <w:szCs w:val="24"/>
        </w:rPr>
        <w:t>[</w:t>
      </w:r>
      <w:hyperlink w:anchor="_ENREF_28" w:tooltip="Hua Hu, 2002 #59" w:history="1">
        <w:r w:rsidR="00950878">
          <w:rPr>
            <w:rFonts w:cs="Times New Roman"/>
            <w:noProof/>
            <w:sz w:val="24"/>
            <w:szCs w:val="24"/>
          </w:rPr>
          <w:t>28-31</w:t>
        </w:r>
      </w:hyperlink>
      <w:r w:rsidR="00401B03">
        <w:rPr>
          <w:rFonts w:cs="Times New Roman"/>
          <w:noProof/>
          <w:sz w:val="24"/>
          <w:szCs w:val="24"/>
        </w:rPr>
        <w:t>]</w:t>
      </w:r>
      <w:r w:rsidR="00401B03">
        <w:rPr>
          <w:rFonts w:cs="Times New Roman"/>
          <w:sz w:val="24"/>
          <w:szCs w:val="24"/>
        </w:rPr>
        <w:fldChar w:fldCharType="end"/>
      </w:r>
      <w:r w:rsidR="00314A33">
        <w:rPr>
          <w:rFonts w:cs="Times New Roman"/>
          <w:sz w:val="24"/>
          <w:szCs w:val="24"/>
        </w:rPr>
        <w:t xml:space="preserve">. </w:t>
      </w:r>
      <w:r w:rsidR="00DE27F5">
        <w:rPr>
          <w:rFonts w:cs="Times New Roman"/>
          <w:sz w:val="24"/>
          <w:szCs w:val="24"/>
        </w:rPr>
        <w:t xml:space="preserve">Studies about the effects of substrate temperature on the sessile droplet evaporation mainly focused on the droplet </w:t>
      </w:r>
      <w:proofErr w:type="spellStart"/>
      <w:r w:rsidR="00DE27F5">
        <w:rPr>
          <w:rFonts w:cs="Times New Roman"/>
          <w:sz w:val="24"/>
          <w:szCs w:val="24"/>
        </w:rPr>
        <w:t>Leidenfrost</w:t>
      </w:r>
      <w:proofErr w:type="spellEnd"/>
      <w:r w:rsidR="00DE27F5">
        <w:rPr>
          <w:rFonts w:cs="Times New Roman"/>
          <w:sz w:val="24"/>
          <w:szCs w:val="24"/>
        </w:rPr>
        <w:t xml:space="preserve"> effects</w:t>
      </w:r>
      <w:r w:rsidR="00401B03">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c2l6ZT0iMTIiPlszOCwgMzksIDUxXTwvc3R5bGU+PC9EaXNwbGF5VGV4dD48cmVjb3JkPjxyZWMt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401B03">
        <w:rPr>
          <w:rFonts w:cs="Times New Roman"/>
          <w:sz w:val="24"/>
          <w:szCs w:val="24"/>
        </w:rPr>
        <w:instrText xml:space="preserve"> ADDIN EN.CITE </w:instrText>
      </w:r>
      <w:r w:rsidR="00401B03">
        <w:rPr>
          <w:rFonts w:cs="Times New Roman"/>
          <w:sz w:val="24"/>
          <w:szCs w:val="24"/>
        </w:rPr>
        <w:fldChar w:fldCharType="begin">
          <w:fldData xml:space="preserve">PEVuZE5vdGU+PENpdGU+PEF1dGhvcj5XZWk8L0F1dGhvcj48WWVhcj4yMDIwPC9ZZWFyPjxSZWNO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</w:fldData>
        </w:fldChar>
      </w:r>
      <w:r w:rsidR="00401B03">
        <w:rPr>
          <w:rFonts w:cs="Times New Roman"/>
          <w:sz w:val="24"/>
          <w:szCs w:val="24"/>
        </w:rPr>
        <w:instrText xml:space="preserve"> ADDIN EN.CITE.DATA </w:instrText>
      </w:r>
      <w:r w:rsidR="00401B03">
        <w:rPr>
          <w:rFonts w:cs="Times New Roman"/>
          <w:sz w:val="24"/>
          <w:szCs w:val="24"/>
        </w:rPr>
      </w:r>
      <w:r w:rsidR="00401B03">
        <w:rPr>
          <w:rFonts w:cs="Times New Roman"/>
          <w:sz w:val="24"/>
          <w:szCs w:val="24"/>
        </w:rPr>
        <w:fldChar w:fldCharType="end"/>
      </w:r>
      <w:r w:rsidR="00401B03">
        <w:rPr>
          <w:rFonts w:cs="Times New Roman"/>
          <w:sz w:val="24"/>
          <w:szCs w:val="24"/>
        </w:rPr>
      </w:r>
      <w:r w:rsidR="00401B03">
        <w:rPr>
          <w:rFonts w:cs="Times New Roman"/>
          <w:sz w:val="24"/>
          <w:szCs w:val="24"/>
        </w:rPr>
        <w:fldChar w:fldCharType="separate"/>
      </w:r>
      <w:r w:rsidR="00401B03">
        <w:rPr>
          <w:rFonts w:cs="Times New Roman"/>
          <w:noProof/>
          <w:sz w:val="24"/>
          <w:szCs w:val="24"/>
        </w:rPr>
        <w:t>[</w:t>
      </w:r>
      <w:hyperlink w:anchor="_ENREF_38" w:tooltip="Wei, 2020 #84" w:history="1">
        <w:r w:rsidR="00950878">
          <w:rPr>
            <w:rFonts w:cs="Times New Roman"/>
            <w:noProof/>
            <w:sz w:val="24"/>
            <w:szCs w:val="24"/>
          </w:rPr>
          <w:t>38</w:t>
        </w:r>
      </w:hyperlink>
      <w:r w:rsidR="00401B03">
        <w:rPr>
          <w:rFonts w:cs="Times New Roman"/>
          <w:noProof/>
          <w:sz w:val="24"/>
          <w:szCs w:val="24"/>
        </w:rPr>
        <w:t xml:space="preserve">, </w:t>
      </w:r>
      <w:hyperlink w:anchor="_ENREF_39" w:tooltip="Kim, 2013 #50" w:history="1">
        <w:r w:rsidR="00950878">
          <w:rPr>
            <w:rFonts w:cs="Times New Roman"/>
            <w:noProof/>
            <w:sz w:val="24"/>
            <w:szCs w:val="24"/>
          </w:rPr>
          <w:t>39</w:t>
        </w:r>
      </w:hyperlink>
      <w:r w:rsidR="00401B03">
        <w:rPr>
          <w:rFonts w:cs="Times New Roman"/>
          <w:noProof/>
          <w:sz w:val="24"/>
          <w:szCs w:val="24"/>
        </w:rPr>
        <w:t xml:space="preserve">, </w:t>
      </w:r>
      <w:hyperlink w:anchor="_ENREF_51" w:tooltip="del Cerro, 2012 #170" w:history="1">
        <w:r w:rsidR="00950878">
          <w:rPr>
            <w:rFonts w:cs="Times New Roman"/>
            <w:noProof/>
            <w:sz w:val="24"/>
            <w:szCs w:val="24"/>
          </w:rPr>
          <w:t>51</w:t>
        </w:r>
      </w:hyperlink>
      <w:r w:rsidR="00401B03">
        <w:rPr>
          <w:rFonts w:cs="Times New Roman"/>
          <w:noProof/>
          <w:sz w:val="24"/>
          <w:szCs w:val="24"/>
        </w:rPr>
        <w:t>]</w:t>
      </w:r>
      <w:r w:rsidR="00401B03">
        <w:rPr>
          <w:rFonts w:cs="Times New Roman"/>
          <w:sz w:val="24"/>
          <w:szCs w:val="24"/>
        </w:rPr>
        <w:fldChar w:fldCharType="end"/>
      </w:r>
      <w:r w:rsidR="00DE27F5">
        <w:rPr>
          <w:rFonts w:cs="Times New Roman"/>
          <w:sz w:val="24"/>
          <w:szCs w:val="24"/>
        </w:rPr>
        <w:t xml:space="preserve"> </w:t>
      </w:r>
      <w:r w:rsidR="003A5C86">
        <w:rPr>
          <w:rFonts w:cs="Times New Roman"/>
          <w:sz w:val="24"/>
          <w:szCs w:val="24"/>
        </w:rPr>
        <w:t xml:space="preserve">in which the droplet is levitated by the </w:t>
      </w:r>
      <w:r w:rsidR="00BE2296">
        <w:rPr>
          <w:rFonts w:cs="Times New Roman"/>
          <w:sz w:val="24"/>
          <w:szCs w:val="24"/>
        </w:rPr>
        <w:t xml:space="preserve">evaporating </w:t>
      </w:r>
      <w:r w:rsidR="003A5C86">
        <w:rPr>
          <w:rFonts w:cs="Times New Roman"/>
          <w:sz w:val="24"/>
          <w:szCs w:val="24"/>
        </w:rPr>
        <w:t>vapor with</w:t>
      </w:r>
      <w:r w:rsidR="00DE27F5">
        <w:rPr>
          <w:rFonts w:cs="Times New Roman"/>
          <w:sz w:val="24"/>
          <w:szCs w:val="24"/>
        </w:rPr>
        <w:t xml:space="preserve"> a</w:t>
      </w:r>
      <w:r w:rsidR="00BE2296">
        <w:rPr>
          <w:rFonts w:cs="Times New Roman"/>
          <w:sz w:val="24"/>
          <w:szCs w:val="24"/>
        </w:rPr>
        <w:t xml:space="preserve"> very</w:t>
      </w:r>
      <w:r w:rsidR="00DE27F5">
        <w:rPr>
          <w:rFonts w:cs="Times New Roman"/>
          <w:sz w:val="24"/>
          <w:szCs w:val="24"/>
        </w:rPr>
        <w:t xml:space="preserve"> high temperature </w:t>
      </w:r>
      <w:r w:rsidR="003A5C86">
        <w:rPr>
          <w:rFonts w:cs="Times New Roman"/>
          <w:sz w:val="24"/>
          <w:szCs w:val="24"/>
        </w:rPr>
        <w:t>substrate</w:t>
      </w:r>
      <w:r w:rsidR="00BE2296">
        <w:rPr>
          <w:rFonts w:cs="Times New Roman"/>
          <w:sz w:val="24"/>
          <w:szCs w:val="24"/>
        </w:rPr>
        <w:t xml:space="preserve"> (200 °C – 300 °C)</w:t>
      </w:r>
      <w:r w:rsidR="00DE27F5">
        <w:rPr>
          <w:rFonts w:cs="Times New Roman"/>
          <w:sz w:val="24"/>
          <w:szCs w:val="24"/>
        </w:rPr>
        <w:t xml:space="preserve">. Only a few studies investigated the sessile droplet evaporation dynamics </w:t>
      </w:r>
      <w:r w:rsidR="003A5C86">
        <w:rPr>
          <w:rFonts w:cs="Times New Roman"/>
          <w:sz w:val="24"/>
          <w:szCs w:val="24"/>
        </w:rPr>
        <w:t xml:space="preserve">on hot substrate </w:t>
      </w:r>
      <w:r w:rsidR="00BE2296">
        <w:rPr>
          <w:rFonts w:cs="Times New Roman"/>
          <w:sz w:val="24"/>
          <w:szCs w:val="24"/>
        </w:rPr>
        <w:t>with</w:t>
      </w:r>
      <w:r w:rsidR="003A5C86">
        <w:rPr>
          <w:rFonts w:cs="Times New Roman"/>
          <w:sz w:val="24"/>
          <w:szCs w:val="24"/>
        </w:rPr>
        <w:t xml:space="preserve"> relative low temperature (</w:t>
      </w:r>
      <w:bookmarkStart w:id="25" w:name="_Hlk76811490"/>
      <w:r w:rsidR="003A5C86">
        <w:rPr>
          <w:rFonts w:cs="Times New Roman"/>
          <w:sz w:val="24"/>
          <w:szCs w:val="24"/>
        </w:rPr>
        <w:t>40 °C – 100 °C</w:t>
      </w:r>
      <w:bookmarkEnd w:id="25"/>
      <w:r w:rsidR="003A5C86">
        <w:rPr>
          <w:rFonts w:cs="Times New Roman"/>
          <w:sz w:val="24"/>
          <w:szCs w:val="24"/>
        </w:rPr>
        <w:t xml:space="preserve">) and very limited attention has been paid to the evaporation from the droplet base surface whose contribution is amplified by the increase of the substrate temperature. </w:t>
      </w:r>
      <w:r w:rsidR="00BE2296">
        <w:rPr>
          <w:rFonts w:cs="Times New Roman"/>
          <w:sz w:val="24"/>
          <w:szCs w:val="24"/>
        </w:rPr>
        <w:t xml:space="preserve">Here, for the first time, we </w:t>
      </w:r>
      <w:r w:rsidR="00D758AD">
        <w:rPr>
          <w:rFonts w:cs="Times New Roman"/>
          <w:sz w:val="24"/>
          <w:szCs w:val="24"/>
        </w:rPr>
        <w:t>conducted a comprehensive thermal resistance analysis for the sessile droplet evaporation on hot micro-structured superhydrophobic substrates</w:t>
      </w:r>
      <w:r w:rsidR="00685625">
        <w:rPr>
          <w:rFonts w:cs="Times New Roman"/>
          <w:sz w:val="24"/>
          <w:szCs w:val="24"/>
        </w:rPr>
        <w:t xml:space="preserve"> to analyze evaporation of droplet from droplet cap surface and droplet base surface, respectively. </w:t>
      </w:r>
      <w:r w:rsidR="00D758AD">
        <w:rPr>
          <w:rFonts w:cs="Times New Roman"/>
          <w:sz w:val="24"/>
          <w:szCs w:val="24"/>
        </w:rPr>
        <w:t xml:space="preserve"> </w:t>
      </w:r>
    </w:p>
    <w:p w14:paraId="7DB3A00B" w14:textId="424A65A3" w:rsidR="0015631E" w:rsidRDefault="00911A46" w:rsidP="00856045">
      <w:pPr>
        <w:spacing w:line="360" w:lineRule="auto"/>
        <w:ind w:firstLine="360"/>
        <w:rPr>
          <w:rFonts w:cs="Times New Roman"/>
          <w:sz w:val="24"/>
          <w:szCs w:val="24"/>
        </w:rPr>
      </w:pPr>
      <w:r>
        <w:rPr>
          <w:rFonts w:cs="Times New Roman"/>
          <w:sz w:val="24"/>
          <w:szCs w:val="24"/>
        </w:rPr>
        <w:t>According to our theoretical analysis, it is found that d</w:t>
      </w:r>
      <w:r w:rsidR="00395CF8">
        <w:rPr>
          <w:rFonts w:cs="Times New Roman"/>
          <w:sz w:val="24"/>
          <w:szCs w:val="24"/>
        </w:rPr>
        <w:t>roplet cap surface temperature shows different trends in different evaporation mode</w:t>
      </w:r>
      <w:r>
        <w:rPr>
          <w:rFonts w:cs="Times New Roman"/>
          <w:sz w:val="24"/>
          <w:szCs w:val="24"/>
        </w:rPr>
        <w:t>s</w:t>
      </w:r>
      <w:r w:rsidR="00395CF8">
        <w:rPr>
          <w:rFonts w:cs="Times New Roman"/>
          <w:sz w:val="24"/>
          <w:szCs w:val="24"/>
        </w:rPr>
        <w:t>, i.e., droplet cap surface temperature increases in the CCR mode and keeps</w:t>
      </w:r>
      <w:r w:rsidR="00CC474B">
        <w:rPr>
          <w:rFonts w:cs="Times New Roman"/>
          <w:sz w:val="24"/>
          <w:szCs w:val="24"/>
        </w:rPr>
        <w:t xml:space="preserve"> essentially</w:t>
      </w:r>
      <w:r w:rsidR="00395CF8">
        <w:rPr>
          <w:rFonts w:cs="Times New Roman"/>
          <w:sz w:val="24"/>
          <w:szCs w:val="24"/>
        </w:rPr>
        <w:t xml:space="preserve"> constant in the CCA mode.</w:t>
      </w:r>
      <w:r w:rsidR="00003614">
        <w:rPr>
          <w:rFonts w:cs="Times New Roman"/>
          <w:sz w:val="24"/>
          <w:szCs w:val="24"/>
        </w:rPr>
        <w:t xml:space="preserve"> </w:t>
      </w:r>
      <w:r w:rsidR="006C0701">
        <w:rPr>
          <w:rFonts w:cs="Times New Roman"/>
          <w:sz w:val="24"/>
          <w:szCs w:val="24"/>
        </w:rPr>
        <w:t xml:space="preserve">The total evaporation rate of the droplet decreases during the evaporation process. </w:t>
      </w:r>
      <w:r w:rsidR="00CC474B">
        <w:rPr>
          <w:rFonts w:cs="Times New Roman"/>
          <w:sz w:val="24"/>
          <w:szCs w:val="24"/>
        </w:rPr>
        <w:t>In the</w:t>
      </w:r>
      <w:r w:rsidR="006C0701" w:rsidRPr="00C43C1E">
        <w:rPr>
          <w:rFonts w:cs="Times New Roman"/>
          <w:sz w:val="24"/>
          <w:szCs w:val="24"/>
        </w:rPr>
        <w:t xml:space="preserve"> CCR mode the decrease of the total evaporation rate of the droplet is mainly caused by the decrease of evaporation rate from the droplet base surface and in </w:t>
      </w:r>
      <w:r>
        <w:rPr>
          <w:rFonts w:cs="Times New Roman"/>
          <w:sz w:val="24"/>
          <w:szCs w:val="24"/>
        </w:rPr>
        <w:t xml:space="preserve">the </w:t>
      </w:r>
      <w:r w:rsidR="006C0701" w:rsidRPr="00C43C1E">
        <w:rPr>
          <w:rFonts w:cs="Times New Roman"/>
          <w:sz w:val="24"/>
          <w:szCs w:val="24"/>
        </w:rPr>
        <w:t xml:space="preserve">CCA mode the decrease of the total evaporation rate is mainly caused by the decrease of the evaporation rate from the droplet cap surface. </w:t>
      </w:r>
      <w:r w:rsidR="00FE3E7A">
        <w:rPr>
          <w:rFonts w:eastAsia="DengXian" w:cs="Times New Roman"/>
          <w:kern w:val="0"/>
          <w:sz w:val="24"/>
          <w:szCs w:val="24"/>
        </w:rPr>
        <w:t xml:space="preserve">The evaporation ratio </w:t>
      </w:r>
      <w:r w:rsidR="00FE3E7A" w:rsidRPr="008D6A47">
        <w:rPr>
          <w:rFonts w:ascii="Cambria Math" w:eastAsia="DengXian" w:hAnsi="Cambria Math" w:cs="Cambria Math"/>
          <w:kern w:val="0"/>
          <w:sz w:val="24"/>
          <w:szCs w:val="24"/>
        </w:rPr>
        <w:t>𝜑</w:t>
      </w:r>
      <w:r w:rsidR="00FE3E7A">
        <w:rPr>
          <w:rFonts w:ascii="Cambria Math" w:eastAsia="DengXian" w:hAnsi="Cambria Math" w:cs="Cambria Math"/>
          <w:kern w:val="0"/>
          <w:sz w:val="24"/>
          <w:szCs w:val="24"/>
        </w:rPr>
        <w:t xml:space="preserve"> </w:t>
      </w:r>
      <w:r w:rsidR="00FE3E7A" w:rsidRPr="00F77D9C">
        <w:rPr>
          <w:rFonts w:eastAsia="DengXian" w:cs="Times New Roman"/>
          <w:kern w:val="0"/>
          <w:sz w:val="24"/>
          <w:szCs w:val="24"/>
        </w:rPr>
        <w:t>decrease</w:t>
      </w:r>
      <w:r w:rsidR="00FE3E7A">
        <w:rPr>
          <w:rFonts w:eastAsia="DengXian" w:cs="Times New Roman"/>
          <w:kern w:val="0"/>
          <w:sz w:val="24"/>
          <w:szCs w:val="24"/>
        </w:rPr>
        <w:t xml:space="preserve">s in the CCR mode and increases approaches the end of CCA mode. For droplet volume larger than 1.5 </w:t>
      </w:r>
      <w:proofErr w:type="spellStart"/>
      <w:r w:rsidR="00FE3E7A" w:rsidRPr="008D6A47">
        <w:rPr>
          <w:rFonts w:eastAsia="DengXian" w:cs="Times New Roman"/>
          <w:kern w:val="0"/>
          <w:sz w:val="24"/>
          <w:szCs w:val="24"/>
        </w:rPr>
        <w:t>μL</w:t>
      </w:r>
      <w:proofErr w:type="spellEnd"/>
      <w:r w:rsidR="00FE3E7A">
        <w:rPr>
          <w:rFonts w:eastAsia="DengXian" w:cs="Times New Roman"/>
          <w:kern w:val="0"/>
          <w:sz w:val="24"/>
          <w:szCs w:val="24"/>
        </w:rPr>
        <w:t xml:space="preserv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increases with the rise of the substrate temperature and for small droplet volume </w:t>
      </w:r>
      <w:r w:rsidR="00FE3E7A" w:rsidRPr="008D6A47">
        <w:rPr>
          <w:rFonts w:ascii="Cambria Math" w:eastAsia="DengXian" w:hAnsi="Cambria Math" w:cs="Cambria Math"/>
          <w:kern w:val="0"/>
          <w:sz w:val="24"/>
          <w:szCs w:val="24"/>
        </w:rPr>
        <w:t>𝜑</w:t>
      </w:r>
      <w:r w:rsidR="00FE3E7A">
        <w:rPr>
          <w:rFonts w:eastAsia="DengXian" w:cs="Times New Roman"/>
          <w:kern w:val="0"/>
          <w:sz w:val="24"/>
          <w:szCs w:val="24"/>
        </w:rPr>
        <w:t xml:space="preserve"> decreases with the rise of the substrate temperature. </w:t>
      </w:r>
      <w:r>
        <w:rPr>
          <w:rFonts w:cs="Times New Roman"/>
          <w:sz w:val="24"/>
          <w:szCs w:val="24"/>
        </w:rPr>
        <w:t>Internal fluid motion affects the droplet evaporation process on substrates with high temperatures (100 °C- 120 °C) and a</w:t>
      </w:r>
      <w:r w:rsidRPr="008D6A47">
        <w:rPr>
          <w:rFonts w:eastAsia="DengXian" w:cs="Times New Roman"/>
          <w:kern w:val="0"/>
          <w:sz w:val="24"/>
          <w:szCs w:val="24"/>
        </w:rPr>
        <w:t xml:space="preserve">n effective </w:t>
      </w:r>
      <w:r w:rsidRPr="008D6A47">
        <w:rPr>
          <w:rFonts w:eastAsia="DengXian" w:cs="Times New Roman"/>
          <w:kern w:val="0"/>
          <w:sz w:val="24"/>
          <w:szCs w:val="24"/>
        </w:rPr>
        <w:lastRenderedPageBreak/>
        <w:t>thermal conductivity</w:t>
      </w:r>
      <w:r>
        <w:rPr>
          <w:rFonts w:eastAsia="DengXian" w:cs="Times New Roman"/>
          <w:kern w:val="0"/>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eff,w</m:t>
            </m:r>
          </m:sub>
        </m:sSub>
      </m:oMath>
      <w:r>
        <w:rPr>
          <w:rFonts w:eastAsia="DengXian" w:cs="Times New Roman"/>
          <w:kern w:val="0"/>
          <w:sz w:val="24"/>
          <w:szCs w:val="24"/>
        </w:rPr>
        <w:t xml:space="preserve">, which is about three times of water conductivity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w</m:t>
            </m:r>
          </m:sub>
        </m:sSub>
      </m:oMath>
      <w:r>
        <w:rPr>
          <w:rFonts w:eastAsia="DengXian" w:cs="Times New Roman"/>
          <w:kern w:val="0"/>
          <w:sz w:val="24"/>
          <w:szCs w:val="24"/>
        </w:rPr>
        <w:t>,</w:t>
      </w:r>
      <w:r w:rsidRPr="008D6A47">
        <w:rPr>
          <w:rFonts w:eastAsia="DengXian" w:cs="Times New Roman"/>
          <w:kern w:val="0"/>
          <w:sz w:val="24"/>
          <w:szCs w:val="24"/>
        </w:rPr>
        <w:t xml:space="preserve"> is employed as a correction factor for the thermal circuit model to consider the effect of convection heat transfer in the water droplet.</w:t>
      </w:r>
      <w:r w:rsidR="00D8706B">
        <w:rPr>
          <w:rFonts w:cs="Times New Roman"/>
          <w:sz w:val="24"/>
          <w:szCs w:val="24"/>
        </w:rPr>
        <w:t xml:space="preserve"> </w:t>
      </w:r>
      <w:r w:rsidR="00F4314A">
        <w:rPr>
          <w:rFonts w:cs="Times New Roman"/>
          <w:sz w:val="24"/>
          <w:szCs w:val="24"/>
        </w:rPr>
        <w:t>The average temperature</w:t>
      </w:r>
      <w:r w:rsidR="00D8706B">
        <w:rPr>
          <w:rFonts w:cs="Times New Roman"/>
          <w:sz w:val="24"/>
          <w:szCs w:val="24"/>
        </w:rPr>
        <w:t>s</w:t>
      </w:r>
      <w:r w:rsidR="00F4314A">
        <w:rPr>
          <w:rFonts w:cs="Times New Roman"/>
          <w:sz w:val="24"/>
          <w:szCs w:val="24"/>
        </w:rPr>
        <w:t xml:space="preserve"> of the droplet base</w:t>
      </w:r>
      <w:r w:rsidR="00D8706B">
        <w:rPr>
          <w:rFonts w:cs="Times New Roman"/>
          <w:sz w:val="24"/>
          <w:szCs w:val="24"/>
        </w:rPr>
        <w:t xml:space="preserve"> surfaces</w:t>
      </w:r>
      <w:r w:rsidR="00F4314A">
        <w:rPr>
          <w:rFonts w:cs="Times New Roman"/>
          <w:sz w:val="24"/>
          <w:szCs w:val="24"/>
        </w:rPr>
        <w:t xml:space="preserve"> </w:t>
      </w:r>
      <w:r w:rsidR="00D8706B">
        <w:rPr>
          <w:rFonts w:cs="Times New Roman"/>
          <w:sz w:val="24"/>
          <w:szCs w:val="24"/>
        </w:rPr>
        <w:t>are</w:t>
      </w:r>
      <w:r w:rsidR="00F4314A">
        <w:rPr>
          <w:rFonts w:cs="Times New Roman"/>
          <w:sz w:val="24"/>
          <w:szCs w:val="24"/>
        </w:rPr>
        <w:t xml:space="preserve"> calculated </w:t>
      </w:r>
      <w:r w:rsidR="00D8706B">
        <w:rPr>
          <w:rFonts w:cs="Times New Roman"/>
          <w:sz w:val="24"/>
          <w:szCs w:val="24"/>
        </w:rPr>
        <w:t xml:space="preserve">and </w:t>
      </w:r>
      <w:r w:rsidR="00F4314A">
        <w:rPr>
          <w:rFonts w:cs="Times New Roman"/>
          <w:sz w:val="24"/>
          <w:szCs w:val="24"/>
        </w:rPr>
        <w:t>large temperature difference between the droplet base</w:t>
      </w:r>
      <w:r w:rsidR="00D8706B">
        <w:rPr>
          <w:rFonts w:cs="Times New Roman"/>
          <w:sz w:val="24"/>
          <w:szCs w:val="24"/>
        </w:rPr>
        <w:t xml:space="preserve"> are observed</w:t>
      </w:r>
      <w:r w:rsidR="00F4314A">
        <w:rPr>
          <w:rFonts w:cs="Times New Roman"/>
          <w:sz w:val="24"/>
          <w:szCs w:val="24"/>
        </w:rPr>
        <w:t xml:space="preserve">. </w:t>
      </w:r>
      <w:bookmarkStart w:id="26" w:name="_Hlk77259911"/>
      <w:r w:rsidR="00F4314A">
        <w:rPr>
          <w:rFonts w:cs="Times New Roman"/>
          <w:sz w:val="24"/>
          <w:szCs w:val="24"/>
        </w:rPr>
        <w:t>The temperature differences between the droplet base and substrate base are about 2 °C, 5 °C, 8 °C, 12.5 °C and 18 °C for the sessile droplet evaporation on substrate with base temperature at 40 °C, 60 °C, 80 °C, 100 °C, and 120 °C, respectively</w:t>
      </w:r>
      <w:bookmarkEnd w:id="26"/>
      <w:r w:rsidR="00F4314A">
        <w:rPr>
          <w:rFonts w:cs="Times New Roman"/>
          <w:sz w:val="24"/>
          <w:szCs w:val="24"/>
        </w:rPr>
        <w:t xml:space="preserve">. </w:t>
      </w:r>
    </w:p>
    <w:p w14:paraId="1F7FC4ED" w14:textId="545D3FE9" w:rsidR="00A9447C" w:rsidRDefault="00E472B4" w:rsidP="00856045">
      <w:pPr>
        <w:spacing w:line="360" w:lineRule="auto"/>
        <w:ind w:firstLine="360"/>
        <w:rPr>
          <w:rFonts w:cs="Times New Roman"/>
          <w:sz w:val="24"/>
          <w:szCs w:val="24"/>
        </w:rPr>
      </w:pPr>
      <w:r>
        <w:rPr>
          <w:rFonts w:cs="Times New Roman"/>
          <w:sz w:val="24"/>
          <w:szCs w:val="24"/>
        </w:rPr>
        <w:t xml:space="preserve">Our investigation about the sessile droplet evaporation on hot micro-structured superhydrophobic surface can deepen our understanding about the heat and mass transfer behavior of the droplet evaporation process. Meanwhile this thermal circuit model provides us a convenient tool to </w:t>
      </w:r>
      <w:r w:rsidR="00B70944">
        <w:rPr>
          <w:rFonts w:cs="Times New Roman"/>
          <w:sz w:val="24"/>
          <w:szCs w:val="24"/>
        </w:rPr>
        <w:t>describe the evaporation dynamics</w:t>
      </w:r>
      <w:r>
        <w:rPr>
          <w:rFonts w:cs="Times New Roman"/>
          <w:sz w:val="24"/>
          <w:szCs w:val="24"/>
        </w:rPr>
        <w:t xml:space="preserve"> for the sessile droplet on hot micro-structured substrates. </w:t>
      </w:r>
    </w:p>
    <w:p w14:paraId="447ED3D3" w14:textId="552E4BAD" w:rsidR="00D432AD" w:rsidRPr="00A9447C" w:rsidRDefault="00C111B2" w:rsidP="00C43C1E">
      <w:pPr>
        <w:spacing w:line="360" w:lineRule="auto"/>
        <w:rPr>
          <w:rFonts w:cs="Times New Roman"/>
          <w:b/>
          <w:bCs/>
          <w:sz w:val="24"/>
          <w:szCs w:val="24"/>
        </w:rPr>
      </w:pPr>
      <w:r>
        <w:rPr>
          <w:rFonts w:cs="Times New Roman"/>
          <w:b/>
          <w:bCs/>
          <w:sz w:val="24"/>
          <w:szCs w:val="24"/>
        </w:rPr>
        <w:t xml:space="preserve">6. </w:t>
      </w:r>
      <w:proofErr w:type="spellStart"/>
      <w:r w:rsidR="00A9447C" w:rsidRPr="00A9447C">
        <w:rPr>
          <w:rFonts w:cs="Times New Roman"/>
          <w:b/>
          <w:bCs/>
          <w:sz w:val="24"/>
          <w:szCs w:val="24"/>
        </w:rPr>
        <w:t>CRediT</w:t>
      </w:r>
      <w:proofErr w:type="spellEnd"/>
      <w:r w:rsidR="00A9447C" w:rsidRPr="00A9447C">
        <w:rPr>
          <w:rFonts w:cs="Times New Roman"/>
          <w:b/>
          <w:bCs/>
          <w:sz w:val="24"/>
          <w:szCs w:val="24"/>
        </w:rPr>
        <w:t xml:space="preserve"> authorship contribution statement</w:t>
      </w:r>
    </w:p>
    <w:p w14:paraId="3C8141E9" w14:textId="5920FD9E" w:rsidR="00A9447C" w:rsidRDefault="00A9447C" w:rsidP="006E2AE3">
      <w:pPr>
        <w:spacing w:line="360" w:lineRule="auto"/>
        <w:rPr>
          <w:sz w:val="24"/>
          <w:szCs w:val="32"/>
        </w:rPr>
      </w:pPr>
      <w:r w:rsidRPr="00A9447C">
        <w:rPr>
          <w:sz w:val="24"/>
          <w:szCs w:val="32"/>
          <w:vertAlign w:val="superscript"/>
        </w:rPr>
        <w:t>†</w:t>
      </w:r>
      <w:r w:rsidRPr="00A9447C">
        <w:rPr>
          <w:sz w:val="24"/>
          <w:szCs w:val="32"/>
        </w:rPr>
        <w:t>W</w:t>
      </w:r>
      <w:r>
        <w:rPr>
          <w:sz w:val="24"/>
          <w:szCs w:val="32"/>
        </w:rPr>
        <w:t>.H. and X.H. are co-first authors with equal contribution to this work. W.H., X.H and J.C. conceived the research idea. W.H</w:t>
      </w:r>
      <w:r w:rsidR="000A2681">
        <w:rPr>
          <w:sz w:val="24"/>
          <w:szCs w:val="32"/>
        </w:rPr>
        <w:t>.</w:t>
      </w:r>
      <w:r w:rsidR="00DD44F6">
        <w:rPr>
          <w:sz w:val="24"/>
          <w:szCs w:val="32"/>
        </w:rPr>
        <w:t xml:space="preserve"> designed and</w:t>
      </w:r>
      <w:r w:rsidR="000A2681">
        <w:rPr>
          <w:sz w:val="24"/>
          <w:szCs w:val="32"/>
        </w:rPr>
        <w:t xml:space="preserve"> carried out</w:t>
      </w:r>
      <w:r>
        <w:rPr>
          <w:sz w:val="24"/>
          <w:szCs w:val="32"/>
        </w:rPr>
        <w:t xml:space="preserve"> the experiments</w:t>
      </w:r>
      <w:r w:rsidR="00DD44F6">
        <w:rPr>
          <w:sz w:val="24"/>
          <w:szCs w:val="32"/>
        </w:rPr>
        <w:t>, W.H. and X.H.</w:t>
      </w:r>
      <w:r w:rsidR="00047D34">
        <w:rPr>
          <w:sz w:val="24"/>
          <w:szCs w:val="32"/>
        </w:rPr>
        <w:t xml:space="preserve"> conducted</w:t>
      </w:r>
      <w:r w:rsidR="000676CA">
        <w:rPr>
          <w:sz w:val="24"/>
          <w:szCs w:val="32"/>
        </w:rPr>
        <w:t xml:space="preserve"> the</w:t>
      </w:r>
      <w:r w:rsidR="000A2681">
        <w:rPr>
          <w:sz w:val="24"/>
          <w:szCs w:val="32"/>
        </w:rPr>
        <w:t xml:space="preserve"> theoretical analysis.</w:t>
      </w:r>
      <w:r w:rsidR="00DD44F6">
        <w:rPr>
          <w:sz w:val="24"/>
          <w:szCs w:val="32"/>
        </w:rPr>
        <w:t xml:space="preserve"> Y.L. fabricated the devices.</w:t>
      </w:r>
      <w:r w:rsidR="00ED0441">
        <w:rPr>
          <w:sz w:val="24"/>
          <w:szCs w:val="32"/>
        </w:rPr>
        <w:t xml:space="preserve"> W.H., X.H. and</w:t>
      </w:r>
      <w:r w:rsidR="000A2681">
        <w:rPr>
          <w:sz w:val="24"/>
          <w:szCs w:val="32"/>
        </w:rPr>
        <w:t xml:space="preserve"> </w:t>
      </w:r>
      <w:r w:rsidR="00ED0441">
        <w:rPr>
          <w:sz w:val="24"/>
          <w:szCs w:val="32"/>
        </w:rPr>
        <w:t xml:space="preserve">J.C. wrote the manuscript. </w:t>
      </w:r>
      <w:r w:rsidR="00DD44F6">
        <w:rPr>
          <w:sz w:val="24"/>
          <w:szCs w:val="32"/>
        </w:rPr>
        <w:t xml:space="preserve">Y.L. edited the manuscript. </w:t>
      </w:r>
      <w:r w:rsidR="00950878">
        <w:rPr>
          <w:sz w:val="24"/>
          <w:szCs w:val="32"/>
        </w:rPr>
        <w:fldChar w:fldCharType="begin"/>
      </w:r>
      <w:r w:rsidR="00950878">
        <w:rPr>
          <w:sz w:val="24"/>
          <w:szCs w:val="32"/>
        </w:rPr>
        <w:instrText xml:space="preserve"> ADDIN EN.CITE &lt;EndNote&gt;&lt;Cite&gt;&lt;Author&gt;Kwon&lt;/Author&gt;&lt;Year&gt;2013&lt;/Year&gt;&lt;RecNum&gt;162&lt;/RecNum&gt;&lt;DisplayText&gt;&lt;style font="Times New Roman" size="12"&gt;[2]&lt;/style&gt;&lt;/DisplayText&gt;&lt;record&gt;&lt;rec-number&gt;162&lt;/rec-number&gt;&lt;foreign-keys&gt;&lt;key app="EN" db-id="dzwapvwscfr509edaz9xzdtgzvpvrvftxers" timestamp="1624808507"&gt;162&lt;/key&gt;&lt;/foreign-keys&gt;&lt;ref-type name="Journal Article"&gt;17&lt;/ref-type&gt;&lt;contributors&gt;&lt;authors&gt;&lt;author&gt;Kwon, Hyuk-min&lt;/author&gt;&lt;author&gt;Bird, James C.&lt;/author&gt;&lt;author&gt;Varanasi, Kripa K.&lt;/author&gt;&lt;/authors&gt;&lt;/contributors&gt;&lt;titles&gt;&lt;title&gt;Increasing Leidenfrost point using micro-nano hierarchical surface structures&lt;/title&gt;&lt;secondary-title&gt;Applied Physics Letters&lt;/secondary-title&gt;&lt;/titles&gt;&lt;periodical&gt;&lt;full-title&gt;Applied Physics Letters&lt;/full-title&gt;&lt;/periodical&gt;&lt;volume&gt;103&lt;/volume&gt;&lt;number&gt;20&lt;/number&gt;&lt;section&gt;201601&lt;/section&gt;&lt;dates&gt;&lt;year&gt;2013&lt;/year&gt;&lt;/dates&gt;&lt;isbn&gt;0003-6951&amp;#xD;1077-3118&lt;/isbn&gt;&lt;urls&gt;&lt;/urls&gt;&lt;electronic-resource-num&gt;10.1063/1.4828673&lt;/electronic-resource-num&gt;&lt;/record&gt;&lt;/Cite&gt;&lt;/EndNote&gt;</w:instrText>
      </w:r>
      <w:r w:rsidR="00950878">
        <w:rPr>
          <w:sz w:val="24"/>
          <w:szCs w:val="32"/>
        </w:rPr>
        <w:fldChar w:fldCharType="separate"/>
      </w:r>
      <w:r w:rsidR="00950878" w:rsidRPr="00950878">
        <w:rPr>
          <w:rFonts w:cs="Times New Roman"/>
          <w:noProof/>
          <w:sz w:val="24"/>
          <w:szCs w:val="32"/>
        </w:rPr>
        <w:t>[</w:t>
      </w:r>
      <w:hyperlink w:anchor="_ENREF_2" w:tooltip="Kwon, 2013 #162" w:history="1">
        <w:r w:rsidR="00950878" w:rsidRPr="00950878">
          <w:rPr>
            <w:rFonts w:cs="Times New Roman"/>
            <w:noProof/>
            <w:sz w:val="24"/>
            <w:szCs w:val="32"/>
          </w:rPr>
          <w:t>2</w:t>
        </w:r>
      </w:hyperlink>
      <w:r w:rsidR="00950878" w:rsidRPr="00950878">
        <w:rPr>
          <w:rFonts w:cs="Times New Roman"/>
          <w:noProof/>
          <w:sz w:val="24"/>
          <w:szCs w:val="32"/>
        </w:rPr>
        <w:t>]</w:t>
      </w:r>
      <w:r w:rsidR="00950878">
        <w:rPr>
          <w:sz w:val="24"/>
          <w:szCs w:val="32"/>
        </w:rPr>
        <w:fldChar w:fldCharType="end"/>
      </w:r>
    </w:p>
    <w:p w14:paraId="5DBB5F75" w14:textId="440CE9A7" w:rsidR="00ED0441" w:rsidRPr="00ED0441" w:rsidRDefault="00C111B2" w:rsidP="006E2AE3">
      <w:pPr>
        <w:spacing w:line="360" w:lineRule="auto"/>
        <w:rPr>
          <w:b/>
          <w:bCs/>
          <w:sz w:val="24"/>
          <w:szCs w:val="32"/>
        </w:rPr>
      </w:pPr>
      <w:r>
        <w:rPr>
          <w:b/>
          <w:bCs/>
          <w:sz w:val="24"/>
          <w:szCs w:val="32"/>
        </w:rPr>
        <w:t xml:space="preserve">7. </w:t>
      </w:r>
      <w:r w:rsidR="00ED0441" w:rsidRPr="00ED0441">
        <w:rPr>
          <w:b/>
          <w:bCs/>
          <w:sz w:val="24"/>
          <w:szCs w:val="32"/>
        </w:rPr>
        <w:t>Declaration of Competing Interest</w:t>
      </w:r>
    </w:p>
    <w:p w14:paraId="1A5EA5A6" w14:textId="4C5C70EE" w:rsidR="00ED0441" w:rsidRDefault="00ED0441" w:rsidP="006E2AE3">
      <w:pPr>
        <w:spacing w:line="360" w:lineRule="auto"/>
        <w:rPr>
          <w:sz w:val="24"/>
          <w:szCs w:val="32"/>
        </w:rPr>
      </w:pPr>
      <w:r>
        <w:rPr>
          <w:sz w:val="24"/>
          <w:szCs w:val="32"/>
        </w:rPr>
        <w:t>None.</w:t>
      </w:r>
    </w:p>
    <w:p w14:paraId="11654443" w14:textId="1EE6C2FD" w:rsidR="00DD44F6" w:rsidRPr="00DD44F6" w:rsidRDefault="00DD44F6" w:rsidP="006E2AE3">
      <w:pPr>
        <w:spacing w:line="360" w:lineRule="auto"/>
        <w:rPr>
          <w:b/>
          <w:bCs/>
          <w:sz w:val="24"/>
          <w:szCs w:val="32"/>
        </w:rPr>
      </w:pPr>
      <w:r w:rsidRPr="00DD44F6">
        <w:rPr>
          <w:b/>
          <w:bCs/>
          <w:sz w:val="24"/>
          <w:szCs w:val="32"/>
        </w:rPr>
        <w:t>8. Acknowledgment</w:t>
      </w:r>
    </w:p>
    <w:p w14:paraId="55701F4F" w14:textId="3A56E951" w:rsidR="00BA38EC" w:rsidRDefault="00DD44F6" w:rsidP="0034677C">
      <w:pPr>
        <w:spacing w:line="360" w:lineRule="auto"/>
        <w:rPr>
          <w:rFonts w:cs="Times New Roman"/>
          <w:b/>
          <w:bCs/>
          <w:sz w:val="40"/>
          <w:szCs w:val="40"/>
        </w:rPr>
      </w:pPr>
      <w:r w:rsidRPr="00DD44F6">
        <w:rPr>
          <w:rFonts w:cs="Times New Roman"/>
          <w:kern w:val="0"/>
          <w:sz w:val="24"/>
          <w:szCs w:val="24"/>
        </w:rPr>
        <w:t>This work is financially supported by NSF CBET under grant number 1550299 and NSF ECCS under grant</w:t>
      </w:r>
    </w:p>
    <w:p w14:paraId="5C42A021" w14:textId="114DB189" w:rsidR="00180F27" w:rsidRPr="00C722B1" w:rsidRDefault="0034677C" w:rsidP="0034677C">
      <w:pPr>
        <w:spacing w:line="360" w:lineRule="auto"/>
        <w:rPr>
          <w:rFonts w:cs="Times New Roman"/>
          <w:b/>
          <w:bCs/>
          <w:sz w:val="24"/>
          <w:szCs w:val="24"/>
        </w:rPr>
      </w:pPr>
      <w:r w:rsidRPr="0034677C">
        <w:rPr>
          <w:rFonts w:cs="Times New Roman"/>
          <w:b/>
          <w:bCs/>
          <w:sz w:val="24"/>
          <w:szCs w:val="24"/>
        </w:rPr>
        <w:t>9</w:t>
      </w:r>
      <w:r>
        <w:rPr>
          <w:rFonts w:cs="Times New Roman"/>
          <w:b/>
          <w:bCs/>
          <w:sz w:val="24"/>
          <w:szCs w:val="24"/>
        </w:rPr>
        <w:t xml:space="preserve">. </w:t>
      </w:r>
      <w:r>
        <w:rPr>
          <w:rFonts w:cs="Times New Roman" w:hint="eastAsia"/>
          <w:b/>
          <w:bCs/>
          <w:sz w:val="24"/>
          <w:szCs w:val="24"/>
        </w:rPr>
        <w:t>Ref</w:t>
      </w:r>
      <w:r>
        <w:rPr>
          <w:rFonts w:cs="Times New Roman"/>
          <w:b/>
          <w:bCs/>
          <w:sz w:val="24"/>
          <w:szCs w:val="24"/>
        </w:rPr>
        <w:t>erence</w:t>
      </w:r>
    </w:p>
    <w:p w14:paraId="4E349ABD" w14:textId="77777777" w:rsidR="00950878" w:rsidRPr="00950878" w:rsidRDefault="00180F27" w:rsidP="00950878">
      <w:pPr>
        <w:pStyle w:val="EndNoteBibliography"/>
        <w:rPr>
          <w:sz w:val="24"/>
        </w:rPr>
      </w:pPr>
      <w:r>
        <w:rPr>
          <w:sz w:val="16"/>
          <w:szCs w:val="16"/>
        </w:rPr>
        <w:fldChar w:fldCharType="begin"/>
      </w:r>
      <w:r>
        <w:rPr>
          <w:sz w:val="16"/>
          <w:szCs w:val="16"/>
        </w:rPr>
        <w:instrText xml:space="preserve"> ADDIN EN.REFLIST </w:instrText>
      </w:r>
      <w:r>
        <w:rPr>
          <w:sz w:val="16"/>
          <w:szCs w:val="16"/>
        </w:rPr>
        <w:fldChar w:fldCharType="separate"/>
      </w:r>
      <w:bookmarkStart w:id="27" w:name="_ENREF_1"/>
      <w:r w:rsidR="00950878" w:rsidRPr="00950878">
        <w:rPr>
          <w:sz w:val="24"/>
        </w:rPr>
        <w:t>[1]. P. Calvert, Inkjet Printing for Materials and Devices, Chem. Mater., 13 (10) (2001) 3299-3305.</w:t>
      </w:r>
      <w:bookmarkEnd w:id="27"/>
    </w:p>
    <w:p w14:paraId="639996A7" w14:textId="77777777" w:rsidR="00950878" w:rsidRPr="00950878" w:rsidRDefault="00950878" w:rsidP="00950878">
      <w:pPr>
        <w:pStyle w:val="EndNoteBibliography"/>
        <w:rPr>
          <w:sz w:val="24"/>
        </w:rPr>
      </w:pPr>
      <w:bookmarkStart w:id="28" w:name="_ENREF_2"/>
      <w:r w:rsidRPr="00950878">
        <w:rPr>
          <w:sz w:val="24"/>
        </w:rPr>
        <w:t xml:space="preserve">[2]. H.-m. Kwon, J.C. Bird, and K.K. Varanasi, Increasing Leidenfrost point using micro-nano hierarchical surface structures, Applied Physics Letters, 103 (20) (2013) </w:t>
      </w:r>
      <w:bookmarkEnd w:id="28"/>
    </w:p>
    <w:p w14:paraId="1ACA7821" w14:textId="77777777" w:rsidR="00950878" w:rsidRPr="00950878" w:rsidRDefault="00950878" w:rsidP="00950878">
      <w:pPr>
        <w:pStyle w:val="EndNoteBibliography"/>
        <w:rPr>
          <w:sz w:val="24"/>
        </w:rPr>
      </w:pPr>
      <w:bookmarkStart w:id="29" w:name="_ENREF_3"/>
      <w:r w:rsidRPr="00950878">
        <w:rPr>
          <w:sz w:val="24"/>
        </w:rPr>
        <w:t>[3]. A. Wu, L. Yu, Z. Li, H. Yang, and E. Wang, Atomic force microscope investigation of large-circle DNA molecules, Anal Biochem, 325 (2) (2004) 293-300.</w:t>
      </w:r>
      <w:bookmarkEnd w:id="29"/>
    </w:p>
    <w:p w14:paraId="583AEA36" w14:textId="77777777" w:rsidR="00950878" w:rsidRPr="00950878" w:rsidRDefault="00950878" w:rsidP="00950878">
      <w:pPr>
        <w:pStyle w:val="EndNoteBibliography"/>
        <w:rPr>
          <w:sz w:val="24"/>
        </w:rPr>
      </w:pPr>
      <w:bookmarkStart w:id="30" w:name="_ENREF_4"/>
      <w:r w:rsidRPr="00950878">
        <w:rPr>
          <w:sz w:val="24"/>
        </w:rPr>
        <w:t>[4]. W. Jia and H.H. Qiu, Experimental investigation of droplet dynamics and heat transfer in spray cooling, Exp. Therm. Fluid Sci., 27 (7) (2003) 829-838.</w:t>
      </w:r>
      <w:bookmarkEnd w:id="30"/>
    </w:p>
    <w:p w14:paraId="6927DF26" w14:textId="77777777" w:rsidR="00950878" w:rsidRPr="00950878" w:rsidRDefault="00950878" w:rsidP="00950878">
      <w:pPr>
        <w:pStyle w:val="EndNoteBibliography"/>
        <w:rPr>
          <w:sz w:val="24"/>
        </w:rPr>
      </w:pPr>
      <w:bookmarkStart w:id="31" w:name="_ENREF_5"/>
      <w:r w:rsidRPr="00950878">
        <w:rPr>
          <w:sz w:val="24"/>
        </w:rPr>
        <w:t xml:space="preserve">[5]. J. Song, W. Cheng, M. Nie, X. He, W. Nam, J. Cheng, and W. Zhou, Partial Leidenfrost </w:t>
      </w:r>
      <w:r w:rsidRPr="00950878">
        <w:rPr>
          <w:sz w:val="24"/>
        </w:rPr>
        <w:lastRenderedPageBreak/>
        <w:t>Evaporation-Assisted Ultrasensitive Surface-Enhanced Raman Spectroscopy in a Janus Water Droplet on Hierarchical Plasmonic Micro-/Nanostructures, ACS Nano, 14 (8) (2020) 9521-9531.</w:t>
      </w:r>
      <w:bookmarkEnd w:id="31"/>
    </w:p>
    <w:p w14:paraId="4D37D651" w14:textId="77777777" w:rsidR="00950878" w:rsidRPr="00950878" w:rsidRDefault="00950878" w:rsidP="00950878">
      <w:pPr>
        <w:pStyle w:val="EndNoteBibliography"/>
        <w:rPr>
          <w:sz w:val="24"/>
        </w:rPr>
      </w:pPr>
      <w:bookmarkStart w:id="32" w:name="_ENREF_6"/>
      <w:r w:rsidRPr="00950878">
        <w:rPr>
          <w:sz w:val="24"/>
        </w:rPr>
        <w:t>[6]. S.A. Putnam, A.M. Briones, L.W. Byrd, J.S. Ervin, M.S. Hanchak, A. White, and J.G. Jones, Microdroplet evaporation on superheated surfaces, International Journal of Heat and Mass Transfer, 55 (21) (2012) 5793-5807.</w:t>
      </w:r>
      <w:bookmarkEnd w:id="32"/>
    </w:p>
    <w:p w14:paraId="301D2861" w14:textId="77777777" w:rsidR="00950878" w:rsidRPr="00950878" w:rsidRDefault="00950878" w:rsidP="00950878">
      <w:pPr>
        <w:pStyle w:val="EndNoteBibliography"/>
        <w:rPr>
          <w:sz w:val="24"/>
        </w:rPr>
      </w:pPr>
      <w:bookmarkStart w:id="33" w:name="_ENREF_7"/>
      <w:r w:rsidRPr="00950878">
        <w:rPr>
          <w:sz w:val="24"/>
        </w:rPr>
        <w:t>[7]. P. Tsai, R.G. Lammertink, M. Wessling, and D. Lohse, Evaporation-triggered wetting transition for water droplets upon hydrophobic microstructures, Physical review letters, 104 (11) (2010) 116102.</w:t>
      </w:r>
      <w:bookmarkEnd w:id="33"/>
    </w:p>
    <w:p w14:paraId="0D6BA714" w14:textId="77777777" w:rsidR="00950878" w:rsidRPr="00950878" w:rsidRDefault="00950878" w:rsidP="00950878">
      <w:pPr>
        <w:pStyle w:val="EndNoteBibliography"/>
        <w:rPr>
          <w:sz w:val="24"/>
        </w:rPr>
      </w:pPr>
      <w:bookmarkStart w:id="34" w:name="_ENREF_8"/>
      <w:r w:rsidRPr="00950878">
        <w:rPr>
          <w:sz w:val="24"/>
        </w:rPr>
        <w:t>[8]. L. Zhao and J. Cheng, Analyzing the Molecular Kinetics of Water Spreading on Hydrophobic Surfaces via Molecular Dynamics Simulation, Scientific Reports, 7 (1) (2017) 10880.</w:t>
      </w:r>
      <w:bookmarkEnd w:id="34"/>
    </w:p>
    <w:p w14:paraId="1CA1E997" w14:textId="77777777" w:rsidR="00950878" w:rsidRPr="00950878" w:rsidRDefault="00950878" w:rsidP="00950878">
      <w:pPr>
        <w:pStyle w:val="EndNoteBibliography"/>
        <w:rPr>
          <w:sz w:val="24"/>
        </w:rPr>
      </w:pPr>
      <w:bookmarkStart w:id="35" w:name="_ENREF_9"/>
      <w:r w:rsidRPr="00950878">
        <w:rPr>
          <w:sz w:val="24"/>
        </w:rPr>
        <w:t>[9]. L. Zhao and J. Cheng, The mechanism and universal scaling law of the contact line friction for the Cassie-state droplets on nanostructured ultrahydrophobic surfaces, Nanoscale, 10 (14) (2018) 6426-6436.</w:t>
      </w:r>
      <w:bookmarkEnd w:id="35"/>
    </w:p>
    <w:p w14:paraId="717D12AC" w14:textId="77777777" w:rsidR="00950878" w:rsidRPr="00950878" w:rsidRDefault="00950878" w:rsidP="00950878">
      <w:pPr>
        <w:pStyle w:val="EndNoteBibliography"/>
        <w:rPr>
          <w:sz w:val="24"/>
        </w:rPr>
      </w:pPr>
      <w:bookmarkStart w:id="36" w:name="_ENREF_10"/>
      <w:r w:rsidRPr="00950878">
        <w:rPr>
          <w:sz w:val="24"/>
        </w:rPr>
        <w:t>[10]. X. He, L. Zhao, and J. Cheng, Coalescence-Induced Swift Jumping of Nanodroplets on Curved Surfaces, Langmuir, 35 (30) (2019) 9979-9987.</w:t>
      </w:r>
      <w:bookmarkEnd w:id="36"/>
    </w:p>
    <w:p w14:paraId="1774D4D4" w14:textId="77777777" w:rsidR="00950878" w:rsidRPr="00950878" w:rsidRDefault="00950878" w:rsidP="00950878">
      <w:pPr>
        <w:pStyle w:val="EndNoteBibliography"/>
        <w:rPr>
          <w:sz w:val="24"/>
        </w:rPr>
      </w:pPr>
      <w:bookmarkStart w:id="37" w:name="_ENREF_11"/>
      <w:r w:rsidRPr="00950878">
        <w:rPr>
          <w:sz w:val="24"/>
        </w:rPr>
        <w:t xml:space="preserve">[11]. L.S. Lam, M. Hodes, and R. Enright, Analysis of Galinstan-Based Microgap Cooling Enhancement Using Structured Surfaces, Journal of Heat Transfer, 137 (9) (2015) </w:t>
      </w:r>
      <w:bookmarkEnd w:id="37"/>
    </w:p>
    <w:p w14:paraId="673ECC0D" w14:textId="77777777" w:rsidR="00950878" w:rsidRPr="00950878" w:rsidRDefault="00950878" w:rsidP="00950878">
      <w:pPr>
        <w:pStyle w:val="EndNoteBibliography"/>
        <w:rPr>
          <w:sz w:val="24"/>
        </w:rPr>
      </w:pPr>
      <w:bookmarkStart w:id="38" w:name="_ENREF_12"/>
      <w:r w:rsidRPr="00950878">
        <w:rPr>
          <w:sz w:val="24"/>
        </w:rPr>
        <w:t xml:space="preserve">[12]. A. Al-Sharafi, B.S. Yilbas, and H. Ali, Droplet Heat Transfer on Micropost Arrays With Hydrophobic and Hydrophilic Characteristics, Journal of Heat Transfer, 140 (7) (2018) </w:t>
      </w:r>
      <w:bookmarkEnd w:id="38"/>
    </w:p>
    <w:p w14:paraId="43DE9D79" w14:textId="77777777" w:rsidR="00950878" w:rsidRPr="00950878" w:rsidRDefault="00950878" w:rsidP="00950878">
      <w:pPr>
        <w:pStyle w:val="EndNoteBibliography"/>
        <w:rPr>
          <w:sz w:val="24"/>
        </w:rPr>
      </w:pPr>
      <w:bookmarkStart w:id="39" w:name="_ENREF_13"/>
      <w:r w:rsidRPr="00950878">
        <w:rPr>
          <w:sz w:val="24"/>
        </w:rPr>
        <w:t xml:space="preserve">[13]. C.-C. Hsu, Y.-A. Lee, C.-H. Wu, and C.S.S. Kumar, Self-propelled sessile droplets on a superheated and heterogeneous wetting surface, Colloids and Surfaces A: Physicochemical and Engineering Aspects, 612 (2021) </w:t>
      </w:r>
      <w:bookmarkEnd w:id="39"/>
    </w:p>
    <w:p w14:paraId="3694CDA7" w14:textId="77777777" w:rsidR="00950878" w:rsidRPr="00950878" w:rsidRDefault="00950878" w:rsidP="00950878">
      <w:pPr>
        <w:pStyle w:val="EndNoteBibliography"/>
        <w:rPr>
          <w:sz w:val="24"/>
        </w:rPr>
      </w:pPr>
      <w:bookmarkStart w:id="40" w:name="_ENREF_14"/>
      <w:r w:rsidRPr="00950878">
        <w:rPr>
          <w:sz w:val="24"/>
        </w:rPr>
        <w:t>[14]. F.G.H. Schofield, S.K. Wilson, D. Pritchard, and K. Sefiane, The lifetimes of evaporating sessile droplets are significantly extended by strong thermal effects, Journal of Fluid Mechanics, 851 (2018) 231-244.</w:t>
      </w:r>
      <w:bookmarkEnd w:id="40"/>
    </w:p>
    <w:p w14:paraId="3EE0B274" w14:textId="77777777" w:rsidR="00950878" w:rsidRPr="00950878" w:rsidRDefault="00950878" w:rsidP="00950878">
      <w:pPr>
        <w:pStyle w:val="EndNoteBibliography"/>
        <w:rPr>
          <w:sz w:val="24"/>
        </w:rPr>
      </w:pPr>
      <w:bookmarkStart w:id="41" w:name="_ENREF_15"/>
      <w:r w:rsidRPr="00950878">
        <w:rPr>
          <w:sz w:val="24"/>
        </w:rPr>
        <w:t>[15]. B. Sobac and D. Brutin, Thermal effects of the substrate on water droplet evaporation, Phys Rev E 86 (2 Pt 1) (2012) 021602.</w:t>
      </w:r>
      <w:bookmarkEnd w:id="41"/>
    </w:p>
    <w:p w14:paraId="5CB70099" w14:textId="77777777" w:rsidR="00950878" w:rsidRPr="00950878" w:rsidRDefault="00950878" w:rsidP="00950878">
      <w:pPr>
        <w:pStyle w:val="EndNoteBibliography"/>
        <w:rPr>
          <w:sz w:val="24"/>
        </w:rPr>
      </w:pPr>
      <w:bookmarkStart w:id="42" w:name="_ENREF_16"/>
      <w:r w:rsidRPr="00950878">
        <w:rPr>
          <w:sz w:val="24"/>
        </w:rPr>
        <w:t>[16]. K. Gleason, H. Voota, and S.A. Putnam, Steady-state droplet evaporation: Contact angle influence on the evaporation efficiency, International Journal of Heat and Mass Transfer, 101 (2016) 418-426.</w:t>
      </w:r>
      <w:bookmarkEnd w:id="42"/>
    </w:p>
    <w:p w14:paraId="2F91608F" w14:textId="77777777" w:rsidR="00950878" w:rsidRPr="00950878" w:rsidRDefault="00950878" w:rsidP="00950878">
      <w:pPr>
        <w:pStyle w:val="EndNoteBibliography"/>
        <w:rPr>
          <w:sz w:val="24"/>
        </w:rPr>
      </w:pPr>
      <w:bookmarkStart w:id="43" w:name="_ENREF_17"/>
      <w:r w:rsidRPr="00950878">
        <w:rPr>
          <w:sz w:val="24"/>
        </w:rPr>
        <w:t>[17]. S. Adera, R. Raj, R. Enright, and E.N. Wang, Non-wetting droplets on hot superhydrophilic surfaces, Nat. Commun., 4 (2013) 2518.</w:t>
      </w:r>
      <w:bookmarkEnd w:id="43"/>
    </w:p>
    <w:p w14:paraId="393B8D1F" w14:textId="77777777" w:rsidR="00950878" w:rsidRPr="00950878" w:rsidRDefault="00950878" w:rsidP="00950878">
      <w:pPr>
        <w:pStyle w:val="EndNoteBibliography"/>
        <w:rPr>
          <w:sz w:val="24"/>
        </w:rPr>
      </w:pPr>
      <w:bookmarkStart w:id="44" w:name="_ENREF_18"/>
      <w:r w:rsidRPr="00950878">
        <w:rPr>
          <w:sz w:val="24"/>
        </w:rPr>
        <w:t>[18]. R. Hays, D. Maynes, and J. Crockett, Thermal transport to droplets on heated superhydrophobic substrates, Int. J. Heat Mass Transfer, 98 (2016) 70-80.</w:t>
      </w:r>
      <w:bookmarkEnd w:id="44"/>
    </w:p>
    <w:p w14:paraId="48A6A986" w14:textId="77777777" w:rsidR="00950878" w:rsidRPr="00950878" w:rsidRDefault="00950878" w:rsidP="00950878">
      <w:pPr>
        <w:pStyle w:val="EndNoteBibliography"/>
        <w:rPr>
          <w:sz w:val="24"/>
        </w:rPr>
      </w:pPr>
      <w:bookmarkStart w:id="45" w:name="_ENREF_19"/>
      <w:r w:rsidRPr="00950878">
        <w:rPr>
          <w:sz w:val="24"/>
        </w:rPr>
        <w:t>[19]. M.S. Hanchak, A.M. Briones, J.S. Ervin, and L.W. Byrd, One-dimensional models of nanoliter droplet evaporation from a hot surface in the transition regime, International Journal of Heat and Mass Transfer, 57 (2) (2013) 473-483.</w:t>
      </w:r>
      <w:bookmarkEnd w:id="45"/>
    </w:p>
    <w:p w14:paraId="124F0B6F" w14:textId="77777777" w:rsidR="00950878" w:rsidRPr="00950878" w:rsidRDefault="00950878" w:rsidP="00950878">
      <w:pPr>
        <w:pStyle w:val="EndNoteBibliography"/>
        <w:rPr>
          <w:sz w:val="24"/>
        </w:rPr>
      </w:pPr>
      <w:bookmarkStart w:id="46" w:name="_ENREF_20"/>
      <w:r w:rsidRPr="00950878">
        <w:rPr>
          <w:sz w:val="24"/>
        </w:rPr>
        <w:t>[20]. S.Y. Misyura, Contact angle and droplet heat transfer during evaporation on structured and smooth surfaces of heated wall, Applied Surface Science, 414 (2017) 188-196.</w:t>
      </w:r>
      <w:bookmarkEnd w:id="46"/>
    </w:p>
    <w:p w14:paraId="435D4314" w14:textId="77777777" w:rsidR="00950878" w:rsidRPr="00950878" w:rsidRDefault="00950878" w:rsidP="00950878">
      <w:pPr>
        <w:pStyle w:val="EndNoteBibliography"/>
        <w:rPr>
          <w:sz w:val="24"/>
        </w:rPr>
      </w:pPr>
      <w:bookmarkStart w:id="47" w:name="_ENREF_21"/>
      <w:r w:rsidRPr="00950878">
        <w:rPr>
          <w:sz w:val="24"/>
        </w:rPr>
        <w:t xml:space="preserve">[21]. M.A. Kadhim, N. Kapur, J.L. Summers, and H. Thompson, Experimental and Theoretical Investigation of Droplet Evaporation on Heated Hydrophilic and Hydrophobic Surfaces, Langmuir, </w:t>
      </w:r>
      <w:r w:rsidRPr="00950878">
        <w:rPr>
          <w:sz w:val="24"/>
        </w:rPr>
        <w:lastRenderedPageBreak/>
        <w:t>35 (19) (2019) 6256-6266.</w:t>
      </w:r>
      <w:bookmarkEnd w:id="47"/>
    </w:p>
    <w:p w14:paraId="6FAC94F9" w14:textId="77777777" w:rsidR="00950878" w:rsidRPr="00950878" w:rsidRDefault="00950878" w:rsidP="00950878">
      <w:pPr>
        <w:pStyle w:val="EndNoteBibliography"/>
        <w:rPr>
          <w:sz w:val="24"/>
        </w:rPr>
      </w:pPr>
      <w:bookmarkStart w:id="48" w:name="_ENREF_22"/>
      <w:r w:rsidRPr="00950878">
        <w:rPr>
          <w:sz w:val="24"/>
        </w:rPr>
        <w:t>[22]. L. Liu, X. Liang, X. Wang, S. Kong, K. Zhang, and M. Mi, Evaporation of a sessile water droplet during depressurization, International Journal of Thermal Sciences, 159 (2021) 106587.</w:t>
      </w:r>
      <w:bookmarkEnd w:id="48"/>
    </w:p>
    <w:p w14:paraId="56B8F7AB" w14:textId="77777777" w:rsidR="00950878" w:rsidRPr="00950878" w:rsidRDefault="00950878" w:rsidP="00950878">
      <w:pPr>
        <w:pStyle w:val="EndNoteBibliography"/>
        <w:rPr>
          <w:sz w:val="24"/>
        </w:rPr>
      </w:pPr>
      <w:bookmarkStart w:id="49" w:name="_ENREF_23"/>
      <w:r w:rsidRPr="00950878">
        <w:rPr>
          <w:sz w:val="24"/>
        </w:rPr>
        <w:t>[23]. L. Bansal, S. Chakraborty, and S. Basu, Confinement-induced alterations in the evaporation dynamics of sessile droplets, Soft Matter, 13 (5) (2017) 969-977.</w:t>
      </w:r>
      <w:bookmarkEnd w:id="49"/>
    </w:p>
    <w:p w14:paraId="7F825996" w14:textId="77777777" w:rsidR="00950878" w:rsidRPr="00950878" w:rsidRDefault="00950878" w:rsidP="00950878">
      <w:pPr>
        <w:pStyle w:val="EndNoteBibliography"/>
        <w:rPr>
          <w:sz w:val="24"/>
        </w:rPr>
      </w:pPr>
      <w:bookmarkStart w:id="50" w:name="_ENREF_24"/>
      <w:r w:rsidRPr="00950878">
        <w:rPr>
          <w:sz w:val="24"/>
        </w:rPr>
        <w:t>[24]. S. Semenov, F. Carle, M. Medale, and D. Brutin, Boundary conditions for a one-sided numerical model of evaporative instabilities in sessile drops of ethanol on heated substrates, Phys Rev E, 96 (6-1) (2017) 063113.</w:t>
      </w:r>
      <w:bookmarkEnd w:id="50"/>
    </w:p>
    <w:p w14:paraId="7B1F923D" w14:textId="77777777" w:rsidR="00950878" w:rsidRPr="00950878" w:rsidRDefault="00950878" w:rsidP="00950878">
      <w:pPr>
        <w:pStyle w:val="EndNoteBibliography"/>
        <w:rPr>
          <w:sz w:val="24"/>
        </w:rPr>
      </w:pPr>
      <w:bookmarkStart w:id="51" w:name="_ENREF_25"/>
      <w:r w:rsidRPr="00950878">
        <w:rPr>
          <w:sz w:val="24"/>
        </w:rPr>
        <w:t>[25]. R.G. Picknett and R. Bexon, The evaporation of sessile or pendant drops in still air, Journal of Colloid and Interface Science, 61 (2) (1977) 336-350.</w:t>
      </w:r>
      <w:bookmarkEnd w:id="51"/>
    </w:p>
    <w:p w14:paraId="0291592E" w14:textId="77777777" w:rsidR="00950878" w:rsidRPr="00950878" w:rsidRDefault="00950878" w:rsidP="00950878">
      <w:pPr>
        <w:pStyle w:val="EndNoteBibliography"/>
        <w:rPr>
          <w:sz w:val="24"/>
        </w:rPr>
      </w:pPr>
      <w:bookmarkStart w:id="52" w:name="_ENREF_26"/>
      <w:r w:rsidRPr="00950878">
        <w:rPr>
          <w:sz w:val="24"/>
        </w:rPr>
        <w:t>[26]. M.E.R. Shanahan, Simple Theory of "Stick-Slip" Wetting Hysteresis, Langmuir, 11 (3) (1995) 1041-1043.</w:t>
      </w:r>
      <w:bookmarkEnd w:id="52"/>
    </w:p>
    <w:p w14:paraId="14A44FF5" w14:textId="77777777" w:rsidR="00950878" w:rsidRPr="00950878" w:rsidRDefault="00950878" w:rsidP="00950878">
      <w:pPr>
        <w:pStyle w:val="EndNoteBibliography"/>
        <w:rPr>
          <w:sz w:val="24"/>
        </w:rPr>
      </w:pPr>
      <w:bookmarkStart w:id="53" w:name="_ENREF_27"/>
      <w:r w:rsidRPr="00950878">
        <w:rPr>
          <w:sz w:val="24"/>
        </w:rPr>
        <w:t>[27]. N.N. Lebedev, Special Functions and Their Applications. Prentice-Hall. Englewood Cliffs, NJ, USA. 1965.</w:t>
      </w:r>
      <w:bookmarkEnd w:id="53"/>
    </w:p>
    <w:p w14:paraId="04FA5415" w14:textId="77777777" w:rsidR="00950878" w:rsidRPr="00950878" w:rsidRDefault="00950878" w:rsidP="00950878">
      <w:pPr>
        <w:pStyle w:val="EndNoteBibliography"/>
        <w:rPr>
          <w:sz w:val="24"/>
        </w:rPr>
      </w:pPr>
      <w:bookmarkStart w:id="54" w:name="_ENREF_28"/>
      <w:r w:rsidRPr="00950878">
        <w:rPr>
          <w:sz w:val="24"/>
        </w:rPr>
        <w:t>[28]. R.G.L. Hua Hu, Evaporation of a Sessile droplet on a substrate, J Phys Chem B, 106 (2002) 1334-1344.</w:t>
      </w:r>
      <w:bookmarkEnd w:id="54"/>
    </w:p>
    <w:p w14:paraId="307E70A0" w14:textId="77777777" w:rsidR="00950878" w:rsidRPr="00950878" w:rsidRDefault="00950878" w:rsidP="00950878">
      <w:pPr>
        <w:pStyle w:val="EndNoteBibliography"/>
        <w:rPr>
          <w:sz w:val="24"/>
        </w:rPr>
      </w:pPr>
      <w:bookmarkStart w:id="55" w:name="_ENREF_29"/>
      <w:r w:rsidRPr="00950878">
        <w:rPr>
          <w:sz w:val="24"/>
        </w:rPr>
        <w:t xml:space="preserve">[29]. O.B. Robert D. Deegan, Todd F. Dupont, Greg Huber, Sidney R. Nagel, and Thomas A. Witten, Contact line deposits in an evaporating drop, Phys Rev E, 62 (2000) </w:t>
      </w:r>
      <w:bookmarkEnd w:id="55"/>
    </w:p>
    <w:p w14:paraId="3B1C5C2D" w14:textId="77777777" w:rsidR="00950878" w:rsidRPr="00950878" w:rsidRDefault="00950878" w:rsidP="00950878">
      <w:pPr>
        <w:pStyle w:val="EndNoteBibliography"/>
        <w:rPr>
          <w:sz w:val="24"/>
        </w:rPr>
      </w:pPr>
      <w:bookmarkStart w:id="56" w:name="_ENREF_30"/>
      <w:r w:rsidRPr="00950878">
        <w:rPr>
          <w:sz w:val="24"/>
        </w:rPr>
        <w:t>[30]. Y.O. Popov, Evaporative deposition patterns: spatial dimensions of the deposit, Phys. Rev. E 71 (3) (2005) 1-17.</w:t>
      </w:r>
      <w:bookmarkEnd w:id="56"/>
    </w:p>
    <w:p w14:paraId="73B09DD3" w14:textId="77777777" w:rsidR="00950878" w:rsidRPr="00950878" w:rsidRDefault="00950878" w:rsidP="00950878">
      <w:pPr>
        <w:pStyle w:val="EndNoteBibliography"/>
        <w:rPr>
          <w:sz w:val="24"/>
        </w:rPr>
      </w:pPr>
      <w:bookmarkStart w:id="57" w:name="_ENREF_31"/>
      <w:r w:rsidRPr="00950878">
        <w:rPr>
          <w:sz w:val="24"/>
        </w:rPr>
        <w:t>[31]. T.A.H. Nguyen, A.V. Nguyen, M.A. Hampton, Z.P. Xu, L. Huang, and V. Rudolph, Theoretical and experimental analysis of droplet evaporation on solid surfaces, Chemical Engineering Science, 69 (1) (2012) 522-529.</w:t>
      </w:r>
      <w:bookmarkEnd w:id="57"/>
    </w:p>
    <w:p w14:paraId="7615122F" w14:textId="77777777" w:rsidR="00950878" w:rsidRPr="00950878" w:rsidRDefault="00950878" w:rsidP="00950878">
      <w:pPr>
        <w:pStyle w:val="EndNoteBibliography"/>
        <w:rPr>
          <w:sz w:val="24"/>
        </w:rPr>
      </w:pPr>
      <w:bookmarkStart w:id="58" w:name="_ENREF_32"/>
      <w:r w:rsidRPr="00950878">
        <w:rPr>
          <w:sz w:val="24"/>
        </w:rPr>
        <w:t>[32]. H. Gelderblom, Á.G. Marín, H. Nair, A. van Houselt, L. Lefferts, J.H. Snoeijer, and D. Lohse, How water droplets evaporate on a superhydrophobic substrate, Physical Review E, 83 (2) (2011) 026306.</w:t>
      </w:r>
      <w:bookmarkEnd w:id="58"/>
    </w:p>
    <w:p w14:paraId="54CC889F" w14:textId="77777777" w:rsidR="00950878" w:rsidRPr="00950878" w:rsidRDefault="00950878" w:rsidP="00950878">
      <w:pPr>
        <w:pStyle w:val="EndNoteBibliography"/>
        <w:rPr>
          <w:sz w:val="24"/>
        </w:rPr>
      </w:pPr>
      <w:bookmarkStart w:id="59" w:name="_ENREF_33"/>
      <w:r w:rsidRPr="00950878">
        <w:rPr>
          <w:sz w:val="24"/>
        </w:rPr>
        <w:t>[33]. S. Dash and S.V. Garimella, Droplet evaporation dynamics on a superhydrophobic surface with negligible hysteresis, Langmuir, 29 (34) (2013) 10785-95.</w:t>
      </w:r>
      <w:bookmarkEnd w:id="59"/>
    </w:p>
    <w:p w14:paraId="64E803D5" w14:textId="77777777" w:rsidR="00950878" w:rsidRPr="00950878" w:rsidRDefault="00950878" w:rsidP="00950878">
      <w:pPr>
        <w:pStyle w:val="EndNoteBibliography"/>
        <w:rPr>
          <w:sz w:val="24"/>
        </w:rPr>
      </w:pPr>
      <w:bookmarkStart w:id="60" w:name="_ENREF_34"/>
      <w:r w:rsidRPr="00950878">
        <w:rPr>
          <w:sz w:val="24"/>
        </w:rPr>
        <w:t xml:space="preserve">[34]. A. Aldhaleai, F. Khan, T. Thundat, and P.A. Tsai, Evaporation dynamics of water droplets on superhydrophobic nanograss surfaces, International Journal of Heat and Mass Transfer, 160 (2020) </w:t>
      </w:r>
      <w:bookmarkEnd w:id="60"/>
    </w:p>
    <w:p w14:paraId="60F82204" w14:textId="77777777" w:rsidR="00950878" w:rsidRPr="00950878" w:rsidRDefault="00950878" w:rsidP="00950878">
      <w:pPr>
        <w:pStyle w:val="EndNoteBibliography"/>
        <w:rPr>
          <w:sz w:val="24"/>
        </w:rPr>
      </w:pPr>
      <w:bookmarkStart w:id="61" w:name="_ENREF_35"/>
      <w:r w:rsidRPr="00950878">
        <w:rPr>
          <w:sz w:val="24"/>
        </w:rPr>
        <w:t>[35]. S. Dash and S.V. Garimella, Droplet evaporation on heated hydrophobic and superhydrophobic surfaces, Phys Rev E, 89 (2014) 042402.</w:t>
      </w:r>
      <w:bookmarkEnd w:id="61"/>
    </w:p>
    <w:p w14:paraId="2D39A06B" w14:textId="77777777" w:rsidR="00950878" w:rsidRPr="00950878" w:rsidRDefault="00950878" w:rsidP="00950878">
      <w:pPr>
        <w:pStyle w:val="EndNoteBibliography"/>
        <w:rPr>
          <w:sz w:val="24"/>
        </w:rPr>
      </w:pPr>
      <w:bookmarkStart w:id="62" w:name="_ENREF_36"/>
      <w:r w:rsidRPr="00950878">
        <w:rPr>
          <w:sz w:val="24"/>
        </w:rPr>
        <w:t>[36]. G. McHale, S. Aqil, N.J. Shirtcliffe, M.I. Newton, and H.Y. Erbil, Analysis of droplet evaporation on a superhydrophobic surface, Langmuir, 21 (2005) 11053-11060.</w:t>
      </w:r>
      <w:bookmarkEnd w:id="62"/>
    </w:p>
    <w:p w14:paraId="3CEA8600" w14:textId="77777777" w:rsidR="00950878" w:rsidRPr="00950878" w:rsidRDefault="00950878" w:rsidP="00950878">
      <w:pPr>
        <w:pStyle w:val="EndNoteBibliography"/>
        <w:rPr>
          <w:sz w:val="24"/>
        </w:rPr>
      </w:pPr>
      <w:bookmarkStart w:id="63" w:name="_ENREF_37"/>
      <w:r w:rsidRPr="00950878">
        <w:rPr>
          <w:sz w:val="24"/>
        </w:rPr>
        <w:t>[37]. J.M. Stauber, S.K. Wilson, B.R. Duffy, and K. Sefiane, Evaporation of droplets on strongly hydrophobic substrates, Langmuir, 31 (12) (2015) 3653-60.</w:t>
      </w:r>
      <w:bookmarkEnd w:id="63"/>
    </w:p>
    <w:p w14:paraId="497E1C05" w14:textId="77777777" w:rsidR="00950878" w:rsidRPr="00950878" w:rsidRDefault="00950878" w:rsidP="00950878">
      <w:pPr>
        <w:pStyle w:val="EndNoteBibliography"/>
        <w:rPr>
          <w:sz w:val="24"/>
        </w:rPr>
      </w:pPr>
      <w:bookmarkStart w:id="64" w:name="_ENREF_38"/>
      <w:r w:rsidRPr="00950878">
        <w:rPr>
          <w:sz w:val="24"/>
        </w:rPr>
        <w:t xml:space="preserve">[38]. M. Wei, Y. Song, Y. Zhu, D.J. Preston, C.S. Tan, and E.N. Wang, Heat transfer suppression by suspended droplets on microstructured surfaces, Applied Physics Letters, 116 (23) (2020) </w:t>
      </w:r>
      <w:bookmarkEnd w:id="64"/>
    </w:p>
    <w:p w14:paraId="702E998F" w14:textId="77777777" w:rsidR="00950878" w:rsidRPr="00950878" w:rsidRDefault="00950878" w:rsidP="00950878">
      <w:pPr>
        <w:pStyle w:val="EndNoteBibliography"/>
        <w:rPr>
          <w:sz w:val="24"/>
        </w:rPr>
      </w:pPr>
      <w:bookmarkStart w:id="65" w:name="_ENREF_39"/>
      <w:r w:rsidRPr="00950878">
        <w:rPr>
          <w:sz w:val="24"/>
        </w:rPr>
        <w:t xml:space="preserve">[39]. S.H. Kim, H. Seon Ahn, J. Kim, M. Kaviany, and M. Hwan Kim, Dynamics of water droplet on a heated nanotubes surface, Applied Physics Letters, 102 (23) (2013) </w:t>
      </w:r>
      <w:bookmarkEnd w:id="65"/>
    </w:p>
    <w:p w14:paraId="3EDD9717" w14:textId="77777777" w:rsidR="00950878" w:rsidRPr="00950878" w:rsidRDefault="00950878" w:rsidP="00950878">
      <w:pPr>
        <w:pStyle w:val="EndNoteBibliography"/>
        <w:rPr>
          <w:sz w:val="24"/>
        </w:rPr>
      </w:pPr>
      <w:bookmarkStart w:id="66" w:name="_ENREF_40"/>
      <w:r w:rsidRPr="00950878">
        <w:rPr>
          <w:sz w:val="24"/>
        </w:rPr>
        <w:t xml:space="preserve">[40]. J. Cheng, A. Vandadi, and C.-L. Chen, Condensation heat transfer on two-tier </w:t>
      </w:r>
      <w:r w:rsidRPr="00950878">
        <w:rPr>
          <w:sz w:val="24"/>
        </w:rPr>
        <w:lastRenderedPageBreak/>
        <w:t xml:space="preserve">superhydrophobic surfaces, Appl. Phys. Lett., 101 (13) (2012) </w:t>
      </w:r>
      <w:bookmarkEnd w:id="66"/>
    </w:p>
    <w:p w14:paraId="79203670" w14:textId="77777777" w:rsidR="00950878" w:rsidRPr="00950878" w:rsidRDefault="00950878" w:rsidP="00950878">
      <w:pPr>
        <w:pStyle w:val="EndNoteBibliography"/>
        <w:rPr>
          <w:sz w:val="24"/>
        </w:rPr>
      </w:pPr>
      <w:bookmarkStart w:id="67" w:name="_ENREF_41"/>
      <w:r w:rsidRPr="00950878">
        <w:rPr>
          <w:sz w:val="24"/>
        </w:rPr>
        <w:t>[41]. A. Vandadi, L. Zhao, and J. Cheng, Resistant energy analysis of self-pulling process during dropwise condensation on superhydrophobic surfaces, Nanoscale Adv., 1 (3) (2019) 1136-1147.</w:t>
      </w:r>
      <w:bookmarkEnd w:id="67"/>
    </w:p>
    <w:p w14:paraId="07F2E6F0" w14:textId="77777777" w:rsidR="00950878" w:rsidRPr="00950878" w:rsidRDefault="00950878" w:rsidP="00950878">
      <w:pPr>
        <w:pStyle w:val="EndNoteBibliography"/>
        <w:rPr>
          <w:sz w:val="24"/>
        </w:rPr>
      </w:pPr>
      <w:bookmarkStart w:id="68" w:name="_ENREF_42"/>
      <w:r w:rsidRPr="00950878">
        <w:rPr>
          <w:sz w:val="24"/>
        </w:rPr>
        <w:t>[42]. X. Liu, P.R. Coxon, M. Peters, B. Hoex, J.M. Cole, and D.J. Fray, Black silicon: fabrication methods, properties and solar energy applications, Energy &amp; Environmental Science, 7 (10) (2014) 3223-3263.</w:t>
      </w:r>
      <w:bookmarkEnd w:id="68"/>
    </w:p>
    <w:p w14:paraId="3343A143" w14:textId="77777777" w:rsidR="00950878" w:rsidRPr="00950878" w:rsidRDefault="00950878" w:rsidP="00950878">
      <w:pPr>
        <w:pStyle w:val="EndNoteBibliography"/>
        <w:rPr>
          <w:sz w:val="24"/>
        </w:rPr>
      </w:pPr>
      <w:bookmarkStart w:id="69" w:name="_ENREF_43"/>
      <w:r w:rsidRPr="00950878">
        <w:rPr>
          <w:sz w:val="24"/>
        </w:rPr>
        <w:t>[43]. M. Badv, I.H. Jaffer, J.I. Weitz, and T.F. Didar, An omniphobic lubricant-infused coating produced by chemical vapor deposition of hydrophobic organosilanes attenuates clotting on catheter surfaces, Sci. Rep., 7 (1) (2017) 11639.</w:t>
      </w:r>
      <w:bookmarkEnd w:id="69"/>
    </w:p>
    <w:p w14:paraId="1703537B" w14:textId="77777777" w:rsidR="00950878" w:rsidRPr="00950878" w:rsidRDefault="00950878" w:rsidP="00950878">
      <w:pPr>
        <w:pStyle w:val="EndNoteBibliography"/>
        <w:rPr>
          <w:sz w:val="24"/>
        </w:rPr>
      </w:pPr>
      <w:bookmarkStart w:id="70" w:name="_ENREF_44"/>
      <w:r w:rsidRPr="00950878">
        <w:rPr>
          <w:sz w:val="24"/>
        </w:rPr>
        <w:t>[44]. M. di Marzo and D.D. Evans, Evaporation of a water droplet deposited on a hot high thermal conductivity solid surface, (PB--86-247871/XAB) (1986) 34.</w:t>
      </w:r>
      <w:bookmarkEnd w:id="70"/>
    </w:p>
    <w:p w14:paraId="06DE80BE" w14:textId="77777777" w:rsidR="00950878" w:rsidRPr="00950878" w:rsidRDefault="00950878" w:rsidP="00950878">
      <w:pPr>
        <w:pStyle w:val="EndNoteBibliography"/>
        <w:rPr>
          <w:sz w:val="24"/>
        </w:rPr>
      </w:pPr>
      <w:bookmarkStart w:id="71" w:name="_ENREF_45"/>
      <w:r w:rsidRPr="00950878">
        <w:rPr>
          <w:sz w:val="24"/>
        </w:rPr>
        <w:t>[45]. K.M. Itaru Michiyoshe, Heat transfer characteristics of evaporation of a liquid droplet on heated surfaces, international Journal of Heat and Mass Transfer, 21 (1977) 605-613.</w:t>
      </w:r>
      <w:bookmarkEnd w:id="71"/>
    </w:p>
    <w:p w14:paraId="7990B530" w14:textId="77777777" w:rsidR="00950878" w:rsidRPr="00950878" w:rsidRDefault="00950878" w:rsidP="00950878">
      <w:pPr>
        <w:pStyle w:val="EndNoteBibliography"/>
        <w:rPr>
          <w:sz w:val="24"/>
        </w:rPr>
      </w:pPr>
      <w:bookmarkStart w:id="72" w:name="_ENREF_46"/>
      <w:r w:rsidRPr="00950878">
        <w:rPr>
          <w:sz w:val="24"/>
        </w:rPr>
        <w:t>[46]. M. Seki, H. Kawamura, and K. Sanokawa, Transient temperature profile of a hot wall due to an impinging liquid droplet, Journal of Heat Transfer, 100 (1987) 167-169.</w:t>
      </w:r>
      <w:bookmarkEnd w:id="72"/>
    </w:p>
    <w:p w14:paraId="4D0155A8" w14:textId="77777777" w:rsidR="00950878" w:rsidRPr="00950878" w:rsidRDefault="00950878" w:rsidP="00950878">
      <w:pPr>
        <w:pStyle w:val="EndNoteBibliography"/>
        <w:rPr>
          <w:sz w:val="24"/>
        </w:rPr>
      </w:pPr>
      <w:bookmarkStart w:id="73" w:name="_ENREF_47"/>
      <w:r w:rsidRPr="00950878">
        <w:rPr>
          <w:sz w:val="24"/>
        </w:rPr>
        <w:t>[47]. Seri Lee, Seaho Song, Van Au, and K.P. Moran. Constriction Spreading resistance model for electroics packing. in ASME/JSME Thermal Engineering Conference. 1995.</w:t>
      </w:r>
      <w:bookmarkEnd w:id="73"/>
    </w:p>
    <w:p w14:paraId="7C0ACC86" w14:textId="77777777" w:rsidR="00950878" w:rsidRPr="00950878" w:rsidRDefault="00950878" w:rsidP="00950878">
      <w:pPr>
        <w:pStyle w:val="EndNoteBibliography"/>
        <w:rPr>
          <w:sz w:val="24"/>
        </w:rPr>
      </w:pPr>
      <w:bookmarkStart w:id="74" w:name="_ENREF_48"/>
      <w:r w:rsidRPr="00950878">
        <w:rPr>
          <w:sz w:val="24"/>
        </w:rPr>
        <w:t>[48]. D.P. Kennedy, Spreading Resistance in Cylindrical Semiconductor Devices, Journal of Applied Physics, 31 (8) (1960) 1490-1497.</w:t>
      </w:r>
      <w:bookmarkEnd w:id="74"/>
    </w:p>
    <w:p w14:paraId="451EE01E" w14:textId="77777777" w:rsidR="00950878" w:rsidRPr="00950878" w:rsidRDefault="00950878" w:rsidP="00950878">
      <w:pPr>
        <w:pStyle w:val="EndNoteBibliography"/>
        <w:rPr>
          <w:sz w:val="24"/>
        </w:rPr>
      </w:pPr>
      <w:bookmarkStart w:id="75" w:name="_ENREF_49"/>
      <w:r w:rsidRPr="00950878">
        <w:rPr>
          <w:sz w:val="24"/>
        </w:rPr>
        <w:t>[49]. P.J. Sáenz, K. Sefiane, J. Kim, O.K. Matar, and P. Valluri, Evaporation of sessile drops: a three-dimensional approach, Journal of Fluid Mechanics, 772 (2015) 705-739.</w:t>
      </w:r>
      <w:bookmarkEnd w:id="75"/>
    </w:p>
    <w:p w14:paraId="32A88D67" w14:textId="77777777" w:rsidR="00950878" w:rsidRPr="00950878" w:rsidRDefault="00950878" w:rsidP="00950878">
      <w:pPr>
        <w:pStyle w:val="EndNoteBibliography"/>
        <w:rPr>
          <w:sz w:val="24"/>
        </w:rPr>
      </w:pPr>
      <w:bookmarkStart w:id="76" w:name="_ENREF_50"/>
      <w:r w:rsidRPr="00950878">
        <w:rPr>
          <w:sz w:val="24"/>
        </w:rPr>
        <w:t>[50]. W.A.S. B. Abrambon, Droplet vaporization model for spray combusition calculations, International Journal of Heat and Mass Transfer, 32 (1989) 1605-1618.</w:t>
      </w:r>
      <w:bookmarkEnd w:id="76"/>
    </w:p>
    <w:p w14:paraId="61781F4A" w14:textId="77777777" w:rsidR="00950878" w:rsidRPr="00950878" w:rsidRDefault="00950878" w:rsidP="00950878">
      <w:pPr>
        <w:pStyle w:val="EndNoteBibliography"/>
        <w:rPr>
          <w:sz w:val="24"/>
        </w:rPr>
      </w:pPr>
      <w:bookmarkStart w:id="77" w:name="_ENREF_51"/>
      <w:r w:rsidRPr="00950878">
        <w:rPr>
          <w:sz w:val="24"/>
        </w:rPr>
        <w:t>[51]. D.A. del Cerro, A.G. Marin, G.R. Romer, B. Pathiraj, D. Lohse, and A.J. Huis in 't Veld, Leidenfrost point reduction on micropatterned metallic surfaces, Langmuir, 28 (42) (2012) 15106-10.</w:t>
      </w:r>
      <w:bookmarkEnd w:id="77"/>
    </w:p>
    <w:p w14:paraId="2159E7FC" w14:textId="119A2488" w:rsidR="0034677C" w:rsidRPr="0034677C" w:rsidRDefault="00180F27" w:rsidP="00180F27">
      <w:pPr>
        <w:rPr>
          <w:rFonts w:cs="Times New Roman"/>
          <w:sz w:val="16"/>
          <w:szCs w:val="16"/>
        </w:rPr>
      </w:pPr>
      <w:r>
        <w:rPr>
          <w:rFonts w:cs="Times New Roman"/>
          <w:sz w:val="16"/>
          <w:szCs w:val="16"/>
        </w:rPr>
        <w:fldChar w:fldCharType="end"/>
      </w:r>
    </w:p>
    <w:sectPr w:rsidR="0034677C" w:rsidRPr="0034677C" w:rsidSect="00180F27">
      <w:pgSz w:w="12240" w:h="15840" w:code="1"/>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Wenge">
    <w15:presenceInfo w15:providerId="Windows Live" w15:userId="134401db49131d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9&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zwapvwscfr509edaz9xzdtgzvpvrvftxers&quot;&gt;My EndNote Library&lt;record-ids&gt;&lt;item&gt;3&lt;/item&gt;&lt;item&gt;21&lt;/item&gt;&lt;item&gt;24&lt;/item&gt;&lt;item&gt;34&lt;/item&gt;&lt;item&gt;36&lt;/item&gt;&lt;item&gt;37&lt;/item&gt;&lt;item&gt;41&lt;/item&gt;&lt;item&gt;43&lt;/item&gt;&lt;item&gt;45&lt;/item&gt;&lt;item&gt;49&lt;/item&gt;&lt;item&gt;50&lt;/item&gt;&lt;item&gt;57&lt;/item&gt;&lt;item&gt;59&lt;/item&gt;&lt;item&gt;60&lt;/item&gt;&lt;item&gt;63&lt;/item&gt;&lt;item&gt;64&lt;/item&gt;&lt;item&gt;70&lt;/item&gt;&lt;item&gt;72&lt;/item&gt;&lt;item&gt;78&lt;/item&gt;&lt;item&gt;84&lt;/item&gt;&lt;item&gt;96&lt;/item&gt;&lt;item&gt;102&lt;/item&gt;&lt;item&gt;106&lt;/item&gt;&lt;item&gt;107&lt;/item&gt;&lt;item&gt;112&lt;/item&gt;&lt;item&gt;128&lt;/item&gt;&lt;item&gt;129&lt;/item&gt;&lt;item&gt;162&lt;/item&gt;&lt;item&gt;170&lt;/item&gt;&lt;item&gt;227&lt;/item&gt;&lt;item&gt;244&lt;/item&gt;&lt;item&gt;287&lt;/item&gt;&lt;item&gt;289&lt;/item&gt;&lt;item&gt;292&lt;/item&gt;&lt;item&gt;294&lt;/item&gt;&lt;item&gt;297&lt;/item&gt;&lt;item&gt;301&lt;/item&gt;&lt;item&gt;302&lt;/item&gt;&lt;item&gt;303&lt;/item&gt;&lt;item&gt;304&lt;/item&gt;&lt;item&gt;305&lt;/item&gt;&lt;item&gt;306&lt;/item&gt;&lt;item&gt;307&lt;/item&gt;&lt;item&gt;308&lt;/item&gt;&lt;item&gt;309&lt;/item&gt;&lt;item&gt;310&lt;/item&gt;&lt;item&gt;311&lt;/item&gt;&lt;item&gt;313&lt;/item&gt;&lt;item&gt;321&lt;/item&gt;&lt;item&gt;328&lt;/item&gt;&lt;item&gt;329&lt;/item&gt;&lt;/record-ids&gt;&lt;/item&gt;&lt;/Libraries&gt;"/>
  </w:docVars>
  <w:rsids>
    <w:rsidRoot w:val="00A03C90"/>
    <w:rsid w:val="00003614"/>
    <w:rsid w:val="0003119B"/>
    <w:rsid w:val="00037CAD"/>
    <w:rsid w:val="00043C9F"/>
    <w:rsid w:val="00047D34"/>
    <w:rsid w:val="00053D36"/>
    <w:rsid w:val="00056B35"/>
    <w:rsid w:val="000650F0"/>
    <w:rsid w:val="000676CA"/>
    <w:rsid w:val="00074C21"/>
    <w:rsid w:val="000A2681"/>
    <w:rsid w:val="000C2083"/>
    <w:rsid w:val="000C211A"/>
    <w:rsid w:val="000C33A7"/>
    <w:rsid w:val="000D00AA"/>
    <w:rsid w:val="000D3211"/>
    <w:rsid w:val="000D43F2"/>
    <w:rsid w:val="000F7B11"/>
    <w:rsid w:val="0015631E"/>
    <w:rsid w:val="00172337"/>
    <w:rsid w:val="00180F27"/>
    <w:rsid w:val="00181F77"/>
    <w:rsid w:val="00194189"/>
    <w:rsid w:val="00196AC6"/>
    <w:rsid w:val="001B1B5A"/>
    <w:rsid w:val="001C2287"/>
    <w:rsid w:val="001C27FA"/>
    <w:rsid w:val="001D11B4"/>
    <w:rsid w:val="001D4313"/>
    <w:rsid w:val="001E09A7"/>
    <w:rsid w:val="001F19C9"/>
    <w:rsid w:val="0021175C"/>
    <w:rsid w:val="00215F03"/>
    <w:rsid w:val="00250EC7"/>
    <w:rsid w:val="002611B4"/>
    <w:rsid w:val="00275C08"/>
    <w:rsid w:val="0028145D"/>
    <w:rsid w:val="002834B8"/>
    <w:rsid w:val="0029190A"/>
    <w:rsid w:val="002A6627"/>
    <w:rsid w:val="002A6DAC"/>
    <w:rsid w:val="002D68AF"/>
    <w:rsid w:val="002F7748"/>
    <w:rsid w:val="00303C9D"/>
    <w:rsid w:val="00314A33"/>
    <w:rsid w:val="00327FCD"/>
    <w:rsid w:val="003339E0"/>
    <w:rsid w:val="00337B92"/>
    <w:rsid w:val="003435DA"/>
    <w:rsid w:val="0034677C"/>
    <w:rsid w:val="003560C8"/>
    <w:rsid w:val="003646AF"/>
    <w:rsid w:val="00395A6C"/>
    <w:rsid w:val="00395CF8"/>
    <w:rsid w:val="003A5C86"/>
    <w:rsid w:val="003B0F0D"/>
    <w:rsid w:val="003D6573"/>
    <w:rsid w:val="00401B03"/>
    <w:rsid w:val="0042574C"/>
    <w:rsid w:val="004273FA"/>
    <w:rsid w:val="00456B84"/>
    <w:rsid w:val="004735D0"/>
    <w:rsid w:val="004B5299"/>
    <w:rsid w:val="004D1597"/>
    <w:rsid w:val="004D7FBA"/>
    <w:rsid w:val="004E14A9"/>
    <w:rsid w:val="004E2B34"/>
    <w:rsid w:val="0050583D"/>
    <w:rsid w:val="0051329D"/>
    <w:rsid w:val="0051381B"/>
    <w:rsid w:val="00521B74"/>
    <w:rsid w:val="005345B6"/>
    <w:rsid w:val="00562AAD"/>
    <w:rsid w:val="005679D4"/>
    <w:rsid w:val="00575269"/>
    <w:rsid w:val="00586924"/>
    <w:rsid w:val="00593CBD"/>
    <w:rsid w:val="00597BEC"/>
    <w:rsid w:val="005B751C"/>
    <w:rsid w:val="005D755F"/>
    <w:rsid w:val="005E5682"/>
    <w:rsid w:val="005F0D5D"/>
    <w:rsid w:val="005F1354"/>
    <w:rsid w:val="006071E3"/>
    <w:rsid w:val="0063004E"/>
    <w:rsid w:val="006367BE"/>
    <w:rsid w:val="00641E11"/>
    <w:rsid w:val="00655890"/>
    <w:rsid w:val="0067141C"/>
    <w:rsid w:val="00680E81"/>
    <w:rsid w:val="00681EBC"/>
    <w:rsid w:val="00685625"/>
    <w:rsid w:val="00685AF2"/>
    <w:rsid w:val="006B7F0E"/>
    <w:rsid w:val="006C0701"/>
    <w:rsid w:val="006D2D1E"/>
    <w:rsid w:val="006E2AE3"/>
    <w:rsid w:val="006E3B65"/>
    <w:rsid w:val="006E3CCC"/>
    <w:rsid w:val="006F139C"/>
    <w:rsid w:val="007103E4"/>
    <w:rsid w:val="00711F88"/>
    <w:rsid w:val="00725570"/>
    <w:rsid w:val="00734A21"/>
    <w:rsid w:val="00743862"/>
    <w:rsid w:val="007514DF"/>
    <w:rsid w:val="007566B9"/>
    <w:rsid w:val="00760507"/>
    <w:rsid w:val="00770DBA"/>
    <w:rsid w:val="00774E97"/>
    <w:rsid w:val="00781ECB"/>
    <w:rsid w:val="00792C98"/>
    <w:rsid w:val="00794105"/>
    <w:rsid w:val="007E3F1A"/>
    <w:rsid w:val="007F6719"/>
    <w:rsid w:val="008100FC"/>
    <w:rsid w:val="00832178"/>
    <w:rsid w:val="0083304E"/>
    <w:rsid w:val="008461F8"/>
    <w:rsid w:val="00846CF4"/>
    <w:rsid w:val="00853F0F"/>
    <w:rsid w:val="00856045"/>
    <w:rsid w:val="008614B8"/>
    <w:rsid w:val="00866C4C"/>
    <w:rsid w:val="00882062"/>
    <w:rsid w:val="00897809"/>
    <w:rsid w:val="008A7612"/>
    <w:rsid w:val="008D3552"/>
    <w:rsid w:val="008D5566"/>
    <w:rsid w:val="008D6A47"/>
    <w:rsid w:val="008F385B"/>
    <w:rsid w:val="008F3D27"/>
    <w:rsid w:val="00911A46"/>
    <w:rsid w:val="00917C08"/>
    <w:rsid w:val="009425F1"/>
    <w:rsid w:val="00946816"/>
    <w:rsid w:val="00950878"/>
    <w:rsid w:val="00950E4F"/>
    <w:rsid w:val="00977C44"/>
    <w:rsid w:val="009809B6"/>
    <w:rsid w:val="00983375"/>
    <w:rsid w:val="00985123"/>
    <w:rsid w:val="00990CB5"/>
    <w:rsid w:val="009A3298"/>
    <w:rsid w:val="009A6AE9"/>
    <w:rsid w:val="009B53E5"/>
    <w:rsid w:val="009C2D8F"/>
    <w:rsid w:val="009C6A01"/>
    <w:rsid w:val="009C7068"/>
    <w:rsid w:val="009D6618"/>
    <w:rsid w:val="009F574F"/>
    <w:rsid w:val="00A03C90"/>
    <w:rsid w:val="00A06DA3"/>
    <w:rsid w:val="00A1726B"/>
    <w:rsid w:val="00A65318"/>
    <w:rsid w:val="00A70B99"/>
    <w:rsid w:val="00A9447C"/>
    <w:rsid w:val="00AC2B62"/>
    <w:rsid w:val="00AC41CA"/>
    <w:rsid w:val="00B06105"/>
    <w:rsid w:val="00B07C56"/>
    <w:rsid w:val="00B14565"/>
    <w:rsid w:val="00B408E6"/>
    <w:rsid w:val="00B43773"/>
    <w:rsid w:val="00B47C5E"/>
    <w:rsid w:val="00B707A9"/>
    <w:rsid w:val="00B70944"/>
    <w:rsid w:val="00B712CB"/>
    <w:rsid w:val="00B72204"/>
    <w:rsid w:val="00B86B78"/>
    <w:rsid w:val="00B907EA"/>
    <w:rsid w:val="00BA070C"/>
    <w:rsid w:val="00BA38EC"/>
    <w:rsid w:val="00BB5FF6"/>
    <w:rsid w:val="00BC4509"/>
    <w:rsid w:val="00BC5C42"/>
    <w:rsid w:val="00BC6513"/>
    <w:rsid w:val="00BD1464"/>
    <w:rsid w:val="00BE2296"/>
    <w:rsid w:val="00BE51CF"/>
    <w:rsid w:val="00BF2FFB"/>
    <w:rsid w:val="00C03AE1"/>
    <w:rsid w:val="00C10CF9"/>
    <w:rsid w:val="00C111B2"/>
    <w:rsid w:val="00C20280"/>
    <w:rsid w:val="00C43C1E"/>
    <w:rsid w:val="00C50B96"/>
    <w:rsid w:val="00C536AE"/>
    <w:rsid w:val="00C65757"/>
    <w:rsid w:val="00C722B1"/>
    <w:rsid w:val="00C7405F"/>
    <w:rsid w:val="00C800DE"/>
    <w:rsid w:val="00C913AD"/>
    <w:rsid w:val="00CB6E7A"/>
    <w:rsid w:val="00CC474B"/>
    <w:rsid w:val="00CD1CBE"/>
    <w:rsid w:val="00D01086"/>
    <w:rsid w:val="00D23F1B"/>
    <w:rsid w:val="00D323CD"/>
    <w:rsid w:val="00D432AD"/>
    <w:rsid w:val="00D44BC0"/>
    <w:rsid w:val="00D52AE1"/>
    <w:rsid w:val="00D6409D"/>
    <w:rsid w:val="00D758AD"/>
    <w:rsid w:val="00D75D7D"/>
    <w:rsid w:val="00D8302C"/>
    <w:rsid w:val="00D8706B"/>
    <w:rsid w:val="00D911DF"/>
    <w:rsid w:val="00D961E7"/>
    <w:rsid w:val="00DA29D0"/>
    <w:rsid w:val="00DD44F6"/>
    <w:rsid w:val="00DD714E"/>
    <w:rsid w:val="00DE27F5"/>
    <w:rsid w:val="00DF29ED"/>
    <w:rsid w:val="00E21588"/>
    <w:rsid w:val="00E3111A"/>
    <w:rsid w:val="00E472B4"/>
    <w:rsid w:val="00E61989"/>
    <w:rsid w:val="00E710E9"/>
    <w:rsid w:val="00EA5588"/>
    <w:rsid w:val="00ED0441"/>
    <w:rsid w:val="00ED3743"/>
    <w:rsid w:val="00F007F6"/>
    <w:rsid w:val="00F26C92"/>
    <w:rsid w:val="00F35F0C"/>
    <w:rsid w:val="00F37251"/>
    <w:rsid w:val="00F42ACD"/>
    <w:rsid w:val="00F4314A"/>
    <w:rsid w:val="00F448C8"/>
    <w:rsid w:val="00F535A0"/>
    <w:rsid w:val="00F722A0"/>
    <w:rsid w:val="00F928E5"/>
    <w:rsid w:val="00F96676"/>
    <w:rsid w:val="00FE3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5D7F"/>
  <w15:chartTrackingRefBased/>
  <w15:docId w15:val="{4E6B446C-0B33-4E07-A0FD-3CFB2797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kern w:val="2"/>
        <w:sz w:val="1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C43C1E"/>
  </w:style>
  <w:style w:type="paragraph" w:customStyle="1" w:styleId="msonormal0">
    <w:name w:val="msonormal"/>
    <w:basedOn w:val="Normal"/>
    <w:rsid w:val="00C43C1E"/>
    <w:pPr>
      <w:widowControl/>
      <w:spacing w:before="100" w:beforeAutospacing="1" w:after="100" w:afterAutospacing="1"/>
      <w:jc w:val="left"/>
    </w:pPr>
    <w:rPr>
      <w:rFonts w:ascii="SimSun" w:hAnsi="SimSun" w:cs="SimSun"/>
      <w:kern w:val="0"/>
      <w:sz w:val="24"/>
      <w:szCs w:val="24"/>
    </w:rPr>
  </w:style>
  <w:style w:type="paragraph" w:styleId="BodyTextIndent">
    <w:name w:val="Body Text Indent"/>
    <w:basedOn w:val="Normal"/>
    <w:link w:val="BodyTextIndentChar"/>
    <w:uiPriority w:val="99"/>
    <w:semiHidden/>
    <w:unhideWhenUsed/>
    <w:rsid w:val="00C43C1E"/>
    <w:pPr>
      <w:spacing w:after="120"/>
      <w:ind w:leftChars="200" w:left="420"/>
    </w:pPr>
    <w:rPr>
      <w:rFonts w:eastAsia="DengXian" w:cs="Times New Roman"/>
      <w:i/>
      <w:sz w:val="24"/>
      <w:szCs w:val="28"/>
    </w:rPr>
  </w:style>
  <w:style w:type="character" w:customStyle="1" w:styleId="BodyTextIndentChar">
    <w:name w:val="Body Text Indent Char"/>
    <w:basedOn w:val="DefaultParagraphFont"/>
    <w:link w:val="BodyTextIndent"/>
    <w:uiPriority w:val="99"/>
    <w:semiHidden/>
    <w:rsid w:val="00C43C1E"/>
    <w:rPr>
      <w:rFonts w:eastAsia="DengXian" w:cs="Times New Roman"/>
      <w:i/>
      <w:sz w:val="24"/>
      <w:szCs w:val="28"/>
    </w:rPr>
  </w:style>
  <w:style w:type="character" w:styleId="PlaceholderText">
    <w:name w:val="Placeholder Text"/>
    <w:basedOn w:val="DefaultParagraphFont"/>
    <w:uiPriority w:val="99"/>
    <w:semiHidden/>
    <w:rsid w:val="00C43C1E"/>
    <w:rPr>
      <w:color w:val="808080"/>
    </w:rPr>
  </w:style>
  <w:style w:type="table" w:styleId="TableGrid">
    <w:name w:val="Table Grid"/>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C43C1E"/>
    <w:rPr>
      <w:rFonts w:eastAsia="Times New Roman" w:cs="Times New Roman"/>
      <w:i/>
      <w:sz w:val="24"/>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3C1E"/>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E2AE3"/>
    <w:pPr>
      <w:jc w:val="center"/>
    </w:pPr>
    <w:rPr>
      <w:rFonts w:cs="Times New Roman"/>
      <w:noProof/>
    </w:rPr>
  </w:style>
  <w:style w:type="character" w:customStyle="1" w:styleId="EndNoteBibliographyTitleChar">
    <w:name w:val="EndNote Bibliography Title Char"/>
    <w:basedOn w:val="DefaultParagraphFont"/>
    <w:link w:val="EndNoteBibliographyTitle"/>
    <w:rsid w:val="006E2AE3"/>
    <w:rPr>
      <w:rFonts w:cs="Times New Roman"/>
      <w:noProof/>
    </w:rPr>
  </w:style>
  <w:style w:type="paragraph" w:customStyle="1" w:styleId="EndNoteBibliography">
    <w:name w:val="EndNote Bibliography"/>
    <w:basedOn w:val="Normal"/>
    <w:link w:val="EndNoteBibliographyChar"/>
    <w:rsid w:val="006E2AE3"/>
    <w:rPr>
      <w:rFonts w:cs="Times New Roman"/>
      <w:noProof/>
    </w:rPr>
  </w:style>
  <w:style w:type="character" w:customStyle="1" w:styleId="EndNoteBibliographyChar">
    <w:name w:val="EndNote Bibliography Char"/>
    <w:basedOn w:val="DefaultParagraphFont"/>
    <w:link w:val="EndNoteBibliography"/>
    <w:rsid w:val="006E2AE3"/>
    <w:rPr>
      <w:rFonts w:cs="Times New Roman"/>
      <w:noProof/>
    </w:rPr>
  </w:style>
  <w:style w:type="character" w:styleId="Hyperlink">
    <w:name w:val="Hyperlink"/>
    <w:basedOn w:val="DefaultParagraphFont"/>
    <w:uiPriority w:val="99"/>
    <w:unhideWhenUsed/>
    <w:rsid w:val="006E2AE3"/>
    <w:rPr>
      <w:color w:val="0563C1" w:themeColor="hyperlink"/>
      <w:u w:val="single"/>
    </w:rPr>
  </w:style>
  <w:style w:type="character" w:styleId="UnresolvedMention">
    <w:name w:val="Unresolved Mention"/>
    <w:basedOn w:val="DefaultParagraphFont"/>
    <w:uiPriority w:val="99"/>
    <w:semiHidden/>
    <w:unhideWhenUsed/>
    <w:rsid w:val="006E2AE3"/>
    <w:rPr>
      <w:color w:val="605E5C"/>
      <w:shd w:val="clear" w:color="auto" w:fill="E1DFDD"/>
    </w:rPr>
  </w:style>
  <w:style w:type="table" w:customStyle="1" w:styleId="TableGrid3">
    <w:name w:val="Table Grid3"/>
    <w:basedOn w:val="TableNormal"/>
    <w:next w:val="TableGrid"/>
    <w:uiPriority w:val="39"/>
    <w:rsid w:val="00B0610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6E3B65"/>
    <w:rPr>
      <w:rFonts w:ascii="Calibri" w:eastAsia="DengXian" w:hAnsi="Calibri"/>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13954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hyperlink" Target="mailto:chengjt@vt.edu" TargetMode="Externa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9734</TotalTime>
  <Pages>1</Pages>
  <Words>13382</Words>
  <Characters>76278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 Huang</dc:creator>
  <cp:keywords/>
  <dc:description/>
  <cp:lastModifiedBy>Huang Wenge</cp:lastModifiedBy>
  <cp:revision>70</cp:revision>
  <dcterms:created xsi:type="dcterms:W3CDTF">2021-04-26T18:52:00Z</dcterms:created>
  <dcterms:modified xsi:type="dcterms:W3CDTF">2021-07-21T00:25:00Z</dcterms:modified>
</cp:coreProperties>
</file>