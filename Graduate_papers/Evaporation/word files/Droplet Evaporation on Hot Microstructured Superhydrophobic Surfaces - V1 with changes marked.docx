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0D6" w14:textId="77777777" w:rsidR="009676C4" w:rsidRDefault="00C536AE" w:rsidP="009676C4">
      <w:pPr>
        <w:widowControl/>
        <w:spacing w:line="360" w:lineRule="auto"/>
        <w:jc w:val="center"/>
        <w:rPr>
          <w:ins w:id="0" w:author="Cheng, Jiangtao" w:date="2021-07-16T08:28:00Z"/>
          <w:rFonts w:eastAsia="DengXian" w:cs="Times New Roman"/>
          <w:b/>
          <w:bCs/>
          <w:kern w:val="0"/>
          <w:sz w:val="24"/>
          <w:szCs w:val="24"/>
        </w:rPr>
        <w:pPrChange w:id="1" w:author="Cheng, Jiangtao" w:date="2021-07-16T08:29:00Z">
          <w:pPr>
            <w:widowControl/>
            <w:spacing w:after="160" w:line="360" w:lineRule="auto"/>
            <w:jc w:val="center"/>
          </w:pPr>
        </w:pPrChange>
      </w:pPr>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proofErr w:type="spellStart"/>
      <w:r w:rsidRPr="00C111B2">
        <w:rPr>
          <w:rFonts w:eastAsia="DengXian" w:cs="Times New Roman"/>
          <w:b/>
          <w:bCs/>
          <w:kern w:val="0"/>
          <w:sz w:val="24"/>
          <w:szCs w:val="24"/>
        </w:rPr>
        <w:t>M</w:t>
      </w:r>
      <w:r w:rsidR="009C2D8F" w:rsidRPr="00C111B2">
        <w:rPr>
          <w:rFonts w:eastAsia="DengXian" w:cs="Times New Roman"/>
          <w:b/>
          <w:bCs/>
          <w:kern w:val="0"/>
          <w:sz w:val="24"/>
          <w:szCs w:val="24"/>
        </w:rPr>
        <w:t>icrostructured</w:t>
      </w:r>
      <w:proofErr w:type="spellEnd"/>
      <w:r w:rsidR="009C2D8F" w:rsidRPr="00C111B2">
        <w:rPr>
          <w:rFonts w:eastAsia="DengXian" w:cs="Times New Roman"/>
          <w:b/>
          <w:bCs/>
          <w:kern w:val="0"/>
          <w:sz w:val="24"/>
          <w:szCs w:val="24"/>
        </w:rPr>
        <w:t xml:space="preserve">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 xml:space="preserve">: </w:t>
      </w:r>
    </w:p>
    <w:p w14:paraId="7C0DC835" w14:textId="7F3A9A94" w:rsidR="009C2D8F" w:rsidRPr="00C111B2" w:rsidRDefault="00C536AE" w:rsidP="00C111B2">
      <w:pPr>
        <w:widowControl/>
        <w:spacing w:after="160" w:line="360" w:lineRule="auto"/>
        <w:jc w:val="center"/>
        <w:rPr>
          <w:rFonts w:eastAsia="DengXian" w:cs="Times New Roman"/>
          <w:b/>
          <w:bCs/>
          <w:kern w:val="0"/>
          <w:sz w:val="24"/>
          <w:szCs w:val="24"/>
        </w:rPr>
      </w:pPr>
      <w:r w:rsidRPr="00C111B2">
        <w:rPr>
          <w:rFonts w:eastAsia="DengXian" w:cs="Times New Roman"/>
          <w:b/>
          <w:bCs/>
          <w:kern w:val="0"/>
          <w:sz w:val="24"/>
          <w:szCs w:val="24"/>
        </w:rPr>
        <w:t>Analysis of Evaporation from Droplet Cap and Base Surfaces</w:t>
      </w:r>
    </w:p>
    <w:p w14:paraId="2D0C6F75" w14:textId="2FFD7BB1" w:rsidR="00BC4509" w:rsidRDefault="00BC4509" w:rsidP="00C800DE">
      <w:pPr>
        <w:widowControl/>
        <w:spacing w:after="160" w:line="259" w:lineRule="auto"/>
        <w:jc w:val="center"/>
        <w:rPr>
          <w:rFonts w:eastAsia="DengXian" w:cs="Times New Roman"/>
          <w:kern w:val="0"/>
          <w:sz w:val="24"/>
          <w:szCs w:val="24"/>
        </w:rPr>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r>
        <w:rPr>
          <w:rFonts w:eastAsia="DengXian" w:cs="Times New Roman"/>
          <w:kern w:val="0"/>
          <w:sz w:val="24"/>
          <w:szCs w:val="24"/>
        </w:rPr>
        <w:t>Xukun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r w:rsidR="00DD44F6">
        <w:rPr>
          <w:rFonts w:eastAsia="DengXian" w:cs="Times New Roman"/>
          <w:kern w:val="0"/>
          <w:sz w:val="24"/>
          <w:szCs w:val="24"/>
        </w:rPr>
        <w:t xml:space="preserve"> </w:t>
      </w:r>
      <w:proofErr w:type="spellStart"/>
      <w:r w:rsidR="00DD44F6">
        <w:rPr>
          <w:rFonts w:eastAsia="DengXian" w:cs="Times New Roman"/>
          <w:kern w:val="0"/>
          <w:sz w:val="24"/>
          <w:szCs w:val="24"/>
        </w:rPr>
        <w:t>Yahua</w:t>
      </w:r>
      <w:proofErr w:type="spellEnd"/>
      <w:r w:rsidR="00DD44F6">
        <w:rPr>
          <w:rFonts w:eastAsia="DengXian" w:cs="Times New Roman"/>
          <w:kern w:val="0"/>
          <w:sz w:val="24"/>
          <w:szCs w:val="24"/>
        </w:rPr>
        <w:t xml:space="preserve">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r>
        <w:rPr>
          <w:rFonts w:eastAsia="DengXian" w:cs="Times New Roman"/>
          <w:kern w:val="0"/>
          <w:sz w:val="24"/>
          <w:szCs w:val="24"/>
        </w:rPr>
        <w:t>Jiangtao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65DFAEBB" w14:textId="1C7232C2" w:rsidR="00C800DE" w:rsidRP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rPr>
        <w:t xml:space="preserve">*Corresponding author. E-mail: </w:t>
      </w:r>
      <w:hyperlink r:id="rId6" w:history="1">
        <w:r w:rsidR="00D432AD" w:rsidRPr="005D3271">
          <w:rPr>
            <w:rStyle w:val="Hyperlink"/>
            <w:rFonts w:eastAsia="DengXian" w:cs="Times New Roman"/>
            <w:kern w:val="0"/>
            <w:sz w:val="24"/>
            <w:szCs w:val="24"/>
          </w:rPr>
          <w:t>chengjt@vt.edu</w:t>
        </w:r>
      </w:hyperlink>
      <w:r w:rsidR="00D432AD">
        <w:rPr>
          <w:rFonts w:eastAsia="DengXian" w:cs="Times New Roman"/>
          <w:kern w:val="0"/>
          <w:sz w:val="24"/>
          <w:szCs w:val="24"/>
        </w:rPr>
        <w:t>; Phone: 540-231</w:t>
      </w:r>
      <w:ins w:id="2" w:author="Cheng, Jiangtao" w:date="2021-07-16T08:29:00Z">
        <w:r w:rsidR="009676C4">
          <w:rPr>
            <w:rFonts w:eastAsia="DengXian" w:cs="Times New Roman"/>
            <w:kern w:val="0"/>
            <w:sz w:val="24"/>
            <w:szCs w:val="24"/>
          </w:rPr>
          <w:t>-</w:t>
        </w:r>
      </w:ins>
      <w:del w:id="3" w:author="Cheng, Jiangtao" w:date="2021-07-16T08:29:00Z">
        <w:r w:rsidR="00D432AD" w:rsidDel="009676C4">
          <w:rPr>
            <w:rFonts w:eastAsia="DengXian" w:cs="Times New Roman"/>
            <w:kern w:val="0"/>
            <w:sz w:val="24"/>
            <w:szCs w:val="24"/>
          </w:rPr>
          <w:delText xml:space="preserve"> </w:delText>
        </w:r>
      </w:del>
      <w:r w:rsidR="00D432AD">
        <w:rPr>
          <w:rFonts w:eastAsia="DengXian" w:cs="Times New Roman"/>
          <w:kern w:val="0"/>
          <w:sz w:val="24"/>
          <w:szCs w:val="24"/>
        </w:rPr>
        <w:t>4164</w:t>
      </w:r>
      <w:r>
        <w:rPr>
          <w:rFonts w:eastAsia="DengXian" w:cs="Times New Roman"/>
          <w:kern w:val="0"/>
          <w:sz w:val="24"/>
          <w:szCs w:val="24"/>
        </w:rPr>
        <w:t xml:space="preserve"> </w:t>
      </w:r>
    </w:p>
    <w:p w14:paraId="64E74434" w14:textId="77777777" w:rsidR="00BC4509" w:rsidRPr="00BC4509" w:rsidRDefault="00BC4509" w:rsidP="00B06105">
      <w:pPr>
        <w:widowControl/>
        <w:spacing w:after="160" w:line="259" w:lineRule="auto"/>
        <w:jc w:val="left"/>
        <w:rPr>
          <w:rFonts w:eastAsia="DengXian" w:cs="Times New Roman"/>
          <w:kern w:val="0"/>
          <w:sz w:val="24"/>
          <w:szCs w:val="24"/>
        </w:rPr>
      </w:pPr>
    </w:p>
    <w:p w14:paraId="6B9C9A7D" w14:textId="29FB6989" w:rsidR="00B06105" w:rsidRPr="00FB0461" w:rsidRDefault="00B06105" w:rsidP="00B06105">
      <w:pPr>
        <w:widowControl/>
        <w:spacing w:after="160" w:line="259" w:lineRule="auto"/>
        <w:jc w:val="left"/>
        <w:rPr>
          <w:rFonts w:eastAsia="DengXian" w:cs="Times New Roman"/>
          <w:b/>
          <w:bCs/>
          <w:color w:val="FF0000"/>
          <w:kern w:val="0"/>
          <w:sz w:val="24"/>
          <w:szCs w:val="24"/>
          <w:rPrChange w:id="4" w:author="Cheng, Jiangtao" w:date="2021-07-16T08:17:00Z">
            <w:rPr>
              <w:rFonts w:eastAsia="DengXian" w:cs="Times New Roman"/>
              <w:b/>
              <w:bCs/>
              <w:kern w:val="0"/>
              <w:sz w:val="24"/>
              <w:szCs w:val="24"/>
            </w:rPr>
          </w:rPrChange>
        </w:rPr>
      </w:pPr>
      <w:commentRangeStart w:id="5"/>
      <w:r w:rsidRPr="00FB0461">
        <w:rPr>
          <w:rFonts w:eastAsia="DengXian" w:cs="Times New Roman"/>
          <w:b/>
          <w:bCs/>
          <w:color w:val="FF0000"/>
          <w:kern w:val="0"/>
          <w:sz w:val="24"/>
          <w:szCs w:val="24"/>
          <w:rPrChange w:id="6" w:author="Cheng, Jiangtao" w:date="2021-07-16T08:17:00Z">
            <w:rPr>
              <w:rFonts w:eastAsia="DengXian" w:cs="Times New Roman"/>
              <w:b/>
              <w:bCs/>
              <w:kern w:val="0"/>
              <w:sz w:val="24"/>
              <w:szCs w:val="24"/>
            </w:rPr>
          </w:rPrChange>
        </w:rPr>
        <w:t>Nomenclature</w:t>
      </w:r>
      <w:commentRangeEnd w:id="5"/>
      <w:r w:rsidR="00FB0461">
        <w:rPr>
          <w:rStyle w:val="CommentReference"/>
        </w:rPr>
        <w:commentReference w:id="5"/>
      </w:r>
    </w:p>
    <w:p w14:paraId="0B19C3D6" w14:textId="77777777" w:rsidR="005B751C" w:rsidRDefault="005B751C" w:rsidP="005E5682">
      <w:pPr>
        <w:widowControl/>
        <w:spacing w:after="160" w:line="259" w:lineRule="auto"/>
        <w:jc w:val="left"/>
        <w:rPr>
          <w:rFonts w:eastAsia="DengXian" w:cs="Times New Roman"/>
          <w:b/>
          <w:bCs/>
          <w:kern w:val="0"/>
          <w:sz w:val="24"/>
          <w:szCs w:val="24"/>
        </w:rPr>
      </w:pPr>
    </w:p>
    <w:p w14:paraId="31DEB15F" w14:textId="63E24F6C" w:rsidR="003D6573" w:rsidRDefault="003D6573" w:rsidP="005E5682">
      <w:pPr>
        <w:widowControl/>
        <w:spacing w:after="160" w:line="259" w:lineRule="auto"/>
        <w:jc w:val="left"/>
        <w:rPr>
          <w:rFonts w:eastAsia="DengXian" w:cs="Times New Roman"/>
          <w:b/>
          <w:bCs/>
          <w:kern w:val="0"/>
          <w:sz w:val="24"/>
          <w:szCs w:val="24"/>
        </w:rPr>
      </w:pPr>
      <w:r>
        <w:rPr>
          <w:rFonts w:eastAsia="DengXian" w:cs="Times New Roman"/>
          <w:b/>
          <w:bCs/>
          <w:kern w:val="0"/>
          <w:sz w:val="24"/>
          <w:szCs w:val="24"/>
        </w:rPr>
        <w:t>Abstract</w:t>
      </w:r>
    </w:p>
    <w:p w14:paraId="2CEED9D0" w14:textId="34DE0EEF" w:rsidR="007566B9" w:rsidRDefault="007566B9" w:rsidP="00FB0461">
      <w:pPr>
        <w:widowControl/>
        <w:tabs>
          <w:tab w:val="left" w:pos="360"/>
        </w:tabs>
        <w:spacing w:after="160" w:line="360" w:lineRule="auto"/>
        <w:ind w:firstLine="360"/>
        <w:rPr>
          <w:rFonts w:eastAsia="DengXian" w:cs="Times New Roman"/>
          <w:kern w:val="0"/>
          <w:sz w:val="24"/>
          <w:szCs w:val="24"/>
        </w:rPr>
        <w:pPrChange w:id="7" w:author="Cheng, Jiangtao" w:date="2021-07-16T08:17:00Z">
          <w:pPr>
            <w:widowControl/>
            <w:tabs>
              <w:tab w:val="left" w:pos="360"/>
            </w:tabs>
            <w:spacing w:after="160" w:line="360" w:lineRule="auto"/>
            <w:ind w:firstLine="360"/>
            <w:jc w:val="left"/>
          </w:pPr>
        </w:pPrChange>
      </w:pPr>
      <w:bookmarkStart w:id="8" w:name="_Hlk77260378"/>
      <w:r>
        <w:rPr>
          <w:rFonts w:eastAsia="DengXian" w:cs="Times New Roman"/>
          <w:kern w:val="0"/>
          <w:sz w:val="24"/>
          <w:szCs w:val="24"/>
        </w:rPr>
        <w:t xml:space="preserve">In this study, </w:t>
      </w:r>
      <w:ins w:id="9" w:author="Cheng, Jiangtao" w:date="2021-07-16T08:58:00Z">
        <w:r w:rsidR="00E85380">
          <w:rPr>
            <w:rFonts w:eastAsia="DengXian" w:cs="Times New Roman"/>
            <w:kern w:val="0"/>
            <w:sz w:val="24"/>
            <w:szCs w:val="24"/>
          </w:rPr>
          <w:t>evaporation</w:t>
        </w:r>
        <w:r w:rsidR="00E85380">
          <w:rPr>
            <w:rFonts w:eastAsia="DengXian" w:cs="Times New Roman"/>
            <w:kern w:val="0"/>
            <w:sz w:val="24"/>
            <w:szCs w:val="24"/>
          </w:rPr>
          <w:t xml:space="preserve"> of </w:t>
        </w:r>
      </w:ins>
      <w:r>
        <w:rPr>
          <w:rFonts w:eastAsia="DengXian" w:cs="Times New Roman"/>
          <w:kern w:val="0"/>
          <w:sz w:val="24"/>
          <w:szCs w:val="24"/>
        </w:rPr>
        <w:t>sessile</w:t>
      </w:r>
      <w:ins w:id="10" w:author="Cheng, Jiangtao" w:date="2021-07-16T08:58:00Z">
        <w:r w:rsidR="00E85380">
          <w:rPr>
            <w:rFonts w:eastAsia="DengXian" w:cs="Times New Roman"/>
            <w:kern w:val="0"/>
            <w:sz w:val="24"/>
            <w:szCs w:val="24"/>
          </w:rPr>
          <w:t xml:space="preserve"> water</w:t>
        </w:r>
      </w:ins>
      <w:r>
        <w:rPr>
          <w:rFonts w:eastAsia="DengXian" w:cs="Times New Roman"/>
          <w:kern w:val="0"/>
          <w:sz w:val="24"/>
          <w:szCs w:val="24"/>
        </w:rPr>
        <w:t xml:space="preserve"> droplet</w:t>
      </w:r>
      <w:ins w:id="11" w:author="Cheng, Jiangtao" w:date="2021-07-16T08:58:00Z">
        <w:r w:rsidR="00E85380">
          <w:rPr>
            <w:rFonts w:eastAsia="DengXian" w:cs="Times New Roman"/>
            <w:kern w:val="0"/>
            <w:sz w:val="24"/>
            <w:szCs w:val="24"/>
          </w:rPr>
          <w:t>s</w:t>
        </w:r>
      </w:ins>
      <w:r>
        <w:rPr>
          <w:rFonts w:eastAsia="DengXian" w:cs="Times New Roman"/>
          <w:kern w:val="0"/>
          <w:sz w:val="24"/>
          <w:szCs w:val="24"/>
        </w:rPr>
        <w:t xml:space="preserve"> </w:t>
      </w:r>
      <w:del w:id="12" w:author="Cheng, Jiangtao" w:date="2021-07-16T08:58:00Z">
        <w:r w:rsidDel="00E85380">
          <w:rPr>
            <w:rFonts w:eastAsia="DengXian" w:cs="Times New Roman"/>
            <w:kern w:val="0"/>
            <w:sz w:val="24"/>
            <w:szCs w:val="24"/>
          </w:rPr>
          <w:delText xml:space="preserve">evaporation </w:delText>
        </w:r>
      </w:del>
      <w:r>
        <w:rPr>
          <w:rFonts w:eastAsia="DengXian" w:cs="Times New Roman"/>
          <w:kern w:val="0"/>
          <w:sz w:val="24"/>
          <w:szCs w:val="24"/>
        </w:rPr>
        <w:t>on hot micro-structured superhydrophobic surfaces is experimentally and theoretically investigated</w:t>
      </w:r>
      <w:ins w:id="13" w:author="Cheng, Jiangtao" w:date="2021-07-16T09:00:00Z">
        <w:r w:rsidR="00B62889">
          <w:rPr>
            <w:rFonts w:eastAsia="DengXian" w:cs="Times New Roman"/>
            <w:kern w:val="0"/>
            <w:sz w:val="24"/>
            <w:szCs w:val="24"/>
          </w:rPr>
          <w:t>.</w:t>
        </w:r>
      </w:ins>
      <w:r>
        <w:rPr>
          <w:rFonts w:eastAsia="DengXian" w:cs="Times New Roman"/>
          <w:kern w:val="0"/>
          <w:sz w:val="24"/>
          <w:szCs w:val="24"/>
        </w:rPr>
        <w:t xml:space="preserve"> </w:t>
      </w:r>
      <w:ins w:id="14" w:author="Cheng, Jiangtao" w:date="2021-07-16T09:00:00Z">
        <w:r w:rsidR="00B62889">
          <w:rPr>
            <w:rFonts w:eastAsia="DengXian" w:cs="Times New Roman"/>
            <w:kern w:val="0"/>
            <w:sz w:val="24"/>
            <w:szCs w:val="24"/>
          </w:rPr>
          <w:t>F</w:t>
        </w:r>
      </w:ins>
      <w:del w:id="15" w:author="Cheng, Jiangtao" w:date="2021-07-16T09:00:00Z">
        <w:r w:rsidDel="00B62889">
          <w:rPr>
            <w:rFonts w:eastAsia="DengXian" w:cs="Times New Roman"/>
            <w:kern w:val="0"/>
            <w:sz w:val="24"/>
            <w:szCs w:val="24"/>
          </w:rPr>
          <w:delText>and, f</w:delText>
        </w:r>
      </w:del>
      <w:r>
        <w:rPr>
          <w:rFonts w:eastAsia="DengXian" w:cs="Times New Roman"/>
          <w:kern w:val="0"/>
          <w:sz w:val="24"/>
          <w:szCs w:val="24"/>
        </w:rPr>
        <w:t xml:space="preserve">or the first time, </w:t>
      </w:r>
      <w:r w:rsidRPr="0063004E">
        <w:rPr>
          <w:rFonts w:eastAsia="DengXian" w:cs="Times New Roman"/>
          <w:iCs/>
          <w:kern w:val="0"/>
          <w:sz w:val="24"/>
          <w:szCs w:val="24"/>
        </w:rPr>
        <w:t xml:space="preserve">two distinguished components of heat and mass transfer, </w:t>
      </w:r>
      <w:r w:rsidRPr="009676C4">
        <w:rPr>
          <w:rFonts w:eastAsia="DengXian" w:cs="Times New Roman"/>
          <w:i/>
          <w:kern w:val="0"/>
          <w:sz w:val="24"/>
          <w:szCs w:val="24"/>
          <w:rPrChange w:id="16" w:author="Cheng, Jiangtao" w:date="2021-07-16T08:30:00Z">
            <w:rPr>
              <w:rFonts w:eastAsia="DengXian" w:cs="Times New Roman"/>
              <w:iCs/>
              <w:kern w:val="0"/>
              <w:sz w:val="24"/>
              <w:szCs w:val="24"/>
            </w:rPr>
          </w:rPrChange>
        </w:rPr>
        <w:t>i.e</w:t>
      </w:r>
      <w:r w:rsidRPr="0063004E">
        <w:rPr>
          <w:rFonts w:eastAsia="DengXian" w:cs="Times New Roman"/>
          <w:iCs/>
          <w:kern w:val="0"/>
          <w:sz w:val="24"/>
          <w:szCs w:val="24"/>
        </w:rPr>
        <w:t>., from the droplet cap</w:t>
      </w:r>
      <w:r>
        <w:rPr>
          <w:rFonts w:eastAsia="DengXian" w:cs="Times New Roman"/>
          <w:iCs/>
          <w:kern w:val="0"/>
          <w:sz w:val="24"/>
          <w:szCs w:val="24"/>
        </w:rPr>
        <w:t xml:space="preserve"> surface</w:t>
      </w:r>
      <w:r w:rsidRPr="0063004E">
        <w:rPr>
          <w:rFonts w:eastAsia="DengXian" w:cs="Times New Roman"/>
          <w:iCs/>
          <w:kern w:val="0"/>
          <w:sz w:val="24"/>
          <w:szCs w:val="24"/>
        </w:rPr>
        <w:t xml:space="preserve"> and the base surface, during the droplet evaporation are systematically studied.</w:t>
      </w:r>
      <w:r>
        <w:rPr>
          <w:rFonts w:eastAsia="DengXian" w:cs="Times New Roman"/>
          <w:kern w:val="0"/>
          <w:sz w:val="24"/>
          <w:szCs w:val="24"/>
        </w:rPr>
        <w:t xml:space="preserve"> Water droplets with volume of 4 </w:t>
      </w:r>
      <w:proofErr w:type="spellStart"/>
      <w:r w:rsidRPr="008D6A47">
        <w:rPr>
          <w:rFonts w:eastAsia="DengXian" w:cs="Times New Roman"/>
          <w:kern w:val="0"/>
          <w:sz w:val="24"/>
          <w:szCs w:val="24"/>
        </w:rPr>
        <w:t>μL</w:t>
      </w:r>
      <w:proofErr w:type="spellEnd"/>
      <w:r>
        <w:rPr>
          <w:rFonts w:eastAsia="DengXian" w:cs="Times New Roman"/>
          <w:kern w:val="0"/>
          <w:sz w:val="24"/>
          <w:szCs w:val="24"/>
        </w:rPr>
        <w:t xml:space="preserve"> are placed on silicon-based </w:t>
      </w:r>
      <w:proofErr w:type="spellStart"/>
      <w:r>
        <w:rPr>
          <w:rFonts w:eastAsia="DengXian" w:cs="Times New Roman"/>
          <w:kern w:val="0"/>
          <w:sz w:val="24"/>
          <w:szCs w:val="24"/>
        </w:rPr>
        <w:t>micropillar</w:t>
      </w:r>
      <w:ins w:id="17" w:author="Cheng, Jiangtao" w:date="2021-07-16T09:00:00Z">
        <w:r w:rsidR="00B62889">
          <w:rPr>
            <w:rFonts w:eastAsia="DengXian" w:cs="Times New Roman"/>
            <w:kern w:val="0"/>
            <w:sz w:val="24"/>
            <w:szCs w:val="24"/>
          </w:rPr>
          <w:t>ed</w:t>
        </w:r>
      </w:ins>
      <w:proofErr w:type="spellEnd"/>
      <w:r>
        <w:rPr>
          <w:rFonts w:eastAsia="DengXian" w:cs="Times New Roman"/>
          <w:kern w:val="0"/>
          <w:sz w:val="24"/>
          <w:szCs w:val="24"/>
        </w:rPr>
        <w:t xml:space="preserve"> substrates with </w:t>
      </w:r>
      <w:ins w:id="18" w:author="Cheng, Jiangtao" w:date="2021-07-16T09:01:00Z">
        <w:r w:rsidR="00B62889">
          <w:rPr>
            <w:rFonts w:eastAsia="DengXian" w:cs="Times New Roman"/>
            <w:kern w:val="0"/>
            <w:sz w:val="24"/>
            <w:szCs w:val="24"/>
          </w:rPr>
          <w:t>the substrate</w:t>
        </w:r>
      </w:ins>
      <w:del w:id="19" w:author="Cheng, Jiangtao" w:date="2021-07-16T09:01:00Z">
        <w:r w:rsidDel="00B62889">
          <w:rPr>
            <w:rFonts w:eastAsia="DengXian" w:cs="Times New Roman"/>
            <w:kern w:val="0"/>
            <w:sz w:val="24"/>
            <w:szCs w:val="24"/>
          </w:rPr>
          <w:delText>constant</w:delText>
        </w:r>
      </w:del>
      <w:r>
        <w:rPr>
          <w:rFonts w:eastAsia="DengXian" w:cs="Times New Roman"/>
          <w:kern w:val="0"/>
          <w:sz w:val="24"/>
          <w:szCs w:val="24"/>
        </w:rPr>
        <w:t xml:space="preserve"> temperature varying from 40 °C to 120 °C. A comprehensive thermal circuit model is developed to analyze the effects of micropillars and substrate temperature on the sessile droplet evaporation. Droplet cap surface temperature</w:t>
      </w:r>
      <w:del w:id="20" w:author="Cheng, Jiangtao" w:date="2021-07-16T09:01:00Z">
        <w:r w:rsidDel="00B62889">
          <w:rPr>
            <w:rFonts w:eastAsia="DengXian" w:cs="Times New Roman"/>
            <w:kern w:val="0"/>
            <w:sz w:val="24"/>
            <w:szCs w:val="24"/>
          </w:rPr>
          <w:delText>s</w:delText>
        </w:r>
      </w:del>
      <w:r>
        <w:rPr>
          <w:rFonts w:eastAsia="DengXian" w:cs="Times New Roman"/>
          <w:kern w:val="0"/>
          <w:sz w:val="24"/>
          <w:szCs w:val="24"/>
        </w:rPr>
        <w:t xml:space="preserve"> </w:t>
      </w:r>
      <w:ins w:id="21" w:author="Cheng, Jiangtao" w:date="2021-07-16T09:01:00Z">
        <w:r w:rsidR="00B62889">
          <w:rPr>
            <w:rFonts w:eastAsia="DengXian" w:cs="Times New Roman"/>
            <w:kern w:val="0"/>
            <w:sz w:val="24"/>
            <w:szCs w:val="24"/>
          </w:rPr>
          <w:t>is</w:t>
        </w:r>
      </w:ins>
      <w:del w:id="22" w:author="Cheng, Jiangtao" w:date="2021-07-16T09:01:00Z">
        <w:r w:rsidDel="00B62889">
          <w:rPr>
            <w:rFonts w:eastAsia="DengXian" w:cs="Times New Roman"/>
            <w:kern w:val="0"/>
            <w:sz w:val="24"/>
            <w:szCs w:val="24"/>
          </w:rPr>
          <w:delText>are</w:delText>
        </w:r>
      </w:del>
      <w:r>
        <w:rPr>
          <w:rFonts w:eastAsia="DengXian" w:cs="Times New Roman"/>
          <w:kern w:val="0"/>
          <w:sz w:val="24"/>
          <w:szCs w:val="24"/>
        </w:rPr>
        <w:t xml:space="preserve"> predicted,</w:t>
      </w:r>
      <w:del w:id="23" w:author="Cheng, Jiangtao" w:date="2021-07-16T09:01:00Z">
        <w:r w:rsidDel="00B62889">
          <w:rPr>
            <w:rFonts w:eastAsia="DengXian" w:cs="Times New Roman"/>
            <w:kern w:val="0"/>
            <w:sz w:val="24"/>
            <w:szCs w:val="24"/>
          </w:rPr>
          <w:delText xml:space="preserve"> and</w:delText>
        </w:r>
      </w:del>
      <w:r>
        <w:rPr>
          <w:rFonts w:eastAsia="DengXian" w:cs="Times New Roman"/>
          <w:kern w:val="0"/>
          <w:sz w:val="24"/>
          <w:szCs w:val="24"/>
        </w:rPr>
        <w:t xml:space="preserve"> match</w:t>
      </w:r>
      <w:ins w:id="24" w:author="Cheng, Jiangtao" w:date="2021-07-16T09:02:00Z">
        <w:r w:rsidR="00B62889">
          <w:rPr>
            <w:rFonts w:eastAsia="DengXian" w:cs="Times New Roman"/>
            <w:kern w:val="0"/>
            <w:sz w:val="24"/>
            <w:szCs w:val="24"/>
          </w:rPr>
          <w:t>ing</w:t>
        </w:r>
      </w:ins>
      <w:r>
        <w:rPr>
          <w:rFonts w:eastAsia="DengXian" w:cs="Times New Roman"/>
          <w:kern w:val="0"/>
          <w:sz w:val="24"/>
          <w:szCs w:val="24"/>
        </w:rPr>
        <w:t xml:space="preserve"> well with the experimental results for droplet evaporation on </w:t>
      </w:r>
      <w:ins w:id="25" w:author="Cheng, Jiangtao" w:date="2021-07-16T09:02:00Z">
        <w:r w:rsidR="00B62889">
          <w:rPr>
            <w:rFonts w:eastAsia="DengXian" w:cs="Times New Roman"/>
            <w:kern w:val="0"/>
            <w:sz w:val="24"/>
            <w:szCs w:val="24"/>
          </w:rPr>
          <w:t xml:space="preserve">the </w:t>
        </w:r>
      </w:ins>
      <w:r>
        <w:rPr>
          <w:rFonts w:eastAsia="DengXian" w:cs="Times New Roman"/>
          <w:kern w:val="0"/>
          <w:sz w:val="24"/>
          <w:szCs w:val="24"/>
        </w:rPr>
        <w:t xml:space="preserve">substrates </w:t>
      </w:r>
      <w:ins w:id="26" w:author="Cheng, Jiangtao" w:date="2021-07-16T09:04:00Z">
        <w:r w:rsidR="00990DD2">
          <w:rPr>
            <w:rFonts w:eastAsia="DengXian" w:cs="Times New Roman"/>
            <w:kern w:val="0"/>
            <w:sz w:val="24"/>
            <w:szCs w:val="24"/>
          </w:rPr>
          <w:t>heated</w:t>
        </w:r>
        <w:r w:rsidR="00990DD2" w:rsidDel="00B62889">
          <w:rPr>
            <w:rFonts w:eastAsia="DengXian" w:cs="Times New Roman"/>
            <w:kern w:val="0"/>
            <w:sz w:val="24"/>
            <w:szCs w:val="24"/>
          </w:rPr>
          <w:t xml:space="preserve"> </w:t>
        </w:r>
      </w:ins>
      <w:del w:id="27" w:author="Cheng, Jiangtao" w:date="2021-07-16T09:02:00Z">
        <w:r w:rsidDel="00B62889">
          <w:rPr>
            <w:rFonts w:eastAsia="DengXian" w:cs="Times New Roman"/>
            <w:kern w:val="0"/>
            <w:sz w:val="24"/>
            <w:szCs w:val="24"/>
          </w:rPr>
          <w:delText xml:space="preserve">heated </w:delText>
        </w:r>
      </w:del>
      <w:ins w:id="28" w:author="Cheng, Jiangtao" w:date="2021-07-16T09:02:00Z">
        <w:r w:rsidR="00B62889">
          <w:rPr>
            <w:rFonts w:eastAsia="DengXian" w:cs="Times New Roman"/>
            <w:kern w:val="0"/>
            <w:sz w:val="24"/>
            <w:szCs w:val="24"/>
          </w:rPr>
          <w:t>in the range of</w:t>
        </w:r>
      </w:ins>
      <w:del w:id="29" w:author="Cheng, Jiangtao" w:date="2021-07-16T09:02:00Z">
        <w:r w:rsidDel="00B62889">
          <w:rPr>
            <w:rFonts w:eastAsia="DengXian" w:cs="Times New Roman"/>
            <w:kern w:val="0"/>
            <w:sz w:val="24"/>
            <w:szCs w:val="24"/>
          </w:rPr>
          <w:delText>at</w:delText>
        </w:r>
      </w:del>
      <w:r>
        <w:rPr>
          <w:rFonts w:eastAsia="DengXian" w:cs="Times New Roman"/>
          <w:kern w:val="0"/>
          <w:sz w:val="24"/>
          <w:szCs w:val="24"/>
        </w:rPr>
        <w:t xml:space="preserve"> 40 °C</w:t>
      </w:r>
      <w:ins w:id="30" w:author="Cheng, Jiangtao" w:date="2021-07-16T09:02:00Z">
        <w:r w:rsidR="00B62889">
          <w:rPr>
            <w:rFonts w:eastAsia="DengXian" w:cs="Times New Roman"/>
            <w:kern w:val="0"/>
            <w:sz w:val="24"/>
            <w:szCs w:val="24"/>
          </w:rPr>
          <w:t xml:space="preserve"> -</w:t>
        </w:r>
      </w:ins>
      <w:del w:id="31" w:author="Cheng, Jiangtao" w:date="2021-07-16T09:02:00Z">
        <w:r w:rsidDel="00B62889">
          <w:rPr>
            <w:rFonts w:eastAsia="DengXian" w:cs="Times New Roman"/>
            <w:kern w:val="0"/>
            <w:sz w:val="24"/>
            <w:szCs w:val="24"/>
          </w:rPr>
          <w:delText>, 60 °C and</w:delText>
        </w:r>
      </w:del>
      <w:r>
        <w:rPr>
          <w:rFonts w:eastAsia="DengXian" w:cs="Times New Roman"/>
          <w:kern w:val="0"/>
          <w:sz w:val="24"/>
          <w:szCs w:val="24"/>
        </w:rPr>
        <w:t xml:space="preserve"> 80 °C. </w:t>
      </w:r>
      <w:r w:rsidRPr="0077594C">
        <w:rPr>
          <w:rFonts w:eastAsia="DengXian" w:cs="Times New Roman"/>
          <w:kern w:val="0"/>
          <w:sz w:val="24"/>
          <w:szCs w:val="24"/>
        </w:rPr>
        <w:t>Evaporation rates from the drople</w:t>
      </w:r>
      <w:r>
        <w:rPr>
          <w:rFonts w:eastAsia="DengXian" w:cs="Times New Roman"/>
          <w:kern w:val="0"/>
          <w:sz w:val="24"/>
          <w:szCs w:val="24"/>
        </w:rPr>
        <w:t>t cap surface</w:t>
      </w:r>
      <w:r w:rsidRPr="0077594C">
        <w:rPr>
          <w:rFonts w:eastAsia="DengXian" w:cs="Times New Roman"/>
          <w:kern w:val="0"/>
          <w:sz w:val="24"/>
          <w:szCs w:val="24"/>
        </w:rPr>
        <w:t xml:space="preserve"> and</w:t>
      </w:r>
      <w:r>
        <w:rPr>
          <w:rFonts w:eastAsia="DengXian" w:cs="Times New Roman"/>
          <w:kern w:val="0"/>
          <w:sz w:val="24"/>
          <w:szCs w:val="24"/>
        </w:rPr>
        <w:t xml:space="preserve"> </w:t>
      </w:r>
      <w:ins w:id="32" w:author="Cheng, Jiangtao" w:date="2021-07-16T09:04:00Z">
        <w:r w:rsidR="00990DD2">
          <w:rPr>
            <w:rFonts w:eastAsia="DengXian" w:cs="Times New Roman"/>
            <w:kern w:val="0"/>
            <w:sz w:val="24"/>
            <w:szCs w:val="24"/>
          </w:rPr>
          <w:t xml:space="preserve">the </w:t>
        </w:r>
      </w:ins>
      <w:r>
        <w:rPr>
          <w:rFonts w:eastAsia="DengXian" w:cs="Times New Roman"/>
          <w:kern w:val="0"/>
          <w:sz w:val="24"/>
          <w:szCs w:val="24"/>
        </w:rPr>
        <w:t>base surface</w:t>
      </w:r>
      <w:r w:rsidRPr="0077594C">
        <w:rPr>
          <w:rFonts w:eastAsia="DengXian" w:cs="Times New Roman"/>
          <w:kern w:val="0"/>
          <w:sz w:val="24"/>
          <w:szCs w:val="24"/>
        </w:rPr>
        <w:t xml:space="preserve"> are calculated</w:t>
      </w:r>
      <w:ins w:id="33" w:author="Cheng, Jiangtao" w:date="2021-07-16T09:04:00Z">
        <w:r w:rsidR="00990DD2">
          <w:rPr>
            <w:rFonts w:eastAsia="DengXian" w:cs="Times New Roman"/>
            <w:kern w:val="0"/>
            <w:sz w:val="24"/>
            <w:szCs w:val="24"/>
          </w:rPr>
          <w:t>, respectively</w:t>
        </w:r>
      </w:ins>
      <w:ins w:id="34" w:author="Cheng, Jiangtao" w:date="2021-07-16T09:05:00Z">
        <w:r w:rsidR="00EF7C9D">
          <w:rPr>
            <w:rFonts w:eastAsia="DengXian" w:cs="Times New Roman"/>
            <w:kern w:val="0"/>
            <w:sz w:val="24"/>
            <w:szCs w:val="24"/>
          </w:rPr>
          <w:t>.</w:t>
        </w:r>
      </w:ins>
      <w:r w:rsidRPr="0077594C">
        <w:rPr>
          <w:rFonts w:eastAsia="DengXian" w:cs="Times New Roman"/>
          <w:kern w:val="0"/>
          <w:sz w:val="24"/>
          <w:szCs w:val="24"/>
        </w:rPr>
        <w:t xml:space="preserve"> </w:t>
      </w:r>
      <w:ins w:id="35" w:author="Cheng, Jiangtao" w:date="2021-07-16T09:05:00Z">
        <w:r w:rsidR="00EF7C9D">
          <w:rPr>
            <w:rFonts w:eastAsia="DengXian" w:cs="Times New Roman"/>
            <w:kern w:val="0"/>
            <w:sz w:val="24"/>
            <w:szCs w:val="24"/>
          </w:rPr>
          <w:t>We found that</w:t>
        </w:r>
      </w:ins>
      <w:del w:id="36" w:author="Cheng, Jiangtao" w:date="2021-07-16T09:05:00Z">
        <w:r w:rsidRPr="0077594C" w:rsidDel="00EF7C9D">
          <w:rPr>
            <w:rFonts w:eastAsia="DengXian" w:cs="Times New Roman"/>
            <w:kern w:val="0"/>
            <w:sz w:val="24"/>
            <w:szCs w:val="24"/>
          </w:rPr>
          <w:delText>and</w:delText>
        </w:r>
      </w:del>
      <w:r w:rsidRPr="0077594C">
        <w:rPr>
          <w:rFonts w:eastAsia="DengXian" w:cs="Times New Roman"/>
          <w:kern w:val="0"/>
          <w:sz w:val="24"/>
          <w:szCs w:val="24"/>
        </w:rPr>
        <w:t xml:space="preserve"> the decrease of evaporation</w:t>
      </w:r>
      <w:r>
        <w:rPr>
          <w:rFonts w:eastAsia="DengXian" w:cs="Times New Roman"/>
          <w:kern w:val="0"/>
          <w:sz w:val="24"/>
          <w:szCs w:val="24"/>
        </w:rPr>
        <w:t xml:space="preserve"> rate from </w:t>
      </w:r>
      <w:ins w:id="37" w:author="Cheng, Jiangtao" w:date="2021-07-16T09:04:00Z">
        <w:r w:rsidR="00990DD2">
          <w:rPr>
            <w:rFonts w:eastAsia="DengXian" w:cs="Times New Roman"/>
            <w:kern w:val="0"/>
            <w:sz w:val="24"/>
            <w:szCs w:val="24"/>
          </w:rPr>
          <w:t xml:space="preserve">the </w:t>
        </w:r>
      </w:ins>
      <w:r>
        <w:rPr>
          <w:rFonts w:eastAsia="DengXian" w:cs="Times New Roman"/>
          <w:kern w:val="0"/>
          <w:sz w:val="24"/>
          <w:szCs w:val="24"/>
        </w:rPr>
        <w:t>droplet base surface</w:t>
      </w:r>
      <w:r w:rsidRPr="0077594C">
        <w:rPr>
          <w:rFonts w:eastAsia="DengXian" w:cs="Times New Roman"/>
          <w:kern w:val="0"/>
          <w:sz w:val="24"/>
          <w:szCs w:val="24"/>
        </w:rPr>
        <w:t xml:space="preserve"> </w:t>
      </w:r>
      <w:commentRangeStart w:id="38"/>
      <w:r w:rsidRPr="00903C3D">
        <w:rPr>
          <w:rFonts w:eastAsia="DengXian" w:cs="Times New Roman"/>
          <w:kern w:val="0"/>
          <w:sz w:val="24"/>
          <w:szCs w:val="24"/>
          <w:highlight w:val="magenta"/>
          <w:rPrChange w:id="39" w:author="Cheng, Jiangtao" w:date="2021-07-16T09:07:00Z">
            <w:rPr>
              <w:rFonts w:eastAsia="DengXian" w:cs="Times New Roman"/>
              <w:kern w:val="0"/>
              <w:sz w:val="24"/>
              <w:szCs w:val="24"/>
            </w:rPr>
          </w:rPrChange>
        </w:rPr>
        <w:t>dominates</w:t>
      </w:r>
      <w:commentRangeEnd w:id="38"/>
      <w:r w:rsidR="00903C3D" w:rsidRPr="00903C3D">
        <w:rPr>
          <w:rStyle w:val="CommentReference"/>
          <w:highlight w:val="magenta"/>
          <w:rPrChange w:id="40" w:author="Cheng, Jiangtao" w:date="2021-07-16T09:07:00Z">
            <w:rPr>
              <w:rStyle w:val="CommentReference"/>
            </w:rPr>
          </w:rPrChange>
        </w:rPr>
        <w:commentReference w:id="38"/>
      </w:r>
      <w:r w:rsidRPr="0077594C">
        <w:rPr>
          <w:rFonts w:eastAsia="DengXian" w:cs="Times New Roman"/>
          <w:kern w:val="0"/>
          <w:sz w:val="24"/>
          <w:szCs w:val="24"/>
        </w:rPr>
        <w:t xml:space="preserve"> the decrease of total evaporation rate in the constant contact radius mode and the decrease of evaporation rate from </w:t>
      </w:r>
      <w:r>
        <w:rPr>
          <w:rFonts w:eastAsia="DengXian" w:cs="Times New Roman"/>
          <w:kern w:val="0"/>
          <w:sz w:val="24"/>
          <w:szCs w:val="24"/>
        </w:rPr>
        <w:t>droplet cap surface</w:t>
      </w:r>
      <w:r w:rsidRPr="0077594C">
        <w:rPr>
          <w:rFonts w:eastAsia="DengXian" w:cs="Times New Roman"/>
          <w:kern w:val="0"/>
          <w:sz w:val="24"/>
          <w:szCs w:val="24"/>
        </w:rPr>
        <w:t xml:space="preserve"> is dominant in the constant contact angle mode. The effects of internal </w:t>
      </w:r>
      <w:r w:rsidR="00917C08">
        <w:rPr>
          <w:rFonts w:eastAsia="DengXian" w:cs="Times New Roman"/>
          <w:kern w:val="0"/>
          <w:sz w:val="24"/>
          <w:szCs w:val="24"/>
        </w:rPr>
        <w:t>fluid motion</w:t>
      </w:r>
      <w:r w:rsidRPr="0077594C">
        <w:rPr>
          <w:rFonts w:eastAsia="DengXian" w:cs="Times New Roman"/>
          <w:kern w:val="0"/>
          <w:sz w:val="24"/>
          <w:szCs w:val="24"/>
        </w:rPr>
        <w:t xml:space="preserve"> of droplet are considered for</w:t>
      </w:r>
      <w:r>
        <w:rPr>
          <w:rFonts w:eastAsia="DengXian" w:cs="Times New Roman"/>
          <w:kern w:val="0"/>
          <w:sz w:val="24"/>
          <w:szCs w:val="24"/>
        </w:rPr>
        <w:t xml:space="preserve"> droplet evaporation on substrate at 100 °C and 120 °C, and </w:t>
      </w:r>
      <w:r w:rsidR="00917C08">
        <w:rPr>
          <w:rFonts w:eastAsia="DengXian" w:cs="Times New Roman"/>
          <w:kern w:val="0"/>
          <w:sz w:val="24"/>
          <w:szCs w:val="24"/>
        </w:rPr>
        <w:t>a</w:t>
      </w:r>
      <w:r w:rsidR="00917C08" w:rsidRPr="008D6A47">
        <w:rPr>
          <w:rFonts w:eastAsia="DengXian" w:cs="Times New Roman"/>
          <w:kern w:val="0"/>
          <w:sz w:val="24"/>
          <w:szCs w:val="24"/>
        </w:rPr>
        <w:t xml:space="preserve">n effective thermal conductivity is </w:t>
      </w:r>
      <w:r w:rsidR="00917C08" w:rsidRPr="008D6A47">
        <w:rPr>
          <w:rFonts w:eastAsia="DengXian" w:cs="Times New Roman"/>
          <w:kern w:val="0"/>
          <w:sz w:val="24"/>
          <w:szCs w:val="24"/>
        </w:rPr>
        <w:lastRenderedPageBreak/>
        <w:t xml:space="preserve">employed as a correction factor for the thermal circuit model to </w:t>
      </w:r>
      <w:ins w:id="41" w:author="Cheng, Jiangtao" w:date="2021-07-16T09:08:00Z">
        <w:r w:rsidR="00950321">
          <w:rPr>
            <w:rFonts w:eastAsia="DengXian" w:cs="Times New Roman"/>
            <w:kern w:val="0"/>
            <w:sz w:val="24"/>
            <w:szCs w:val="24"/>
          </w:rPr>
          <w:t>account for</w:t>
        </w:r>
      </w:ins>
      <w:del w:id="42" w:author="Cheng, Jiangtao" w:date="2021-07-16T09:08:00Z">
        <w:r w:rsidR="00917C08" w:rsidRPr="008D6A47" w:rsidDel="00950321">
          <w:rPr>
            <w:rFonts w:eastAsia="DengXian" w:cs="Times New Roman"/>
            <w:kern w:val="0"/>
            <w:sz w:val="24"/>
            <w:szCs w:val="24"/>
          </w:rPr>
          <w:delText>consider</w:delText>
        </w:r>
      </w:del>
      <w:r w:rsidR="00917C08" w:rsidRPr="008D6A47">
        <w:rPr>
          <w:rFonts w:eastAsia="DengXian" w:cs="Times New Roman"/>
          <w:kern w:val="0"/>
          <w:sz w:val="24"/>
          <w:szCs w:val="24"/>
        </w:rPr>
        <w:t xml:space="preserve"> the effect of convection heat transfer in</w:t>
      </w:r>
      <w:ins w:id="43" w:author="Cheng, Jiangtao" w:date="2021-07-16T09:08:00Z">
        <w:r w:rsidR="00950321">
          <w:rPr>
            <w:rFonts w:eastAsia="DengXian" w:cs="Times New Roman"/>
            <w:kern w:val="0"/>
            <w:sz w:val="24"/>
            <w:szCs w:val="24"/>
          </w:rPr>
          <w:t>side</w:t>
        </w:r>
      </w:ins>
      <w:r w:rsidR="00917C08" w:rsidRPr="008D6A47">
        <w:rPr>
          <w:rFonts w:eastAsia="DengXian" w:cs="Times New Roman"/>
          <w:kern w:val="0"/>
          <w:sz w:val="24"/>
          <w:szCs w:val="24"/>
        </w:rPr>
        <w:t xml:space="preserve"> the</w:t>
      </w:r>
      <w:del w:id="44" w:author="Cheng, Jiangtao" w:date="2021-07-16T09:08:00Z">
        <w:r w:rsidR="00917C08" w:rsidRPr="008D6A47" w:rsidDel="00950321">
          <w:rPr>
            <w:rFonts w:eastAsia="DengXian" w:cs="Times New Roman"/>
            <w:kern w:val="0"/>
            <w:sz w:val="24"/>
            <w:szCs w:val="24"/>
          </w:rPr>
          <w:delText xml:space="preserve"> water</w:delText>
        </w:r>
      </w:del>
      <w:r w:rsidR="00917C08" w:rsidRPr="008D6A47">
        <w:rPr>
          <w:rFonts w:eastAsia="DengXian" w:cs="Times New Roman"/>
          <w:kern w:val="0"/>
          <w:sz w:val="24"/>
          <w:szCs w:val="24"/>
        </w:rPr>
        <w:t xml:space="preserve"> droplet</w:t>
      </w:r>
      <w:ins w:id="45" w:author="Cheng, Jiangtao" w:date="2021-07-16T09:09:00Z">
        <w:r w:rsidR="00950321">
          <w:rPr>
            <w:rFonts w:eastAsia="DengXian" w:cs="Times New Roman"/>
            <w:kern w:val="0"/>
            <w:sz w:val="24"/>
            <w:szCs w:val="24"/>
          </w:rPr>
          <w:t xml:space="preserve"> body</w:t>
        </w:r>
      </w:ins>
      <w:r w:rsidR="00917C08" w:rsidRPr="008D6A47">
        <w:rPr>
          <w:rFonts w:eastAsia="DengXian" w:cs="Times New Roman"/>
          <w:kern w:val="0"/>
          <w:sz w:val="24"/>
          <w:szCs w:val="24"/>
        </w:rPr>
        <w:t xml:space="preserve">. </w:t>
      </w:r>
      <w:r>
        <w:rPr>
          <w:rFonts w:cs="Times New Roman"/>
          <w:sz w:val="24"/>
          <w:szCs w:val="24"/>
        </w:rPr>
        <w:t xml:space="preserve">Temperature differences between the droplet base and </w:t>
      </w:r>
      <w:ins w:id="46" w:author="Cheng, Jiangtao" w:date="2021-07-16T09:10:00Z">
        <w:r w:rsidR="00950321">
          <w:rPr>
            <w:rFonts w:cs="Times New Roman"/>
            <w:sz w:val="24"/>
            <w:szCs w:val="24"/>
          </w:rPr>
          <w:t xml:space="preserve">the </w:t>
        </w:r>
      </w:ins>
      <w:r>
        <w:rPr>
          <w:rFonts w:cs="Times New Roman"/>
          <w:sz w:val="24"/>
          <w:szCs w:val="24"/>
        </w:rPr>
        <w:t xml:space="preserve">substrate </w:t>
      </w:r>
      <w:ins w:id="47" w:author="Cheng, Jiangtao" w:date="2021-07-16T09:10:00Z">
        <w:r w:rsidR="00950321">
          <w:rPr>
            <w:rFonts w:cs="Times New Roman"/>
            <w:sz w:val="24"/>
            <w:szCs w:val="24"/>
          </w:rPr>
          <w:t>surface</w:t>
        </w:r>
      </w:ins>
      <w:del w:id="48" w:author="Cheng, Jiangtao" w:date="2021-07-16T09:10:00Z">
        <w:r w:rsidDel="00950321">
          <w:rPr>
            <w:rFonts w:cs="Times New Roman"/>
            <w:sz w:val="24"/>
            <w:szCs w:val="24"/>
          </w:rPr>
          <w:delText>base</w:delText>
        </w:r>
      </w:del>
      <w:r>
        <w:rPr>
          <w:rFonts w:cs="Times New Roman"/>
          <w:sz w:val="24"/>
          <w:szCs w:val="24"/>
        </w:rPr>
        <w:t xml:space="preserve"> are </w:t>
      </w:r>
      <w:ins w:id="49" w:author="Cheng, Jiangtao" w:date="2021-07-16T09:10:00Z">
        <w:r w:rsidR="00950321">
          <w:rPr>
            <w:rFonts w:cs="Times New Roman"/>
            <w:sz w:val="24"/>
            <w:szCs w:val="24"/>
          </w:rPr>
          <w:t>estimat</w:t>
        </w:r>
      </w:ins>
      <w:del w:id="50" w:author="Cheng, Jiangtao" w:date="2021-07-16T09:10:00Z">
        <w:r w:rsidDel="00950321">
          <w:rPr>
            <w:rFonts w:cs="Times New Roman"/>
            <w:sz w:val="24"/>
            <w:szCs w:val="24"/>
          </w:rPr>
          <w:delText>calculat</w:delText>
        </w:r>
      </w:del>
      <w:r>
        <w:rPr>
          <w:rFonts w:cs="Times New Roman"/>
          <w:sz w:val="24"/>
          <w:szCs w:val="24"/>
        </w:rPr>
        <w:t xml:space="preserve">ed to be about 2 °C, 5 °C, 8 °C, 12.5 °C and 18 °C for the droplet evaporation on </w:t>
      </w:r>
      <w:ins w:id="51" w:author="Cheng, Jiangtao" w:date="2021-07-16T09:10:00Z">
        <w:r w:rsidR="00950321">
          <w:rPr>
            <w:rFonts w:cs="Times New Roman"/>
            <w:sz w:val="24"/>
            <w:szCs w:val="24"/>
          </w:rPr>
          <w:t xml:space="preserve">the </w:t>
        </w:r>
      </w:ins>
      <w:r>
        <w:rPr>
          <w:rFonts w:cs="Times New Roman"/>
          <w:sz w:val="24"/>
          <w:szCs w:val="24"/>
        </w:rPr>
        <w:t>substrate heated at 40 °C, 60 °C, 80 °C, 100 °C, and 120 °C, respectively</w:t>
      </w:r>
      <w:ins w:id="52" w:author="Cheng, Jiangtao" w:date="2021-07-16T09:10:00Z">
        <w:r w:rsidR="00950321">
          <w:rPr>
            <w:rFonts w:cs="Times New Roman"/>
            <w:sz w:val="24"/>
            <w:szCs w:val="24"/>
          </w:rPr>
          <w:t xml:space="preserve">, which </w:t>
        </w:r>
      </w:ins>
      <w:ins w:id="53" w:author="Cheng, Jiangtao" w:date="2021-07-16T09:11:00Z">
        <w:r w:rsidR="00950321">
          <w:rPr>
            <w:rFonts w:cs="Times New Roman"/>
            <w:sz w:val="24"/>
            <w:szCs w:val="24"/>
          </w:rPr>
          <w:t>may elucidate the delayed or depressed boiling of water droplets on a heated sur</w:t>
        </w:r>
      </w:ins>
      <w:ins w:id="54" w:author="Cheng, Jiangtao" w:date="2021-07-16T09:12:00Z">
        <w:r w:rsidR="00950321">
          <w:rPr>
            <w:rFonts w:cs="Times New Roman"/>
            <w:sz w:val="24"/>
            <w:szCs w:val="24"/>
          </w:rPr>
          <w:t>face</w:t>
        </w:r>
      </w:ins>
      <w:r>
        <w:rPr>
          <w:rFonts w:eastAsia="DengXian" w:cs="Times New Roman"/>
          <w:kern w:val="0"/>
          <w:sz w:val="24"/>
          <w:szCs w:val="24"/>
        </w:rPr>
        <w:t xml:space="preserve">. </w:t>
      </w:r>
    </w:p>
    <w:bookmarkEnd w:id="8"/>
    <w:p w14:paraId="4CA88478" w14:textId="69E0A8A8" w:rsidR="004E2B34" w:rsidRPr="003D6573" w:rsidRDefault="004E2B34" w:rsidP="00FB0461">
      <w:pPr>
        <w:widowControl/>
        <w:spacing w:after="160" w:line="360" w:lineRule="auto"/>
        <w:rPr>
          <w:rFonts w:eastAsia="DengXian" w:cs="Times New Roman"/>
          <w:kern w:val="0"/>
          <w:sz w:val="24"/>
          <w:szCs w:val="24"/>
        </w:rPr>
        <w:pPrChange w:id="55" w:author="Cheng, Jiangtao" w:date="2021-07-16T08:17:00Z">
          <w:pPr>
            <w:widowControl/>
            <w:spacing w:after="160" w:line="360" w:lineRule="auto"/>
            <w:jc w:val="left"/>
          </w:pPr>
        </w:pPrChange>
      </w:pPr>
      <w:r w:rsidRPr="00C111B2">
        <w:rPr>
          <w:rFonts w:eastAsia="DengXian" w:cs="Times New Roman"/>
          <w:b/>
          <w:bCs/>
          <w:kern w:val="0"/>
          <w:sz w:val="24"/>
          <w:szCs w:val="24"/>
        </w:rPr>
        <w:t>Keywords:</w:t>
      </w:r>
      <w:r>
        <w:rPr>
          <w:rFonts w:eastAsia="DengXian" w:cs="Times New Roman"/>
          <w:kern w:val="0"/>
          <w:sz w:val="24"/>
          <w:szCs w:val="24"/>
        </w:rPr>
        <w:t xml:space="preserve"> </w:t>
      </w:r>
      <w:ins w:id="56" w:author="Cheng, Jiangtao" w:date="2021-07-16T08:58:00Z">
        <w:r w:rsidR="00E85380">
          <w:rPr>
            <w:rFonts w:eastAsia="DengXian" w:cs="Times New Roman"/>
            <w:kern w:val="0"/>
            <w:sz w:val="24"/>
            <w:szCs w:val="24"/>
          </w:rPr>
          <w:t>droplet evaporation,</w:t>
        </w:r>
        <w:r w:rsidR="00E85380">
          <w:rPr>
            <w:rFonts w:eastAsia="DengXian" w:cs="Times New Roman"/>
            <w:kern w:val="0"/>
            <w:sz w:val="24"/>
            <w:szCs w:val="24"/>
          </w:rPr>
          <w:t xml:space="preserve"> </w:t>
        </w:r>
      </w:ins>
      <w:proofErr w:type="spellStart"/>
      <w:ins w:id="57" w:author="Cheng, Jiangtao" w:date="2021-07-16T08:59:00Z">
        <w:r w:rsidR="00E85380">
          <w:rPr>
            <w:rFonts w:eastAsia="DengXian" w:cs="Times New Roman"/>
            <w:kern w:val="0"/>
            <w:sz w:val="24"/>
            <w:szCs w:val="24"/>
          </w:rPr>
          <w:t>m</w:t>
        </w:r>
      </w:ins>
      <w:del w:id="58" w:author="Cheng, Jiangtao" w:date="2021-07-16T08:58:00Z">
        <w:r w:rsidDel="00E85380">
          <w:rPr>
            <w:rFonts w:eastAsia="DengXian" w:cs="Times New Roman"/>
            <w:kern w:val="0"/>
            <w:sz w:val="24"/>
            <w:szCs w:val="24"/>
          </w:rPr>
          <w:delText>M</w:delText>
        </w:r>
      </w:del>
      <w:r>
        <w:rPr>
          <w:rFonts w:eastAsia="DengXian" w:cs="Times New Roman"/>
          <w:kern w:val="0"/>
          <w:sz w:val="24"/>
          <w:szCs w:val="24"/>
        </w:rPr>
        <w:t>icrostructured</w:t>
      </w:r>
      <w:proofErr w:type="spellEnd"/>
      <w:r>
        <w:rPr>
          <w:rFonts w:eastAsia="DengXian" w:cs="Times New Roman"/>
          <w:kern w:val="0"/>
          <w:sz w:val="24"/>
          <w:szCs w:val="24"/>
        </w:rPr>
        <w:t xml:space="preserve"> surfaces, superhydrophobic surfaces, </w:t>
      </w:r>
      <w:del w:id="59" w:author="Cheng, Jiangtao" w:date="2021-07-16T08:58:00Z">
        <w:r w:rsidDel="00E85380">
          <w:rPr>
            <w:rFonts w:eastAsia="DengXian" w:cs="Times New Roman"/>
            <w:kern w:val="0"/>
            <w:sz w:val="24"/>
            <w:szCs w:val="24"/>
          </w:rPr>
          <w:delText xml:space="preserve">droplet evaporation, </w:delText>
        </w:r>
      </w:del>
      <w:r>
        <w:rPr>
          <w:rFonts w:eastAsia="DengXian" w:cs="Times New Roman"/>
          <w:kern w:val="0"/>
          <w:sz w:val="24"/>
          <w:szCs w:val="24"/>
        </w:rPr>
        <w:t>thermal circuit analysis</w:t>
      </w:r>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13C9F682"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w:t>
      </w:r>
      <w:ins w:id="60" w:author="Cheng, Jiangtao" w:date="2021-07-16T10:02:00Z">
        <w:r w:rsidR="003C6073">
          <w:rPr>
            <w:rFonts w:eastAsia="DengXian" w:cs="Times New Roman"/>
            <w:kern w:val="0"/>
            <w:sz w:val="24"/>
            <w:szCs w:val="24"/>
          </w:rPr>
          <w:t xml:space="preserve">liquid </w:t>
        </w:r>
      </w:ins>
      <w:r w:rsidRPr="008D6A47">
        <w:rPr>
          <w:rFonts w:eastAsia="DengXian" w:cs="Times New Roman"/>
          <w:kern w:val="0"/>
          <w:sz w:val="24"/>
          <w:szCs w:val="24"/>
        </w:rPr>
        <w:t xml:space="preserve">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natural phenomenon, which holds an important role in a variety of applications, including inkjet printing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&lt;EndNote&gt;&lt;Cite&gt;&lt;Author&gt;Calvert&lt;/Author&gt;&lt;Year&gt;2001&lt;/Year&gt;&lt;RecNum&gt;294&lt;/RecNum&gt;&lt;DisplayText&gt;&lt;style font="Times New Roman" size="12"&gt;[1, 2]&lt;/style&gt;&lt;/DisplayText&gt;&lt;record&gt;&lt;rec-number&gt;294&lt;/rec-number&gt;&lt;foreign-keys&gt;&lt;key app="EN" db-id="dzwapvwscfr509edaz9xzdtgzvpvrvftxers" timestamp="1625255545"&gt;294&lt;/key&gt;&lt;/foreign-keys&gt;&lt;ref-type name="Journal Article"&gt;17&lt;/ref-type&gt;&lt;contributors&gt;&lt;authors&gt;&lt;author&gt;Calvert, Paul&lt;/author&gt;&lt;/authors&gt;&lt;/contributors&gt;&lt;titles&gt;&lt;title&gt;Inkjet Printing for Materials and Devices&lt;/title&gt;&lt;secondary-title&gt;Chem. Mater.&lt;/secondary-title&gt;&lt;/titles&gt;&lt;periodical&gt;&lt;full-title&gt;Chem. Mater.&lt;/full-title&gt;&lt;/periodical&gt;&lt;pages&gt;3299-3305&lt;/pages&gt;&lt;volume&gt;13&lt;/volume&gt;&lt;number&gt;10&lt;/number&gt;&lt;section&gt;3299&lt;/section&gt;&lt;dates&gt;&lt;year&gt;2001&lt;/year&gt;&lt;/dates&gt;&lt;isbn&gt;0897-4756&amp;#xD;1520-5002&lt;/isbn&gt;&lt;urls&gt;&lt;/urls&gt;&lt;electronic-resource-num&gt;10.1021/cm0101632&lt;/electronic-resource-num&gt;&lt;/record&gt;&lt;/Cite&gt;&lt;Cite&gt;&lt;Author&gt;Kwon&lt;/Author&gt;&lt;Year&gt;2013&lt;/Year&gt;&lt;RecNum&gt;162&lt;/RecNum&gt;&lt;record&gt;&lt;rec-number&gt;162&lt;/rec-number&gt;&lt;foreign-keys&gt;&lt;key app="EN" db-id="dzwapvwscfr509edaz9xzdtgzvpvrvftxers" timestamp="1624808507"&gt;162&lt;/key&gt;&lt;/foreign-keys&gt;&lt;ref-type name="Journal Article"&gt;17&lt;/ref-type&gt;&lt;contributors&gt;&lt;authors&gt;&lt;author&gt;Kwon, Hyuk-min&lt;/author&gt;&lt;author&gt;Bird, James C.&lt;/author&gt;&lt;author&gt;Varanasi, Kripa K.&lt;/author&gt;&lt;/authors&gt;&lt;/contributors&gt;&lt;titles&gt;&lt;title&gt;Increasing Leidenfrost point using micro-nano hierarchical surface structures&lt;/title&gt;&lt;secondary-title&gt;Applied Physics Letters&lt;/secondary-title&gt;&lt;/titles&gt;&lt;periodical&gt;&lt;full-title&gt;Applied Physics Letters&lt;/full-title&gt;&lt;/periodical&gt;&lt;volume&gt;103&lt;/volume&gt;&lt;number&gt;20&lt;/number&gt;&lt;section&gt;201601&lt;/section&gt;&lt;dates&gt;&lt;year&gt;2013&lt;/year&gt;&lt;/dates&gt;&lt;isbn&gt;0003-6951&amp;#xD;1077-3118&lt;/isbn&gt;&lt;urls&gt;&lt;/urls&gt;&lt;electronic-resource-num&gt;10.1063/1.4828673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 w:tooltip="Calvert, 2001 #294" w:history="1">
        <w:r w:rsidR="00401B03">
          <w:rPr>
            <w:rFonts w:eastAsia="DengXian" w:cs="Times New Roman"/>
            <w:noProof/>
            <w:kern w:val="0"/>
            <w:sz w:val="24"/>
            <w:szCs w:val="24"/>
          </w:rPr>
          <w:t>1</w:t>
        </w:r>
      </w:hyperlink>
      <w:r w:rsidR="00401B03">
        <w:rPr>
          <w:rFonts w:eastAsia="DengXian" w:cs="Times New Roman"/>
          <w:noProof/>
          <w:kern w:val="0"/>
          <w:sz w:val="24"/>
          <w:szCs w:val="24"/>
        </w:rPr>
        <w:t xml:space="preserve">, </w:t>
      </w:r>
      <w:hyperlink w:anchor="_ENREF_2" w:tooltip="Kwon, 2013 #162" w:history="1">
        <w:r w:rsidR="00401B03">
          <w:rPr>
            <w:rFonts w:eastAsia="DengXian" w:cs="Times New Roman"/>
            <w:noProof/>
            <w:kern w:val="0"/>
            <w:sz w:val="24"/>
            <w:szCs w:val="24"/>
          </w:rPr>
          <w:t>2</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&lt;EndNote&gt;&lt;Cite&gt;&lt;Author&gt;Wu&lt;/Author&gt;&lt;Year&gt;2004&lt;/Year&gt;&lt;RecNum&gt;301&lt;/RecNum&gt;&lt;DisplayText&gt;&lt;style font="Times New Roman" size="12"&gt;[3]&lt;/style&gt;&lt;/DisplayText&gt;&lt;record&gt;&lt;rec-number&gt;301&lt;/rec-number&gt;&lt;foreign-keys&gt;&lt;key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3" w:tooltip="Wu, 2004 #301" w:history="1">
        <w:r w:rsidR="00401B03">
          <w:rPr>
            <w:rFonts w:eastAsia="DengXian" w:cs="Times New Roman"/>
            <w:noProof/>
            <w:kern w:val="0"/>
            <w:sz w:val="24"/>
            <w:szCs w:val="24"/>
          </w:rPr>
          <w:t>3</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&lt;EndNote&gt;&lt;Cite&gt;&lt;Author&gt;Jia&lt;/Author&gt;&lt;Year&gt;2003&lt;/Year&gt;&lt;RecNum&gt;292&lt;/RecNum&gt;&lt;DisplayText&gt;&lt;style font="Times New Roman" size="12"&gt;[4]&lt;/style&gt;&lt;/DisplayText&gt;&lt;record&gt;&lt;rec-number&gt;292&lt;/rec-number&gt;&lt;foreign-keys&gt;&lt;key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4" w:tooltip="Jia, 2003 #292" w:history="1">
        <w:r w:rsidR="00401B03">
          <w:rPr>
            <w:rFonts w:eastAsia="DengXian" w:cs="Times New Roman"/>
            <w:noProof/>
            <w:kern w:val="0"/>
            <w:sz w:val="24"/>
            <w:szCs w:val="24"/>
          </w:rPr>
          <w:t>4</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and microparticle detection</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&lt;EndNote&gt;&lt;Cite&gt;&lt;Author&gt;Song&lt;/Author&gt;&lt;Year&gt;2020&lt;/Year&gt;&lt;RecNum&gt;78&lt;/RecNum&gt;&lt;DisplayText&gt;&lt;style font="Times New Roman" size="12"&gt;[5]&lt;/style&gt;&lt;/DisplayText&gt;&lt;record&gt;&lt;rec-number&gt;78&lt;/rec-number&gt;&lt;foreign-keys&gt;&lt;key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5" w:tooltip="Song, 2020 #78" w:history="1">
        <w:r w:rsidR="00401B03">
          <w:rPr>
            <w:rFonts w:eastAsia="DengXian" w:cs="Times New Roman"/>
            <w:noProof/>
            <w:kern w:val="0"/>
            <w:sz w:val="24"/>
            <w:szCs w:val="24"/>
          </w:rPr>
          <w:t>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Meanwhile, sessile droplet evaporation is a complex phenomenon controlled by several interdependent factors, such as the droplet contact angle and contact radius</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&lt;EndNote&gt;&lt;Cite&gt;&lt;Author&gt;Putnam&lt;/Author&gt;&lt;Year&gt;2012&lt;/Year&gt;&lt;RecNum&gt;304&lt;/RecNum&gt;&lt;DisplayText&gt;&lt;style font="Times New Roman" size="12"&gt;[6]&lt;/style&gt;&lt;/DisplayText&gt;&lt;record&gt;&lt;rec-number&gt;304&lt;/rec-number&gt;&lt;foreign-keys&gt;&lt;key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6" w:tooltip="Putnam, 2012 #304" w:history="1">
        <w:r w:rsidR="00401B03">
          <w:rPr>
            <w:rFonts w:eastAsia="DengXian" w:cs="Times New Roman"/>
            <w:noProof/>
            <w:kern w:val="0"/>
            <w:sz w:val="24"/>
            <w:szCs w:val="24"/>
          </w:rPr>
          <w:t>6</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7" w:tooltip="Tsai, 2010 #302" w:history="1">
        <w:r w:rsidR="00401B03">
          <w:rPr>
            <w:rFonts w:eastAsia="DengXian" w:cs="Times New Roman"/>
            <w:noProof/>
            <w:kern w:val="0"/>
            <w:sz w:val="24"/>
            <w:szCs w:val="24"/>
          </w:rPr>
          <w:t>7-9</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r w:rsidR="00180F27">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0" w:tooltip="He, 2019 #313" w:history="1">
        <w:r w:rsidR="00401B03">
          <w:rPr>
            <w:rFonts w:eastAsia="DengXian" w:cs="Times New Roman"/>
            <w:noProof/>
            <w:kern w:val="0"/>
            <w:sz w:val="24"/>
            <w:szCs w:val="24"/>
          </w:rPr>
          <w:t>10-15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401B03">
          <w:rPr>
            <w:rFonts w:eastAsia="DengXian" w:cs="Times New Roman"/>
            <w:noProof/>
            <w:kern w:val="0"/>
            <w:sz w:val="24"/>
            <w:szCs w:val="24"/>
          </w:rPr>
          <w:t>16-21</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22" w:tooltip="Liu, 2021 #60" w:history="1">
        <w:r w:rsidR="00401B03">
          <w:rPr>
            <w:rFonts w:eastAsia="DengXian" w:cs="Times New Roman"/>
            <w:noProof/>
            <w:kern w:val="0"/>
            <w:sz w:val="24"/>
            <w:szCs w:val="24"/>
          </w:rPr>
          <w:t>22-24</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0FBA27C5"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Since the seminal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Pr="008D6A47">
        <w:rPr>
          <w:rFonts w:eastAsia="DengXian" w:cs="Times New Roman"/>
          <w:kern w:val="0"/>
          <w:sz w:val="24"/>
          <w:szCs w:val="24"/>
        </w:rPr>
        <w:t xml:space="preserve"> in 1977</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401B03">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sessile droplet evaporation on smooth surface has been systematically analyzed, in which droplet evaporation was distinguished into three evaporation modes: (1) the constant contact radius (CCR) mode: the droplet contact line is pinned with </w:t>
      </w:r>
      <w:ins w:id="61" w:author="Cheng, Jiangtao" w:date="2021-07-16T10:03:00Z">
        <w:r w:rsidR="00595CF5">
          <w:rPr>
            <w:rFonts w:eastAsia="DengXian" w:cs="Times New Roman"/>
            <w:kern w:val="0"/>
            <w:sz w:val="24"/>
            <w:szCs w:val="24"/>
          </w:rPr>
          <w:t xml:space="preserve">a </w:t>
        </w:r>
      </w:ins>
      <w:r w:rsidRPr="008D6A47">
        <w:rPr>
          <w:rFonts w:eastAsia="DengXian" w:cs="Times New Roman"/>
          <w:kern w:val="0"/>
          <w:sz w:val="24"/>
          <w:szCs w:val="24"/>
        </w:rPr>
        <w:t xml:space="preserve">constant contact radius while </w:t>
      </w:r>
      <w:ins w:id="62" w:author="Cheng, Jiangtao" w:date="2021-07-16T10:03:00Z">
        <w:r w:rsidR="00595CF5">
          <w:rPr>
            <w:rFonts w:eastAsia="DengXian" w:cs="Times New Roman"/>
            <w:kern w:val="0"/>
            <w:sz w:val="24"/>
            <w:szCs w:val="24"/>
          </w:rPr>
          <w:t xml:space="preserve">the </w:t>
        </w:r>
      </w:ins>
      <w:r w:rsidRPr="008D6A47">
        <w:rPr>
          <w:rFonts w:eastAsia="DengXian" w:cs="Times New Roman"/>
          <w:kern w:val="0"/>
          <w:sz w:val="24"/>
          <w:szCs w:val="24"/>
        </w:rPr>
        <w:t>contact angle keeps decreasing</w:t>
      </w:r>
      <w:ins w:id="63" w:author="Cheng, Jiangtao" w:date="2021-07-16T10:04:00Z">
        <w:r w:rsidR="00595CF5">
          <w:rPr>
            <w:rFonts w:eastAsia="DengXian" w:cs="Times New Roman"/>
            <w:kern w:val="0"/>
            <w:sz w:val="24"/>
            <w:szCs w:val="24"/>
          </w:rPr>
          <w:t>;</w:t>
        </w:r>
      </w:ins>
      <w:del w:id="64" w:author="Cheng, Jiangtao" w:date="2021-07-16T10:04:00Z">
        <w:r w:rsidRPr="008D6A47" w:rsidDel="00595CF5">
          <w:rPr>
            <w:rFonts w:eastAsia="DengXian" w:cs="Times New Roman"/>
            <w:kern w:val="0"/>
            <w:sz w:val="24"/>
            <w:szCs w:val="24"/>
          </w:rPr>
          <w:delText>.</w:delText>
        </w:r>
      </w:del>
      <w:r w:rsidRPr="008D6A47">
        <w:rPr>
          <w:rFonts w:eastAsia="DengXian" w:cs="Times New Roman"/>
          <w:kern w:val="0"/>
          <w:sz w:val="24"/>
          <w:szCs w:val="24"/>
        </w:rPr>
        <w:t xml:space="preserve"> (2) the constant contact angle (CCA) mode: once the contact angle approaches the receding contact angle, the contact line keeps receding</w:t>
      </w:r>
      <w:del w:id="65" w:author="Cheng, Jiangtao" w:date="2021-07-16T10:04:00Z">
        <w:r w:rsidRPr="008D6A47" w:rsidDel="00595CF5">
          <w:rPr>
            <w:rFonts w:eastAsia="DengXian" w:cs="Times New Roman"/>
            <w:kern w:val="0"/>
            <w:sz w:val="24"/>
            <w:szCs w:val="24"/>
          </w:rPr>
          <w:delText xml:space="preserve"> droplet</w:delText>
        </w:r>
      </w:del>
      <w:r w:rsidRPr="008D6A47">
        <w:rPr>
          <w:rFonts w:eastAsia="DengXian" w:cs="Times New Roman"/>
          <w:kern w:val="0"/>
          <w:sz w:val="24"/>
          <w:szCs w:val="24"/>
        </w:rPr>
        <w:t xml:space="preserve"> with unchanged contact angle; (3) the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&lt;EndNote&gt;&lt;Cite&gt;&lt;Author&gt;Shanahan&lt;/Author&gt;&lt;Year&gt;1995&lt;/Year&gt;&lt;RecNum&gt;308&lt;/RecNum&gt;&lt;DisplayText&gt;&lt;style font="Times New Roman" size="12"&gt;[26]&lt;/style&gt;&lt;/DisplayText&gt;&lt;record&gt;&lt;rec-number&gt;308&lt;/rec-number&gt;&lt;foreign-keys&gt;&lt;key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6" w:tooltip="Shanahan, 1995 #308" w:history="1">
        <w:r w:rsidR="00401B03">
          <w:rPr>
            <w:rFonts w:eastAsia="DengXian" w:cs="Times New Roman"/>
            <w:noProof/>
            <w:kern w:val="0"/>
            <w:sz w:val="24"/>
            <w:szCs w:val="24"/>
          </w:rPr>
          <w:t>26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 alternately. </w:t>
      </w:r>
    </w:p>
    <w:p w14:paraId="4EF26F61" w14:textId="797935E1"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Several theoretical models have been proposed to predict the evaporation rate of sessile droplet</w:t>
      </w:r>
      <w:ins w:id="66" w:author="Cheng, Jiangtao" w:date="2021-07-16T10:28:00Z">
        <w:r w:rsidR="00A643F6">
          <w:rPr>
            <w:rFonts w:eastAsia="DengXian" w:cs="Times New Roman"/>
            <w:kern w:val="0"/>
            <w:sz w:val="24"/>
            <w:szCs w:val="24"/>
          </w:rPr>
          <w:t>s on various surfaces</w:t>
        </w:r>
      </w:ins>
      <w:r w:rsidRPr="008D6A47">
        <w:rPr>
          <w:rFonts w:eastAsia="DengXian" w:cs="Times New Roman"/>
          <w:kern w:val="0"/>
          <w:sz w:val="24"/>
          <w:szCs w:val="24"/>
        </w:rPr>
        <w:t xml:space="preserve">. Also in the classical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401B03">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w:t>
      </w:r>
      <w:ins w:id="67" w:author="Cheng, Jiangtao" w:date="2021-07-16T10:28:00Z">
        <w:r w:rsidR="00A643F6">
          <w:rPr>
            <w:rFonts w:eastAsia="DengXian" w:cs="Times New Roman"/>
            <w:kern w:val="0"/>
            <w:sz w:val="24"/>
            <w:szCs w:val="24"/>
          </w:rPr>
          <w:t>at</w:t>
        </w:r>
      </w:ins>
      <w:del w:id="68" w:author="Cheng, Jiangtao" w:date="2021-07-16T10:28:00Z">
        <w:r w:rsidRPr="008D6A47" w:rsidDel="00A643F6">
          <w:rPr>
            <w:rFonts w:eastAsia="DengXian" w:cs="Times New Roman"/>
            <w:kern w:val="0"/>
            <w:sz w:val="24"/>
            <w:szCs w:val="24"/>
          </w:rPr>
          <w:delText>in</w:delText>
        </w:r>
      </w:del>
      <w:r w:rsidRPr="008D6A47">
        <w:rPr>
          <w:rFonts w:eastAsia="DengXian" w:cs="Times New Roman"/>
          <w:kern w:val="0"/>
          <w:sz w:val="24"/>
          <w:szCs w:val="24"/>
        </w:rPr>
        <w:t xml:space="preserve"> room temperature was firstly assumed to be driven by the vapor diffusion</w:t>
      </w:r>
      <w:ins w:id="69" w:author="Cheng, Jiangtao" w:date="2021-07-16T10:29:00Z">
        <w:r w:rsidR="00A643F6">
          <w:rPr>
            <w:rFonts w:eastAsia="DengXian" w:cs="Times New Roman"/>
            <w:kern w:val="0"/>
            <w:sz w:val="24"/>
            <w:szCs w:val="24"/>
          </w:rPr>
          <w:t>,</w:t>
        </w:r>
      </w:ins>
      <w:del w:id="70" w:author="Cheng, Jiangtao" w:date="2021-07-16T10:29:00Z">
        <w:r w:rsidRPr="008D6A47" w:rsidDel="00A643F6">
          <w:rPr>
            <w:rFonts w:eastAsia="DengXian" w:cs="Times New Roman"/>
            <w:kern w:val="0"/>
            <w:sz w:val="24"/>
            <w:szCs w:val="24"/>
          </w:rPr>
          <w:delText xml:space="preserve"> by</w:delText>
        </w:r>
      </w:del>
      <w:r w:rsidRPr="008D6A47">
        <w:rPr>
          <w:rFonts w:eastAsia="DengXian" w:cs="Times New Roman"/>
          <w:kern w:val="0"/>
          <w:sz w:val="24"/>
          <w:szCs w:val="24"/>
        </w:rPr>
        <w:t xml:space="preserve"> ignoring the heat transfer and convective flow inside/outside the droplet. And the analytic </w:t>
      </w:r>
      <w:r w:rsidRPr="008D6A47">
        <w:rPr>
          <w:rFonts w:eastAsia="DengXian" w:cs="Times New Roman"/>
          <w:kern w:val="0"/>
          <w:sz w:val="24"/>
          <w:szCs w:val="24"/>
        </w:rPr>
        <w:lastRenderedPageBreak/>
        <w:t>evaporation rate could be obtained based on an analogy between the concentration field and the electrostatic field</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&lt;EndNote&gt;&lt;Cite&gt;&lt;Author&gt;Lebedev&lt;/Author&gt;&lt;Year&gt;1965&lt;/Year&gt;&lt;RecNum&gt;309&lt;/RecNum&gt;&lt;DisplayText&gt;&lt;style font="Times New Roman" size="12"&gt;[27]&lt;/style&gt;&lt;/DisplayText&gt;&lt;record&gt;&lt;rec-number&gt;309&lt;/rec-number&gt;&lt;foreign-keys&gt;&lt;key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7" w:tooltip="Lebedev, 1965 #309" w:history="1">
        <w:r w:rsidR="00401B03">
          <w:rPr>
            <w:rFonts w:eastAsia="DengXian" w:cs="Times New Roman"/>
            <w:noProof/>
            <w:kern w:val="0"/>
            <w:sz w:val="24"/>
            <w:szCs w:val="24"/>
          </w:rPr>
          <w:t>27</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ins w:id="71" w:author="Cheng, Jiangtao" w:date="2021-07-16T10:30:00Z">
        <w:r w:rsidR="00A643F6">
          <w:rPr>
            <w:rFonts w:eastAsia="DengXian" w:cs="Times New Roman"/>
            <w:kern w:val="0"/>
            <w:sz w:val="24"/>
            <w:szCs w:val="24"/>
          </w:rPr>
          <w:t>During</w:t>
        </w:r>
      </w:ins>
      <w:del w:id="72" w:author="Cheng, Jiangtao" w:date="2021-07-16T10:30:00Z">
        <w:r w:rsidRPr="008D6A47" w:rsidDel="00A643F6">
          <w:rPr>
            <w:rFonts w:eastAsia="DengXian" w:cs="Times New Roman"/>
            <w:kern w:val="0"/>
            <w:sz w:val="24"/>
            <w:szCs w:val="24"/>
          </w:rPr>
          <w:delText>I</w:delText>
        </w:r>
      </w:del>
      <w:del w:id="73" w:author="Cheng, Jiangtao" w:date="2021-07-16T10:29:00Z">
        <w:r w:rsidRPr="008D6A47" w:rsidDel="00A643F6">
          <w:rPr>
            <w:rFonts w:eastAsia="DengXian" w:cs="Times New Roman"/>
            <w:kern w:val="0"/>
            <w:sz w:val="24"/>
            <w:szCs w:val="24"/>
          </w:rPr>
          <w:delText>n</w:delText>
        </w:r>
      </w:del>
      <w:r w:rsidRPr="008D6A47">
        <w:rPr>
          <w:rFonts w:eastAsia="DengXian" w:cs="Times New Roman"/>
          <w:kern w:val="0"/>
          <w:sz w:val="24"/>
          <w:szCs w:val="24"/>
        </w:rPr>
        <w:t xml:space="preserve"> the past two decades, this diffusion-driven model was extensively studied, which has been applied on modeling the evaporation of sessile droplet</w:t>
      </w:r>
      <w:ins w:id="74" w:author="Cheng, Jiangtao" w:date="2021-07-16T10:30:00Z">
        <w:r w:rsidR="00A643F6">
          <w:rPr>
            <w:rFonts w:eastAsia="DengXian" w:cs="Times New Roman"/>
            <w:kern w:val="0"/>
            <w:sz w:val="24"/>
            <w:szCs w:val="24"/>
          </w:rPr>
          <w:t>s</w:t>
        </w:r>
      </w:ins>
      <w:r w:rsidRPr="008D6A47">
        <w:rPr>
          <w:rFonts w:eastAsia="DengXian" w:cs="Times New Roman"/>
          <w:kern w:val="0"/>
          <w:sz w:val="24"/>
          <w:szCs w:val="24"/>
        </w:rPr>
        <w:t xml:space="preserve"> with the arbitrary contact angle in </w:t>
      </w:r>
      <w:ins w:id="75" w:author="Cheng, Jiangtao" w:date="2021-07-16T10:30:00Z">
        <w:r w:rsidR="00A643F6">
          <w:rPr>
            <w:rFonts w:eastAsia="DengXian" w:cs="Times New Roman"/>
            <w:kern w:val="0"/>
            <w:sz w:val="24"/>
            <w:szCs w:val="24"/>
          </w:rPr>
          <w:t xml:space="preserve">the </w:t>
        </w:r>
      </w:ins>
      <w:r w:rsidRPr="008D6A47">
        <w:rPr>
          <w:rFonts w:eastAsia="DengXian" w:cs="Times New Roman"/>
          <w:kern w:val="0"/>
          <w:sz w:val="24"/>
          <w:szCs w:val="24"/>
        </w:rPr>
        <w:t xml:space="preserve">CCR mode or with </w:t>
      </w:r>
      <w:ins w:id="76" w:author="Cheng, Jiangtao" w:date="2021-07-16T10:30:00Z">
        <w:r w:rsidR="00A643F6">
          <w:rPr>
            <w:rFonts w:eastAsia="DengXian" w:cs="Times New Roman"/>
            <w:kern w:val="0"/>
            <w:sz w:val="24"/>
            <w:szCs w:val="24"/>
          </w:rPr>
          <w:t xml:space="preserve">a </w:t>
        </w:r>
      </w:ins>
      <w:r w:rsidRPr="008D6A47">
        <w:rPr>
          <w:rFonts w:eastAsia="DengXian" w:cs="Times New Roman"/>
          <w:kern w:val="0"/>
          <w:sz w:val="24"/>
          <w:szCs w:val="24"/>
        </w:rPr>
        <w:t>slipping contact line in</w:t>
      </w:r>
      <w:ins w:id="77" w:author="Cheng, Jiangtao" w:date="2021-07-16T10:30:00Z">
        <w:r w:rsidR="00A643F6">
          <w:rPr>
            <w:rFonts w:eastAsia="DengXian" w:cs="Times New Roman"/>
            <w:kern w:val="0"/>
            <w:sz w:val="24"/>
            <w:szCs w:val="24"/>
          </w:rPr>
          <w:t xml:space="preserve"> the</w:t>
        </w:r>
      </w:ins>
      <w:r w:rsidRPr="008D6A47">
        <w:rPr>
          <w:rFonts w:eastAsia="DengXian" w:cs="Times New Roman"/>
          <w:kern w:val="0"/>
          <w:sz w:val="24"/>
          <w:szCs w:val="24"/>
        </w:rPr>
        <w:t xml:space="preserve"> CCA mode. Compar</w:t>
      </w:r>
      <w:ins w:id="78" w:author="Cheng, Jiangtao" w:date="2021-07-16T10:34:00Z">
        <w:r w:rsidR="00BA6C44">
          <w:rPr>
            <w:rFonts w:eastAsia="DengXian" w:cs="Times New Roman"/>
            <w:kern w:val="0"/>
            <w:sz w:val="24"/>
            <w:szCs w:val="24"/>
          </w:rPr>
          <w:t>ed</w:t>
        </w:r>
      </w:ins>
      <w:del w:id="79" w:author="Cheng, Jiangtao" w:date="2021-07-16T10:34:00Z">
        <w:r w:rsidRPr="008D6A47" w:rsidDel="00BA6C44">
          <w:rPr>
            <w:rFonts w:eastAsia="DengXian" w:cs="Times New Roman"/>
            <w:kern w:val="0"/>
            <w:sz w:val="24"/>
            <w:szCs w:val="24"/>
          </w:rPr>
          <w:delText>ing</w:delText>
        </w:r>
      </w:del>
      <w:r w:rsidRPr="008D6A47">
        <w:rPr>
          <w:rFonts w:eastAsia="DengXian" w:cs="Times New Roman"/>
          <w:kern w:val="0"/>
          <w:sz w:val="24"/>
          <w:szCs w:val="24"/>
        </w:rPr>
        <w:t xml:space="preserve"> with the experimental data, the excellent </w:t>
      </w:r>
      <w:ins w:id="80" w:author="Cheng, Jiangtao" w:date="2021-07-16T10:38:00Z">
        <w:r w:rsidR="00BA6C44">
          <w:rPr>
            <w:rFonts w:eastAsia="DengXian" w:cs="Times New Roman"/>
            <w:kern w:val="0"/>
            <w:sz w:val="24"/>
            <w:szCs w:val="24"/>
          </w:rPr>
          <w:t>agreement</w:t>
        </w:r>
      </w:ins>
      <w:del w:id="81" w:author="Cheng, Jiangtao" w:date="2021-07-16T10:38:00Z">
        <w:r w:rsidRPr="008D6A47" w:rsidDel="00BA6C44">
          <w:rPr>
            <w:rFonts w:eastAsia="DengXian" w:cs="Times New Roman"/>
            <w:kern w:val="0"/>
            <w:sz w:val="24"/>
            <w:szCs w:val="24"/>
          </w:rPr>
          <w:delText>accuracy</w:delText>
        </w:r>
      </w:del>
      <w:r w:rsidRPr="008D6A47">
        <w:rPr>
          <w:rFonts w:eastAsia="DengXian" w:cs="Times New Roman"/>
          <w:kern w:val="0"/>
          <w:sz w:val="24"/>
          <w:szCs w:val="24"/>
        </w:rPr>
        <w:t xml:space="preserve"> of </w:t>
      </w:r>
      <w:ins w:id="82" w:author="Cheng, Jiangtao" w:date="2021-07-16T10:35:00Z">
        <w:r w:rsidR="00BA6C44">
          <w:rPr>
            <w:rFonts w:eastAsia="DengXian" w:cs="Times New Roman"/>
            <w:kern w:val="0"/>
            <w:sz w:val="24"/>
            <w:szCs w:val="24"/>
          </w:rPr>
          <w:t xml:space="preserve">the </w:t>
        </w:r>
      </w:ins>
      <w:r w:rsidRPr="008D6A47">
        <w:rPr>
          <w:rFonts w:eastAsia="DengXian" w:cs="Times New Roman"/>
          <w:kern w:val="0"/>
          <w:sz w:val="24"/>
          <w:szCs w:val="24"/>
        </w:rPr>
        <w:t>predicted evaporation rate confirm</w:t>
      </w:r>
      <w:ins w:id="83" w:author="Cheng, Jiangtao" w:date="2021-07-16T10:35:00Z">
        <w:r w:rsidR="00BA6C44">
          <w:rPr>
            <w:rFonts w:eastAsia="DengXian" w:cs="Times New Roman"/>
            <w:kern w:val="0"/>
            <w:sz w:val="24"/>
            <w:szCs w:val="24"/>
          </w:rPr>
          <w:t>s</w:t>
        </w:r>
      </w:ins>
      <w:r w:rsidRPr="008D6A47">
        <w:rPr>
          <w:rFonts w:eastAsia="DengXian" w:cs="Times New Roman"/>
          <w:kern w:val="0"/>
          <w:sz w:val="24"/>
          <w:szCs w:val="24"/>
        </w:rPr>
        <w:t xml:space="preserve"> the validity of </w:t>
      </w:r>
      <w:ins w:id="84" w:author="Cheng, Jiangtao" w:date="2021-07-16T10:35:00Z">
        <w:r w:rsidR="00BA6C44">
          <w:rPr>
            <w:rFonts w:eastAsia="DengXian" w:cs="Times New Roman"/>
            <w:kern w:val="0"/>
            <w:sz w:val="24"/>
            <w:szCs w:val="24"/>
          </w:rPr>
          <w:t xml:space="preserve">the </w:t>
        </w:r>
      </w:ins>
      <w:r w:rsidRPr="008D6A47">
        <w:rPr>
          <w:rFonts w:eastAsia="DengXian" w:cs="Times New Roman"/>
          <w:kern w:val="0"/>
          <w:sz w:val="24"/>
          <w:szCs w:val="24"/>
        </w:rPr>
        <w:t>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401B03">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1" w:tooltip="Kadhim, 2019 #72" w:history="1">
        <w:r w:rsidR="00401B03">
          <w:rPr>
            <w:rFonts w:eastAsia="DengXian" w:cs="Times New Roman"/>
            <w:noProof/>
            <w:kern w:val="0"/>
            <w:sz w:val="24"/>
            <w:szCs w:val="24"/>
          </w:rPr>
          <w:t>21</w:t>
        </w:r>
      </w:hyperlink>
      <w:r w:rsidR="00401B03">
        <w:rPr>
          <w:rFonts w:eastAsia="DengXian" w:cs="Times New Roman"/>
          <w:noProof/>
          <w:kern w:val="0"/>
          <w:sz w:val="24"/>
          <w:szCs w:val="24"/>
        </w:rPr>
        <w:t xml:space="preserve">, </w:t>
      </w:r>
      <w:hyperlink w:anchor="_ENREF_31" w:tooltip="Nguyen, 2012 #310" w:history="1">
        <w:r w:rsidR="00401B03">
          <w:rPr>
            <w:rFonts w:eastAsia="DengXian" w:cs="Times New Roman"/>
            <w:noProof/>
            <w:kern w:val="0"/>
            <w:sz w:val="24"/>
            <w:szCs w:val="24"/>
          </w:rPr>
          <w:t>31</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4D8C3723"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However, when the </w:t>
      </w:r>
      <w:ins w:id="85" w:author="Cheng, Jiangtao" w:date="2021-07-16T10:39:00Z">
        <w:r w:rsidR="00AF04CC" w:rsidRPr="008D6A47">
          <w:rPr>
            <w:rFonts w:eastAsia="DengXian" w:cs="Times New Roman"/>
            <w:kern w:val="0"/>
            <w:sz w:val="24"/>
            <w:szCs w:val="24"/>
          </w:rPr>
          <w:t>diffusion-driven</w:t>
        </w:r>
        <w:r w:rsidR="00AF04CC" w:rsidRPr="008D6A47">
          <w:rPr>
            <w:rFonts w:eastAsia="DengXian" w:cs="Times New Roman"/>
            <w:kern w:val="0"/>
            <w:sz w:val="24"/>
            <w:szCs w:val="24"/>
          </w:rPr>
          <w:t xml:space="preserve"> </w:t>
        </w:r>
      </w:ins>
      <w:r w:rsidRPr="008D6A47">
        <w:rPr>
          <w:rFonts w:eastAsia="DengXian" w:cs="Times New Roman"/>
          <w:kern w:val="0"/>
          <w:sz w:val="24"/>
          <w:szCs w:val="24"/>
        </w:rPr>
        <w:t xml:space="preserve">model was employed </w:t>
      </w:r>
      <w:ins w:id="86" w:author="Cheng, Jiangtao" w:date="2021-07-16T10:38:00Z">
        <w:r w:rsidR="00AF04CC">
          <w:rPr>
            <w:rFonts w:eastAsia="DengXian" w:cs="Times New Roman"/>
            <w:kern w:val="0"/>
            <w:sz w:val="24"/>
            <w:szCs w:val="24"/>
          </w:rPr>
          <w:t>for</w:t>
        </w:r>
      </w:ins>
      <w:del w:id="87" w:author="Cheng, Jiangtao" w:date="2021-07-16T10:38:00Z">
        <w:r w:rsidRPr="008D6A47" w:rsidDel="00AF04CC">
          <w:rPr>
            <w:rFonts w:eastAsia="DengXian" w:cs="Times New Roman"/>
            <w:kern w:val="0"/>
            <w:sz w:val="24"/>
            <w:szCs w:val="24"/>
          </w:rPr>
          <w:delText>on</w:delText>
        </w:r>
      </w:del>
      <w:r w:rsidRPr="008D6A47">
        <w:rPr>
          <w:rFonts w:eastAsia="DengXian" w:cs="Times New Roman"/>
          <w:kern w:val="0"/>
          <w:sz w:val="24"/>
          <w:szCs w:val="24"/>
        </w:rPr>
        <w:t xml:space="preserve"> </w:t>
      </w:r>
      <w:ins w:id="88" w:author="Cheng, Jiangtao" w:date="2021-07-16T10:39:00Z">
        <w:r w:rsidR="00AF04CC">
          <w:rPr>
            <w:rFonts w:eastAsia="DengXian" w:cs="Times New Roman"/>
            <w:kern w:val="0"/>
            <w:sz w:val="24"/>
            <w:szCs w:val="24"/>
          </w:rPr>
          <w:t xml:space="preserve">analyzing </w:t>
        </w:r>
      </w:ins>
      <w:r w:rsidRPr="008D6A47">
        <w:rPr>
          <w:rFonts w:eastAsia="DengXian" w:cs="Times New Roman"/>
          <w:kern w:val="0"/>
          <w:sz w:val="24"/>
          <w:szCs w:val="24"/>
        </w:rPr>
        <w:t xml:space="preserve">sessile droplet evaporation </w:t>
      </w:r>
      <w:ins w:id="89" w:author="Cheng, Jiangtao" w:date="2021-07-16T10:38:00Z">
        <w:r w:rsidR="00AF04CC">
          <w:rPr>
            <w:rFonts w:eastAsia="DengXian" w:cs="Times New Roman"/>
            <w:kern w:val="0"/>
            <w:sz w:val="24"/>
            <w:szCs w:val="24"/>
          </w:rPr>
          <w:t>on</w:t>
        </w:r>
      </w:ins>
      <w:del w:id="90" w:author="Cheng, Jiangtao" w:date="2021-07-16T10:40:00Z">
        <w:r w:rsidRPr="008D6A47" w:rsidDel="00857513">
          <w:rPr>
            <w:rFonts w:eastAsia="DengXian" w:cs="Times New Roman"/>
            <w:kern w:val="0"/>
            <w:sz w:val="24"/>
            <w:szCs w:val="24"/>
          </w:rPr>
          <w:delText>the</w:delText>
        </w:r>
      </w:del>
      <w:r w:rsidRPr="008D6A47">
        <w:rPr>
          <w:rFonts w:eastAsia="DengXian" w:cs="Times New Roman"/>
          <w:kern w:val="0"/>
          <w:sz w:val="24"/>
          <w:szCs w:val="24"/>
        </w:rPr>
        <w:t xml:space="preserve"> </w:t>
      </w:r>
      <w:del w:id="91" w:author="Cheng, Jiangtao" w:date="2021-07-16T10:39:00Z">
        <w:r w:rsidRPr="008D6A47" w:rsidDel="00AF04CC">
          <w:rPr>
            <w:rFonts w:eastAsia="DengXian" w:cs="Times New Roman"/>
            <w:kern w:val="0"/>
            <w:sz w:val="24"/>
            <w:szCs w:val="24"/>
          </w:rPr>
          <w:delText xml:space="preserve">superhydrophobic </w:delText>
        </w:r>
      </w:del>
      <w:ins w:id="92" w:author="Cheng, Jiangtao" w:date="2021-07-16T10:39:00Z">
        <w:r w:rsidR="00AF04CC">
          <w:rPr>
            <w:rFonts w:eastAsia="DengXian" w:cs="Times New Roman"/>
            <w:kern w:val="0"/>
            <w:sz w:val="24"/>
            <w:szCs w:val="24"/>
          </w:rPr>
          <w:t>non-wetting</w:t>
        </w:r>
        <w:r w:rsidR="00AF04CC" w:rsidRPr="008D6A47">
          <w:rPr>
            <w:rFonts w:eastAsia="DengXian" w:cs="Times New Roman"/>
            <w:kern w:val="0"/>
            <w:sz w:val="24"/>
            <w:szCs w:val="24"/>
          </w:rPr>
          <w:t xml:space="preserve"> </w:t>
        </w:r>
      </w:ins>
      <w:r w:rsidRPr="008D6A47">
        <w:rPr>
          <w:rFonts w:eastAsia="DengXian" w:cs="Times New Roman"/>
          <w:kern w:val="0"/>
          <w:sz w:val="24"/>
          <w:szCs w:val="24"/>
        </w:rPr>
        <w:t>surfaces with microstructure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&lt;EndNote&gt;&lt;Cite&gt;&lt;Author&gt;Gelderblom&lt;/Author&gt;&lt;Year&gt;2011&lt;/Year&gt;&lt;RecNum&gt;311&lt;/RecNum&gt;&lt;DisplayText&gt;&lt;style font="Times New Roman" size="12"&gt;[32]&lt;/style&gt;&lt;/DisplayText&gt;&lt;record&gt;&lt;rec-number&gt;311&lt;/rec-number&gt;&lt;foreign-keys&gt;&lt;key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2" w:tooltip="Gelderblom, 2011 #311" w:history="1">
        <w:r w:rsidR="00401B03">
          <w:rPr>
            <w:rFonts w:eastAsia="DengXian" w:cs="Times New Roman"/>
            <w:noProof/>
            <w:kern w:val="0"/>
            <w:sz w:val="24"/>
            <w:szCs w:val="24"/>
          </w:rPr>
          <w:t>32</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w:t>
      </w:r>
      <w:ins w:id="93" w:author="Cheng, Jiangtao" w:date="2021-07-16T10:39:00Z">
        <w:r w:rsidR="00AF04CC">
          <w:rPr>
            <w:rFonts w:eastAsia="DengXian" w:cs="Times New Roman"/>
            <w:kern w:val="0"/>
            <w:sz w:val="24"/>
            <w:szCs w:val="24"/>
          </w:rPr>
          <w:t xml:space="preserve">the </w:t>
        </w:r>
      </w:ins>
      <w:r w:rsidRPr="008D6A47">
        <w:rPr>
          <w:rFonts w:eastAsia="DengXian" w:cs="Times New Roman"/>
          <w:kern w:val="0"/>
          <w:sz w:val="24"/>
          <w:szCs w:val="24"/>
        </w:rPr>
        <w:t xml:space="preserve">heated superhydrophobic surfaces, an overestimation of evaporation rate was observed by </w:t>
      </w:r>
      <w:proofErr w:type="spellStart"/>
      <w:r w:rsidRPr="008D6A47">
        <w:rPr>
          <w:rFonts w:eastAsia="DengXian" w:cs="Times New Roman"/>
          <w:kern w:val="0"/>
          <w:sz w:val="24"/>
          <w:szCs w:val="24"/>
        </w:rPr>
        <w:t>Garimalla</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Aldhaleai</w:t>
      </w:r>
      <w:proofErr w:type="spellEnd"/>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3" w:tooltip="Dash, 2013 #34" w:history="1">
        <w:r w:rsidR="00401B03">
          <w:rPr>
            <w:rFonts w:eastAsia="DengXian" w:cs="Times New Roman"/>
            <w:noProof/>
            <w:kern w:val="0"/>
            <w:sz w:val="24"/>
            <w:szCs w:val="24"/>
          </w:rPr>
          <w:t>33-35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This deviation of the predicted evaporation rate should</w:t>
      </w:r>
      <w:del w:id="94" w:author="Cheng, Jiangtao" w:date="2021-07-16T10:51:00Z">
        <w:r w:rsidRPr="008D6A47" w:rsidDel="004E7C99">
          <w:rPr>
            <w:rFonts w:eastAsia="DengXian" w:cs="Times New Roman"/>
            <w:kern w:val="0"/>
            <w:sz w:val="24"/>
            <w:szCs w:val="24"/>
          </w:rPr>
          <w:delText xml:space="preserve"> be the</w:delText>
        </w:r>
      </w:del>
      <w:r w:rsidRPr="008D6A47">
        <w:rPr>
          <w:rFonts w:eastAsia="DengXian" w:cs="Times New Roman"/>
          <w:kern w:val="0"/>
          <w:sz w:val="24"/>
          <w:szCs w:val="24"/>
        </w:rPr>
        <w:t xml:space="preserve"> result</w:t>
      </w:r>
      <w:del w:id="95" w:author="Cheng, Jiangtao" w:date="2021-07-16T10:51:00Z">
        <w:r w:rsidRPr="008D6A47" w:rsidDel="004E7C99">
          <w:rPr>
            <w:rFonts w:eastAsia="DengXian" w:cs="Times New Roman"/>
            <w:kern w:val="0"/>
            <w:sz w:val="24"/>
            <w:szCs w:val="24"/>
          </w:rPr>
          <w:delText>s</w:delText>
        </w:r>
      </w:del>
      <w:r w:rsidRPr="008D6A47">
        <w:rPr>
          <w:rFonts w:eastAsia="DengXian" w:cs="Times New Roman"/>
          <w:kern w:val="0"/>
          <w:sz w:val="24"/>
          <w:szCs w:val="24"/>
        </w:rPr>
        <w:t xml:space="preserve"> </w:t>
      </w:r>
      <w:ins w:id="96" w:author="Cheng, Jiangtao" w:date="2021-07-16T10:51:00Z">
        <w:r w:rsidR="004E7C99">
          <w:rPr>
            <w:rFonts w:eastAsia="DengXian" w:cs="Times New Roman"/>
            <w:kern w:val="0"/>
            <w:sz w:val="24"/>
            <w:szCs w:val="24"/>
          </w:rPr>
          <w:t>from</w:t>
        </w:r>
      </w:ins>
      <w:del w:id="97" w:author="Cheng, Jiangtao" w:date="2021-07-16T10:51:00Z">
        <w:r w:rsidRPr="008D6A47" w:rsidDel="004E7C99">
          <w:rPr>
            <w:rFonts w:eastAsia="DengXian" w:cs="Times New Roman"/>
            <w:kern w:val="0"/>
            <w:sz w:val="24"/>
            <w:szCs w:val="24"/>
          </w:rPr>
          <w:delText>of</w:delText>
        </w:r>
      </w:del>
      <w:r w:rsidRPr="008D6A47">
        <w:rPr>
          <w:rFonts w:eastAsia="DengXian" w:cs="Times New Roman"/>
          <w:kern w:val="0"/>
          <w:sz w:val="24"/>
          <w:szCs w:val="24"/>
        </w:rPr>
        <w:t xml:space="preserve"> the evaporative cooling</w:t>
      </w:r>
      <w:ins w:id="98" w:author="Cheng, Jiangtao" w:date="2021-07-16T10:51:00Z">
        <w:r w:rsidR="004E7C99">
          <w:rPr>
            <w:rFonts w:eastAsia="DengXian" w:cs="Times New Roman"/>
            <w:kern w:val="0"/>
            <w:sz w:val="24"/>
            <w:szCs w:val="24"/>
          </w:rPr>
          <w:t>,</w:t>
        </w:r>
      </w:ins>
      <w:r w:rsidRPr="008D6A47">
        <w:rPr>
          <w:rFonts w:eastAsia="DengXian" w:cs="Times New Roman"/>
          <w:kern w:val="0"/>
          <w:sz w:val="24"/>
          <w:szCs w:val="24"/>
        </w:rPr>
        <w:t xml:space="preserve"> giving rise to a temperature reduction on the liquid-vapor interface, which is </w:t>
      </w:r>
      <w:ins w:id="99" w:author="Cheng, Jiangtao" w:date="2021-07-16T10:54:00Z">
        <w:r w:rsidR="004E7C99">
          <w:rPr>
            <w:rFonts w:eastAsia="DengXian" w:cs="Times New Roman"/>
            <w:kern w:val="0"/>
            <w:sz w:val="24"/>
            <w:szCs w:val="24"/>
          </w:rPr>
          <w:t xml:space="preserve">in </w:t>
        </w:r>
      </w:ins>
      <w:r w:rsidRPr="008D6A47">
        <w:rPr>
          <w:rFonts w:eastAsia="DengXian" w:cs="Times New Roman"/>
          <w:kern w:val="0"/>
          <w:sz w:val="24"/>
          <w:szCs w:val="24"/>
        </w:rPr>
        <w:t>contradict</w:t>
      </w:r>
      <w:ins w:id="100" w:author="Cheng, Jiangtao" w:date="2021-07-16T10:54:00Z">
        <w:r w:rsidR="004E7C99">
          <w:rPr>
            <w:rFonts w:eastAsia="DengXian" w:cs="Times New Roman"/>
            <w:kern w:val="0"/>
            <w:sz w:val="24"/>
            <w:szCs w:val="24"/>
          </w:rPr>
          <w:t>ion to</w:t>
        </w:r>
      </w:ins>
      <w:del w:id="101" w:author="Cheng, Jiangtao" w:date="2021-07-16T10:54:00Z">
        <w:r w:rsidRPr="008D6A47" w:rsidDel="004E7C99">
          <w:rPr>
            <w:rFonts w:eastAsia="DengXian" w:cs="Times New Roman"/>
            <w:kern w:val="0"/>
            <w:sz w:val="24"/>
            <w:szCs w:val="24"/>
          </w:rPr>
          <w:delText xml:space="preserve"> with</w:delText>
        </w:r>
      </w:del>
      <w:r w:rsidRPr="008D6A47">
        <w:rPr>
          <w:rFonts w:eastAsia="DengXian" w:cs="Times New Roman"/>
          <w:kern w:val="0"/>
          <w:sz w:val="24"/>
          <w:szCs w:val="24"/>
        </w:rPr>
        <w:t xml:space="preserve"> the pivotal assumption in</w:t>
      </w:r>
      <w:ins w:id="102" w:author="Cheng, Jiangtao" w:date="2021-07-16T10:55:00Z">
        <w:r w:rsidR="00F76569">
          <w:rPr>
            <w:rFonts w:eastAsia="DengXian" w:cs="Times New Roman"/>
            <w:kern w:val="0"/>
            <w:sz w:val="24"/>
            <w:szCs w:val="24"/>
          </w:rPr>
          <w:t xml:space="preserve"> the</w:t>
        </w:r>
      </w:ins>
      <w:r w:rsidRPr="008D6A47">
        <w:rPr>
          <w:rFonts w:eastAsia="DengXian" w:cs="Times New Roman"/>
          <w:kern w:val="0"/>
          <w:sz w:val="24"/>
          <w:szCs w:val="24"/>
        </w:rPr>
        <w:t xml:space="preserve">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401B03">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For instance, the maximum temperature mismatch </w:t>
      </w:r>
      <w:ins w:id="103" w:author="Cheng, Jiangtao" w:date="2021-07-16T10:56:00Z">
        <w:r w:rsidR="00F76569">
          <w:rPr>
            <w:rFonts w:eastAsia="DengXian" w:cs="Times New Roman"/>
            <w:kern w:val="0"/>
            <w:sz w:val="24"/>
            <w:szCs w:val="24"/>
          </w:rPr>
          <w:t xml:space="preserve">of </w:t>
        </w:r>
      </w:ins>
      <w:r w:rsidRPr="008D6A47">
        <w:rPr>
          <w:rFonts w:eastAsia="DengXian" w:cs="Times New Roman"/>
          <w:kern w:val="0"/>
          <w:sz w:val="24"/>
          <w:szCs w:val="24"/>
        </w:rPr>
        <w:t>~</w:t>
      </w:r>
      <w:del w:id="104" w:author="Cheng, Jiangtao" w:date="2021-07-16T10:56:00Z">
        <w:r w:rsidRPr="008D6A47" w:rsidDel="00F76569">
          <w:rPr>
            <w:rFonts w:eastAsia="DengXian" w:cs="Times New Roman"/>
            <w:kern w:val="0"/>
            <w:sz w:val="24"/>
            <w:szCs w:val="24"/>
          </w:rPr>
          <w:delText xml:space="preserve"> </w:delText>
        </w:r>
      </w:del>
      <w:r w:rsidRPr="008D6A47">
        <w:rPr>
          <w:rFonts w:eastAsia="DengXian" w:cs="Times New Roman"/>
          <w:kern w:val="0"/>
          <w:sz w:val="24"/>
          <w:szCs w:val="24"/>
        </w:rPr>
        <w:t>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w:t>
      </w:r>
      <w:del w:id="105" w:author="Cheng, Jiangtao" w:date="2021-07-16T10:57:00Z">
        <w:r w:rsidRPr="008D6A47" w:rsidDel="00F76569">
          <w:rPr>
            <w:rFonts w:eastAsia="DengXian" w:cs="Times New Roman"/>
            <w:kern w:val="0"/>
            <w:sz w:val="24"/>
            <w:szCs w:val="24"/>
          </w:rPr>
          <w:delText>s</w:delText>
        </w:r>
      </w:del>
      <w:r w:rsidRPr="008D6A47">
        <w:rPr>
          <w:rFonts w:eastAsia="DengXian" w:cs="Times New Roman"/>
          <w:kern w:val="0"/>
          <w:sz w:val="24"/>
          <w:szCs w:val="24"/>
        </w:rPr>
        <w:t xml:space="preserve"> was </w:t>
      </w:r>
      <w:r>
        <w:rPr>
          <w:rFonts w:eastAsia="DengXian" w:cs="Times New Roman"/>
          <w:kern w:val="0"/>
          <w:sz w:val="24"/>
          <w:szCs w:val="24"/>
        </w:rPr>
        <w:t>experimentally</w:t>
      </w:r>
      <w:r w:rsidRPr="008D6A47">
        <w:rPr>
          <w:rFonts w:eastAsia="DengXian" w:cs="Times New Roman"/>
          <w:kern w:val="0"/>
          <w:sz w:val="24"/>
          <w:szCs w:val="24"/>
        </w:rPr>
        <w:t xml:space="preserve"> </w:t>
      </w:r>
      <w:ins w:id="106" w:author="Cheng, Jiangtao" w:date="2021-07-16T10:56:00Z">
        <w:r w:rsidR="00F76569">
          <w:rPr>
            <w:rFonts w:eastAsia="DengXian" w:cs="Times New Roman"/>
            <w:kern w:val="0"/>
            <w:sz w:val="24"/>
            <w:szCs w:val="24"/>
          </w:rPr>
          <w:t>observ</w:t>
        </w:r>
      </w:ins>
      <w:del w:id="107" w:author="Cheng, Jiangtao" w:date="2021-07-16T10:56:00Z">
        <w:r w:rsidDel="00F76569">
          <w:rPr>
            <w:rFonts w:eastAsia="DengXian" w:cs="Times New Roman"/>
            <w:kern w:val="0"/>
            <w:sz w:val="24"/>
            <w:szCs w:val="24"/>
          </w:rPr>
          <w:delText>measur</w:delText>
        </w:r>
      </w:del>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&lt;EndNote&gt;&lt;Cite&gt;&lt;Author&gt;Gleason&lt;/Author&gt;&lt;Year&gt;2016&lt;/Year&gt;&lt;RecNum&gt;112&lt;/RecNum&gt;&lt;DisplayText&gt;&lt;style font="Times New Roman" size="12"&gt;[16]&lt;/style&gt;&lt;/DisplayText&gt;&lt;record&gt;&lt;rec-number&gt;112&lt;/rec-number&gt;&lt;foreign-keys&gt;&lt;key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401B03">
          <w:rPr>
            <w:rFonts w:eastAsia="DengXian" w:cs="Times New Roman"/>
            <w:noProof/>
            <w:kern w:val="0"/>
            <w:sz w:val="24"/>
            <w:szCs w:val="24"/>
          </w:rPr>
          <w:t>16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Furthermore, the availability of </w:t>
      </w:r>
      <w:ins w:id="108" w:author="Cheng, Jiangtao" w:date="2021-07-16T10:57:00Z">
        <w:r w:rsidR="00F76569">
          <w:rPr>
            <w:rFonts w:eastAsia="DengXian" w:cs="Times New Roman"/>
            <w:kern w:val="0"/>
            <w:sz w:val="24"/>
            <w:szCs w:val="24"/>
          </w:rPr>
          <w:t xml:space="preserve">the </w:t>
        </w:r>
      </w:ins>
      <w:r w:rsidRPr="008D6A47">
        <w:rPr>
          <w:rFonts w:eastAsia="DengXian" w:cs="Times New Roman"/>
          <w:kern w:val="0"/>
          <w:sz w:val="24"/>
          <w:szCs w:val="24"/>
        </w:rPr>
        <w:t>diffusion-driven model might become worse when the</w:t>
      </w:r>
      <w:del w:id="109" w:author="Cheng, Jiangtao" w:date="2021-07-16T10:58:00Z">
        <w:r w:rsidRPr="008D6A47" w:rsidDel="009C610A">
          <w:rPr>
            <w:rFonts w:eastAsia="DengXian" w:cs="Times New Roman"/>
            <w:kern w:val="0"/>
            <w:sz w:val="24"/>
            <w:szCs w:val="24"/>
          </w:rPr>
          <w:delText xml:space="preserve"> different</w:delText>
        </w:r>
      </w:del>
      <w:r w:rsidRPr="008D6A47">
        <w:rPr>
          <w:rFonts w:eastAsia="DengXian" w:cs="Times New Roman"/>
          <w:kern w:val="0"/>
          <w:sz w:val="24"/>
          <w:szCs w:val="24"/>
        </w:rPr>
        <w:t xml:space="preserve"> wetting states of droplet on micro-structured surfaces, </w:t>
      </w:r>
      <w:r w:rsidRPr="009C610A">
        <w:rPr>
          <w:rFonts w:eastAsia="DengXian" w:cs="Times New Roman"/>
          <w:i/>
          <w:iCs/>
          <w:kern w:val="0"/>
          <w:sz w:val="24"/>
          <w:szCs w:val="24"/>
          <w:rPrChange w:id="110" w:author="Cheng, Jiangtao" w:date="2021-07-16T10:58:00Z">
            <w:rPr>
              <w:rFonts w:eastAsia="DengXian" w:cs="Times New Roman"/>
              <w:kern w:val="0"/>
              <w:sz w:val="24"/>
              <w:szCs w:val="24"/>
            </w:rPr>
          </w:rPrChange>
        </w:rPr>
        <w:t>i.e</w:t>
      </w:r>
      <w:r w:rsidRPr="008D6A47">
        <w:rPr>
          <w:rFonts w:eastAsia="DengXian" w:cs="Times New Roman"/>
          <w:kern w:val="0"/>
          <w:sz w:val="24"/>
          <w:szCs w:val="24"/>
        </w:rPr>
        <w:t xml:space="preserve">., </w:t>
      </w:r>
      <w:commentRangeStart w:id="111"/>
      <w:ins w:id="112" w:author="Cheng, Jiangtao" w:date="2021-07-16T10:58:00Z">
        <w:r w:rsidR="009C610A">
          <w:rPr>
            <w:rFonts w:eastAsia="DengXian" w:cs="Times New Roman"/>
            <w:kern w:val="0"/>
            <w:sz w:val="24"/>
            <w:szCs w:val="24"/>
          </w:rPr>
          <w:t xml:space="preserve">the </w:t>
        </w:r>
      </w:ins>
      <w:r w:rsidRPr="008D6A47">
        <w:rPr>
          <w:rFonts w:eastAsia="DengXian" w:cs="Times New Roman"/>
          <w:kern w:val="0"/>
          <w:sz w:val="24"/>
          <w:szCs w:val="24"/>
        </w:rPr>
        <w:t xml:space="preserve">Cassie state </w:t>
      </w:r>
      <w:ins w:id="113" w:author="Cheng, Jiangtao" w:date="2021-07-16T10:58:00Z">
        <w:r w:rsidR="009C610A">
          <w:rPr>
            <w:rFonts w:eastAsia="DengXian" w:cs="Times New Roman"/>
            <w:kern w:val="0"/>
            <w:sz w:val="24"/>
            <w:szCs w:val="24"/>
          </w:rPr>
          <w:t>or</w:t>
        </w:r>
      </w:ins>
      <w:del w:id="114" w:author="Cheng, Jiangtao" w:date="2021-07-16T10:58:00Z">
        <w:r w:rsidRPr="008D6A47" w:rsidDel="009C610A">
          <w:rPr>
            <w:rFonts w:eastAsia="DengXian" w:cs="Times New Roman"/>
            <w:kern w:val="0"/>
            <w:sz w:val="24"/>
            <w:szCs w:val="24"/>
          </w:rPr>
          <w:delText>and</w:delText>
        </w:r>
      </w:del>
      <w:r w:rsidRPr="008D6A47">
        <w:rPr>
          <w:rFonts w:eastAsia="DengXian" w:cs="Times New Roman"/>
          <w:kern w:val="0"/>
          <w:sz w:val="24"/>
          <w:szCs w:val="24"/>
        </w:rPr>
        <w:t xml:space="preserve"> </w:t>
      </w:r>
      <w:ins w:id="115" w:author="Cheng, Jiangtao" w:date="2021-07-16T10:58:00Z">
        <w:r w:rsidR="009C610A">
          <w:rPr>
            <w:rFonts w:eastAsia="DengXian" w:cs="Times New Roman"/>
            <w:kern w:val="0"/>
            <w:sz w:val="24"/>
            <w:szCs w:val="24"/>
          </w:rPr>
          <w:t xml:space="preserve">the </w:t>
        </w:r>
      </w:ins>
      <w:r w:rsidRPr="008D6A47">
        <w:rPr>
          <w:rFonts w:eastAsia="DengXian" w:cs="Times New Roman"/>
          <w:kern w:val="0"/>
          <w:sz w:val="24"/>
          <w:szCs w:val="24"/>
        </w:rPr>
        <w:t>Wenzel state</w:t>
      </w:r>
      <w:commentRangeEnd w:id="111"/>
      <w:r w:rsidR="0024024B">
        <w:rPr>
          <w:rStyle w:val="CommentReference"/>
        </w:rPr>
        <w:commentReference w:id="111"/>
      </w:r>
      <w:ins w:id="116" w:author="Cheng, Jiangtao" w:date="2021-07-16T10:58:00Z">
        <w:r w:rsidR="009C610A">
          <w:rPr>
            <w:rFonts w:eastAsia="DengXian" w:cs="Times New Roman"/>
            <w:kern w:val="0"/>
            <w:sz w:val="24"/>
            <w:szCs w:val="24"/>
          </w:rPr>
          <w:t>,</w:t>
        </w:r>
      </w:ins>
      <w:r w:rsidRPr="008D6A47">
        <w:rPr>
          <w:rFonts w:eastAsia="DengXian" w:cs="Times New Roman"/>
          <w:kern w:val="0"/>
          <w:sz w:val="24"/>
          <w:szCs w:val="24"/>
        </w:rPr>
        <w:t xml:space="preserve"> are considered. For a sessile droplet evaporates in </w:t>
      </w:r>
      <w:ins w:id="117" w:author="Cheng, Jiangtao" w:date="2021-07-16T10:59:00Z">
        <w:r w:rsidR="009C610A">
          <w:rPr>
            <w:rFonts w:eastAsia="DengXian" w:cs="Times New Roman"/>
            <w:kern w:val="0"/>
            <w:sz w:val="24"/>
            <w:szCs w:val="24"/>
          </w:rPr>
          <w:t xml:space="preserve">the </w:t>
        </w:r>
      </w:ins>
      <w:r w:rsidRPr="008D6A47">
        <w:rPr>
          <w:rFonts w:eastAsia="DengXian" w:cs="Times New Roman"/>
          <w:kern w:val="0"/>
          <w:sz w:val="24"/>
          <w:szCs w:val="24"/>
        </w:rPr>
        <w:t xml:space="preserve">Cassie state, the existence of the air/vapor </w:t>
      </w:r>
      <w:ins w:id="118" w:author="Cheng, Jiangtao" w:date="2021-07-16T11:00:00Z">
        <w:r w:rsidR="008820BD">
          <w:rPr>
            <w:rFonts w:eastAsia="DengXian" w:cs="Times New Roman"/>
            <w:kern w:val="0"/>
            <w:sz w:val="24"/>
            <w:szCs w:val="24"/>
          </w:rPr>
          <w:t>cushion layer</w:t>
        </w:r>
      </w:ins>
      <w:del w:id="119" w:author="Cheng, Jiangtao" w:date="2021-07-16T11:00:00Z">
        <w:r w:rsidRPr="008D6A47" w:rsidDel="008820BD">
          <w:rPr>
            <w:rFonts w:eastAsia="DengXian" w:cs="Times New Roman"/>
            <w:kern w:val="0"/>
            <w:sz w:val="24"/>
            <w:szCs w:val="24"/>
          </w:rPr>
          <w:delText>cavities</w:delText>
        </w:r>
      </w:del>
      <w:r w:rsidRPr="008D6A47">
        <w:rPr>
          <w:rFonts w:eastAsia="DengXian" w:cs="Times New Roman"/>
          <w:kern w:val="0"/>
          <w:sz w:val="24"/>
          <w:szCs w:val="24"/>
        </w:rPr>
        <w:t xml:space="preserve"> between the droplet base and the microstructure</w:t>
      </w:r>
      <w:ins w:id="120" w:author="Cheng, Jiangtao" w:date="2021-07-16T11:00:00Z">
        <w:r w:rsidR="008820BD">
          <w:rPr>
            <w:rFonts w:eastAsia="DengXian" w:cs="Times New Roman"/>
            <w:kern w:val="0"/>
            <w:sz w:val="24"/>
            <w:szCs w:val="24"/>
          </w:rPr>
          <w:t>s</w:t>
        </w:r>
      </w:ins>
      <w:r w:rsidRPr="008D6A47">
        <w:rPr>
          <w:rFonts w:eastAsia="DengXian" w:cs="Times New Roman"/>
          <w:kern w:val="0"/>
          <w:sz w:val="24"/>
          <w:szCs w:val="24"/>
        </w:rPr>
        <w:t xml:space="preserve"> would lead to two different components of droplet evaporation, </w:t>
      </w:r>
      <w:r w:rsidRPr="008820BD">
        <w:rPr>
          <w:rFonts w:eastAsia="DengXian" w:cs="Times New Roman"/>
          <w:i/>
          <w:iCs/>
          <w:kern w:val="0"/>
          <w:sz w:val="24"/>
          <w:szCs w:val="24"/>
          <w:rPrChange w:id="121" w:author="Cheng, Jiangtao" w:date="2021-07-16T11:00:00Z">
            <w:rPr>
              <w:rFonts w:eastAsia="DengXian" w:cs="Times New Roman"/>
              <w:kern w:val="0"/>
              <w:sz w:val="24"/>
              <w:szCs w:val="24"/>
            </w:rPr>
          </w:rPrChange>
        </w:rPr>
        <w:t>i.e.</w:t>
      </w:r>
      <w:r w:rsidRPr="008D6A47">
        <w:rPr>
          <w:rFonts w:eastAsia="DengXian" w:cs="Times New Roman"/>
          <w:kern w:val="0"/>
          <w:sz w:val="24"/>
          <w:szCs w:val="24"/>
        </w:rPr>
        <w:t xml:space="preserve">, from the liquid-vapor interface at (1) </w:t>
      </w:r>
      <w:ins w:id="122" w:author="Cheng, Jiangtao" w:date="2021-07-16T11:00:00Z">
        <w:r w:rsidR="008820BD">
          <w:rPr>
            <w:rFonts w:eastAsia="DengXian" w:cs="Times New Roman"/>
            <w:kern w:val="0"/>
            <w:sz w:val="24"/>
            <w:szCs w:val="24"/>
          </w:rPr>
          <w:t xml:space="preserve">the </w:t>
        </w:r>
      </w:ins>
      <w:r w:rsidRPr="008D6A47">
        <w:rPr>
          <w:rFonts w:eastAsia="DengXian" w:cs="Times New Roman"/>
          <w:kern w:val="0"/>
          <w:sz w:val="24"/>
          <w:szCs w:val="24"/>
        </w:rPr>
        <w:t xml:space="preserve">droplet cap and (2) the droplet base. However, the effect of this extra evaporative interface from the droplet base on sessile droplet evaporation on superhydrophobic surfaces was generally ignored in the majority </w:t>
      </w:r>
      <w:ins w:id="123" w:author="Cheng, Jiangtao" w:date="2021-07-16T11:01:00Z">
        <w:r w:rsidR="008820BD">
          <w:rPr>
            <w:rFonts w:eastAsia="DengXian" w:cs="Times New Roman"/>
            <w:kern w:val="0"/>
            <w:sz w:val="24"/>
            <w:szCs w:val="24"/>
          </w:rPr>
          <w:t xml:space="preserve">of </w:t>
        </w:r>
      </w:ins>
      <w:r w:rsidRPr="008D6A47">
        <w:rPr>
          <w:rFonts w:eastAsia="DengXian" w:cs="Times New Roman"/>
          <w:kern w:val="0"/>
          <w:sz w:val="24"/>
          <w:szCs w:val="24"/>
        </w:rPr>
        <w:t>previous work</w:t>
      </w:r>
      <w:del w:id="124" w:author="Cheng, Jiangtao" w:date="2021-07-16T11:01:00Z">
        <w:r w:rsidRPr="008D6A47" w:rsidDel="008820BD">
          <w:rPr>
            <w:rFonts w:eastAsia="DengXian" w:cs="Times New Roman"/>
            <w:kern w:val="0"/>
            <w:sz w:val="24"/>
            <w:szCs w:val="24"/>
          </w:rPr>
          <w:delText>s</w:delText>
        </w:r>
      </w:del>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IHNpemU9IjEyIj5bMzMsIDM2LCAzN108L3N0eWxlPjwvRGlzcGxheVRleHQ+PHJlY29yZD48cmVj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IHNpemU9IjEyIj5bMzMsIDM2LCAzN108L3N0eWxlPjwvRGlzcGxheVRleHQ+PHJlY29yZD48cmVj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3" w:tooltip="Dash, 2013 #34" w:history="1">
        <w:r w:rsidR="00401B03">
          <w:rPr>
            <w:rFonts w:eastAsia="DengXian" w:cs="Times New Roman"/>
            <w:noProof/>
            <w:kern w:val="0"/>
            <w:sz w:val="24"/>
            <w:szCs w:val="24"/>
          </w:rPr>
          <w:t>33</w:t>
        </w:r>
      </w:hyperlink>
      <w:r w:rsidR="00401B03">
        <w:rPr>
          <w:rFonts w:eastAsia="DengXian" w:cs="Times New Roman"/>
          <w:noProof/>
          <w:kern w:val="0"/>
          <w:sz w:val="24"/>
          <w:szCs w:val="24"/>
        </w:rPr>
        <w:t xml:space="preserve">, </w:t>
      </w:r>
      <w:hyperlink w:anchor="_ENREF_36" w:tooltip="McHale, 2005 #36" w:history="1">
        <w:r w:rsidR="00401B03">
          <w:rPr>
            <w:rFonts w:eastAsia="DengXian" w:cs="Times New Roman"/>
            <w:noProof/>
            <w:kern w:val="0"/>
            <w:sz w:val="24"/>
            <w:szCs w:val="24"/>
          </w:rPr>
          <w:t>36</w:t>
        </w:r>
      </w:hyperlink>
      <w:r w:rsidR="00401B03">
        <w:rPr>
          <w:rFonts w:eastAsia="DengXian" w:cs="Times New Roman"/>
          <w:noProof/>
          <w:kern w:val="0"/>
          <w:sz w:val="24"/>
          <w:szCs w:val="24"/>
        </w:rPr>
        <w:t xml:space="preserve">, </w:t>
      </w:r>
      <w:hyperlink w:anchor="_ENREF_37" w:tooltip="Stauber, 2015 #63" w:history="1">
        <w:r w:rsidR="00401B03">
          <w:rPr>
            <w:rFonts w:eastAsia="DengXian" w:cs="Times New Roman"/>
            <w:noProof/>
            <w:kern w:val="0"/>
            <w:sz w:val="24"/>
            <w:szCs w:val="24"/>
          </w:rPr>
          <w:t>37</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Indeed, in recent work</w:t>
      </w:r>
      <w:ins w:id="125" w:author="Cheng, Jiangtao" w:date="2021-07-16T11:02:00Z">
        <w:r w:rsidR="008820BD">
          <w:rPr>
            <w:rFonts w:eastAsia="DengXian" w:cs="Times New Roman"/>
            <w:kern w:val="0"/>
            <w:sz w:val="24"/>
            <w:szCs w:val="24"/>
          </w:rPr>
          <w:t>s</w:t>
        </w:r>
      </w:ins>
      <w:del w:id="126" w:author="Cheng, Jiangtao" w:date="2021-07-16T11:01:00Z">
        <w:r w:rsidRPr="008D6A47" w:rsidDel="008820BD">
          <w:rPr>
            <w:rFonts w:eastAsia="DengXian" w:cs="Times New Roman"/>
            <w:kern w:val="0"/>
            <w:sz w:val="24"/>
            <w:szCs w:val="24"/>
          </w:rPr>
          <w:delText>s</w:delText>
        </w:r>
      </w:del>
      <w:r w:rsidRPr="008D6A47">
        <w:rPr>
          <w:rFonts w:eastAsia="DengXian" w:cs="Times New Roman"/>
          <w:kern w:val="0"/>
          <w:sz w:val="24"/>
          <w:szCs w:val="24"/>
        </w:rPr>
        <w:t xml:space="preserve"> of Wang and Kim</w:t>
      </w:r>
      <w:r w:rsidR="00990CB5">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biIgc2l6ZT0iMTIiPlsxNywgMzgsIDM5XTwvc3R5bGU+PC9EaXNwbGF5VGV4dD48cmVjb3JkPjxy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biIgc2l6ZT0iMTIiPlsxNywgMzgsIDM5XTwvc3R5bGU+PC9EaXNwbGF5VGV4dD48cmVjb3JkPjxy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990CB5">
        <w:rPr>
          <w:rFonts w:eastAsia="DengXian" w:cs="Times New Roman"/>
          <w:kern w:val="0"/>
          <w:sz w:val="24"/>
          <w:szCs w:val="24"/>
        </w:rPr>
      </w:r>
      <w:r w:rsidR="00990CB5">
        <w:rPr>
          <w:rFonts w:eastAsia="DengXian" w:cs="Times New Roman"/>
          <w:kern w:val="0"/>
          <w:sz w:val="24"/>
          <w:szCs w:val="24"/>
        </w:rPr>
        <w:fldChar w:fldCharType="separate"/>
      </w:r>
      <w:r w:rsidR="00401B03">
        <w:rPr>
          <w:rFonts w:eastAsia="DengXian" w:cs="Times New Roman"/>
          <w:noProof/>
          <w:kern w:val="0"/>
          <w:sz w:val="24"/>
          <w:szCs w:val="24"/>
        </w:rPr>
        <w:t>[</w:t>
      </w:r>
      <w:hyperlink w:anchor="_ENREF_17" w:tooltip="Adera, 2013 #102" w:history="1">
        <w:r w:rsidR="00401B03">
          <w:rPr>
            <w:rFonts w:eastAsia="DengXian" w:cs="Times New Roman"/>
            <w:noProof/>
            <w:kern w:val="0"/>
            <w:sz w:val="24"/>
            <w:szCs w:val="24"/>
          </w:rPr>
          <w:t>17</w:t>
        </w:r>
      </w:hyperlink>
      <w:r w:rsidR="00401B03">
        <w:rPr>
          <w:rFonts w:eastAsia="DengXian" w:cs="Times New Roman"/>
          <w:noProof/>
          <w:kern w:val="0"/>
          <w:sz w:val="24"/>
          <w:szCs w:val="24"/>
        </w:rPr>
        <w:t xml:space="preserve">, </w:t>
      </w:r>
      <w:hyperlink w:anchor="_ENREF_38" w:tooltip="Wei, 2020 #84" w:history="1">
        <w:r w:rsidR="00401B03">
          <w:rPr>
            <w:rFonts w:eastAsia="DengXian" w:cs="Times New Roman"/>
            <w:noProof/>
            <w:kern w:val="0"/>
            <w:sz w:val="24"/>
            <w:szCs w:val="24"/>
          </w:rPr>
          <w:t>38</w:t>
        </w:r>
      </w:hyperlink>
      <w:r w:rsidR="00401B03">
        <w:rPr>
          <w:rFonts w:eastAsia="DengXian" w:cs="Times New Roman"/>
          <w:noProof/>
          <w:kern w:val="0"/>
          <w:sz w:val="24"/>
          <w:szCs w:val="24"/>
        </w:rPr>
        <w:t xml:space="preserve">, </w:t>
      </w:r>
      <w:hyperlink w:anchor="_ENREF_39" w:tooltip="Kim, 2013 #50" w:history="1">
        <w:r w:rsidR="00401B03">
          <w:rPr>
            <w:rFonts w:eastAsia="DengXian" w:cs="Times New Roman"/>
            <w:noProof/>
            <w:kern w:val="0"/>
            <w:sz w:val="24"/>
            <w:szCs w:val="24"/>
          </w:rPr>
          <w:t>39</w:t>
        </w:r>
      </w:hyperlink>
      <w:r w:rsidR="00401B03">
        <w:rPr>
          <w:rFonts w:eastAsia="DengXian" w:cs="Times New Roman"/>
          <w:noProof/>
          <w:kern w:val="0"/>
          <w:sz w:val="24"/>
          <w:szCs w:val="24"/>
        </w:rPr>
        <w:t>]</w:t>
      </w:r>
      <w:r w:rsidR="00990CB5">
        <w:rPr>
          <w:rFonts w:eastAsia="DengXian" w:cs="Times New Roman"/>
          <w:kern w:val="0"/>
          <w:sz w:val="24"/>
          <w:szCs w:val="24"/>
        </w:rPr>
        <w:fldChar w:fldCharType="end"/>
      </w:r>
      <w:r w:rsidRPr="008D6A47">
        <w:rPr>
          <w:rFonts w:eastAsia="DengXian" w:cs="Times New Roman"/>
          <w:kern w:val="0"/>
          <w:sz w:val="24"/>
          <w:szCs w:val="24"/>
        </w:rPr>
        <w:t xml:space="preserve">, the non-negligible evaporation flux through </w:t>
      </w:r>
      <w:ins w:id="127" w:author="Cheng, Jiangtao" w:date="2021-07-16T11:02:00Z">
        <w:r w:rsidR="008820BD">
          <w:rPr>
            <w:rFonts w:eastAsia="DengXian" w:cs="Times New Roman"/>
            <w:kern w:val="0"/>
            <w:sz w:val="24"/>
            <w:szCs w:val="24"/>
          </w:rPr>
          <w:t xml:space="preserve">the </w:t>
        </w:r>
      </w:ins>
      <w:r w:rsidRPr="008D6A47">
        <w:rPr>
          <w:rFonts w:eastAsia="DengXian" w:cs="Times New Roman"/>
          <w:kern w:val="0"/>
          <w:sz w:val="24"/>
          <w:szCs w:val="24"/>
        </w:rPr>
        <w:t xml:space="preserve">vapor-liquid interface over the </w:t>
      </w:r>
      <w:ins w:id="128" w:author="Cheng, Jiangtao" w:date="2021-07-16T11:02:00Z">
        <w:r w:rsidR="008820BD">
          <w:rPr>
            <w:rFonts w:eastAsia="DengXian" w:cs="Times New Roman"/>
            <w:kern w:val="0"/>
            <w:sz w:val="24"/>
            <w:szCs w:val="24"/>
          </w:rPr>
          <w:t xml:space="preserve">substrate </w:t>
        </w:r>
      </w:ins>
      <w:r w:rsidRPr="008D6A47">
        <w:rPr>
          <w:rFonts w:eastAsia="DengXian" w:cs="Times New Roman"/>
          <w:kern w:val="0"/>
          <w:sz w:val="24"/>
          <w:szCs w:val="24"/>
        </w:rPr>
        <w:t xml:space="preserve">cavity has been experimentally confirmed on heated superhydrophobic surfaces, whereas these works </w:t>
      </w:r>
      <w:del w:id="129" w:author="Cheng, Jiangtao" w:date="2021-07-16T11:02:00Z">
        <w:r w:rsidRPr="008D6A47" w:rsidDel="008820BD">
          <w:rPr>
            <w:rFonts w:eastAsia="DengXian" w:cs="Times New Roman"/>
            <w:kern w:val="0"/>
            <w:sz w:val="24"/>
            <w:szCs w:val="24"/>
          </w:rPr>
          <w:delText xml:space="preserve">are </w:delText>
        </w:r>
      </w:del>
      <w:r w:rsidRPr="008D6A47">
        <w:rPr>
          <w:rFonts w:eastAsia="DengXian" w:cs="Times New Roman"/>
          <w:kern w:val="0"/>
          <w:sz w:val="24"/>
          <w:szCs w:val="24"/>
        </w:rPr>
        <w:t>mainly focus</w:t>
      </w:r>
      <w:ins w:id="130" w:author="Cheng, Jiangtao" w:date="2021-07-16T11:02:00Z">
        <w:r w:rsidR="008820BD">
          <w:rPr>
            <w:rFonts w:eastAsia="DengXian" w:cs="Times New Roman"/>
            <w:kern w:val="0"/>
            <w:sz w:val="24"/>
            <w:szCs w:val="24"/>
          </w:rPr>
          <w:t>ed</w:t>
        </w:r>
      </w:ins>
      <w:del w:id="131" w:author="Cheng, Jiangtao" w:date="2021-07-16T11:02:00Z">
        <w:r w:rsidRPr="008D6A47" w:rsidDel="008820BD">
          <w:rPr>
            <w:rFonts w:eastAsia="DengXian" w:cs="Times New Roman"/>
            <w:kern w:val="0"/>
            <w:sz w:val="24"/>
            <w:szCs w:val="24"/>
          </w:rPr>
          <w:delText>ing</w:delText>
        </w:r>
      </w:del>
      <w:r w:rsidRPr="008D6A47">
        <w:rPr>
          <w:rFonts w:eastAsia="DengXian" w:cs="Times New Roman"/>
          <w:kern w:val="0"/>
          <w:sz w:val="24"/>
          <w:szCs w:val="24"/>
        </w:rPr>
        <w:t xml:space="preserve"> on the wetting or dynamics of </w:t>
      </w:r>
      <w:ins w:id="132" w:author="Cheng, Jiangtao" w:date="2021-07-16T11:03:00Z">
        <w:r w:rsidR="008820BD">
          <w:rPr>
            <w:rFonts w:eastAsia="DengXian" w:cs="Times New Roman"/>
            <w:kern w:val="0"/>
            <w:sz w:val="24"/>
            <w:szCs w:val="24"/>
          </w:rPr>
          <w:t xml:space="preserve">the </w:t>
        </w:r>
      </w:ins>
      <w:r w:rsidRPr="008D6A47">
        <w:rPr>
          <w:rFonts w:eastAsia="DengXian" w:cs="Times New Roman"/>
          <w:kern w:val="0"/>
          <w:sz w:val="24"/>
          <w:szCs w:val="24"/>
        </w:rPr>
        <w:t xml:space="preserve">evaporating droplet. Therefore, a systematic study about </w:t>
      </w:r>
      <w:r w:rsidRPr="008D6A47">
        <w:rPr>
          <w:rFonts w:eastAsia="DengXian" w:cs="Times New Roman"/>
          <w:kern w:val="0"/>
          <w:sz w:val="24"/>
          <w:szCs w:val="24"/>
        </w:rPr>
        <w:lastRenderedPageBreak/>
        <w:t>droplet evaporation on heated superhydrophobic surfaces by considering the comprehensive effect</w:t>
      </w:r>
      <w:ins w:id="133" w:author="Cheng, Jiangtao" w:date="2021-07-16T11:04:00Z">
        <w:r w:rsidR="008820BD">
          <w:rPr>
            <w:rFonts w:eastAsia="DengXian" w:cs="Times New Roman"/>
            <w:kern w:val="0"/>
            <w:sz w:val="24"/>
            <w:szCs w:val="24"/>
          </w:rPr>
          <w:t>s</w:t>
        </w:r>
      </w:ins>
      <w:r w:rsidRPr="008D6A47">
        <w:rPr>
          <w:rFonts w:eastAsia="DengXian" w:cs="Times New Roman"/>
          <w:kern w:val="0"/>
          <w:sz w:val="24"/>
          <w:szCs w:val="24"/>
        </w:rPr>
        <w:t xml:space="preserve"> of multiple and discontinuous liquid-vapor interfaces at </w:t>
      </w:r>
      <w:ins w:id="134" w:author="Cheng, Jiangtao" w:date="2021-07-16T11:03:00Z">
        <w:r w:rsidR="008820BD">
          <w:rPr>
            <w:rFonts w:eastAsia="DengXian" w:cs="Times New Roman"/>
            <w:kern w:val="0"/>
            <w:sz w:val="24"/>
            <w:szCs w:val="24"/>
          </w:rPr>
          <w:t xml:space="preserve">the </w:t>
        </w:r>
      </w:ins>
      <w:r w:rsidRPr="008D6A47">
        <w:rPr>
          <w:rFonts w:eastAsia="DengXian" w:cs="Times New Roman"/>
          <w:kern w:val="0"/>
          <w:sz w:val="24"/>
          <w:szCs w:val="24"/>
        </w:rPr>
        <w:t xml:space="preserve">droplet base and </w:t>
      </w:r>
      <w:ins w:id="135" w:author="Cheng, Jiangtao" w:date="2021-07-16T11:04:00Z">
        <w:r w:rsidR="008820BD">
          <w:rPr>
            <w:rFonts w:eastAsia="DengXian" w:cs="Times New Roman"/>
            <w:kern w:val="0"/>
            <w:sz w:val="24"/>
            <w:szCs w:val="24"/>
          </w:rPr>
          <w:t xml:space="preserve">the </w:t>
        </w:r>
      </w:ins>
      <w:r w:rsidRPr="008D6A47">
        <w:rPr>
          <w:rFonts w:eastAsia="DengXian" w:cs="Times New Roman"/>
          <w:kern w:val="0"/>
          <w:sz w:val="24"/>
          <w:szCs w:val="24"/>
        </w:rPr>
        <w:t xml:space="preserve">droplet </w:t>
      </w:r>
      <w:ins w:id="136" w:author="Cheng, Jiangtao" w:date="2021-07-16T11:04:00Z">
        <w:r w:rsidR="008820BD">
          <w:rPr>
            <w:rFonts w:eastAsia="DengXian" w:cs="Times New Roman"/>
            <w:kern w:val="0"/>
            <w:sz w:val="24"/>
            <w:szCs w:val="24"/>
          </w:rPr>
          <w:t>cap</w:t>
        </w:r>
      </w:ins>
      <w:del w:id="137" w:author="Cheng, Jiangtao" w:date="2021-07-16T11:04:00Z">
        <w:r w:rsidRPr="008D6A47" w:rsidDel="008820BD">
          <w:rPr>
            <w:rFonts w:eastAsia="DengXian" w:cs="Times New Roman"/>
            <w:kern w:val="0"/>
            <w:sz w:val="24"/>
            <w:szCs w:val="24"/>
          </w:rPr>
          <w:delText>vap</w:delText>
        </w:r>
      </w:del>
      <w:del w:id="138" w:author="Cheng, Jiangtao" w:date="2021-07-16T11:03:00Z">
        <w:r w:rsidRPr="008D6A47" w:rsidDel="008820BD">
          <w:rPr>
            <w:rFonts w:eastAsia="DengXian" w:cs="Times New Roman"/>
            <w:kern w:val="0"/>
            <w:sz w:val="24"/>
            <w:szCs w:val="24"/>
          </w:rPr>
          <w:delText>or</w:delText>
        </w:r>
      </w:del>
      <w:r w:rsidRPr="008D6A47">
        <w:rPr>
          <w:rFonts w:eastAsia="DengXian" w:cs="Times New Roman"/>
          <w:kern w:val="0"/>
          <w:sz w:val="24"/>
          <w:szCs w:val="24"/>
        </w:rPr>
        <w:t xml:space="preserve"> is </w:t>
      </w:r>
      <w:ins w:id="139" w:author="Cheng, Jiangtao" w:date="2021-07-16T11:04:00Z">
        <w:r w:rsidR="008820BD">
          <w:rPr>
            <w:rFonts w:eastAsia="DengXian" w:cs="Times New Roman"/>
            <w:kern w:val="0"/>
            <w:sz w:val="24"/>
            <w:szCs w:val="24"/>
          </w:rPr>
          <w:t>entail</w:t>
        </w:r>
      </w:ins>
      <w:del w:id="140" w:author="Cheng, Jiangtao" w:date="2021-07-16T11:04:00Z">
        <w:r w:rsidRPr="008D6A47" w:rsidDel="008820BD">
          <w:rPr>
            <w:rFonts w:eastAsia="DengXian" w:cs="Times New Roman"/>
            <w:kern w:val="0"/>
            <w:sz w:val="24"/>
            <w:szCs w:val="24"/>
          </w:rPr>
          <w:delText>desir</w:delText>
        </w:r>
      </w:del>
      <w:r w:rsidRPr="008D6A47">
        <w:rPr>
          <w:rFonts w:eastAsia="DengXian" w:cs="Times New Roman"/>
          <w:kern w:val="0"/>
          <w:sz w:val="24"/>
          <w:szCs w:val="24"/>
        </w:rPr>
        <w:t>ed.</w:t>
      </w:r>
    </w:p>
    <w:p w14:paraId="4FEF58B1" w14:textId="5123CF0A"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In this paper, the evaporation of water droplet on hot micro-structured superhydrophobic substrates is experimentally and theoretically investigate</w:t>
      </w:r>
      <w:ins w:id="141" w:author="Cheng, Jiangtao" w:date="2021-07-16T11:05:00Z">
        <w:r w:rsidR="000E7AA4">
          <w:rPr>
            <w:rFonts w:eastAsia="DengXian" w:cs="Times New Roman"/>
            <w:kern w:val="0"/>
            <w:sz w:val="24"/>
            <w:szCs w:val="24"/>
          </w:rPr>
          <w:t>d</w:t>
        </w:r>
      </w:ins>
      <w:r w:rsidRPr="008D6A47">
        <w:rPr>
          <w:rFonts w:eastAsia="DengXian" w:cs="Times New Roman"/>
          <w:kern w:val="0"/>
          <w:sz w:val="24"/>
          <w:szCs w:val="24"/>
        </w:rPr>
        <w:t>. The water droplets</w:t>
      </w:r>
      <w:del w:id="142" w:author="Cheng, Jiangtao" w:date="2021-07-16T11:05:00Z">
        <w:r w:rsidRPr="008D6A47" w:rsidDel="000E7AA4">
          <w:rPr>
            <w:rFonts w:eastAsia="DengXian" w:cs="Times New Roman"/>
            <w:kern w:val="0"/>
            <w:sz w:val="24"/>
            <w:szCs w:val="24"/>
          </w:rPr>
          <w:delText xml:space="preserve"> with volume</w:delText>
        </w:r>
      </w:del>
      <w:r w:rsidRPr="008D6A47">
        <w:rPr>
          <w:rFonts w:eastAsia="DengXian" w:cs="Times New Roman"/>
          <w:kern w:val="0"/>
          <w:sz w:val="24"/>
          <w:szCs w:val="24"/>
        </w:rPr>
        <w:t xml:space="preserve"> of 4</w:t>
      </w:r>
      <w:ins w:id="143" w:author="Huang Wenge" w:date="2021-07-15T16:05:00Z">
        <w:r>
          <w:rPr>
            <w:rFonts w:eastAsia="DengXian" w:cs="Times New Roman"/>
            <w:kern w:val="0"/>
            <w:sz w:val="24"/>
            <w:szCs w:val="24"/>
          </w:rPr>
          <w:t xml:space="preserve"> </w:t>
        </w:r>
      </w:ins>
      <w:proofErr w:type="spellStart"/>
      <w:r w:rsidRPr="008D6A47">
        <w:rPr>
          <w:rFonts w:eastAsia="DengXian" w:cs="Times New Roman"/>
          <w:kern w:val="0"/>
          <w:sz w:val="24"/>
          <w:szCs w:val="24"/>
        </w:rPr>
        <w:t>μL</w:t>
      </w:r>
      <w:proofErr w:type="spellEnd"/>
      <w:r w:rsidRPr="008D6A47">
        <w:rPr>
          <w:rFonts w:eastAsia="DengXian" w:cs="Times New Roman"/>
          <w:kern w:val="0"/>
          <w:sz w:val="24"/>
          <w:szCs w:val="24"/>
        </w:rPr>
        <w:t xml:space="preserve"> </w:t>
      </w:r>
      <w:ins w:id="144" w:author="Cheng, Jiangtao" w:date="2021-07-16T11:06:00Z">
        <w:r w:rsidR="000E7AA4">
          <w:rPr>
            <w:rFonts w:eastAsia="DengXian" w:cs="Times New Roman"/>
            <w:kern w:val="0"/>
            <w:sz w:val="24"/>
            <w:szCs w:val="24"/>
          </w:rPr>
          <w:t>were</w:t>
        </w:r>
      </w:ins>
      <w:del w:id="145" w:author="Cheng, Jiangtao" w:date="2021-07-16T11:06:00Z">
        <w:r w:rsidRPr="008D6A47" w:rsidDel="000E7AA4">
          <w:rPr>
            <w:rFonts w:eastAsia="DengXian" w:cs="Times New Roman"/>
            <w:kern w:val="0"/>
            <w:sz w:val="24"/>
            <w:szCs w:val="24"/>
          </w:rPr>
          <w:delText>are</w:delText>
        </w:r>
      </w:del>
      <w:r w:rsidRPr="008D6A47">
        <w:rPr>
          <w:rFonts w:eastAsia="DengXian" w:cs="Times New Roman"/>
          <w:kern w:val="0"/>
          <w:sz w:val="24"/>
          <w:szCs w:val="24"/>
        </w:rPr>
        <w:t xml:space="preserve"> placed 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w:t>
      </w:r>
      <w:del w:id="146" w:author="Cheng, Jiangtao" w:date="2021-07-16T11:06:00Z">
        <w:r w:rsidRPr="008D6A47" w:rsidDel="000E7AA4">
          <w:rPr>
            <w:rFonts w:eastAsia="DengXian" w:cs="Times New Roman"/>
            <w:kern w:val="0"/>
            <w:sz w:val="24"/>
            <w:szCs w:val="24"/>
          </w:rPr>
          <w:delText xml:space="preserve"> </w:delText>
        </w:r>
      </w:del>
      <w:r w:rsidRPr="008D6A47">
        <w:rPr>
          <w:rFonts w:eastAsia="DengXian" w:cs="Times New Roman"/>
          <w:kern w:val="0"/>
          <w:sz w:val="24"/>
          <w:szCs w:val="24"/>
        </w:rPr>
        <w:t xml:space="preserve"> The droplet </w:t>
      </w:r>
      <w:del w:id="147" w:author="Cheng, Jiangtao" w:date="2021-07-16T11:06:00Z">
        <w:r w:rsidRPr="008D6A47" w:rsidDel="000E7AA4">
          <w:rPr>
            <w:rFonts w:eastAsia="DengXian" w:cs="Times New Roman"/>
            <w:kern w:val="0"/>
            <w:sz w:val="24"/>
            <w:szCs w:val="24"/>
          </w:rPr>
          <w:delText>is</w:delText>
        </w:r>
      </w:del>
      <w:r w:rsidRPr="008D6A47">
        <w:rPr>
          <w:rFonts w:eastAsia="DengXian" w:cs="Times New Roman"/>
          <w:kern w:val="0"/>
          <w:sz w:val="24"/>
          <w:szCs w:val="24"/>
        </w:rPr>
        <w:t xml:space="preserve"> evaporated in </w:t>
      </w:r>
      <w:ins w:id="148" w:author="Cheng, Jiangtao" w:date="2021-07-16T11:06:00Z">
        <w:r w:rsidR="000E7AA4">
          <w:rPr>
            <w:rFonts w:eastAsia="DengXian" w:cs="Times New Roman"/>
            <w:kern w:val="0"/>
            <w:sz w:val="24"/>
            <w:szCs w:val="24"/>
          </w:rPr>
          <w:t xml:space="preserve">the </w:t>
        </w:r>
      </w:ins>
      <w:r w:rsidRPr="008D6A47">
        <w:rPr>
          <w:rFonts w:eastAsia="DengXian" w:cs="Times New Roman"/>
          <w:kern w:val="0"/>
          <w:sz w:val="24"/>
          <w:szCs w:val="24"/>
        </w:rPr>
        <w:t xml:space="preserve">Cassie state during the majority of evaporation time and transited </w:t>
      </w:r>
      <w:del w:id="149" w:author="Cheng, Jiangtao" w:date="2021-07-16T11:06:00Z">
        <w:r w:rsidRPr="008D6A47" w:rsidDel="000E7AA4">
          <w:rPr>
            <w:rFonts w:eastAsia="DengXian" w:cs="Times New Roman"/>
            <w:kern w:val="0"/>
            <w:sz w:val="24"/>
            <w:szCs w:val="24"/>
          </w:rPr>
          <w:delText>in</w:delText>
        </w:r>
      </w:del>
      <w:r w:rsidRPr="008D6A47">
        <w:rPr>
          <w:rFonts w:eastAsia="DengXian" w:cs="Times New Roman"/>
          <w:kern w:val="0"/>
          <w:sz w:val="24"/>
          <w:szCs w:val="24"/>
        </w:rPr>
        <w:t xml:space="preserve">to the Wenzel state at the very end of the evaporation. Based on a comprehensive thermal resistance analysis, a thermal circuit model has been developed to predict the droplet cap surface temperature and to calculate the evaporation rate from the droplet cap surface and </w:t>
      </w:r>
      <w:ins w:id="150" w:author="Cheng, Jiangtao" w:date="2021-07-16T11:07:00Z">
        <w:r w:rsidR="000E7AA4">
          <w:rPr>
            <w:rFonts w:eastAsia="DengXian" w:cs="Times New Roman"/>
            <w:kern w:val="0"/>
            <w:sz w:val="24"/>
            <w:szCs w:val="24"/>
          </w:rPr>
          <w:t xml:space="preserve">the </w:t>
        </w:r>
      </w:ins>
      <w:r w:rsidRPr="008D6A47">
        <w:rPr>
          <w:rFonts w:eastAsia="DengXian" w:cs="Times New Roman"/>
          <w:kern w:val="0"/>
          <w:sz w:val="24"/>
          <w:szCs w:val="24"/>
        </w:rPr>
        <w:t>base surface</w:t>
      </w:r>
      <w:ins w:id="151" w:author="Cheng, Jiangtao" w:date="2021-07-16T11:07:00Z">
        <w:r w:rsidR="000E7AA4">
          <w:rPr>
            <w:rFonts w:eastAsia="DengXian" w:cs="Times New Roman"/>
            <w:kern w:val="0"/>
            <w:sz w:val="24"/>
            <w:szCs w:val="24"/>
          </w:rPr>
          <w:t>, respectively</w:t>
        </w:r>
      </w:ins>
      <w:r w:rsidRPr="008D6A47">
        <w:rPr>
          <w:rFonts w:eastAsia="DengXian" w:cs="Times New Roman"/>
          <w:kern w:val="0"/>
          <w:sz w:val="24"/>
          <w:szCs w:val="24"/>
        </w:rPr>
        <w:t xml:space="preserve">. An evaporation ratio </w:t>
      </w:r>
      <w:r w:rsidRPr="008D6A47">
        <w:rPr>
          <w:rFonts w:ascii="Cambria Math" w:eastAsia="DengXian" w:hAnsi="Cambria Math" w:cs="Cambria Math"/>
          <w:kern w:val="0"/>
          <w:sz w:val="24"/>
          <w:szCs w:val="24"/>
        </w:rPr>
        <w:t>𝜑</w:t>
      </w:r>
      <w:del w:id="152" w:author="Cheng, Jiangtao" w:date="2021-07-16T11:08:00Z">
        <w:r w:rsidRPr="008D6A47" w:rsidDel="000E7AA4">
          <w:rPr>
            <w:rFonts w:eastAsia="DengXian" w:cs="Times New Roman"/>
            <w:kern w:val="0"/>
            <w:sz w:val="24"/>
            <w:szCs w:val="24"/>
          </w:rPr>
          <w:delText xml:space="preserve"> </w:delText>
        </w:r>
      </w:del>
      <w:ins w:id="153" w:author="Cheng, Jiangtao" w:date="2021-07-16T11:08:00Z">
        <w:r w:rsidR="000E7AA4">
          <w:rPr>
            <w:rFonts w:eastAsia="DengXian" w:cs="Times New Roman"/>
            <w:kern w:val="0"/>
            <w:sz w:val="24"/>
            <w:szCs w:val="24"/>
          </w:rPr>
          <w:t xml:space="preserve">, which is </w:t>
        </w:r>
      </w:ins>
      <w:r w:rsidRPr="008D6A47">
        <w:rPr>
          <w:rFonts w:eastAsia="DengXian" w:cs="Times New Roman"/>
          <w:kern w:val="0"/>
          <w:sz w:val="24"/>
          <w:szCs w:val="24"/>
        </w:rPr>
        <w:t>defined as the ratio of evaporation rate</w:t>
      </w:r>
      <w:ins w:id="154" w:author="Cheng, Jiangtao" w:date="2021-07-16T11:07:00Z">
        <w:r w:rsidR="000E7AA4">
          <w:rPr>
            <w:rFonts w:eastAsia="DengXian" w:cs="Times New Roman"/>
            <w:kern w:val="0"/>
            <w:sz w:val="24"/>
            <w:szCs w:val="24"/>
          </w:rPr>
          <w:t>s</w:t>
        </w:r>
      </w:ins>
      <w:r w:rsidRPr="008D6A47">
        <w:rPr>
          <w:rFonts w:eastAsia="DengXian" w:cs="Times New Roman"/>
          <w:kern w:val="0"/>
          <w:sz w:val="24"/>
          <w:szCs w:val="24"/>
        </w:rPr>
        <w:t xml:space="preserve"> from the droplet base surface and the total evaporation rate</w:t>
      </w:r>
      <w:ins w:id="155" w:author="Cheng, Jiangtao" w:date="2021-07-16T11:08:00Z">
        <w:r w:rsidR="000E7AA4">
          <w:rPr>
            <w:rFonts w:eastAsia="DengXian" w:cs="Times New Roman"/>
            <w:kern w:val="0"/>
            <w:sz w:val="24"/>
            <w:szCs w:val="24"/>
          </w:rPr>
          <w:t>,</w:t>
        </w:r>
      </w:ins>
      <w:r w:rsidRPr="008D6A47">
        <w:rPr>
          <w:rFonts w:eastAsia="DengXian" w:cs="Times New Roman"/>
          <w:kern w:val="0"/>
          <w:sz w:val="24"/>
          <w:szCs w:val="24"/>
        </w:rPr>
        <w:t xml:space="preserve"> is analyzed in </w:t>
      </w:r>
      <w:ins w:id="156" w:author="Cheng, Jiangtao" w:date="2021-07-16T11:08:00Z">
        <w:r w:rsidR="000E7AA4">
          <w:rPr>
            <w:rFonts w:eastAsia="DengXian" w:cs="Times New Roman"/>
            <w:kern w:val="0"/>
            <w:sz w:val="24"/>
            <w:szCs w:val="24"/>
          </w:rPr>
          <w:t xml:space="preserve">the </w:t>
        </w:r>
      </w:ins>
      <w:r w:rsidRPr="008D6A47">
        <w:rPr>
          <w:rFonts w:eastAsia="DengXian" w:cs="Times New Roman"/>
          <w:kern w:val="0"/>
          <w:sz w:val="24"/>
          <w:szCs w:val="24"/>
        </w:rPr>
        <w:t xml:space="preserve">CCR mode and </w:t>
      </w:r>
      <w:ins w:id="157" w:author="Cheng, Jiangtao" w:date="2021-07-16T11:08:00Z">
        <w:r w:rsidR="000E7AA4">
          <w:rPr>
            <w:rFonts w:eastAsia="DengXian" w:cs="Times New Roman"/>
            <w:kern w:val="0"/>
            <w:sz w:val="24"/>
            <w:szCs w:val="24"/>
          </w:rPr>
          <w:t xml:space="preserve">the </w:t>
        </w:r>
      </w:ins>
      <w:r w:rsidRPr="008D6A47">
        <w:rPr>
          <w:rFonts w:eastAsia="DengXian" w:cs="Times New Roman"/>
          <w:kern w:val="0"/>
          <w:sz w:val="24"/>
          <w:szCs w:val="24"/>
        </w:rPr>
        <w:t>CCA mode</w:t>
      </w:r>
      <w:r>
        <w:rPr>
          <w:rFonts w:eastAsia="DengXian" w:cs="Times New Roman"/>
          <w:kern w:val="0"/>
          <w:sz w:val="24"/>
          <w:szCs w:val="24"/>
        </w:rPr>
        <w:t>,</w:t>
      </w:r>
      <w:r w:rsidRPr="008D6A47">
        <w:rPr>
          <w:rFonts w:eastAsia="DengXian" w:cs="Times New Roman"/>
          <w:kern w:val="0"/>
          <w:sz w:val="24"/>
          <w:szCs w:val="24"/>
        </w:rPr>
        <w:t xml:space="preserve"> respectively. And we </w:t>
      </w:r>
      <w:r>
        <w:rPr>
          <w:rFonts w:eastAsia="DengXian" w:cs="Times New Roman"/>
          <w:kern w:val="0"/>
          <w:sz w:val="24"/>
          <w:szCs w:val="24"/>
        </w:rPr>
        <w:t>f</w:t>
      </w:r>
      <w:ins w:id="158" w:author="Cheng, Jiangtao" w:date="2021-07-16T11:08:00Z">
        <w:r w:rsidR="000E7AA4">
          <w:rPr>
            <w:rFonts w:eastAsia="DengXian" w:cs="Times New Roman"/>
            <w:kern w:val="0"/>
            <w:sz w:val="24"/>
            <w:szCs w:val="24"/>
          </w:rPr>
          <w:t>oun</w:t>
        </w:r>
      </w:ins>
      <w:del w:id="159" w:author="Cheng, Jiangtao" w:date="2021-07-16T11:08:00Z">
        <w:r w:rsidDel="000E7AA4">
          <w:rPr>
            <w:rFonts w:eastAsia="DengXian" w:cs="Times New Roman"/>
            <w:kern w:val="0"/>
            <w:sz w:val="24"/>
            <w:szCs w:val="24"/>
          </w:rPr>
          <w:delText>in</w:delText>
        </w:r>
      </w:del>
      <w:r>
        <w:rPr>
          <w:rFonts w:eastAsia="DengXian" w:cs="Times New Roman"/>
          <w:kern w:val="0"/>
          <w:sz w:val="24"/>
          <w:szCs w:val="24"/>
        </w:rPr>
        <w:t>d that the droplet surface temperature</w:t>
      </w:r>
      <w:del w:id="160" w:author="Cheng, Jiangtao" w:date="2021-07-16T11:09:00Z">
        <w:r w:rsidDel="000E7AA4">
          <w:rPr>
            <w:rFonts w:eastAsia="DengXian" w:cs="Times New Roman"/>
            <w:kern w:val="0"/>
            <w:sz w:val="24"/>
            <w:szCs w:val="24"/>
          </w:rPr>
          <w:delText>s</w:delText>
        </w:r>
      </w:del>
      <w:r>
        <w:rPr>
          <w:rFonts w:eastAsia="DengXian" w:cs="Times New Roman"/>
          <w:kern w:val="0"/>
          <w:sz w:val="24"/>
          <w:szCs w:val="24"/>
        </w:rPr>
        <w:t xml:space="preserve"> predicted by the thermal circuit model match</w:t>
      </w:r>
      <w:ins w:id="161" w:author="Cheng, Jiangtao" w:date="2021-07-16T11:09:00Z">
        <w:r w:rsidR="000E7AA4">
          <w:rPr>
            <w:rFonts w:eastAsia="DengXian" w:cs="Times New Roman"/>
            <w:kern w:val="0"/>
            <w:sz w:val="24"/>
            <w:szCs w:val="24"/>
          </w:rPr>
          <w:t>es</w:t>
        </w:r>
      </w:ins>
      <w:r>
        <w:rPr>
          <w:rFonts w:eastAsia="DengXian" w:cs="Times New Roman"/>
          <w:kern w:val="0"/>
          <w:sz w:val="24"/>
          <w:szCs w:val="24"/>
        </w:rPr>
        <w:t xml:space="preserve"> well with the experimental results. Both the evaporation rates from </w:t>
      </w:r>
      <w:ins w:id="162" w:author="Cheng, Jiangtao" w:date="2021-07-16T11:09:00Z">
        <w:r w:rsidR="000E7AA4">
          <w:rPr>
            <w:rFonts w:eastAsia="DengXian" w:cs="Times New Roman"/>
            <w:kern w:val="0"/>
            <w:sz w:val="24"/>
            <w:szCs w:val="24"/>
          </w:rPr>
          <w:t xml:space="preserve">the </w:t>
        </w:r>
      </w:ins>
      <w:r>
        <w:rPr>
          <w:rFonts w:eastAsia="DengXian" w:cs="Times New Roman"/>
          <w:kern w:val="0"/>
          <w:sz w:val="24"/>
          <w:szCs w:val="24"/>
        </w:rPr>
        <w:t>droplet cap</w:t>
      </w:r>
      <w:ins w:id="163" w:author="Cheng, Jiangtao" w:date="2021-07-16T11:09:00Z">
        <w:r w:rsidR="000E7AA4">
          <w:rPr>
            <w:rFonts w:eastAsia="DengXian" w:cs="Times New Roman"/>
            <w:kern w:val="0"/>
            <w:sz w:val="24"/>
            <w:szCs w:val="24"/>
          </w:rPr>
          <w:t xml:space="preserve"> surface</w:t>
        </w:r>
      </w:ins>
      <w:r>
        <w:rPr>
          <w:rFonts w:eastAsia="DengXian" w:cs="Times New Roman"/>
          <w:kern w:val="0"/>
          <w:sz w:val="24"/>
          <w:szCs w:val="24"/>
        </w:rPr>
        <w:t xml:space="preserve"> and </w:t>
      </w:r>
      <w:ins w:id="164" w:author="Cheng, Jiangtao" w:date="2021-07-16T11:09:00Z">
        <w:r w:rsidR="000E7AA4">
          <w:rPr>
            <w:rFonts w:eastAsia="DengXian" w:cs="Times New Roman"/>
            <w:kern w:val="0"/>
            <w:sz w:val="24"/>
            <w:szCs w:val="24"/>
          </w:rPr>
          <w:t xml:space="preserve">the </w:t>
        </w:r>
      </w:ins>
      <w:r>
        <w:rPr>
          <w:rFonts w:eastAsia="DengXian" w:cs="Times New Roman"/>
          <w:kern w:val="0"/>
          <w:sz w:val="24"/>
          <w:szCs w:val="24"/>
        </w:rPr>
        <w:t>base surface</w:t>
      </w:r>
      <w:del w:id="165" w:author="Cheng, Jiangtao" w:date="2021-07-16T11:09:00Z">
        <w:r w:rsidDel="000E7AA4">
          <w:rPr>
            <w:rFonts w:eastAsia="DengXian" w:cs="Times New Roman"/>
            <w:kern w:val="0"/>
            <w:sz w:val="24"/>
            <w:szCs w:val="24"/>
          </w:rPr>
          <w:delText>s</w:delText>
        </w:r>
      </w:del>
      <w:r>
        <w:rPr>
          <w:rFonts w:eastAsia="DengXian" w:cs="Times New Roman"/>
          <w:kern w:val="0"/>
          <w:sz w:val="24"/>
          <w:szCs w:val="24"/>
        </w:rPr>
        <w:t xml:space="preserve"> decrease during the evaporation. The decrease of the evaporation rate from </w:t>
      </w:r>
      <w:ins w:id="166" w:author="Cheng, Jiangtao" w:date="2021-07-16T11:10:00Z">
        <w:r w:rsidR="00932FB8">
          <w:rPr>
            <w:rFonts w:eastAsia="DengXian" w:cs="Times New Roman"/>
            <w:kern w:val="0"/>
            <w:sz w:val="24"/>
            <w:szCs w:val="24"/>
          </w:rPr>
          <w:t xml:space="preserve">the </w:t>
        </w:r>
      </w:ins>
      <w:r>
        <w:rPr>
          <w:rFonts w:eastAsia="DengXian" w:cs="Times New Roman"/>
          <w:kern w:val="0"/>
          <w:sz w:val="24"/>
          <w:szCs w:val="24"/>
        </w:rPr>
        <w:t>droplet base surface dominates the decrease of total evaporation rate in the CCR mode</w:t>
      </w:r>
      <w:ins w:id="167" w:author="Cheng, Jiangtao" w:date="2021-07-16T11:11:00Z">
        <w:r w:rsidR="00932FB8">
          <w:rPr>
            <w:rFonts w:eastAsia="DengXian" w:cs="Times New Roman"/>
            <w:kern w:val="0"/>
            <w:sz w:val="24"/>
            <w:szCs w:val="24"/>
          </w:rPr>
          <w:t>,</w:t>
        </w:r>
      </w:ins>
      <w:r>
        <w:rPr>
          <w:rFonts w:eastAsia="DengXian" w:cs="Times New Roman"/>
          <w:kern w:val="0"/>
          <w:sz w:val="24"/>
          <w:szCs w:val="24"/>
        </w:rPr>
        <w:t xml:space="preserve"> </w:t>
      </w:r>
      <w:ins w:id="168" w:author="Cheng, Jiangtao" w:date="2021-07-16T11:11:00Z">
        <w:r w:rsidR="00932FB8">
          <w:rPr>
            <w:rFonts w:eastAsia="DengXian" w:cs="Times New Roman"/>
            <w:kern w:val="0"/>
            <w:sz w:val="24"/>
            <w:szCs w:val="24"/>
          </w:rPr>
          <w:t>whereas</w:t>
        </w:r>
      </w:ins>
      <w:del w:id="169" w:author="Cheng, Jiangtao" w:date="2021-07-16T11:11:00Z">
        <w:r w:rsidDel="00932FB8">
          <w:rPr>
            <w:rFonts w:eastAsia="DengXian" w:cs="Times New Roman"/>
            <w:kern w:val="0"/>
            <w:sz w:val="24"/>
            <w:szCs w:val="24"/>
          </w:rPr>
          <w:delText>and</w:delText>
        </w:r>
      </w:del>
      <w:r>
        <w:rPr>
          <w:rFonts w:eastAsia="DengXian" w:cs="Times New Roman"/>
          <w:kern w:val="0"/>
          <w:sz w:val="24"/>
          <w:szCs w:val="24"/>
        </w:rPr>
        <w:t xml:space="preserve">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s in the CCR mode and increases approach</w:t>
      </w:r>
      <w:ins w:id="170" w:author="Cheng, Jiangtao" w:date="2021-07-16T11:11:00Z">
        <w:r w:rsidR="00932FB8">
          <w:rPr>
            <w:rFonts w:eastAsia="DengXian" w:cs="Times New Roman"/>
            <w:kern w:val="0"/>
            <w:sz w:val="24"/>
            <w:szCs w:val="24"/>
          </w:rPr>
          <w:t>ing</w:t>
        </w:r>
      </w:ins>
      <w:del w:id="171" w:author="Cheng, Jiangtao" w:date="2021-07-16T11:11:00Z">
        <w:r w:rsidDel="00932FB8">
          <w:rPr>
            <w:rFonts w:eastAsia="DengXian" w:cs="Times New Roman"/>
            <w:kern w:val="0"/>
            <w:sz w:val="24"/>
            <w:szCs w:val="24"/>
          </w:rPr>
          <w:delText>es</w:delText>
        </w:r>
      </w:del>
      <w:r>
        <w:rPr>
          <w:rFonts w:eastAsia="DengXian" w:cs="Times New Roman"/>
          <w:kern w:val="0"/>
          <w:sz w:val="24"/>
          <w:szCs w:val="24"/>
        </w:rPr>
        <w:t xml:space="preserve"> the end of </w:t>
      </w:r>
      <w:ins w:id="172" w:author="Cheng, Jiangtao" w:date="2021-07-16T11:11:00Z">
        <w:r w:rsidR="00932FB8">
          <w:rPr>
            <w:rFonts w:eastAsia="DengXian" w:cs="Times New Roman"/>
            <w:kern w:val="0"/>
            <w:sz w:val="24"/>
            <w:szCs w:val="24"/>
          </w:rPr>
          <w:t xml:space="preserve">the </w:t>
        </w:r>
      </w:ins>
      <w:r>
        <w:rPr>
          <w:rFonts w:eastAsia="DengXian" w:cs="Times New Roman"/>
          <w:kern w:val="0"/>
          <w:sz w:val="24"/>
          <w:szCs w:val="24"/>
        </w:rPr>
        <w:t xml:space="preserve">CCA mode. </w:t>
      </w:r>
      <w:r w:rsidRPr="008D6A47">
        <w:rPr>
          <w:rFonts w:eastAsia="DengXian" w:cs="Times New Roman"/>
          <w:kern w:val="0"/>
          <w:sz w:val="24"/>
          <w:szCs w:val="24"/>
        </w:rPr>
        <w:t xml:space="preserve">Then the substrate </w:t>
      </w:r>
      <w:ins w:id="173" w:author="Cheng, Jiangtao" w:date="2021-07-16T11:11:00Z">
        <w:r w:rsidR="00932FB8">
          <w:rPr>
            <w:rFonts w:eastAsia="DengXian" w:cs="Times New Roman"/>
            <w:kern w:val="0"/>
            <w:sz w:val="24"/>
            <w:szCs w:val="24"/>
          </w:rPr>
          <w:t>was</w:t>
        </w:r>
      </w:ins>
      <w:del w:id="174" w:author="Cheng, Jiangtao" w:date="2021-07-16T11:11:00Z">
        <w:r w:rsidRPr="008D6A47" w:rsidDel="00932FB8">
          <w:rPr>
            <w:rFonts w:eastAsia="DengXian" w:cs="Times New Roman"/>
            <w:kern w:val="0"/>
            <w:sz w:val="24"/>
            <w:szCs w:val="24"/>
          </w:rPr>
          <w:delText>is</w:delText>
        </w:r>
      </w:del>
      <w:r w:rsidRPr="008D6A47">
        <w:rPr>
          <w:rFonts w:eastAsia="DengXian" w:cs="Times New Roman"/>
          <w:kern w:val="0"/>
          <w:sz w:val="24"/>
          <w:szCs w:val="24"/>
        </w:rPr>
        <w:t xml:space="preserve"> further heated from 80 °C to 120 °C until</w:t>
      </w:r>
      <w:del w:id="175" w:author="Cheng, Jiangtao" w:date="2021-07-16T11:12:00Z">
        <w:r w:rsidRPr="008D6A47" w:rsidDel="00932FB8">
          <w:rPr>
            <w:rFonts w:eastAsia="DengXian" w:cs="Times New Roman"/>
            <w:kern w:val="0"/>
            <w:sz w:val="24"/>
            <w:szCs w:val="24"/>
          </w:rPr>
          <w:delText xml:space="preserve"> when</w:delText>
        </w:r>
      </w:del>
      <w:r w:rsidRPr="008D6A47">
        <w:rPr>
          <w:rFonts w:eastAsia="DengXian" w:cs="Times New Roman"/>
          <w:kern w:val="0"/>
          <w:sz w:val="24"/>
          <w:szCs w:val="24"/>
        </w:rPr>
        <w:t xml:space="preserve"> a </w:t>
      </w:r>
      <w:ins w:id="176" w:author="Cheng, Jiangtao" w:date="2021-07-16T11:12:00Z">
        <w:r w:rsidR="00932FB8">
          <w:rPr>
            <w:rFonts w:eastAsia="DengXian" w:cs="Times New Roman"/>
            <w:kern w:val="0"/>
            <w:sz w:val="24"/>
            <w:szCs w:val="24"/>
          </w:rPr>
          <w:t xml:space="preserve">further </w:t>
        </w:r>
      </w:ins>
      <w:r w:rsidRPr="008D6A47">
        <w:rPr>
          <w:rFonts w:eastAsia="DengXian" w:cs="Times New Roman"/>
          <w:kern w:val="0"/>
          <w:sz w:val="24"/>
          <w:szCs w:val="24"/>
        </w:rPr>
        <w:t>small rise of the substrate temperature w</w:t>
      </w:r>
      <w:ins w:id="177" w:author="Cheng, Jiangtao" w:date="2021-07-16T11:12:00Z">
        <w:r w:rsidR="00932FB8">
          <w:rPr>
            <w:rFonts w:eastAsia="DengXian" w:cs="Times New Roman"/>
            <w:kern w:val="0"/>
            <w:sz w:val="24"/>
            <w:szCs w:val="24"/>
          </w:rPr>
          <w:t>ould</w:t>
        </w:r>
      </w:ins>
      <w:ins w:id="178" w:author="Cheng, Jiangtao" w:date="2021-07-16T11:13:00Z">
        <w:r w:rsidR="00932FB8">
          <w:rPr>
            <w:rFonts w:eastAsia="DengXian" w:cs="Times New Roman"/>
            <w:kern w:val="0"/>
            <w:sz w:val="24"/>
            <w:szCs w:val="24"/>
          </w:rPr>
          <w:t xml:space="preserve"> otherwise</w:t>
        </w:r>
      </w:ins>
      <w:del w:id="179" w:author="Cheng, Jiangtao" w:date="2021-07-16T11:12:00Z">
        <w:r w:rsidRPr="008D6A47" w:rsidDel="00932FB8">
          <w:rPr>
            <w:rFonts w:eastAsia="DengXian" w:cs="Times New Roman"/>
            <w:kern w:val="0"/>
            <w:sz w:val="24"/>
            <w:szCs w:val="24"/>
          </w:rPr>
          <w:delText>ill</w:delText>
        </w:r>
      </w:del>
      <w:r w:rsidRPr="008D6A47">
        <w:rPr>
          <w:rFonts w:eastAsia="DengXian" w:cs="Times New Roman"/>
          <w:kern w:val="0"/>
          <w:sz w:val="24"/>
          <w:szCs w:val="24"/>
        </w:rPr>
        <w:t xml:space="preserve"> lead to the boiling of the droplet. </w:t>
      </w:r>
      <w:ins w:id="180" w:author="Cheng, Jiangtao" w:date="2021-07-16T11:15:00Z">
        <w:r w:rsidR="00BA5037">
          <w:rPr>
            <w:rFonts w:eastAsia="DengXian" w:cs="Times New Roman"/>
            <w:kern w:val="0"/>
            <w:sz w:val="24"/>
            <w:szCs w:val="24"/>
          </w:rPr>
          <w:t>A remarkable d</w:t>
        </w:r>
      </w:ins>
      <w:del w:id="181" w:author="Cheng, Jiangtao" w:date="2021-07-16T11:15:00Z">
        <w:r w:rsidRPr="008D6A47" w:rsidDel="00BA5037">
          <w:rPr>
            <w:rFonts w:eastAsia="DengXian" w:cs="Times New Roman"/>
            <w:kern w:val="0"/>
            <w:sz w:val="24"/>
            <w:szCs w:val="24"/>
          </w:rPr>
          <w:delText>D</w:delText>
        </w:r>
      </w:del>
      <w:r w:rsidRPr="008D6A47">
        <w:rPr>
          <w:rFonts w:eastAsia="DengXian" w:cs="Times New Roman"/>
          <w:kern w:val="0"/>
          <w:sz w:val="24"/>
          <w:szCs w:val="24"/>
        </w:rPr>
        <w:t>eviation between the experimental</w:t>
      </w:r>
      <w:ins w:id="182" w:author="Cheng, Jiangtao" w:date="2021-07-16T11:14:00Z">
        <w:r w:rsidR="00BA5037">
          <w:rPr>
            <w:rFonts w:eastAsia="DengXian" w:cs="Times New Roman"/>
            <w:kern w:val="0"/>
            <w:sz w:val="24"/>
            <w:szCs w:val="24"/>
          </w:rPr>
          <w:t>ly</w:t>
        </w:r>
      </w:ins>
      <w:r w:rsidRPr="008D6A47">
        <w:rPr>
          <w:rFonts w:eastAsia="DengXian" w:cs="Times New Roman"/>
          <w:kern w:val="0"/>
          <w:sz w:val="24"/>
          <w:szCs w:val="24"/>
        </w:rPr>
        <w:t xml:space="preserve"> measured droplet surface temperature and the predicted </w:t>
      </w:r>
      <w:ins w:id="183" w:author="Cheng, Jiangtao" w:date="2021-07-16T11:15:00Z">
        <w:r w:rsidR="00BA5037">
          <w:rPr>
            <w:rFonts w:eastAsia="DengXian" w:cs="Times New Roman"/>
            <w:kern w:val="0"/>
            <w:sz w:val="24"/>
            <w:szCs w:val="24"/>
          </w:rPr>
          <w:t>one</w:t>
        </w:r>
      </w:ins>
      <w:del w:id="184" w:author="Cheng, Jiangtao" w:date="2021-07-16T11:15:00Z">
        <w:r w:rsidRPr="008D6A47" w:rsidDel="00BA5037">
          <w:rPr>
            <w:rFonts w:eastAsia="DengXian" w:cs="Times New Roman"/>
            <w:kern w:val="0"/>
            <w:sz w:val="24"/>
            <w:szCs w:val="24"/>
          </w:rPr>
          <w:delText>surface temperature</w:delText>
        </w:r>
      </w:del>
      <w:r w:rsidRPr="008D6A47">
        <w:rPr>
          <w:rFonts w:eastAsia="DengXian" w:cs="Times New Roman"/>
          <w:kern w:val="0"/>
          <w:sz w:val="24"/>
          <w:szCs w:val="24"/>
        </w:rPr>
        <w:t xml:space="preserve"> </w:t>
      </w:r>
      <w:ins w:id="185" w:author="Cheng, Jiangtao" w:date="2021-07-16T11:14:00Z">
        <w:r w:rsidR="00BA5037">
          <w:rPr>
            <w:rFonts w:eastAsia="DengXian" w:cs="Times New Roman"/>
            <w:kern w:val="0"/>
            <w:sz w:val="24"/>
            <w:szCs w:val="24"/>
          </w:rPr>
          <w:t>wa</w:t>
        </w:r>
      </w:ins>
      <w:del w:id="186" w:author="Cheng, Jiangtao" w:date="2021-07-16T11:14:00Z">
        <w:r w:rsidRPr="008D6A47" w:rsidDel="00BA5037">
          <w:rPr>
            <w:rFonts w:eastAsia="DengXian" w:cs="Times New Roman"/>
            <w:kern w:val="0"/>
            <w:sz w:val="24"/>
            <w:szCs w:val="24"/>
          </w:rPr>
          <w:delText>i</w:delText>
        </w:r>
      </w:del>
      <w:r w:rsidRPr="008D6A47">
        <w:rPr>
          <w:rFonts w:eastAsia="DengXian" w:cs="Times New Roman"/>
          <w:kern w:val="0"/>
          <w:sz w:val="24"/>
          <w:szCs w:val="24"/>
        </w:rPr>
        <w:t xml:space="preserve">s observed for droplet evaporation at such high </w:t>
      </w:r>
      <w:ins w:id="187" w:author="Cheng, Jiangtao" w:date="2021-07-16T11:15:00Z">
        <w:r w:rsidR="00BA5037" w:rsidRPr="008D6A47">
          <w:rPr>
            <w:rFonts w:eastAsia="DengXian" w:cs="Times New Roman"/>
            <w:kern w:val="0"/>
            <w:sz w:val="24"/>
            <w:szCs w:val="24"/>
          </w:rPr>
          <w:t>substrate</w:t>
        </w:r>
      </w:ins>
      <w:ins w:id="188" w:author="Cheng, Jiangtao" w:date="2021-07-16T11:16:00Z">
        <w:r w:rsidR="00BA5037">
          <w:rPr>
            <w:rFonts w:eastAsia="DengXian" w:cs="Times New Roman"/>
            <w:kern w:val="0"/>
            <w:sz w:val="24"/>
            <w:szCs w:val="24"/>
          </w:rPr>
          <w:t xml:space="preserve"> </w:t>
        </w:r>
      </w:ins>
      <w:r w:rsidRPr="008D6A47">
        <w:rPr>
          <w:rFonts w:eastAsia="DengXian" w:cs="Times New Roman"/>
          <w:kern w:val="0"/>
          <w:sz w:val="24"/>
          <w:szCs w:val="24"/>
        </w:rPr>
        <w:t>temperature</w:t>
      </w:r>
      <w:del w:id="189" w:author="Cheng, Jiangtao" w:date="2021-07-16T11:15:00Z">
        <w:r w:rsidRPr="008D6A47" w:rsidDel="00BA5037">
          <w:rPr>
            <w:rFonts w:eastAsia="DengXian" w:cs="Times New Roman"/>
            <w:kern w:val="0"/>
            <w:sz w:val="24"/>
            <w:szCs w:val="24"/>
          </w:rPr>
          <w:delText xml:space="preserve"> substrate</w:delText>
        </w:r>
      </w:del>
      <w:r w:rsidRPr="008D6A47">
        <w:rPr>
          <w:rFonts w:eastAsia="DengXian" w:cs="Times New Roman"/>
          <w:kern w:val="0"/>
          <w:sz w:val="24"/>
          <w:szCs w:val="24"/>
        </w:rPr>
        <w:t xml:space="preserve">s because of the internal fluid </w:t>
      </w:r>
      <w:ins w:id="190" w:author="Cheng, Jiangtao" w:date="2021-07-16T11:16:00Z">
        <w:r w:rsidR="00BA5037">
          <w:rPr>
            <w:rFonts w:eastAsia="DengXian" w:cs="Times New Roman"/>
            <w:kern w:val="0"/>
            <w:sz w:val="24"/>
            <w:szCs w:val="24"/>
          </w:rPr>
          <w:t xml:space="preserve">convection </w:t>
        </w:r>
        <w:r w:rsidR="00BA5037" w:rsidRPr="00BA5037">
          <w:rPr>
            <w:rFonts w:eastAsia="DengXian" w:cs="Times New Roman"/>
            <w:i/>
            <w:iCs/>
            <w:kern w:val="0"/>
            <w:sz w:val="24"/>
            <w:szCs w:val="24"/>
            <w:rPrChange w:id="191" w:author="Cheng, Jiangtao" w:date="2021-07-16T11:16:00Z">
              <w:rPr>
                <w:rFonts w:eastAsia="DengXian" w:cs="Times New Roman"/>
                <w:kern w:val="0"/>
                <w:sz w:val="24"/>
                <w:szCs w:val="24"/>
              </w:rPr>
            </w:rPrChange>
          </w:rPr>
          <w:t>i.e</w:t>
        </w:r>
        <w:r w:rsidR="00BA5037">
          <w:rPr>
            <w:rFonts w:eastAsia="DengXian" w:cs="Times New Roman"/>
            <w:kern w:val="0"/>
            <w:sz w:val="24"/>
            <w:szCs w:val="24"/>
          </w:rPr>
          <w:t xml:space="preserve">., </w:t>
        </w:r>
      </w:ins>
      <w:commentRangeStart w:id="192"/>
      <w:ins w:id="193" w:author="Cheng, Jiangtao" w:date="2021-07-16T11:17:00Z">
        <w:r w:rsidR="00BA5037">
          <w:rPr>
            <w:rFonts w:eastAsia="DengXian" w:cs="Times New Roman"/>
            <w:kern w:val="0"/>
            <w:sz w:val="24"/>
            <w:szCs w:val="24"/>
          </w:rPr>
          <w:t>Marangoni effect</w:t>
        </w:r>
      </w:ins>
      <w:commentRangeEnd w:id="192"/>
      <w:ins w:id="194" w:author="Cheng, Jiangtao" w:date="2021-07-17T15:11:00Z">
        <w:r w:rsidR="00562929">
          <w:rPr>
            <w:rStyle w:val="CommentReference"/>
          </w:rPr>
          <w:commentReference w:id="192"/>
        </w:r>
      </w:ins>
      <w:ins w:id="195" w:author="Cheng, Jiangtao" w:date="2021-07-16T11:17:00Z">
        <w:r w:rsidR="00BA5037">
          <w:rPr>
            <w:rFonts w:eastAsia="DengXian" w:cs="Times New Roman"/>
            <w:kern w:val="0"/>
            <w:sz w:val="24"/>
            <w:szCs w:val="24"/>
          </w:rPr>
          <w:t>,</w:t>
        </w:r>
      </w:ins>
      <w:del w:id="196" w:author="Cheng, Jiangtao" w:date="2021-07-16T11:16:00Z">
        <w:r w:rsidRPr="008D6A47" w:rsidDel="00BA5037">
          <w:rPr>
            <w:rFonts w:eastAsia="DengXian" w:cs="Times New Roman"/>
            <w:kern w:val="0"/>
            <w:sz w:val="24"/>
            <w:szCs w:val="24"/>
          </w:rPr>
          <w:delText>motion</w:delText>
        </w:r>
      </w:del>
      <w:r w:rsidRPr="008D6A47">
        <w:rPr>
          <w:rFonts w:eastAsia="DengXian" w:cs="Times New Roman"/>
          <w:kern w:val="0"/>
          <w:sz w:val="24"/>
          <w:szCs w:val="24"/>
        </w:rPr>
        <w:t xml:space="preserve"> of the water droplet.</w:t>
      </w:r>
      <w:ins w:id="197" w:author="Cheng, Jiangtao" w:date="2021-07-16T11:17:00Z">
        <w:r w:rsidR="00BA5037">
          <w:rPr>
            <w:rFonts w:eastAsia="DengXian" w:cs="Times New Roman"/>
            <w:kern w:val="0"/>
            <w:sz w:val="24"/>
            <w:szCs w:val="24"/>
          </w:rPr>
          <w:t xml:space="preserve"> As such,</w:t>
        </w:r>
      </w:ins>
      <w:r w:rsidRPr="008D6A47">
        <w:rPr>
          <w:rFonts w:eastAsia="DengXian" w:cs="Times New Roman"/>
          <w:kern w:val="0"/>
          <w:sz w:val="24"/>
          <w:szCs w:val="24"/>
        </w:rPr>
        <w:t xml:space="preserve"> </w:t>
      </w:r>
      <w:bookmarkStart w:id="198" w:name="_Hlk77268258"/>
      <w:ins w:id="199" w:author="Cheng, Jiangtao" w:date="2021-07-16T11:17:00Z">
        <w:r w:rsidR="00BA5037">
          <w:rPr>
            <w:rFonts w:eastAsia="DengXian" w:cs="Times New Roman"/>
            <w:kern w:val="0"/>
            <w:sz w:val="24"/>
            <w:szCs w:val="24"/>
          </w:rPr>
          <w:t>a</w:t>
        </w:r>
      </w:ins>
      <w:del w:id="200" w:author="Cheng, Jiangtao" w:date="2021-07-16T11:17:00Z">
        <w:r w:rsidRPr="008D6A47" w:rsidDel="00BA5037">
          <w:rPr>
            <w:rFonts w:eastAsia="DengXian" w:cs="Times New Roman"/>
            <w:kern w:val="0"/>
            <w:sz w:val="24"/>
            <w:szCs w:val="24"/>
          </w:rPr>
          <w:delText>A</w:delText>
        </w:r>
      </w:del>
      <w:r w:rsidRPr="008D6A47">
        <w:rPr>
          <w:rFonts w:eastAsia="DengXian" w:cs="Times New Roman"/>
          <w:kern w:val="0"/>
          <w:sz w:val="24"/>
          <w:szCs w:val="24"/>
        </w:rPr>
        <w:t xml:space="preserve">n effective thermal conductivity </w:t>
      </w:r>
      <w:ins w:id="201" w:author="Cheng, Jiangtao" w:date="2021-07-16T11:17:00Z">
        <w:r w:rsidR="00BA5037">
          <w:rPr>
            <w:rFonts w:eastAsia="DengXian" w:cs="Times New Roman"/>
            <w:kern w:val="0"/>
            <w:sz w:val="24"/>
            <w:szCs w:val="24"/>
          </w:rPr>
          <w:t>was</w:t>
        </w:r>
      </w:ins>
      <w:del w:id="202" w:author="Cheng, Jiangtao" w:date="2021-07-16T11:17:00Z">
        <w:r w:rsidRPr="008D6A47" w:rsidDel="00BA5037">
          <w:rPr>
            <w:rFonts w:eastAsia="DengXian" w:cs="Times New Roman"/>
            <w:kern w:val="0"/>
            <w:sz w:val="24"/>
            <w:szCs w:val="24"/>
          </w:rPr>
          <w:delText>is</w:delText>
        </w:r>
      </w:del>
      <w:r w:rsidRPr="008D6A47">
        <w:rPr>
          <w:rFonts w:eastAsia="DengXian" w:cs="Times New Roman"/>
          <w:kern w:val="0"/>
          <w:sz w:val="24"/>
          <w:szCs w:val="24"/>
        </w:rPr>
        <w:t xml:space="preserve"> employed </w:t>
      </w:r>
      <w:ins w:id="203" w:author="Cheng, Jiangtao" w:date="2021-07-16T11:17:00Z">
        <w:r w:rsidR="00BA5037">
          <w:rPr>
            <w:rFonts w:eastAsia="DengXian" w:cs="Times New Roman"/>
            <w:kern w:val="0"/>
            <w:sz w:val="24"/>
            <w:szCs w:val="24"/>
          </w:rPr>
          <w:t xml:space="preserve">by us </w:t>
        </w:r>
      </w:ins>
      <w:r w:rsidRPr="008D6A47">
        <w:rPr>
          <w:rFonts w:eastAsia="DengXian" w:cs="Times New Roman"/>
          <w:kern w:val="0"/>
          <w:sz w:val="24"/>
          <w:szCs w:val="24"/>
        </w:rPr>
        <w:t xml:space="preserve">as a correction factor for the thermal circuit model to </w:t>
      </w:r>
      <w:del w:id="204" w:author="Cheng, Jiangtao" w:date="2021-07-16T11:18:00Z">
        <w:r w:rsidRPr="008D6A47" w:rsidDel="00BA5037">
          <w:rPr>
            <w:rFonts w:eastAsia="DengXian" w:cs="Times New Roman"/>
            <w:kern w:val="0"/>
            <w:sz w:val="24"/>
            <w:szCs w:val="24"/>
          </w:rPr>
          <w:delText xml:space="preserve">consider </w:delText>
        </w:r>
      </w:del>
      <w:ins w:id="205" w:author="Cheng, Jiangtao" w:date="2021-07-16T11:18:00Z">
        <w:r w:rsidR="00BA5037">
          <w:rPr>
            <w:rFonts w:eastAsia="DengXian" w:cs="Times New Roman"/>
            <w:kern w:val="0"/>
            <w:sz w:val="24"/>
            <w:szCs w:val="24"/>
          </w:rPr>
          <w:t>account for</w:t>
        </w:r>
        <w:r w:rsidR="00BA5037" w:rsidRPr="008D6A47">
          <w:rPr>
            <w:rFonts w:eastAsia="DengXian" w:cs="Times New Roman"/>
            <w:kern w:val="0"/>
            <w:sz w:val="24"/>
            <w:szCs w:val="24"/>
          </w:rPr>
          <w:t xml:space="preserve"> </w:t>
        </w:r>
      </w:ins>
      <w:r w:rsidRPr="008D6A47">
        <w:rPr>
          <w:rFonts w:eastAsia="DengXian" w:cs="Times New Roman"/>
          <w:kern w:val="0"/>
          <w:sz w:val="24"/>
          <w:szCs w:val="24"/>
        </w:rPr>
        <w:t>the effect of convection heat transfer in</w:t>
      </w:r>
      <w:ins w:id="206" w:author="Cheng, Jiangtao" w:date="2021-07-16T11:18:00Z">
        <w:r w:rsidR="00BA5037">
          <w:rPr>
            <w:rFonts w:eastAsia="DengXian" w:cs="Times New Roman"/>
            <w:kern w:val="0"/>
            <w:sz w:val="24"/>
            <w:szCs w:val="24"/>
          </w:rPr>
          <w:t>side</w:t>
        </w:r>
      </w:ins>
      <w:r w:rsidRPr="008D6A47">
        <w:rPr>
          <w:rFonts w:eastAsia="DengXian" w:cs="Times New Roman"/>
          <w:kern w:val="0"/>
          <w:sz w:val="24"/>
          <w:szCs w:val="24"/>
        </w:rPr>
        <w:t xml:space="preserve"> the water droplet. </w:t>
      </w:r>
      <w:bookmarkEnd w:id="198"/>
      <w:r w:rsidR="001C27FA">
        <w:rPr>
          <w:rFonts w:eastAsia="DengXian" w:cs="Times New Roman"/>
          <w:kern w:val="0"/>
          <w:sz w:val="24"/>
          <w:szCs w:val="24"/>
        </w:rPr>
        <w:t xml:space="preserve">The average temperatures of </w:t>
      </w:r>
      <w:ins w:id="207" w:author="Cheng, Jiangtao" w:date="2021-07-16T11:19:00Z">
        <w:r w:rsidR="006A6882">
          <w:rPr>
            <w:rFonts w:eastAsia="DengXian" w:cs="Times New Roman"/>
            <w:kern w:val="0"/>
            <w:sz w:val="24"/>
            <w:szCs w:val="24"/>
          </w:rPr>
          <w:t>t</w:t>
        </w:r>
      </w:ins>
      <w:ins w:id="208" w:author="Cheng, Jiangtao" w:date="2021-07-16T11:20:00Z">
        <w:r w:rsidR="006A6882">
          <w:rPr>
            <w:rFonts w:eastAsia="DengXian" w:cs="Times New Roman"/>
            <w:kern w:val="0"/>
            <w:sz w:val="24"/>
            <w:szCs w:val="24"/>
          </w:rPr>
          <w:t xml:space="preserve">he </w:t>
        </w:r>
      </w:ins>
      <w:r w:rsidR="001C27FA">
        <w:rPr>
          <w:rFonts w:eastAsia="DengXian" w:cs="Times New Roman"/>
          <w:kern w:val="0"/>
          <w:sz w:val="24"/>
          <w:szCs w:val="24"/>
        </w:rPr>
        <w:t xml:space="preserve">droplet base surface </w:t>
      </w:r>
      <w:ins w:id="209" w:author="Cheng, Jiangtao" w:date="2021-07-16T11:20:00Z">
        <w:r w:rsidR="006A6882">
          <w:rPr>
            <w:rFonts w:eastAsia="DengXian" w:cs="Times New Roman"/>
            <w:kern w:val="0"/>
            <w:sz w:val="24"/>
            <w:szCs w:val="24"/>
          </w:rPr>
          <w:t>were</w:t>
        </w:r>
      </w:ins>
      <w:del w:id="210" w:author="Cheng, Jiangtao" w:date="2021-07-16T11:20:00Z">
        <w:r w:rsidR="001C27FA" w:rsidDel="006A6882">
          <w:rPr>
            <w:rFonts w:eastAsia="DengXian" w:cs="Times New Roman"/>
            <w:kern w:val="0"/>
            <w:sz w:val="24"/>
            <w:szCs w:val="24"/>
          </w:rPr>
          <w:delText>are</w:delText>
        </w:r>
      </w:del>
      <w:r w:rsidR="001C27FA">
        <w:rPr>
          <w:rFonts w:eastAsia="DengXian" w:cs="Times New Roman"/>
          <w:kern w:val="0"/>
          <w:sz w:val="24"/>
          <w:szCs w:val="24"/>
        </w:rPr>
        <w:t xml:space="preserve"> calculated and the temperature differences between </w:t>
      </w:r>
      <w:ins w:id="211" w:author="Cheng, Jiangtao" w:date="2021-07-16T11:20:00Z">
        <w:r w:rsidR="006A6882">
          <w:rPr>
            <w:rFonts w:eastAsia="DengXian" w:cs="Times New Roman"/>
            <w:kern w:val="0"/>
            <w:sz w:val="24"/>
            <w:szCs w:val="24"/>
          </w:rPr>
          <w:t xml:space="preserve">the </w:t>
        </w:r>
      </w:ins>
      <w:r w:rsidR="001C27FA">
        <w:rPr>
          <w:rFonts w:eastAsia="DengXian" w:cs="Times New Roman"/>
          <w:kern w:val="0"/>
          <w:sz w:val="24"/>
          <w:szCs w:val="24"/>
        </w:rPr>
        <w:t xml:space="preserve">droplet base and </w:t>
      </w:r>
      <w:ins w:id="212" w:author="Cheng, Jiangtao" w:date="2021-07-16T11:20:00Z">
        <w:r w:rsidR="006A6882">
          <w:rPr>
            <w:rFonts w:eastAsia="DengXian" w:cs="Times New Roman"/>
            <w:kern w:val="0"/>
            <w:sz w:val="24"/>
            <w:szCs w:val="24"/>
          </w:rPr>
          <w:t xml:space="preserve">the </w:t>
        </w:r>
      </w:ins>
      <w:r w:rsidR="001C27FA">
        <w:rPr>
          <w:rFonts w:eastAsia="DengXian" w:cs="Times New Roman"/>
          <w:kern w:val="0"/>
          <w:sz w:val="24"/>
          <w:szCs w:val="24"/>
        </w:rPr>
        <w:t xml:space="preserve">substrate base </w:t>
      </w:r>
      <w:ins w:id="213" w:author="Cheng, Jiangtao" w:date="2021-07-16T11:20:00Z">
        <w:r w:rsidR="006A6882">
          <w:rPr>
            <w:rFonts w:eastAsia="DengXian" w:cs="Times New Roman"/>
            <w:kern w:val="0"/>
            <w:sz w:val="24"/>
            <w:szCs w:val="24"/>
          </w:rPr>
          <w:t>were</w:t>
        </w:r>
      </w:ins>
      <w:del w:id="214" w:author="Cheng, Jiangtao" w:date="2021-07-16T11:20:00Z">
        <w:r w:rsidR="001C27FA" w:rsidDel="006A6882">
          <w:rPr>
            <w:rFonts w:eastAsia="DengXian" w:cs="Times New Roman"/>
            <w:kern w:val="0"/>
            <w:sz w:val="24"/>
            <w:szCs w:val="24"/>
          </w:rPr>
          <w:delText>are</w:delText>
        </w:r>
      </w:del>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w:t>
      </w:r>
      <w:ins w:id="215" w:author="Cheng, Jiangtao" w:date="2021-07-16T11:20:00Z">
        <w:r w:rsidR="006A6882">
          <w:rPr>
            <w:rFonts w:eastAsia="DengXian" w:cs="Times New Roman"/>
            <w:kern w:val="0"/>
            <w:sz w:val="24"/>
            <w:szCs w:val="24"/>
          </w:rPr>
          <w:t>, respectively,</w:t>
        </w:r>
      </w:ins>
      <w:r w:rsidR="001C27FA">
        <w:rPr>
          <w:rFonts w:eastAsia="DengXian" w:cs="Times New Roman"/>
          <w:kern w:val="0"/>
          <w:sz w:val="24"/>
          <w:szCs w:val="24"/>
        </w:rPr>
        <w:t xml:space="preserve"> for droplet evaporation on substrates heated at </w:t>
      </w:r>
      <w:r w:rsidR="001C27FA">
        <w:rPr>
          <w:rFonts w:eastAsia="DengXian" w:cs="Times New Roman"/>
          <w:kern w:val="0"/>
          <w:sz w:val="24"/>
          <w:szCs w:val="24"/>
        </w:rPr>
        <w:lastRenderedPageBreak/>
        <w:t xml:space="preserve">100 °C and 120 °C, which explains the </w:t>
      </w:r>
      <w:ins w:id="216" w:author="Cheng, Jiangtao" w:date="2021-07-16T11:20:00Z">
        <w:r w:rsidR="006A6882">
          <w:rPr>
            <w:rFonts w:eastAsia="DengXian" w:cs="Times New Roman"/>
            <w:kern w:val="0"/>
            <w:sz w:val="24"/>
            <w:szCs w:val="24"/>
          </w:rPr>
          <w:t>de</w:t>
        </w:r>
      </w:ins>
      <w:ins w:id="217" w:author="Cheng, Jiangtao" w:date="2021-07-16T11:21:00Z">
        <w:r w:rsidR="006A6882">
          <w:rPr>
            <w:rFonts w:eastAsia="DengXian" w:cs="Times New Roman"/>
            <w:kern w:val="0"/>
            <w:sz w:val="24"/>
            <w:szCs w:val="24"/>
          </w:rPr>
          <w:t xml:space="preserve">pressed or delayed </w:t>
        </w:r>
      </w:ins>
      <w:del w:id="218" w:author="Cheng, Jiangtao" w:date="2021-07-16T11:20:00Z">
        <w:r w:rsidR="001C27FA" w:rsidDel="006A6882">
          <w:rPr>
            <w:rFonts w:eastAsia="DengXian" w:cs="Times New Roman"/>
            <w:kern w:val="0"/>
            <w:sz w:val="24"/>
            <w:szCs w:val="24"/>
          </w:rPr>
          <w:delText>non</w:delText>
        </w:r>
      </w:del>
      <w:r w:rsidR="001C27FA">
        <w:rPr>
          <w:rFonts w:eastAsia="DengXian" w:cs="Times New Roman"/>
          <w:kern w:val="0"/>
          <w:sz w:val="24"/>
          <w:szCs w:val="24"/>
        </w:rPr>
        <w:t xml:space="preserve">boiling of droplets on the superheated substrates. This study </w:t>
      </w:r>
      <w:r w:rsidR="009C6A01">
        <w:rPr>
          <w:rFonts w:eastAsia="DengXian" w:cs="Times New Roman"/>
          <w:kern w:val="0"/>
          <w:sz w:val="24"/>
          <w:szCs w:val="24"/>
        </w:rPr>
        <w:t>could deepen our understanding of</w:t>
      </w:r>
      <w:del w:id="219" w:author="Cheng, Jiangtao" w:date="2021-07-16T11:21:00Z">
        <w:r w:rsidR="009C6A01" w:rsidDel="006A6882">
          <w:rPr>
            <w:rFonts w:eastAsia="DengXian" w:cs="Times New Roman"/>
            <w:kern w:val="0"/>
            <w:sz w:val="24"/>
            <w:szCs w:val="24"/>
          </w:rPr>
          <w:delText xml:space="preserve"> the process for</w:delText>
        </w:r>
      </w:del>
      <w:r w:rsidR="009C6A01">
        <w:rPr>
          <w:rFonts w:eastAsia="DengXian" w:cs="Times New Roman"/>
          <w:kern w:val="0"/>
          <w:sz w:val="24"/>
          <w:szCs w:val="24"/>
        </w:rPr>
        <w:t xml:space="preserve"> droplet evaporation on hot </w:t>
      </w:r>
      <w:proofErr w:type="spellStart"/>
      <w:r w:rsidR="009C6A01">
        <w:rPr>
          <w:rFonts w:eastAsia="DengXian" w:cs="Times New Roman"/>
          <w:kern w:val="0"/>
          <w:sz w:val="24"/>
          <w:szCs w:val="24"/>
        </w:rPr>
        <w:t>microstructured</w:t>
      </w:r>
      <w:proofErr w:type="spellEnd"/>
      <w:r w:rsidR="009C6A01">
        <w:rPr>
          <w:rFonts w:eastAsia="DengXian" w:cs="Times New Roman"/>
          <w:kern w:val="0"/>
          <w:sz w:val="24"/>
          <w:szCs w:val="24"/>
        </w:rPr>
        <w:t xml:space="preserve"> superhydrophobic 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t>2. Experimental methodology</w:t>
      </w:r>
    </w:p>
    <w:p w14:paraId="397F7D15" w14:textId="13BF7091"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p>
    <w:p w14:paraId="6AEE604C" w14:textId="04D95745" w:rsidR="00C43C1E" w:rsidRPr="00C43C1E" w:rsidRDefault="00882062" w:rsidP="00856045">
      <w:pPr>
        <w:spacing w:line="360" w:lineRule="auto"/>
        <w:ind w:firstLine="360"/>
        <w:rPr>
          <w:rFonts w:eastAsia="DengXian" w:cs="Times New Roman"/>
          <w:iCs/>
          <w:sz w:val="24"/>
          <w:szCs w:val="28"/>
        </w:rPr>
      </w:pPr>
      <w:r>
        <w:rPr>
          <w:rFonts w:eastAsia="DengXian" w:cs="Times New Roman"/>
          <w:iCs/>
          <w:sz w:val="24"/>
          <w:szCs w:val="28"/>
        </w:rPr>
        <w:t xml:space="preserve">Silicon-based substrates with square pattern micropillars </w:t>
      </w:r>
      <w:r w:rsidR="0021175C">
        <w:rPr>
          <w:rFonts w:eastAsia="DengXian" w:cs="Times New Roman"/>
          <w:iCs/>
          <w:sz w:val="24"/>
          <w:szCs w:val="28"/>
        </w:rPr>
        <w:t xml:space="preserve">were </w:t>
      </w:r>
      <w:r>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IHNpemU9IjEyIj5bNSwgNDAtNDJdPC9zdHlsZT48L0Rpc3BsYXlUZXh0PjxyZWNvcmQ+PHJlYy1u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IHNpemU9IjEyIj5bNSwgNDAtNDJdPC9zdHlsZT48L0Rpc3BsYXlUZXh0PjxyZWNvcmQ+PHJlYy1u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401B03">
        <w:rPr>
          <w:rFonts w:eastAsia="DengXian" w:cs="Times New Roman"/>
          <w:iCs/>
          <w:noProof/>
          <w:sz w:val="24"/>
          <w:szCs w:val="28"/>
        </w:rPr>
        <w:t>[</w:t>
      </w:r>
      <w:hyperlink w:anchor="_ENREF_5" w:tooltip="Song, 2020 #78" w:history="1">
        <w:r w:rsidR="00401B03">
          <w:rPr>
            <w:rFonts w:eastAsia="DengXian" w:cs="Times New Roman"/>
            <w:iCs/>
            <w:noProof/>
            <w:sz w:val="24"/>
            <w:szCs w:val="28"/>
          </w:rPr>
          <w:t>5</w:t>
        </w:r>
      </w:hyperlink>
      <w:r w:rsidR="00401B03">
        <w:rPr>
          <w:rFonts w:eastAsia="DengXian" w:cs="Times New Roman"/>
          <w:iCs/>
          <w:noProof/>
          <w:sz w:val="24"/>
          <w:szCs w:val="28"/>
        </w:rPr>
        <w:t xml:space="preserve">, </w:t>
      </w:r>
      <w:hyperlink w:anchor="_ENREF_40" w:tooltip="Cheng, 2012 #289" w:history="1">
        <w:r w:rsidR="00401B03">
          <w:rPr>
            <w:rFonts w:eastAsia="DengXian" w:cs="Times New Roman"/>
            <w:iCs/>
            <w:noProof/>
            <w:sz w:val="24"/>
            <w:szCs w:val="28"/>
          </w:rPr>
          <w:t>40-42</w:t>
        </w:r>
      </w:hyperlink>
      <w:r w:rsidR="00401B03">
        <w:rPr>
          <w:rFonts w:eastAsia="DengXian" w:cs="Times New Roman"/>
          <w:iCs/>
          <w:noProof/>
          <w:sz w:val="24"/>
          <w:szCs w:val="28"/>
        </w:rPr>
        <w:t>]</w:t>
      </w:r>
      <w:r w:rsidR="00990CB5">
        <w:rPr>
          <w:rFonts w:eastAsia="DengXian" w:cs="Times New Roman"/>
          <w:iCs/>
          <w:sz w:val="24"/>
          <w:szCs w:val="28"/>
        </w:rPr>
        <w:fldChar w:fldCharType="end"/>
      </w:r>
      <w:r>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275C08">
        <w:rPr>
          <w:rFonts w:eastAsia="DengXian" w:cs="Times New Roman"/>
          <w:iCs/>
          <w:sz w:val="24"/>
          <w:szCs w:val="28"/>
        </w:rPr>
        <w:t xml:space="preserve"> with thickness of 1 mm and</w:t>
      </w:r>
      <w:r w:rsidR="004B5299">
        <w:rPr>
          <w:rFonts w:eastAsia="DengXian" w:cs="Times New Roman"/>
          <w:iCs/>
          <w:sz w:val="24"/>
          <w:szCs w:val="28"/>
        </w:rPr>
        <w:t xml:space="preserve"> textured with cylindrical micropillar arrays with increasing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w:t>
      </w:r>
      <w:ins w:id="220" w:author="Cheng, Jiangtao" w:date="2021-07-16T14:05:00Z">
        <w:r w:rsidR="00606078">
          <w:rPr>
            <w:rFonts w:eastAsia="DengXian" w:cs="Times New Roman"/>
            <w:iCs/>
            <w:sz w:val="24"/>
            <w:szCs w:val="28"/>
          </w:rPr>
          <w:t>study</w:t>
        </w:r>
      </w:ins>
      <w:del w:id="221" w:author="Cheng, Jiangtao" w:date="2021-07-16T14:05:00Z">
        <w:r w:rsidR="004B5299" w:rsidDel="00606078">
          <w:rPr>
            <w:rFonts w:eastAsia="DengXian" w:cs="Times New Roman"/>
            <w:iCs/>
            <w:sz w:val="24"/>
            <w:szCs w:val="28"/>
          </w:rPr>
          <w:delText>investigation</w:delText>
        </w:r>
      </w:del>
      <w:r w:rsidR="004B5299">
        <w:rPr>
          <w:rFonts w:eastAsia="DengXian" w:cs="Times New Roman"/>
          <w:iCs/>
          <w:sz w:val="24"/>
          <w:szCs w:val="28"/>
        </w:rPr>
        <w:t xml:space="preserve">. The geometry information of the substrates is listed in Table 1 and the scanning electron microscope (SEM) image of one substrate sample used </w:t>
      </w:r>
      <w:ins w:id="222" w:author="Cheng, Jiangtao" w:date="2021-07-16T14:06:00Z">
        <w:r w:rsidR="00606078">
          <w:rPr>
            <w:rFonts w:eastAsia="DengXian" w:cs="Times New Roman"/>
            <w:iCs/>
            <w:sz w:val="24"/>
            <w:szCs w:val="28"/>
          </w:rPr>
          <w:t>by us</w:t>
        </w:r>
      </w:ins>
      <w:del w:id="223" w:author="Cheng, Jiangtao" w:date="2021-07-16T14:06:00Z">
        <w:r w:rsidR="004B5299" w:rsidDel="00606078">
          <w:rPr>
            <w:rFonts w:eastAsia="DengXian" w:cs="Times New Roman"/>
            <w:iCs/>
            <w:sz w:val="24"/>
            <w:szCs w:val="28"/>
          </w:rPr>
          <w:delText>in this study</w:delText>
        </w:r>
      </w:del>
      <w:r w:rsidR="004B5299">
        <w:rPr>
          <w:rFonts w:eastAsia="DengXian" w:cs="Times New Roman"/>
          <w:iCs/>
          <w:sz w:val="24"/>
          <w:szCs w:val="28"/>
        </w:rPr>
        <w:t xml:space="preserve"> is shown in Fig. </w:t>
      </w:r>
      <w:del w:id="224" w:author="Cheng, Jiangtao" w:date="2021-07-16T14:06:00Z">
        <w:r w:rsidR="004B5299" w:rsidDel="00606078">
          <w:rPr>
            <w:rFonts w:eastAsia="DengXian" w:cs="Times New Roman"/>
            <w:iCs/>
            <w:sz w:val="24"/>
            <w:szCs w:val="28"/>
          </w:rPr>
          <w:delText>(</w:delText>
        </w:r>
      </w:del>
      <w:r w:rsidR="004B5299">
        <w:rPr>
          <w:rFonts w:eastAsia="DengXian" w:cs="Times New Roman"/>
          <w:iCs/>
          <w:sz w:val="24"/>
          <w:szCs w:val="28"/>
        </w:rPr>
        <w:t>1</w:t>
      </w:r>
      <w:del w:id="225" w:author="Cheng, Jiangtao" w:date="2021-07-16T14:06:00Z">
        <w:r w:rsidR="004B5299" w:rsidDel="00606078">
          <w:rPr>
            <w:rFonts w:eastAsia="DengXian" w:cs="Times New Roman"/>
            <w:iCs/>
            <w:sz w:val="24"/>
            <w:szCs w:val="28"/>
          </w:rPr>
          <w:delText>)</w:delText>
        </w:r>
      </w:del>
      <w:r w:rsidR="00C43C1E" w:rsidRPr="00C43C1E">
        <w:rPr>
          <w:rFonts w:eastAsia="DengXian" w:cs="Times New Roman"/>
          <w:iCs/>
          <w:sz w:val="24"/>
          <w:szCs w:val="28"/>
        </w:rPr>
        <w:t xml:space="preserve">. All the substrates were conformally coated with silane (Trichloro (1H,1H,2H,2H-per </w:t>
      </w:r>
      <w:proofErr w:type="spellStart"/>
      <w:r w:rsidR="00C43C1E" w:rsidRPr="00C43C1E">
        <w:rPr>
          <w:rFonts w:eastAsia="DengXian" w:cs="Times New Roman"/>
          <w:iCs/>
          <w:sz w:val="24"/>
          <w:szCs w:val="28"/>
        </w:rPr>
        <w:t>fluorooctyl</w:t>
      </w:r>
      <w:proofErr w:type="spellEnd"/>
      <w:r w:rsidR="00C43C1E" w:rsidRPr="00C43C1E">
        <w:rPr>
          <w:rFonts w:eastAsia="DengXian" w:cs="Times New Roman"/>
          <w:iCs/>
          <w:sz w:val="24"/>
          <w:szCs w:val="28"/>
        </w:rPr>
        <w:t>)-silane, Sigma-Aldrich) using standard chemical vapor deposition (CVD) process</w:t>
      </w:r>
      <w:r w:rsidR="0021175C">
        <w:rPr>
          <w:rFonts w:eastAsia="DengXian" w:cs="Times New Roman"/>
          <w:iCs/>
          <w:sz w:val="24"/>
          <w:szCs w:val="28"/>
        </w:rPr>
        <w:t xml:space="preserve"> for </w:t>
      </w:r>
      <w:proofErr w:type="spellStart"/>
      <w:r w:rsidR="0021175C">
        <w:rPr>
          <w:rFonts w:eastAsia="DengXian" w:cs="Times New Roman"/>
          <w:iCs/>
          <w:sz w:val="24"/>
          <w:szCs w:val="28"/>
        </w:rPr>
        <w:t>superhydrophobicity</w:t>
      </w:r>
      <w:proofErr w:type="spellEnd"/>
      <w:r w:rsidR="00990CB5">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IiBzaXplPSIxMiI+WzQzXTwvc3R5bGU+PC9EaXNwbGF5VGV4dD48cmVjb3JkPjxyZWMtbnVtYmVy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IiBzaXplPSIxMiI+WzQzXTwvc3R5bGU+PC9EaXNwbGF5VGV4dD48cmVjb3JkPjxyZWMtbnVtYmVy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401B03">
        <w:rPr>
          <w:rFonts w:eastAsia="DengXian" w:cs="Times New Roman"/>
          <w:iCs/>
          <w:noProof/>
          <w:sz w:val="24"/>
          <w:szCs w:val="28"/>
        </w:rPr>
        <w:t>[</w:t>
      </w:r>
      <w:hyperlink w:anchor="_ENREF_43" w:tooltip="Badv, 2017 #287" w:history="1">
        <w:r w:rsidR="00401B03">
          <w:rPr>
            <w:rFonts w:eastAsia="DengXian" w:cs="Times New Roman"/>
            <w:iCs/>
            <w:noProof/>
            <w:sz w:val="24"/>
            <w:szCs w:val="28"/>
          </w:rPr>
          <w:t>43</w:t>
        </w:r>
      </w:hyperlink>
      <w:r w:rsidR="00401B03">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placed on a </w:t>
      </w:r>
      <w:r w:rsidR="00597BEC">
        <w:rPr>
          <w:rFonts w:eastAsia="DengXian" w:cs="Times New Roman"/>
          <w:iCs/>
          <w:sz w:val="24"/>
          <w:szCs w:val="28"/>
        </w:rPr>
        <w:t>10</w:t>
      </w:r>
      <w:r w:rsidR="00C43C1E" w:rsidRPr="00C43C1E">
        <w:rPr>
          <w:rFonts w:eastAsia="DengXian" w:cs="Times New Roman"/>
          <w:iCs/>
          <w:sz w:val="24"/>
          <w:szCs w:val="28"/>
        </w:rPr>
        <w:t>0</w:t>
      </w:r>
      <w:ins w:id="226" w:author="Cheng, Jiangtao" w:date="2021-07-16T14:06:00Z">
        <w:r w:rsidR="00606078">
          <w:rPr>
            <w:rFonts w:eastAsia="DengXian" w:cs="Times New Roman"/>
            <w:iCs/>
            <w:sz w:val="24"/>
            <w:szCs w:val="28"/>
          </w:rPr>
          <w:t xml:space="preserve"> </w:t>
        </w:r>
      </w:ins>
      <w:r w:rsidR="00C43C1E" w:rsidRPr="00C43C1E">
        <w:rPr>
          <w:rFonts w:eastAsia="DengXian" w:cs="Times New Roman"/>
          <w:iCs/>
          <w:sz w:val="24"/>
          <w:szCs w:val="28"/>
        </w:rPr>
        <w:t>°C hot plate for 60 min ba</w:t>
      </w:r>
      <w:del w:id="227" w:author="Cheng, Jiangtao" w:date="2021-07-16T14:06:00Z">
        <w:r w:rsidR="00C43C1E" w:rsidRPr="00C43C1E" w:rsidDel="00606078">
          <w:rPr>
            <w:rFonts w:eastAsia="DengXian" w:cs="Times New Roman"/>
            <w:iCs/>
            <w:sz w:val="24"/>
            <w:szCs w:val="28"/>
          </w:rPr>
          <w:delText>c</w:delText>
        </w:r>
      </w:del>
      <w:r w:rsidR="00C43C1E" w:rsidRPr="00C43C1E">
        <w:rPr>
          <w:rFonts w:eastAsia="DengXian" w:cs="Times New Roman"/>
          <w:iCs/>
          <w:sz w:val="24"/>
          <w:szCs w:val="28"/>
        </w:rPr>
        <w:t>king. Water droplet exhibits a contact angle about 155°</w:t>
      </w:r>
      <m:oMath>
        <m:r>
          <w:rPr>
            <w:rFonts w:ascii="Cambria Math" w:eastAsia="DengXian" w:hAnsi="Cambria Math" w:cs="Times New Roman"/>
            <w:sz w:val="24"/>
            <w:szCs w:val="28"/>
          </w:rPr>
          <m:t>±2°</m:t>
        </m:r>
      </m:oMath>
      <w:r w:rsidR="00C43C1E" w:rsidRPr="00C43C1E">
        <w:rPr>
          <w:rFonts w:eastAsia="DengXian" w:cs="Times New Roman"/>
          <w:iCs/>
          <w:sz w:val="24"/>
          <w:szCs w:val="28"/>
        </w:rPr>
        <w:t xml:space="preserve"> on all the </w:t>
      </w:r>
      <w:ins w:id="228" w:author="Cheng, Jiangtao" w:date="2021-07-16T14:07:00Z">
        <w:r w:rsidR="00606078">
          <w:rPr>
            <w:rFonts w:eastAsia="DengXian" w:cs="Times New Roman"/>
            <w:iCs/>
            <w:sz w:val="24"/>
            <w:szCs w:val="28"/>
          </w:rPr>
          <w:t xml:space="preserve">as-prepared </w:t>
        </w:r>
      </w:ins>
      <w:r w:rsidR="00C43C1E" w:rsidRPr="00C43C1E">
        <w:rPr>
          <w:rFonts w:eastAsia="DengXian" w:cs="Times New Roman"/>
          <w:iCs/>
          <w:sz w:val="24"/>
          <w:szCs w:val="28"/>
        </w:rPr>
        <w:t>substrates. To mitigate the sample edge</w:t>
      </w:r>
      <w:del w:id="229" w:author="Cheng, Jiangtao" w:date="2021-07-16T14:08:00Z">
        <w:r w:rsidR="00C43C1E" w:rsidRPr="00C43C1E" w:rsidDel="00606078">
          <w:rPr>
            <w:rFonts w:eastAsia="DengXian" w:cs="Times New Roman"/>
            <w:iCs/>
            <w:sz w:val="24"/>
            <w:szCs w:val="28"/>
          </w:rPr>
          <w:delText>s</w:delText>
        </w:r>
      </w:del>
      <w:r w:rsidR="00C43C1E" w:rsidRPr="00C43C1E">
        <w:rPr>
          <w:rFonts w:eastAsia="DengXian" w:cs="Times New Roman"/>
          <w:iCs/>
          <w:sz w:val="24"/>
          <w:szCs w:val="28"/>
        </w:rPr>
        <w:t xml:space="preserve">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ins w:id="230" w:author="Cheng, Jiangtao" w:date="2021-07-16T14:08:00Z">
        <w:r w:rsidR="00606078">
          <w:rPr>
            <w:rFonts w:eastAsia="DengXian" w:cs="Times New Roman"/>
            <w:iCs/>
            <w:sz w:val="24"/>
            <w:szCs w:val="28"/>
          </w:rPr>
          <w:t>at</w:t>
        </w:r>
      </w:ins>
      <w:del w:id="231" w:author="Cheng, Jiangtao" w:date="2021-07-16T14:08:00Z">
        <w:r w:rsidR="00A1726B" w:rsidDel="00606078">
          <w:rPr>
            <w:rFonts w:eastAsia="DengXian" w:cs="Times New Roman"/>
            <w:iCs/>
            <w:sz w:val="24"/>
            <w:szCs w:val="28"/>
          </w:rPr>
          <w:delText>on</w:delText>
        </w:r>
      </w:del>
      <w:r w:rsidR="00C43C1E" w:rsidRPr="00C43C1E">
        <w:rPr>
          <w:rFonts w:eastAsia="DengXian" w:cs="Times New Roman"/>
          <w:iCs/>
          <w:sz w:val="24"/>
          <w:szCs w:val="28"/>
        </w:rPr>
        <w:t xml:space="preserve"> the center of the substrate. </w:t>
      </w:r>
    </w:p>
    <w:p w14:paraId="55F1435C" w14:textId="645A4148" w:rsidR="00C43C1E" w:rsidRPr="00C43C1E" w:rsidRDefault="00C43C1E" w:rsidP="00BA5037">
      <w:pPr>
        <w:spacing w:line="360" w:lineRule="auto"/>
        <w:jc w:val="center"/>
        <w:rPr>
          <w:rFonts w:eastAsia="DengXian" w:cs="Times New Roman"/>
          <w:iCs/>
          <w:sz w:val="24"/>
          <w:szCs w:val="28"/>
        </w:rPr>
        <w:pPrChange w:id="232" w:author="Cheng, Jiangtao" w:date="2021-07-16T11:18:00Z">
          <w:pPr>
            <w:spacing w:line="360" w:lineRule="auto"/>
          </w:pPr>
        </w:pPrChange>
      </w:pPr>
      <w:r w:rsidRPr="006D2D1E">
        <w:rPr>
          <w:rFonts w:eastAsia="DengXian" w:cs="Times New Roman"/>
          <w:b/>
          <w:bCs/>
          <w:iCs/>
          <w:sz w:val="24"/>
          <w:szCs w:val="28"/>
        </w:rPr>
        <w:t>Table 1</w:t>
      </w:r>
      <w:r w:rsidR="006D2D1E">
        <w:rPr>
          <w:rFonts w:eastAsia="DengXian" w:cs="Times New Roman"/>
          <w:b/>
          <w:bCs/>
          <w:iCs/>
          <w:sz w:val="24"/>
          <w:szCs w:val="28"/>
        </w:rPr>
        <w:t>.</w:t>
      </w:r>
      <w:r w:rsidRPr="00C43C1E">
        <w:rPr>
          <w:rFonts w:eastAsia="DengXian" w:cs="Times New Roman"/>
          <w:iCs/>
          <w:sz w:val="24"/>
          <w:szCs w:val="28"/>
        </w:rPr>
        <w:t xml:space="preserve"> Micropillar diameter, periodicity and height of different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C43C1E"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9F574F" w:rsidRDefault="00C43C1E" w:rsidP="00792224">
            <w:pPr>
              <w:spacing w:line="276" w:lineRule="auto"/>
              <w:jc w:val="center"/>
              <w:rPr>
                <w:rFonts w:eastAsia="DengXian"/>
                <w:i w:val="0"/>
                <w:iCs/>
                <w:sz w:val="21"/>
              </w:rPr>
              <w:pPrChange w:id="233" w:author="Cheng, Jiangtao" w:date="2021-07-16T14:10:00Z">
                <w:pPr>
                  <w:jc w:val="center"/>
                </w:pPr>
              </w:pPrChange>
            </w:pPr>
            <w:r w:rsidRPr="009F574F">
              <w:rPr>
                <w:rFonts w:eastAsia="DengXian"/>
                <w:i w:val="0"/>
                <w:iCs/>
                <w:sz w:val="21"/>
              </w:rPr>
              <w:t>Substrate</w:t>
            </w:r>
          </w:p>
        </w:tc>
        <w:tc>
          <w:tcPr>
            <w:tcW w:w="2756" w:type="dxa"/>
            <w:tcBorders>
              <w:top w:val="single" w:sz="4" w:space="0" w:color="auto"/>
              <w:left w:val="nil"/>
              <w:bottom w:val="single" w:sz="4" w:space="0" w:color="auto"/>
              <w:right w:val="nil"/>
            </w:tcBorders>
            <w:hideMark/>
          </w:tcPr>
          <w:p w14:paraId="01DFBFB8" w14:textId="77777777" w:rsidR="00C43C1E" w:rsidRPr="00C43C1E" w:rsidRDefault="00C43C1E" w:rsidP="00792224">
            <w:pPr>
              <w:spacing w:line="276" w:lineRule="auto"/>
              <w:rPr>
                <w:rFonts w:eastAsia="DengXian"/>
                <w:sz w:val="21"/>
              </w:rPr>
              <w:pPrChange w:id="234" w:author="Cheng, Jiangtao" w:date="2021-07-16T14:10:00Z">
                <w:pPr/>
              </w:pPrChange>
            </w:pPr>
            <w:r w:rsidRPr="009F574F">
              <w:rPr>
                <w:rFonts w:eastAsia="DengXian"/>
                <w:i w:val="0"/>
                <w:iCs/>
                <w:sz w:val="21"/>
              </w:rPr>
              <w:t>Micropillar diameter</w:t>
            </w:r>
            <w:r w:rsidRPr="00C43C1E">
              <w:rPr>
                <w:rFonts w:eastAsia="DengXian"/>
                <w:sz w:val="21"/>
              </w:rPr>
              <w:t xml:space="preserve"> </w:t>
            </w:r>
            <w:r w:rsidRPr="00C43C1E">
              <w:rPr>
                <w:rFonts w:eastAsia="DengXian"/>
                <w:iCs/>
                <w:sz w:val="21"/>
              </w:rPr>
              <w:t>D</w:t>
            </w:r>
            <w:r w:rsidRPr="009F574F">
              <w:rPr>
                <w:rFonts w:eastAsia="DengXian"/>
                <w:i w:val="0"/>
                <w:iCs/>
                <w:sz w:val="21"/>
              </w:rPr>
              <w:t xml:space="preserve"> (</w:t>
            </w:r>
            <w:proofErr w:type="spellStart"/>
            <w:r w:rsidRPr="009F574F">
              <w:rPr>
                <w:rFonts w:eastAsia="DengXian"/>
                <w:i w:val="0"/>
                <w:iCs/>
                <w:sz w:val="21"/>
              </w:rPr>
              <w:t>μm</w:t>
            </w:r>
            <w:proofErr w:type="spellEnd"/>
            <w:r w:rsidRPr="009F574F">
              <w:rPr>
                <w:rFonts w:eastAsia="DengXian"/>
                <w:i w:val="0"/>
                <w:iCs/>
                <w:sz w:val="21"/>
              </w:rPr>
              <w:t>)</w:t>
            </w:r>
          </w:p>
        </w:tc>
        <w:tc>
          <w:tcPr>
            <w:tcW w:w="2824" w:type="dxa"/>
            <w:tcBorders>
              <w:top w:val="single" w:sz="4" w:space="0" w:color="auto"/>
              <w:left w:val="nil"/>
              <w:bottom w:val="single" w:sz="4" w:space="0" w:color="auto"/>
              <w:right w:val="nil"/>
            </w:tcBorders>
            <w:hideMark/>
          </w:tcPr>
          <w:p w14:paraId="7FCA9755" w14:textId="77777777" w:rsidR="00C43C1E" w:rsidRPr="00C43C1E" w:rsidRDefault="00C43C1E" w:rsidP="00792224">
            <w:pPr>
              <w:spacing w:line="276" w:lineRule="auto"/>
              <w:rPr>
                <w:rFonts w:eastAsia="DengXian"/>
                <w:sz w:val="21"/>
              </w:rPr>
              <w:pPrChange w:id="235" w:author="Cheng, Jiangtao" w:date="2021-07-16T14:10:00Z">
                <w:pPr/>
              </w:pPrChange>
            </w:pPr>
            <w:r w:rsidRPr="009F574F">
              <w:rPr>
                <w:rFonts w:eastAsia="DengXian"/>
                <w:i w:val="0"/>
                <w:iCs/>
                <w:sz w:val="21"/>
              </w:rPr>
              <w:t>Micropillar periodicity</w:t>
            </w:r>
            <w:r w:rsidRPr="00C43C1E">
              <w:rPr>
                <w:rFonts w:eastAsia="DengXian"/>
                <w:sz w:val="21"/>
              </w:rPr>
              <w:t xml:space="preserve"> </w:t>
            </w:r>
            <w:r w:rsidRPr="00C43C1E">
              <w:rPr>
                <w:rFonts w:eastAsia="DengXian"/>
                <w:iCs/>
                <w:sz w:val="21"/>
              </w:rPr>
              <w:t>P</w:t>
            </w:r>
            <w:r w:rsidRPr="009F574F">
              <w:rPr>
                <w:rFonts w:eastAsia="DengXian"/>
                <w:i w:val="0"/>
                <w:iCs/>
                <w:sz w:val="21"/>
              </w:rPr>
              <w:t xml:space="preserve"> (</w:t>
            </w:r>
            <w:bookmarkStart w:id="236" w:name="_Hlk74908183"/>
            <w:proofErr w:type="spellStart"/>
            <w:r w:rsidRPr="009F574F">
              <w:rPr>
                <w:rFonts w:eastAsia="DengXian"/>
                <w:i w:val="0"/>
                <w:iCs/>
                <w:sz w:val="21"/>
              </w:rPr>
              <w:t>μ</w:t>
            </w:r>
            <w:bookmarkEnd w:id="236"/>
            <w:r w:rsidRPr="009F574F">
              <w:rPr>
                <w:rFonts w:eastAsia="DengXian"/>
                <w:i w:val="0"/>
                <w:iCs/>
                <w:sz w:val="21"/>
              </w:rPr>
              <w:t>m</w:t>
            </w:r>
            <w:proofErr w:type="spellEnd"/>
            <w:r w:rsidRPr="009F574F">
              <w:rPr>
                <w:rFonts w:eastAsia="DengXian"/>
                <w:i w:val="0"/>
                <w:iCs/>
                <w:sz w:val="21"/>
              </w:rPr>
              <w:t xml:space="preserve">) </w:t>
            </w:r>
          </w:p>
        </w:tc>
        <w:tc>
          <w:tcPr>
            <w:tcW w:w="2430" w:type="dxa"/>
            <w:tcBorders>
              <w:top w:val="single" w:sz="4" w:space="0" w:color="auto"/>
              <w:left w:val="nil"/>
              <w:bottom w:val="single" w:sz="4" w:space="0" w:color="auto"/>
              <w:right w:val="nil"/>
            </w:tcBorders>
            <w:hideMark/>
          </w:tcPr>
          <w:p w14:paraId="1A1C9F81" w14:textId="77777777" w:rsidR="00C43C1E" w:rsidRPr="00C43C1E" w:rsidRDefault="00C43C1E" w:rsidP="00792224">
            <w:pPr>
              <w:spacing w:line="276" w:lineRule="auto"/>
              <w:rPr>
                <w:rFonts w:eastAsia="DengXian"/>
                <w:sz w:val="21"/>
              </w:rPr>
              <w:pPrChange w:id="237" w:author="Cheng, Jiangtao" w:date="2021-07-16T14:10:00Z">
                <w:pPr/>
              </w:pPrChange>
            </w:pPr>
            <w:r w:rsidRPr="009F574F">
              <w:rPr>
                <w:rFonts w:eastAsia="DengXian"/>
                <w:i w:val="0"/>
                <w:iCs/>
                <w:sz w:val="21"/>
              </w:rPr>
              <w:t>Micropillar height</w:t>
            </w:r>
            <w:r w:rsidRPr="00C43C1E">
              <w:rPr>
                <w:rFonts w:eastAsia="DengXian"/>
                <w:sz w:val="21"/>
              </w:rPr>
              <w:t xml:space="preserve"> </w:t>
            </w:r>
            <w:r w:rsidRPr="00C43C1E">
              <w:rPr>
                <w:rFonts w:eastAsia="DengXian"/>
                <w:iCs/>
                <w:sz w:val="21"/>
              </w:rPr>
              <w:t>H</w:t>
            </w:r>
            <w:r w:rsidRPr="00C43C1E">
              <w:rPr>
                <w:rFonts w:eastAsia="DengXian"/>
                <w:sz w:val="21"/>
              </w:rPr>
              <w:t xml:space="preserve"> </w:t>
            </w:r>
            <w:r w:rsidRPr="009F574F">
              <w:rPr>
                <w:rFonts w:eastAsia="DengXian"/>
                <w:i w:val="0"/>
                <w:iCs/>
                <w:sz w:val="21"/>
              </w:rPr>
              <w:t>(</w:t>
            </w:r>
            <w:proofErr w:type="spellStart"/>
            <w:r w:rsidRPr="009F574F">
              <w:rPr>
                <w:rFonts w:eastAsia="DengXian"/>
                <w:i w:val="0"/>
                <w:iCs/>
                <w:sz w:val="21"/>
              </w:rPr>
              <w:t>μm</w:t>
            </w:r>
            <w:proofErr w:type="spellEnd"/>
            <w:r w:rsidRPr="009F574F">
              <w:rPr>
                <w:rFonts w:eastAsia="DengXian"/>
                <w:i w:val="0"/>
                <w:iCs/>
                <w:sz w:val="21"/>
              </w:rPr>
              <w:t>)</w:t>
            </w:r>
          </w:p>
        </w:tc>
      </w:tr>
      <w:tr w:rsidR="00C43C1E" w:rsidRPr="00C43C1E" w14:paraId="55700A88" w14:textId="77777777" w:rsidTr="006D2D1E">
        <w:tc>
          <w:tcPr>
            <w:tcW w:w="1350" w:type="dxa"/>
            <w:tcBorders>
              <w:top w:val="single" w:sz="4" w:space="0" w:color="auto"/>
              <w:left w:val="nil"/>
              <w:bottom w:val="nil"/>
              <w:right w:val="nil"/>
            </w:tcBorders>
            <w:hideMark/>
          </w:tcPr>
          <w:p w14:paraId="7BEAC1B4" w14:textId="77777777" w:rsidR="00C43C1E" w:rsidRPr="009F574F" w:rsidRDefault="00C43C1E" w:rsidP="00792224">
            <w:pPr>
              <w:spacing w:line="276" w:lineRule="auto"/>
              <w:jc w:val="center"/>
              <w:rPr>
                <w:rFonts w:eastAsia="DengXian"/>
                <w:i w:val="0"/>
                <w:iCs/>
                <w:sz w:val="21"/>
              </w:rPr>
              <w:pPrChange w:id="238" w:author="Cheng, Jiangtao" w:date="2021-07-16T14:10:00Z">
                <w:pPr>
                  <w:jc w:val="center"/>
                </w:pPr>
              </w:pPrChange>
            </w:pPr>
            <w:r w:rsidRPr="009F574F">
              <w:rPr>
                <w:rFonts w:eastAsia="DengXian"/>
                <w:i w:val="0"/>
                <w:iCs/>
                <w:sz w:val="21"/>
              </w:rPr>
              <w:t>Sample 1</w:t>
            </w:r>
          </w:p>
        </w:tc>
        <w:tc>
          <w:tcPr>
            <w:tcW w:w="2756" w:type="dxa"/>
            <w:tcBorders>
              <w:top w:val="single" w:sz="4" w:space="0" w:color="auto"/>
              <w:left w:val="nil"/>
              <w:bottom w:val="nil"/>
              <w:right w:val="nil"/>
            </w:tcBorders>
            <w:hideMark/>
          </w:tcPr>
          <w:p w14:paraId="78160668" w14:textId="77777777" w:rsidR="00C43C1E" w:rsidRPr="009F574F" w:rsidRDefault="00C43C1E" w:rsidP="00792224">
            <w:pPr>
              <w:spacing w:line="276" w:lineRule="auto"/>
              <w:jc w:val="center"/>
              <w:rPr>
                <w:rFonts w:eastAsia="DengXian"/>
                <w:i w:val="0"/>
                <w:iCs/>
                <w:sz w:val="21"/>
              </w:rPr>
              <w:pPrChange w:id="239" w:author="Cheng, Jiangtao" w:date="2021-07-16T14:10:00Z">
                <w:pPr>
                  <w:jc w:val="center"/>
                </w:pPr>
              </w:pPrChange>
            </w:pPr>
            <w:r w:rsidRPr="009F574F">
              <w:rPr>
                <w:rFonts w:eastAsia="DengXian"/>
                <w:i w:val="0"/>
                <w:iCs/>
                <w:sz w:val="21"/>
              </w:rPr>
              <w:t>20</w:t>
            </w:r>
          </w:p>
        </w:tc>
        <w:tc>
          <w:tcPr>
            <w:tcW w:w="2824" w:type="dxa"/>
            <w:tcBorders>
              <w:top w:val="single" w:sz="4" w:space="0" w:color="auto"/>
              <w:left w:val="nil"/>
              <w:bottom w:val="nil"/>
              <w:right w:val="nil"/>
            </w:tcBorders>
            <w:hideMark/>
          </w:tcPr>
          <w:p w14:paraId="0000B2E7" w14:textId="77777777" w:rsidR="00C43C1E" w:rsidRPr="009F574F" w:rsidRDefault="00C43C1E" w:rsidP="00792224">
            <w:pPr>
              <w:spacing w:line="276" w:lineRule="auto"/>
              <w:jc w:val="center"/>
              <w:rPr>
                <w:rFonts w:eastAsia="DengXian"/>
                <w:i w:val="0"/>
                <w:iCs/>
                <w:sz w:val="21"/>
              </w:rPr>
              <w:pPrChange w:id="240" w:author="Cheng, Jiangtao" w:date="2021-07-16T14:10:00Z">
                <w:pPr>
                  <w:jc w:val="center"/>
                </w:pPr>
              </w:pPrChange>
            </w:pPr>
            <w:r w:rsidRPr="009F574F">
              <w:rPr>
                <w:rFonts w:eastAsia="DengXian"/>
                <w:i w:val="0"/>
                <w:iCs/>
                <w:sz w:val="21"/>
              </w:rPr>
              <w:t>40</w:t>
            </w:r>
          </w:p>
        </w:tc>
        <w:tc>
          <w:tcPr>
            <w:tcW w:w="2430" w:type="dxa"/>
            <w:tcBorders>
              <w:top w:val="single" w:sz="4" w:space="0" w:color="auto"/>
              <w:left w:val="nil"/>
              <w:bottom w:val="nil"/>
              <w:right w:val="nil"/>
            </w:tcBorders>
            <w:hideMark/>
          </w:tcPr>
          <w:p w14:paraId="35DC09C8" w14:textId="77777777" w:rsidR="00C43C1E" w:rsidRPr="009F574F" w:rsidRDefault="00C43C1E" w:rsidP="00792224">
            <w:pPr>
              <w:spacing w:line="276" w:lineRule="auto"/>
              <w:jc w:val="center"/>
              <w:rPr>
                <w:rFonts w:eastAsia="DengXian"/>
                <w:i w:val="0"/>
                <w:iCs/>
                <w:sz w:val="21"/>
              </w:rPr>
              <w:pPrChange w:id="241" w:author="Cheng, Jiangtao" w:date="2021-07-16T14:10:00Z">
                <w:pPr>
                  <w:jc w:val="center"/>
                </w:pPr>
              </w:pPrChange>
            </w:pPr>
            <w:r w:rsidRPr="009F574F">
              <w:rPr>
                <w:rFonts w:eastAsia="DengXian"/>
                <w:i w:val="0"/>
                <w:iCs/>
                <w:sz w:val="21"/>
              </w:rPr>
              <w:t>40</w:t>
            </w:r>
          </w:p>
        </w:tc>
      </w:tr>
      <w:tr w:rsidR="00C43C1E" w:rsidRPr="00C43C1E" w14:paraId="55348ECF" w14:textId="77777777" w:rsidTr="006D2D1E">
        <w:tc>
          <w:tcPr>
            <w:tcW w:w="1350" w:type="dxa"/>
            <w:tcBorders>
              <w:top w:val="nil"/>
              <w:left w:val="nil"/>
              <w:bottom w:val="nil"/>
              <w:right w:val="nil"/>
            </w:tcBorders>
            <w:hideMark/>
          </w:tcPr>
          <w:p w14:paraId="4650F8F8" w14:textId="77777777" w:rsidR="00C43C1E" w:rsidRPr="009F574F" w:rsidRDefault="00C43C1E" w:rsidP="00792224">
            <w:pPr>
              <w:spacing w:line="276" w:lineRule="auto"/>
              <w:jc w:val="center"/>
              <w:rPr>
                <w:rFonts w:eastAsia="DengXian"/>
                <w:i w:val="0"/>
                <w:iCs/>
                <w:sz w:val="21"/>
              </w:rPr>
              <w:pPrChange w:id="242" w:author="Cheng, Jiangtao" w:date="2021-07-16T14:10:00Z">
                <w:pPr>
                  <w:jc w:val="center"/>
                </w:pPr>
              </w:pPrChange>
            </w:pPr>
            <w:r w:rsidRPr="009F574F">
              <w:rPr>
                <w:rFonts w:eastAsia="DengXian"/>
                <w:i w:val="0"/>
                <w:iCs/>
                <w:sz w:val="21"/>
              </w:rPr>
              <w:t>Sample 2</w:t>
            </w:r>
          </w:p>
        </w:tc>
        <w:tc>
          <w:tcPr>
            <w:tcW w:w="2756" w:type="dxa"/>
            <w:tcBorders>
              <w:top w:val="nil"/>
              <w:left w:val="nil"/>
              <w:bottom w:val="nil"/>
              <w:right w:val="nil"/>
            </w:tcBorders>
            <w:hideMark/>
          </w:tcPr>
          <w:p w14:paraId="2B6C1BB6" w14:textId="77777777" w:rsidR="00C43C1E" w:rsidRPr="009F574F" w:rsidRDefault="00C43C1E" w:rsidP="00792224">
            <w:pPr>
              <w:spacing w:line="276" w:lineRule="auto"/>
              <w:jc w:val="center"/>
              <w:rPr>
                <w:rFonts w:eastAsia="DengXian"/>
                <w:i w:val="0"/>
                <w:iCs/>
                <w:sz w:val="21"/>
              </w:rPr>
              <w:pPrChange w:id="243" w:author="Cheng, Jiangtao" w:date="2021-07-16T14:10:00Z">
                <w:pPr>
                  <w:jc w:val="center"/>
                </w:pPr>
              </w:pPrChange>
            </w:pPr>
            <w:r w:rsidRPr="009F574F">
              <w:rPr>
                <w:rFonts w:eastAsia="DengXian"/>
                <w:i w:val="0"/>
                <w:iCs/>
                <w:sz w:val="21"/>
              </w:rPr>
              <w:t>20</w:t>
            </w:r>
          </w:p>
        </w:tc>
        <w:tc>
          <w:tcPr>
            <w:tcW w:w="2824" w:type="dxa"/>
            <w:tcBorders>
              <w:top w:val="nil"/>
              <w:left w:val="nil"/>
              <w:bottom w:val="nil"/>
              <w:right w:val="nil"/>
            </w:tcBorders>
            <w:hideMark/>
          </w:tcPr>
          <w:p w14:paraId="6D6FD1E2" w14:textId="77777777" w:rsidR="00C43C1E" w:rsidRPr="009F574F" w:rsidRDefault="00C43C1E" w:rsidP="00792224">
            <w:pPr>
              <w:spacing w:line="276" w:lineRule="auto"/>
              <w:jc w:val="center"/>
              <w:rPr>
                <w:rFonts w:eastAsia="DengXian"/>
                <w:i w:val="0"/>
                <w:iCs/>
                <w:sz w:val="21"/>
              </w:rPr>
              <w:pPrChange w:id="244" w:author="Cheng, Jiangtao" w:date="2021-07-16T14:10:00Z">
                <w:pPr>
                  <w:jc w:val="center"/>
                </w:pPr>
              </w:pPrChange>
            </w:pPr>
            <w:r w:rsidRPr="009F574F">
              <w:rPr>
                <w:rFonts w:eastAsia="DengXian"/>
                <w:i w:val="0"/>
                <w:iCs/>
                <w:sz w:val="21"/>
              </w:rPr>
              <w:t>50</w:t>
            </w:r>
          </w:p>
        </w:tc>
        <w:tc>
          <w:tcPr>
            <w:tcW w:w="2430" w:type="dxa"/>
            <w:tcBorders>
              <w:top w:val="nil"/>
              <w:left w:val="nil"/>
              <w:bottom w:val="nil"/>
              <w:right w:val="nil"/>
            </w:tcBorders>
            <w:hideMark/>
          </w:tcPr>
          <w:p w14:paraId="75D3B0DA" w14:textId="77777777" w:rsidR="00C43C1E" w:rsidRPr="009F574F" w:rsidRDefault="00C43C1E" w:rsidP="00792224">
            <w:pPr>
              <w:spacing w:line="276" w:lineRule="auto"/>
              <w:jc w:val="center"/>
              <w:rPr>
                <w:rFonts w:eastAsia="DengXian"/>
                <w:i w:val="0"/>
                <w:iCs/>
                <w:sz w:val="21"/>
              </w:rPr>
              <w:pPrChange w:id="245" w:author="Cheng, Jiangtao" w:date="2021-07-16T14:10:00Z">
                <w:pPr>
                  <w:jc w:val="center"/>
                </w:pPr>
              </w:pPrChange>
            </w:pPr>
            <w:r w:rsidRPr="009F574F">
              <w:rPr>
                <w:rFonts w:eastAsia="DengXian"/>
                <w:i w:val="0"/>
                <w:iCs/>
                <w:sz w:val="21"/>
              </w:rPr>
              <w:t>40</w:t>
            </w:r>
          </w:p>
        </w:tc>
      </w:tr>
      <w:tr w:rsidR="00C43C1E" w:rsidRPr="00C43C1E" w14:paraId="6A07A985" w14:textId="77777777" w:rsidTr="006D2D1E">
        <w:tc>
          <w:tcPr>
            <w:tcW w:w="1350" w:type="dxa"/>
            <w:tcBorders>
              <w:top w:val="nil"/>
              <w:left w:val="nil"/>
              <w:bottom w:val="single" w:sz="4" w:space="0" w:color="auto"/>
              <w:right w:val="nil"/>
            </w:tcBorders>
            <w:hideMark/>
          </w:tcPr>
          <w:p w14:paraId="5C577F87" w14:textId="77777777" w:rsidR="00C43C1E" w:rsidRPr="009F574F" w:rsidRDefault="00C43C1E" w:rsidP="00792224">
            <w:pPr>
              <w:spacing w:line="276" w:lineRule="auto"/>
              <w:jc w:val="center"/>
              <w:rPr>
                <w:rFonts w:eastAsia="DengXian"/>
                <w:i w:val="0"/>
                <w:iCs/>
                <w:sz w:val="21"/>
              </w:rPr>
              <w:pPrChange w:id="246" w:author="Cheng, Jiangtao" w:date="2021-07-16T14:10:00Z">
                <w:pPr>
                  <w:jc w:val="center"/>
                </w:pPr>
              </w:pPrChange>
            </w:pPr>
            <w:r w:rsidRPr="009F574F">
              <w:rPr>
                <w:rFonts w:eastAsia="DengXian"/>
                <w:i w:val="0"/>
                <w:iCs/>
                <w:sz w:val="21"/>
              </w:rPr>
              <w:t>Sample 3</w:t>
            </w:r>
          </w:p>
        </w:tc>
        <w:tc>
          <w:tcPr>
            <w:tcW w:w="2756" w:type="dxa"/>
            <w:tcBorders>
              <w:top w:val="nil"/>
              <w:left w:val="nil"/>
              <w:bottom w:val="single" w:sz="4" w:space="0" w:color="auto"/>
              <w:right w:val="nil"/>
            </w:tcBorders>
            <w:hideMark/>
          </w:tcPr>
          <w:p w14:paraId="23C44033" w14:textId="77777777" w:rsidR="00C43C1E" w:rsidRPr="009F574F" w:rsidRDefault="00C43C1E" w:rsidP="00792224">
            <w:pPr>
              <w:spacing w:line="276" w:lineRule="auto"/>
              <w:jc w:val="center"/>
              <w:rPr>
                <w:rFonts w:eastAsia="DengXian"/>
                <w:i w:val="0"/>
                <w:iCs/>
                <w:sz w:val="21"/>
              </w:rPr>
              <w:pPrChange w:id="247" w:author="Cheng, Jiangtao" w:date="2021-07-16T14:10:00Z">
                <w:pPr>
                  <w:jc w:val="center"/>
                </w:pPr>
              </w:pPrChange>
            </w:pPr>
            <w:r w:rsidRPr="009F574F">
              <w:rPr>
                <w:rFonts w:eastAsia="DengXian"/>
                <w:i w:val="0"/>
                <w:iCs/>
                <w:sz w:val="21"/>
              </w:rPr>
              <w:t>20</w:t>
            </w:r>
          </w:p>
        </w:tc>
        <w:tc>
          <w:tcPr>
            <w:tcW w:w="2824" w:type="dxa"/>
            <w:tcBorders>
              <w:top w:val="nil"/>
              <w:left w:val="nil"/>
              <w:bottom w:val="single" w:sz="4" w:space="0" w:color="auto"/>
              <w:right w:val="nil"/>
            </w:tcBorders>
            <w:hideMark/>
          </w:tcPr>
          <w:p w14:paraId="3ADFBC6B" w14:textId="77777777" w:rsidR="00C43C1E" w:rsidRPr="009F574F" w:rsidRDefault="00C43C1E" w:rsidP="00792224">
            <w:pPr>
              <w:spacing w:line="276" w:lineRule="auto"/>
              <w:jc w:val="center"/>
              <w:rPr>
                <w:rFonts w:eastAsia="DengXian"/>
                <w:i w:val="0"/>
                <w:iCs/>
                <w:sz w:val="21"/>
              </w:rPr>
              <w:pPrChange w:id="248" w:author="Cheng, Jiangtao" w:date="2021-07-16T14:10:00Z">
                <w:pPr>
                  <w:jc w:val="center"/>
                </w:pPr>
              </w:pPrChange>
            </w:pPr>
            <w:r w:rsidRPr="009F574F">
              <w:rPr>
                <w:rFonts w:eastAsia="DengXian"/>
                <w:i w:val="0"/>
                <w:iCs/>
                <w:sz w:val="21"/>
              </w:rPr>
              <w:t>60</w:t>
            </w:r>
          </w:p>
        </w:tc>
        <w:tc>
          <w:tcPr>
            <w:tcW w:w="2430" w:type="dxa"/>
            <w:tcBorders>
              <w:top w:val="nil"/>
              <w:left w:val="nil"/>
              <w:bottom w:val="single" w:sz="4" w:space="0" w:color="auto"/>
              <w:right w:val="nil"/>
            </w:tcBorders>
            <w:hideMark/>
          </w:tcPr>
          <w:p w14:paraId="344C312F" w14:textId="77777777" w:rsidR="00C43C1E" w:rsidRPr="009F574F" w:rsidRDefault="00C43C1E" w:rsidP="00792224">
            <w:pPr>
              <w:spacing w:line="276" w:lineRule="auto"/>
              <w:jc w:val="center"/>
              <w:rPr>
                <w:rFonts w:eastAsia="DengXian"/>
                <w:i w:val="0"/>
                <w:iCs/>
                <w:sz w:val="21"/>
              </w:rPr>
              <w:pPrChange w:id="249" w:author="Cheng, Jiangtao" w:date="2021-07-16T14:10:00Z">
                <w:pPr>
                  <w:jc w:val="center"/>
                </w:pPr>
              </w:pPrChange>
            </w:pPr>
            <w:r w:rsidRPr="009F574F">
              <w:rPr>
                <w:rFonts w:eastAsia="DengXian"/>
                <w:i w:val="0"/>
                <w:iCs/>
                <w:sz w:val="21"/>
              </w:rPr>
              <w:t>40</w:t>
            </w:r>
          </w:p>
        </w:tc>
      </w:tr>
    </w:tbl>
    <w:p w14:paraId="222A51D9" w14:textId="5D6F9069" w:rsidR="004B5299" w:rsidRDefault="008100FC" w:rsidP="00FB0461">
      <w:pPr>
        <w:spacing w:before="120" w:line="360" w:lineRule="auto"/>
        <w:jc w:val="center"/>
        <w:rPr>
          <w:rFonts w:eastAsia="DengXian" w:cs="Times New Roman"/>
          <w:iCs/>
          <w:sz w:val="24"/>
          <w:szCs w:val="28"/>
        </w:rPr>
        <w:pPrChange w:id="250" w:author="Cheng, Jiangtao" w:date="2021-07-16T08:17:00Z">
          <w:pPr>
            <w:spacing w:line="360" w:lineRule="auto"/>
            <w:jc w:val="center"/>
          </w:pPr>
        </w:pPrChange>
      </w:pPr>
      <w:r>
        <w:rPr>
          <w:noProof/>
        </w:rPr>
        <w:lastRenderedPageBreak/>
        <w:drawing>
          <wp:inline distT="0" distB="0" distL="0" distR="0" wp14:anchorId="218AA5C3" wp14:editId="50E0FDBC">
            <wp:extent cx="2587752" cy="1828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62" t="3705" r="287" b="13849"/>
                    <a:stretch/>
                  </pic:blipFill>
                  <pic:spPr bwMode="auto">
                    <a:xfrm>
                      <a:off x="0" y="0"/>
                      <a:ext cx="258775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E3DCF26" w14:textId="6E690BBB" w:rsidR="004B5299" w:rsidDel="00C109B7" w:rsidRDefault="004B5299" w:rsidP="00FB0461">
      <w:pPr>
        <w:spacing w:line="360" w:lineRule="auto"/>
        <w:jc w:val="center"/>
        <w:rPr>
          <w:del w:id="251" w:author="Cheng, Jiangtao" w:date="2021-07-16T08:13:00Z"/>
          <w:rFonts w:eastAsia="DengXian" w:cs="Times New Roman"/>
          <w:iCs/>
          <w:sz w:val="24"/>
          <w:szCs w:val="28"/>
        </w:rPr>
        <w:pPrChange w:id="252" w:author="Cheng, Jiangtao" w:date="2021-07-16T08:17:00Z">
          <w:pPr>
            <w:spacing w:line="360" w:lineRule="auto"/>
          </w:pPr>
        </w:pPrChange>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 xml:space="preserve">Scanning electron micrograph of the </w:t>
      </w:r>
      <w:del w:id="253" w:author="Cheng, Jiangtao" w:date="2021-07-16T14:10:00Z">
        <w:r w:rsidR="0021175C" w:rsidDel="00CB5A09">
          <w:rPr>
            <w:rFonts w:eastAsia="DengXian" w:cs="Times New Roman"/>
            <w:iCs/>
            <w:sz w:val="24"/>
            <w:szCs w:val="28"/>
          </w:rPr>
          <w:delText xml:space="preserve">tested </w:delText>
        </w:r>
      </w:del>
      <w:r w:rsidR="0021175C">
        <w:rPr>
          <w:rFonts w:eastAsia="DengXian" w:cs="Times New Roman"/>
          <w:iCs/>
          <w:sz w:val="24"/>
          <w:szCs w:val="28"/>
        </w:rPr>
        <w:t xml:space="preserve">sample </w:t>
      </w:r>
      <w:ins w:id="254" w:author="Cheng, Jiangtao" w:date="2021-07-16T14:10:00Z">
        <w:r w:rsidR="00CB5A09">
          <w:rPr>
            <w:rFonts w:eastAsia="DengXian" w:cs="Times New Roman"/>
            <w:iCs/>
            <w:sz w:val="24"/>
            <w:szCs w:val="28"/>
          </w:rPr>
          <w:t xml:space="preserve">device </w:t>
        </w:r>
      </w:ins>
      <w:r w:rsidR="0021175C">
        <w:rPr>
          <w:rFonts w:eastAsia="DengXian" w:cs="Times New Roman"/>
          <w:iCs/>
          <w:sz w:val="24"/>
          <w:szCs w:val="28"/>
        </w:rPr>
        <w:t xml:space="preserve">used in this </w:t>
      </w:r>
      <w:ins w:id="255" w:author="Cheng, Jiangtao" w:date="2021-07-16T14:11:00Z">
        <w:r w:rsidR="00CB5A09">
          <w:rPr>
            <w:rFonts w:eastAsia="DengXian" w:cs="Times New Roman"/>
            <w:iCs/>
            <w:sz w:val="24"/>
            <w:szCs w:val="28"/>
          </w:rPr>
          <w:t>study</w:t>
        </w:r>
      </w:ins>
      <w:del w:id="256" w:author="Cheng, Jiangtao" w:date="2021-07-16T14:11:00Z">
        <w:r w:rsidR="0021175C" w:rsidDel="00CB5A09">
          <w:rPr>
            <w:rFonts w:eastAsia="DengXian" w:cs="Times New Roman"/>
            <w:iCs/>
            <w:sz w:val="24"/>
            <w:szCs w:val="28"/>
          </w:rPr>
          <w:delText>investigation</w:delText>
        </w:r>
      </w:del>
      <w:r w:rsidR="0021175C">
        <w:rPr>
          <w:rFonts w:eastAsia="DengXian" w:cs="Times New Roman"/>
          <w:iCs/>
          <w:sz w:val="24"/>
          <w:szCs w:val="28"/>
        </w:rPr>
        <w:t>.</w:t>
      </w:r>
    </w:p>
    <w:p w14:paraId="329FE511" w14:textId="77777777" w:rsidR="004B5299" w:rsidRDefault="004B5299" w:rsidP="00FB0461">
      <w:pPr>
        <w:spacing w:line="360" w:lineRule="auto"/>
        <w:jc w:val="center"/>
        <w:rPr>
          <w:rFonts w:eastAsia="DengXian" w:cs="Times New Roman"/>
          <w:iCs/>
          <w:sz w:val="24"/>
          <w:szCs w:val="28"/>
        </w:rPr>
        <w:pPrChange w:id="257" w:author="Cheng, Jiangtao" w:date="2021-07-16T08:17:00Z">
          <w:pPr>
            <w:spacing w:line="360" w:lineRule="auto"/>
          </w:pPr>
        </w:pPrChange>
      </w:pPr>
    </w:p>
    <w:p w14:paraId="42FF3E2A" w14:textId="35AD71E0" w:rsidR="00C43C1E" w:rsidRPr="00C43C1E" w:rsidRDefault="00ED3743" w:rsidP="00F26C92">
      <w:pPr>
        <w:spacing w:line="360" w:lineRule="auto"/>
        <w:jc w:val="center"/>
        <w:rPr>
          <w:rFonts w:eastAsia="DengXian" w:cs="Times New Roman"/>
          <w:iCs/>
          <w:sz w:val="24"/>
          <w:szCs w:val="28"/>
        </w:rPr>
      </w:pPr>
      <w:r>
        <w:rPr>
          <w:noProof/>
        </w:rPr>
        <w:drawing>
          <wp:inline distT="0" distB="0" distL="0" distR="0" wp14:anchorId="7548322C" wp14:editId="6272FF8B">
            <wp:extent cx="4361688" cy="2395728"/>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1688" cy="2395728"/>
                    </a:xfrm>
                    <a:prstGeom prst="rect">
                      <a:avLst/>
                    </a:prstGeom>
                    <a:noFill/>
                    <a:ln>
                      <a:noFill/>
                    </a:ln>
                  </pic:spPr>
                </pic:pic>
              </a:graphicData>
            </a:graphic>
          </wp:inline>
        </w:drawing>
      </w:r>
    </w:p>
    <w:p w14:paraId="5500ABD8" w14:textId="3D40F39C"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cameras, substrate, hot plate</w:t>
      </w:r>
      <w:ins w:id="258" w:author="Cheng, Jiangtao" w:date="2021-07-16T14:11:00Z">
        <w:r w:rsidR="0053042E">
          <w:rPr>
            <w:rFonts w:eastAsia="DengXian" w:cs="Times New Roman"/>
            <w:iCs/>
            <w:sz w:val="24"/>
            <w:szCs w:val="28"/>
          </w:rPr>
          <w:t>, light source</w:t>
        </w:r>
      </w:ins>
      <w:r w:rsidRPr="00C43C1E">
        <w:rPr>
          <w:rFonts w:eastAsia="DengXian" w:cs="Times New Roman"/>
          <w:iCs/>
          <w:sz w:val="24"/>
          <w:szCs w:val="28"/>
        </w:rPr>
        <w:t xml:space="preserve"> and thermocouple.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11F79DD0"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Fig. </w:t>
      </w:r>
      <w:r w:rsidR="00597BEC">
        <w:rPr>
          <w:rFonts w:eastAsia="DengXian" w:cs="Times New Roman"/>
          <w:iCs/>
          <w:sz w:val="24"/>
          <w:szCs w:val="28"/>
        </w:rPr>
        <w:t>2</w:t>
      </w:r>
      <w:r w:rsidRPr="00C43C1E">
        <w:rPr>
          <w:rFonts w:eastAsia="DengXian" w:cs="Times New Roman"/>
          <w:iCs/>
          <w:sz w:val="24"/>
          <w:szCs w:val="28"/>
        </w:rPr>
        <w:t xml:space="preserve"> shows the schematic</w:t>
      </w:r>
      <w:del w:id="259" w:author="Cheng, Jiangtao" w:date="2021-07-16T15:23:00Z">
        <w:r w:rsidRPr="00C43C1E" w:rsidDel="00D36145">
          <w:rPr>
            <w:rFonts w:eastAsia="DengXian" w:cs="Times New Roman"/>
            <w:iCs/>
            <w:sz w:val="24"/>
            <w:szCs w:val="28"/>
          </w:rPr>
          <w:delText xml:space="preserve"> diagram</w:delText>
        </w:r>
      </w:del>
      <w:r w:rsidRPr="00C43C1E">
        <w:rPr>
          <w:rFonts w:eastAsia="DengXian" w:cs="Times New Roman"/>
          <w:iCs/>
          <w:sz w:val="24"/>
          <w:szCs w:val="28"/>
        </w:rPr>
        <w:t xml:space="preserve"> of the experimental setup. </w:t>
      </w:r>
      <w:r w:rsidR="00395A6C" w:rsidRPr="00395A6C">
        <w:rPr>
          <w:rFonts w:eastAsia="DengXian" w:cs="Times New Roman"/>
          <w:iCs/>
          <w:sz w:val="24"/>
          <w:szCs w:val="28"/>
        </w:rPr>
        <w:t xml:space="preserve">In this study, deionized (DI) water (Type 1, &gt;18 MΩ cm resistivity) was used as the liquid and a DI water droplet </w:t>
      </w:r>
      <w:del w:id="260" w:author="Cheng, Jiangtao" w:date="2021-07-16T15:23:00Z">
        <w:r w:rsidR="00395A6C" w:rsidRPr="00395A6C" w:rsidDel="00D36145">
          <w:rPr>
            <w:rFonts w:eastAsia="DengXian" w:cs="Times New Roman"/>
            <w:iCs/>
            <w:sz w:val="24"/>
            <w:szCs w:val="28"/>
          </w:rPr>
          <w:delText xml:space="preserve">with volume </w:delText>
        </w:r>
      </w:del>
      <w:r w:rsidR="00395A6C" w:rsidRPr="00395A6C">
        <w:rPr>
          <w:rFonts w:eastAsia="DengXian" w:cs="Times New Roman"/>
          <w:iCs/>
          <w:sz w:val="24"/>
          <w:szCs w:val="28"/>
        </w:rPr>
        <w:t>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 xml:space="preserve">0.1 </w:t>
      </w:r>
      <w:proofErr w:type="spellStart"/>
      <w:r w:rsidR="00395A6C" w:rsidRPr="00395A6C">
        <w:rPr>
          <w:rFonts w:eastAsia="DengXian" w:cs="Times New Roman"/>
          <w:iCs/>
          <w:sz w:val="24"/>
          <w:szCs w:val="28"/>
        </w:rPr>
        <w:t>μL</w:t>
      </w:r>
      <w:proofErr w:type="spellEnd"/>
      <w:r w:rsidR="00395A6C" w:rsidRPr="00395A6C">
        <w:rPr>
          <w:rFonts w:eastAsia="DengXian" w:cs="Times New Roman"/>
          <w:iCs/>
          <w:sz w:val="24"/>
          <w:szCs w:val="28"/>
        </w:rPr>
        <w:t xml:space="preserve">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heated superhydrophobic micro-structured substrate for evaporation</w:t>
      </w:r>
      <w:ins w:id="261" w:author="Cheng, Jiangtao" w:date="2021-07-16T14:16:00Z">
        <w:r w:rsidR="0074502A">
          <w:rPr>
            <w:rFonts w:eastAsia="DengXian" w:cs="Times New Roman"/>
            <w:iCs/>
            <w:sz w:val="24"/>
            <w:szCs w:val="28"/>
          </w:rPr>
          <w:t xml:space="preserve"> study</w:t>
        </w:r>
      </w:ins>
      <w:r w:rsidR="00395A6C" w:rsidRPr="00395A6C">
        <w:rPr>
          <w:rFonts w:eastAsia="DengXian" w:cs="Times New Roman"/>
          <w:iCs/>
          <w:sz w:val="24"/>
          <w:szCs w:val="28"/>
        </w:rPr>
        <w:t xml:space="preserve">. Five trials were carried out for each droplet evaporation process to make sure the evaporation process is stable and repeatable. </w:t>
      </w:r>
      <w:r w:rsidR="003435DA">
        <w:rPr>
          <w:rFonts w:eastAsia="DengXian" w:cs="Times New Roman"/>
          <w:iCs/>
          <w:sz w:val="24"/>
          <w:szCs w:val="28"/>
        </w:rPr>
        <w:t xml:space="preserve">Because of the small volume, the shape of the </w:t>
      </w:r>
      <w:ins w:id="262" w:author="Cheng, Jiangtao" w:date="2021-07-16T14:16:00Z">
        <w:r w:rsidR="0074502A">
          <w:rPr>
            <w:rFonts w:eastAsia="DengXian" w:cs="Times New Roman"/>
            <w:iCs/>
            <w:sz w:val="24"/>
            <w:szCs w:val="28"/>
          </w:rPr>
          <w:t xml:space="preserve">sessile </w:t>
        </w:r>
      </w:ins>
      <w:r w:rsidR="003435DA">
        <w:rPr>
          <w:rFonts w:eastAsia="DengXian" w:cs="Times New Roman"/>
          <w:iCs/>
          <w:sz w:val="24"/>
          <w:szCs w:val="28"/>
        </w:rPr>
        <w:t xml:space="preserve">water droplet resembled a spherical cap. </w:t>
      </w:r>
      <w:r w:rsidR="00D23F1B" w:rsidRPr="00D23F1B">
        <w:rPr>
          <w:rFonts w:eastAsia="DengXian" w:cs="Times New Roman"/>
          <w:iCs/>
          <w:sz w:val="24"/>
          <w:szCs w:val="28"/>
        </w:rPr>
        <w:t xml:space="preserve">The substrates were affixed on a hot plate </w:t>
      </w:r>
      <w:r w:rsidR="00395A6C">
        <w:rPr>
          <w:rFonts w:eastAsia="DengXian" w:cs="Times New Roman"/>
          <w:iCs/>
          <w:sz w:val="24"/>
          <w:szCs w:val="28"/>
        </w:rPr>
        <w:t>and</w:t>
      </w:r>
      <w:r w:rsidRPr="00C43C1E">
        <w:rPr>
          <w:rFonts w:eastAsia="DengXian" w:cs="Times New Roman"/>
          <w:iCs/>
          <w:sz w:val="24"/>
          <w:szCs w:val="28"/>
        </w:rPr>
        <w:t xml:space="preserve"> </w:t>
      </w:r>
      <w:r w:rsidR="00395A6C">
        <w:rPr>
          <w:rFonts w:eastAsia="DengXian" w:cs="Times New Roman"/>
          <w:iCs/>
          <w:sz w:val="24"/>
          <w:szCs w:val="28"/>
        </w:rPr>
        <w:t xml:space="preserve">a </w:t>
      </w:r>
      <w:r w:rsidRPr="00C43C1E">
        <w:rPr>
          <w:rFonts w:eastAsia="DengXian" w:cs="Times New Roman"/>
          <w:iCs/>
          <w:sz w:val="24"/>
          <w:szCs w:val="28"/>
        </w:rPr>
        <w:t>K-type thermocouple</w:t>
      </w:r>
      <w:r w:rsidR="00395A6C">
        <w:rPr>
          <w:rFonts w:eastAsia="DengXian" w:cs="Times New Roman"/>
          <w:iCs/>
          <w:sz w:val="24"/>
          <w:szCs w:val="28"/>
        </w:rPr>
        <w:t xml:space="preserve"> </w:t>
      </w:r>
      <w:r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Pr="00C43C1E">
        <w:rPr>
          <w:rFonts w:eastAsia="DengXian" w:cs="Times New Roman"/>
          <w:iCs/>
          <w:sz w:val="24"/>
          <w:szCs w:val="28"/>
        </w:rPr>
        <w:t xml:space="preserve">0.5 °C </w:t>
      </w:r>
      <w:commentRangeStart w:id="263"/>
      <w:r w:rsidRPr="0074502A">
        <w:rPr>
          <w:rFonts w:eastAsia="DengXian" w:cs="Times New Roman"/>
          <w:iCs/>
          <w:sz w:val="24"/>
          <w:szCs w:val="28"/>
          <w:highlight w:val="yellow"/>
          <w:rPrChange w:id="264" w:author="Cheng, Jiangtao" w:date="2021-07-16T14:17:00Z">
            <w:rPr>
              <w:rFonts w:eastAsia="DengXian" w:cs="Times New Roman"/>
              <w:iCs/>
              <w:sz w:val="24"/>
              <w:szCs w:val="28"/>
            </w:rPr>
          </w:rPrChange>
        </w:rPr>
        <w:t>uncertainty</w:t>
      </w:r>
      <w:commentRangeEnd w:id="263"/>
      <w:r w:rsidR="0074502A" w:rsidRPr="0074502A">
        <w:rPr>
          <w:rStyle w:val="CommentReference"/>
          <w:highlight w:val="yellow"/>
          <w:rPrChange w:id="265" w:author="Cheng, Jiangtao" w:date="2021-07-16T14:17:00Z">
            <w:rPr>
              <w:rStyle w:val="CommentReference"/>
            </w:rPr>
          </w:rPrChange>
        </w:rPr>
        <w:commentReference w:id="263"/>
      </w:r>
      <w:r w:rsidRPr="00C43C1E">
        <w:rPr>
          <w:rFonts w:eastAsia="DengXian" w:cs="Times New Roman"/>
          <w:iCs/>
          <w:sz w:val="24"/>
          <w:szCs w:val="28"/>
        </w:rPr>
        <w:t xml:space="preserve"> </w:t>
      </w:r>
      <w:r w:rsidR="00395A6C">
        <w:rPr>
          <w:rFonts w:eastAsia="DengXian" w:cs="Times New Roman"/>
          <w:iCs/>
          <w:sz w:val="24"/>
          <w:szCs w:val="28"/>
        </w:rPr>
        <w:t>wa</w:t>
      </w:r>
      <w:r w:rsidRPr="00C43C1E">
        <w:rPr>
          <w:rFonts w:eastAsia="DengXian" w:cs="Times New Roman"/>
          <w:iCs/>
          <w:sz w:val="24"/>
          <w:szCs w:val="28"/>
        </w:rPr>
        <w:t xml:space="preserve">s used to </w:t>
      </w:r>
      <w:ins w:id="266" w:author="Cheng, Jiangtao" w:date="2021-07-16T14:18:00Z">
        <w:r w:rsidR="0074502A">
          <w:rPr>
            <w:rFonts w:eastAsia="DengXian" w:cs="Times New Roman"/>
            <w:iCs/>
            <w:sz w:val="24"/>
            <w:szCs w:val="28"/>
          </w:rPr>
          <w:t>measure</w:t>
        </w:r>
      </w:ins>
      <w:del w:id="267" w:author="Cheng, Jiangtao" w:date="2021-07-16T14:18:00Z">
        <w:r w:rsidRPr="00C43C1E" w:rsidDel="0074502A">
          <w:rPr>
            <w:rFonts w:eastAsia="DengXian" w:cs="Times New Roman"/>
            <w:iCs/>
            <w:sz w:val="24"/>
            <w:szCs w:val="28"/>
          </w:rPr>
          <w:delText>test</w:delText>
        </w:r>
      </w:del>
      <w:r w:rsidRPr="00C43C1E">
        <w:rPr>
          <w:rFonts w:eastAsia="DengXian" w:cs="Times New Roman"/>
          <w:iCs/>
          <w:sz w:val="24"/>
          <w:szCs w:val="28"/>
        </w:rPr>
        <w:t xml:space="preserve"> the</w:t>
      </w:r>
      <w:ins w:id="268" w:author="Cheng, Jiangtao" w:date="2021-07-16T14:18:00Z">
        <w:r w:rsidR="0074502A">
          <w:rPr>
            <w:rFonts w:eastAsia="DengXian" w:cs="Times New Roman"/>
            <w:iCs/>
            <w:sz w:val="24"/>
            <w:szCs w:val="28"/>
          </w:rPr>
          <w:t xml:space="preserve"> surface</w:t>
        </w:r>
      </w:ins>
      <w:del w:id="269" w:author="Cheng, Jiangtao" w:date="2021-07-16T14:18:00Z">
        <w:r w:rsidR="00395A6C" w:rsidDel="0074502A">
          <w:rPr>
            <w:rFonts w:eastAsia="DengXian" w:cs="Times New Roman"/>
            <w:iCs/>
            <w:sz w:val="24"/>
            <w:szCs w:val="28"/>
          </w:rPr>
          <w:delText xml:space="preserve"> base</w:delText>
        </w:r>
      </w:del>
      <w:r w:rsidR="00395A6C">
        <w:rPr>
          <w:rFonts w:eastAsia="DengXian" w:cs="Times New Roman"/>
          <w:iCs/>
          <w:sz w:val="24"/>
          <w:szCs w:val="28"/>
        </w:rPr>
        <w:t xml:space="preserve"> temperature of the substrate during </w:t>
      </w:r>
      <w:ins w:id="270" w:author="Cheng, Jiangtao" w:date="2021-07-16T15:26:00Z">
        <w:r w:rsidR="00DB2D01">
          <w:rPr>
            <w:rFonts w:eastAsia="DengXian" w:cs="Times New Roman"/>
            <w:iCs/>
            <w:sz w:val="24"/>
            <w:szCs w:val="28"/>
          </w:rPr>
          <w:t>the</w:t>
        </w:r>
      </w:ins>
      <w:del w:id="271" w:author="Cheng, Jiangtao" w:date="2021-07-16T14:18:00Z">
        <w:r w:rsidR="00395A6C" w:rsidDel="0074502A">
          <w:rPr>
            <w:rFonts w:eastAsia="DengXian" w:cs="Times New Roman"/>
            <w:iCs/>
            <w:sz w:val="24"/>
            <w:szCs w:val="28"/>
          </w:rPr>
          <w:delText>the</w:delText>
        </w:r>
      </w:del>
      <w:r w:rsidR="00395A6C">
        <w:rPr>
          <w:rFonts w:eastAsia="DengXian" w:cs="Times New Roman"/>
          <w:iCs/>
          <w:sz w:val="24"/>
          <w:szCs w:val="28"/>
        </w:rPr>
        <w:t xml:space="preserve"> experiment</w:t>
      </w:r>
      <w:r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w:t>
      </w:r>
      <w:ins w:id="272" w:author="Cheng, Jiangtao" w:date="2021-07-16T14:19:00Z">
        <w:r w:rsidR="0074502A">
          <w:rPr>
            <w:rFonts w:eastAsia="DengXian" w:cs="Times New Roman"/>
            <w:iCs/>
            <w:sz w:val="24"/>
            <w:szCs w:val="28"/>
          </w:rPr>
          <w:t>level on</w:t>
        </w:r>
      </w:ins>
      <w:del w:id="273" w:author="Cheng, Jiangtao" w:date="2021-07-16T14:19:00Z">
        <w:r w:rsidR="00395A6C" w:rsidDel="0074502A">
          <w:rPr>
            <w:rFonts w:eastAsia="DengXian" w:cs="Times New Roman"/>
            <w:iCs/>
            <w:sz w:val="24"/>
            <w:szCs w:val="28"/>
          </w:rPr>
          <w:delText>by</w:delText>
        </w:r>
      </w:del>
      <w:r w:rsidR="00395A6C">
        <w:rPr>
          <w:rFonts w:eastAsia="DengXian" w:cs="Times New Roman"/>
          <w:iCs/>
          <w:sz w:val="24"/>
          <w:szCs w:val="28"/>
        </w:rPr>
        <w:t xml:space="preserve"> the hot plate ranging </w:t>
      </w:r>
      <w:r w:rsidR="00395A6C">
        <w:rPr>
          <w:rFonts w:eastAsia="DengXian" w:cs="Times New Roman"/>
          <w:iCs/>
          <w:sz w:val="24"/>
          <w:szCs w:val="28"/>
        </w:rPr>
        <w:lastRenderedPageBreak/>
        <w:t xml:space="preserve">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w:t>
      </w:r>
      <w:ins w:id="274" w:author="Cheng, Jiangtao" w:date="2021-07-16T14:19:00Z">
        <w:r w:rsidR="0074502A">
          <w:rPr>
            <w:rFonts w:eastAsia="DengXian" w:cs="Times New Roman"/>
            <w:iCs/>
            <w:sz w:val="24"/>
            <w:szCs w:val="28"/>
          </w:rPr>
          <w:t>,</w:t>
        </w:r>
      </w:ins>
      <w:r w:rsidR="00395A6C">
        <w:rPr>
          <w:rFonts w:eastAsia="DengXian" w:cs="Times New Roman"/>
          <w:iCs/>
          <w:sz w:val="24"/>
          <w:szCs w:val="28"/>
        </w:rPr>
        <w:t xml:space="preserve"> beyond which 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w:t>
      </w:r>
      <w:ins w:id="275" w:author="Cheng, Jiangtao" w:date="2021-07-16T15:26:00Z">
        <w:r w:rsidR="00DB2D01">
          <w:rPr>
            <w:rFonts w:eastAsia="DengXian" w:cs="Times New Roman"/>
            <w:iCs/>
            <w:sz w:val="24"/>
            <w:szCs w:val="28"/>
          </w:rPr>
          <w:t xml:space="preserve">otherwise </w:t>
        </w:r>
      </w:ins>
      <w:r w:rsidR="00395A6C">
        <w:rPr>
          <w:rFonts w:eastAsia="DengXian" w:cs="Times New Roman"/>
          <w:iCs/>
          <w:sz w:val="24"/>
          <w:szCs w:val="28"/>
        </w:rPr>
        <w:t>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w:t>
      </w:r>
      <w:ins w:id="276" w:author="Cheng, Jiangtao" w:date="2021-07-16T14:20:00Z">
        <w:r w:rsidR="0074502A">
          <w:rPr>
            <w:rFonts w:eastAsia="DengXian" w:cs="Times New Roman"/>
            <w:iCs/>
            <w:sz w:val="24"/>
            <w:szCs w:val="28"/>
          </w:rPr>
          <w:t>sessile</w:t>
        </w:r>
      </w:ins>
      <w:del w:id="277" w:author="Cheng, Jiangtao" w:date="2021-07-16T14:20:00Z">
        <w:r w:rsidR="00395A6C" w:rsidDel="0074502A">
          <w:rPr>
            <w:rFonts w:eastAsia="DengXian" w:cs="Times New Roman"/>
            <w:iCs/>
            <w:sz w:val="24"/>
            <w:szCs w:val="28"/>
          </w:rPr>
          <w:delText>experimental</w:delText>
        </w:r>
      </w:del>
      <w:r w:rsidR="00395A6C">
        <w:rPr>
          <w:rFonts w:eastAsia="DengXian" w:cs="Times New Roman"/>
          <w:iCs/>
          <w:sz w:val="24"/>
          <w:szCs w:val="28"/>
        </w:rPr>
        <w:t xml:space="preserve"> droplet</w:t>
      </w:r>
      <w:del w:id="278" w:author="Cheng, Jiangtao" w:date="2021-07-16T14:20:00Z">
        <w:r w:rsidRPr="00C43C1E" w:rsidDel="0074502A">
          <w:rPr>
            <w:rFonts w:eastAsia="DengXian" w:cs="Times New Roman"/>
            <w:iCs/>
            <w:sz w:val="24"/>
            <w:szCs w:val="28"/>
          </w:rPr>
          <w:delText xml:space="preserve"> </w:delText>
        </w:r>
        <w:r w:rsidR="00395A6C" w:rsidDel="0074502A">
          <w:rPr>
            <w:rFonts w:eastAsia="DengXian" w:cs="Times New Roman"/>
            <w:iCs/>
            <w:sz w:val="24"/>
            <w:szCs w:val="28"/>
          </w:rPr>
          <w:delText>deposit</w:delText>
        </w:r>
        <w:r w:rsidR="00196AC6" w:rsidDel="0074502A">
          <w:rPr>
            <w:rFonts w:eastAsia="DengXian" w:cs="Times New Roman"/>
            <w:iCs/>
            <w:sz w:val="24"/>
            <w:szCs w:val="28"/>
          </w:rPr>
          <w:delText>ed</w:delText>
        </w:r>
        <w:r w:rsidR="00395A6C" w:rsidDel="0074502A">
          <w:rPr>
            <w:rFonts w:eastAsia="DengXian" w:cs="Times New Roman"/>
            <w:iCs/>
            <w:sz w:val="24"/>
            <w:szCs w:val="28"/>
          </w:rPr>
          <w:delText xml:space="preserve"> on the substrate</w:delText>
        </w:r>
      </w:del>
      <w:bookmarkStart w:id="279"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(IR) camera (FILR A5) was fixed on the top of the droplet and normal to the substrate to measure the surface temperature </w:t>
      </w:r>
      <w:ins w:id="280" w:author="Cheng, Jiangtao" w:date="2021-07-16T15:28:00Z">
        <w:r w:rsidR="00DB2D01">
          <w:rPr>
            <w:rFonts w:eastAsia="DengXian" w:cs="Times New Roman"/>
            <w:iCs/>
            <w:sz w:val="24"/>
            <w:szCs w:val="28"/>
          </w:rPr>
          <w:t xml:space="preserve">evolution </w:t>
        </w:r>
      </w:ins>
      <w:r w:rsidR="00A1726B" w:rsidRPr="00A1726B">
        <w:rPr>
          <w:rFonts w:eastAsia="DengXian" w:cs="Times New Roman"/>
          <w:iCs/>
          <w:sz w:val="24"/>
          <w:szCs w:val="28"/>
        </w:rPr>
        <w:t xml:space="preserve">of the droplet. Because of the </w:t>
      </w:r>
      <w:proofErr w:type="spellStart"/>
      <w:r w:rsidR="00A1726B" w:rsidRPr="00A1726B">
        <w:rPr>
          <w:rFonts w:eastAsia="DengXian" w:cs="Times New Roman"/>
          <w:iCs/>
          <w:sz w:val="24"/>
          <w:szCs w:val="28"/>
        </w:rPr>
        <w:t>superhydrophobicity</w:t>
      </w:r>
      <w:proofErr w:type="spellEnd"/>
      <w:r w:rsidR="00A1726B" w:rsidRPr="00A1726B">
        <w:rPr>
          <w:rFonts w:eastAsia="DengXian" w:cs="Times New Roman"/>
          <w:iCs/>
          <w:sz w:val="24"/>
          <w:szCs w:val="28"/>
        </w:rPr>
        <w:t xml:space="preserve"> of the substrate, </w:t>
      </w:r>
      <w:ins w:id="281" w:author="Cheng, Jiangtao" w:date="2021-07-16T15:28:00Z">
        <w:r w:rsidR="00DB2D01">
          <w:rPr>
            <w:rFonts w:eastAsia="DengXian" w:cs="Times New Roman"/>
            <w:iCs/>
            <w:sz w:val="24"/>
            <w:szCs w:val="28"/>
          </w:rPr>
          <w:t xml:space="preserve">a </w:t>
        </w:r>
      </w:ins>
      <w:r w:rsidR="00A1726B" w:rsidRPr="00A1726B">
        <w:rPr>
          <w:rFonts w:eastAsia="DengXian" w:cs="Times New Roman"/>
          <w:iCs/>
          <w:sz w:val="24"/>
          <w:szCs w:val="28"/>
        </w:rPr>
        <w:t xml:space="preserve">droplet </w:t>
      </w:r>
      <w:ins w:id="282" w:author="Cheng, Jiangtao" w:date="2021-07-16T15:28:00Z">
        <w:r w:rsidR="00DB2D01">
          <w:rPr>
            <w:rFonts w:eastAsia="DengXian" w:cs="Times New Roman"/>
            <w:iCs/>
            <w:sz w:val="24"/>
            <w:szCs w:val="28"/>
          </w:rPr>
          <w:t xml:space="preserve">sitting </w:t>
        </w:r>
      </w:ins>
      <w:r w:rsidR="00A1726B" w:rsidRPr="00A1726B">
        <w:rPr>
          <w:rFonts w:eastAsia="DengXian" w:cs="Times New Roman"/>
          <w:iCs/>
          <w:sz w:val="24"/>
          <w:szCs w:val="28"/>
        </w:rPr>
        <w:t xml:space="preserve">on the substrate exhibited </w:t>
      </w:r>
      <w:ins w:id="283" w:author="Cheng, Jiangtao" w:date="2021-07-16T15:29:00Z">
        <w:r w:rsidR="00DB2D01">
          <w:rPr>
            <w:rFonts w:eastAsia="DengXian" w:cs="Times New Roman"/>
            <w:iCs/>
            <w:sz w:val="24"/>
            <w:szCs w:val="28"/>
          </w:rPr>
          <w:t xml:space="preserve">a </w:t>
        </w:r>
      </w:ins>
      <w:r w:rsidR="00A1726B" w:rsidRPr="00A1726B">
        <w:rPr>
          <w:rFonts w:eastAsia="DengXian" w:cs="Times New Roman"/>
          <w:iCs/>
          <w:sz w:val="24"/>
          <w:szCs w:val="28"/>
        </w:rPr>
        <w:t>large contact angle and only the upper hemispherical surface of the droplet can be focused by the IR camera. Regardless</w:t>
      </w:r>
      <w:ins w:id="284" w:author="Cheng, Jiangtao" w:date="2021-07-16T15:34:00Z">
        <w:r w:rsidR="00F36C8C">
          <w:rPr>
            <w:rFonts w:eastAsia="DengXian" w:cs="Times New Roman"/>
            <w:iCs/>
            <w:sz w:val="24"/>
            <w:szCs w:val="28"/>
          </w:rPr>
          <w:t xml:space="preserve"> of</w:t>
        </w:r>
      </w:ins>
      <w:r w:rsidR="00A1726B" w:rsidRPr="00A1726B">
        <w:rPr>
          <w:rFonts w:eastAsia="DengXian" w:cs="Times New Roman"/>
          <w:iCs/>
          <w:sz w:val="24"/>
          <w:szCs w:val="28"/>
        </w:rPr>
        <w:t xml:space="preserve"> the </w:t>
      </w:r>
      <w:ins w:id="285" w:author="Cheng, Jiangtao" w:date="2021-07-16T15:33:00Z">
        <w:r w:rsidR="00F36C8C">
          <w:rPr>
            <w:rFonts w:eastAsia="DengXian" w:cs="Times New Roman"/>
            <w:iCs/>
            <w:sz w:val="24"/>
            <w:szCs w:val="28"/>
          </w:rPr>
          <w:t>influence</w:t>
        </w:r>
      </w:ins>
      <w:del w:id="286" w:author="Cheng, Jiangtao" w:date="2021-07-16T15:33:00Z">
        <w:r w:rsidR="00A1726B" w:rsidRPr="00A1726B" w:rsidDel="00F36C8C">
          <w:rPr>
            <w:rFonts w:eastAsia="DengXian" w:cs="Times New Roman"/>
            <w:iCs/>
            <w:sz w:val="24"/>
            <w:szCs w:val="28"/>
          </w:rPr>
          <w:delText>effects</w:delText>
        </w:r>
      </w:del>
      <w:r w:rsidR="00A1726B" w:rsidRPr="00A1726B">
        <w:rPr>
          <w:rFonts w:eastAsia="DengXian" w:cs="Times New Roman"/>
          <w:iCs/>
          <w:sz w:val="24"/>
          <w:szCs w:val="28"/>
        </w:rPr>
        <w:t xml:space="preserve"> of droplet </w:t>
      </w:r>
      <w:ins w:id="287" w:author="Cheng, Jiangtao" w:date="2021-07-16T15:33:00Z">
        <w:r w:rsidR="00F36C8C">
          <w:rPr>
            <w:rFonts w:eastAsia="DengXian" w:cs="Times New Roman"/>
            <w:iCs/>
            <w:sz w:val="24"/>
            <w:szCs w:val="28"/>
          </w:rPr>
          <w:t xml:space="preserve">internal </w:t>
        </w:r>
      </w:ins>
      <w:r w:rsidR="00A1726B" w:rsidRPr="00A1726B">
        <w:rPr>
          <w:rFonts w:eastAsia="DengXian" w:cs="Times New Roman"/>
          <w:iCs/>
          <w:sz w:val="24"/>
          <w:szCs w:val="28"/>
        </w:rPr>
        <w:t xml:space="preserve">flow on </w:t>
      </w:r>
      <w:ins w:id="288" w:author="Cheng, Jiangtao" w:date="2021-07-16T15:34:00Z">
        <w:r w:rsidR="00F36C8C">
          <w:rPr>
            <w:rFonts w:eastAsia="DengXian" w:cs="Times New Roman"/>
            <w:iCs/>
            <w:sz w:val="24"/>
            <w:szCs w:val="28"/>
          </w:rPr>
          <w:t>its surface</w:t>
        </w:r>
      </w:ins>
      <w:del w:id="289" w:author="Cheng, Jiangtao" w:date="2021-07-16T15:34:00Z">
        <w:r w:rsidR="00A1726B" w:rsidRPr="00A1726B" w:rsidDel="00F36C8C">
          <w:rPr>
            <w:rFonts w:eastAsia="DengXian" w:cs="Times New Roman"/>
            <w:iCs/>
            <w:sz w:val="24"/>
            <w:szCs w:val="28"/>
          </w:rPr>
          <w:delText>the</w:delText>
        </w:r>
      </w:del>
      <w:r w:rsidR="00A1726B" w:rsidRPr="00A1726B">
        <w:rPr>
          <w:rFonts w:eastAsia="DengXian" w:cs="Times New Roman"/>
          <w:iCs/>
          <w:sz w:val="24"/>
          <w:szCs w:val="28"/>
        </w:rPr>
        <w:t xml:space="preserve"> temperature distribution</w:t>
      </w:r>
      <w:del w:id="290" w:author="Cheng, Jiangtao" w:date="2021-07-16T15:34:00Z">
        <w:r w:rsidR="00A1726B" w:rsidRPr="00A1726B" w:rsidDel="00F36C8C">
          <w:rPr>
            <w:rFonts w:eastAsia="DengXian" w:cs="Times New Roman"/>
            <w:iCs/>
            <w:sz w:val="24"/>
            <w:szCs w:val="28"/>
          </w:rPr>
          <w:delText xml:space="preserve"> of the droplet surface</w:delText>
        </w:r>
      </w:del>
      <w:r w:rsidR="00A1726B" w:rsidRPr="00A1726B">
        <w:rPr>
          <w:rFonts w:eastAsia="DengXian" w:cs="Times New Roman"/>
          <w:iCs/>
          <w:sz w:val="24"/>
          <w:szCs w:val="28"/>
        </w:rPr>
        <w:t xml:space="preserve">, the temperature measured by the IR camera was understood as the average </w:t>
      </w:r>
      <w:ins w:id="291" w:author="Cheng, Jiangtao" w:date="2021-07-16T15:35:00Z">
        <w:r w:rsidR="00F36C8C" w:rsidRPr="00A1726B">
          <w:rPr>
            <w:rFonts w:eastAsia="DengXian" w:cs="Times New Roman"/>
            <w:iCs/>
            <w:sz w:val="24"/>
            <w:szCs w:val="28"/>
          </w:rPr>
          <w:t>surface</w:t>
        </w:r>
        <w:r w:rsidR="00F36C8C" w:rsidRPr="00A1726B">
          <w:rPr>
            <w:rFonts w:eastAsia="DengXian" w:cs="Times New Roman"/>
            <w:iCs/>
            <w:sz w:val="24"/>
            <w:szCs w:val="28"/>
          </w:rPr>
          <w:t xml:space="preserve"> </w:t>
        </w:r>
      </w:ins>
      <w:r w:rsidR="00A1726B" w:rsidRPr="00A1726B">
        <w:rPr>
          <w:rFonts w:eastAsia="DengXian" w:cs="Times New Roman"/>
          <w:iCs/>
          <w:sz w:val="24"/>
          <w:szCs w:val="28"/>
        </w:rPr>
        <w:t>temperature of the droplet upper hemispherical</w:t>
      </w:r>
      <w:del w:id="292" w:author="Cheng, Jiangtao" w:date="2021-07-16T15:35:00Z">
        <w:r w:rsidR="00A1726B" w:rsidRPr="00A1726B" w:rsidDel="00F36C8C">
          <w:rPr>
            <w:rFonts w:eastAsia="DengXian" w:cs="Times New Roman"/>
            <w:iCs/>
            <w:sz w:val="24"/>
            <w:szCs w:val="28"/>
          </w:rPr>
          <w:delText xml:space="preserve"> surface</w:delText>
        </w:r>
      </w:del>
      <w:ins w:id="293" w:author="Cheng, Jiangtao" w:date="2021-07-16T15:35:00Z">
        <w:r w:rsidR="00F36C8C">
          <w:rPr>
            <w:rFonts w:eastAsia="DengXian" w:cs="Times New Roman"/>
            <w:iCs/>
            <w:sz w:val="24"/>
            <w:szCs w:val="28"/>
          </w:rPr>
          <w:t xml:space="preserve"> cap</w:t>
        </w:r>
      </w:ins>
      <w:r w:rsidR="00A1726B" w:rsidRPr="00A1726B">
        <w:rPr>
          <w:rFonts w:eastAsia="DengXian" w:cs="Times New Roman"/>
          <w:iCs/>
          <w:sz w:val="24"/>
          <w:szCs w:val="28"/>
        </w:rPr>
        <w:t xml:space="preserve">. </w:t>
      </w:r>
      <w:r w:rsidR="00B14565" w:rsidRPr="00B14565">
        <w:rPr>
          <w:rFonts w:eastAsia="DengXian" w:cs="Times New Roman"/>
          <w:iCs/>
          <w:sz w:val="24"/>
          <w:szCs w:val="28"/>
        </w:rPr>
        <w:t xml:space="preserve">A high-speed </w:t>
      </w:r>
      <w:ins w:id="294" w:author="Cheng, Jiangtao" w:date="2021-07-16T15:35:00Z">
        <w:r w:rsidR="00F36C8C">
          <w:rPr>
            <w:rFonts w:eastAsia="DengXian" w:cs="Times New Roman"/>
            <w:iCs/>
            <w:sz w:val="24"/>
            <w:szCs w:val="28"/>
          </w:rPr>
          <w:t xml:space="preserve">CCD </w:t>
        </w:r>
      </w:ins>
      <w:r w:rsidR="00B14565" w:rsidRPr="00B14565">
        <w:rPr>
          <w:rFonts w:eastAsia="DengXian" w:cs="Times New Roman"/>
          <w:iCs/>
          <w:sz w:val="24"/>
          <w:szCs w:val="28"/>
        </w:rPr>
        <w:t xml:space="preserve">camera </w:t>
      </w:r>
      <w:ins w:id="295" w:author="Cheng, Jiangtao" w:date="2021-07-16T15:35:00Z">
        <w:r w:rsidR="00F36C8C">
          <w:rPr>
            <w:rFonts w:eastAsia="DengXian" w:cs="Times New Roman"/>
            <w:iCs/>
            <w:sz w:val="24"/>
            <w:szCs w:val="28"/>
          </w:rPr>
          <w:t>m</w:t>
        </w:r>
      </w:ins>
      <w:del w:id="296" w:author="Cheng, Jiangtao" w:date="2021-07-16T15:35:00Z">
        <w:r w:rsidR="00B14565" w:rsidRPr="00B14565" w:rsidDel="00F36C8C">
          <w:rPr>
            <w:rFonts w:eastAsia="DengXian" w:cs="Times New Roman"/>
            <w:iCs/>
            <w:sz w:val="24"/>
            <w:szCs w:val="28"/>
          </w:rPr>
          <w:delText>integr</w:delText>
        </w:r>
      </w:del>
      <w:r w:rsidR="00B14565" w:rsidRPr="00B14565">
        <w:rPr>
          <w:rFonts w:eastAsia="DengXian" w:cs="Times New Roman"/>
          <w:iCs/>
          <w:sz w:val="24"/>
          <w:szCs w:val="28"/>
        </w:rPr>
        <w:t xml:space="preserve">ated with a contact angle measurement system (Theta Lite, </w:t>
      </w:r>
      <w:proofErr w:type="spellStart"/>
      <w:r w:rsidR="00B14565" w:rsidRPr="00B14565">
        <w:rPr>
          <w:rFonts w:eastAsia="DengXian" w:cs="Times New Roman"/>
          <w:iCs/>
          <w:sz w:val="24"/>
          <w:szCs w:val="28"/>
        </w:rPr>
        <w:t>OneAttension</w:t>
      </w:r>
      <w:proofErr w:type="spellEnd"/>
      <w:r w:rsidR="00B14565" w:rsidRPr="00B14565">
        <w:rPr>
          <w:rFonts w:eastAsia="DengXian" w:cs="Times New Roman"/>
          <w:iCs/>
          <w:sz w:val="24"/>
          <w:szCs w:val="28"/>
        </w:rPr>
        <w:t xml:space="preserve"> Corporation) was used to measure the </w:t>
      </w:r>
      <w:ins w:id="297" w:author="Cheng, Jiangtao" w:date="2021-07-16T15:36:00Z">
        <w:r w:rsidR="00F36C8C">
          <w:rPr>
            <w:rFonts w:eastAsia="DengXian" w:cs="Times New Roman"/>
            <w:iCs/>
            <w:sz w:val="24"/>
            <w:szCs w:val="28"/>
          </w:rPr>
          <w:t>evolution</w:t>
        </w:r>
      </w:ins>
      <w:del w:id="298" w:author="Cheng, Jiangtao" w:date="2021-07-16T15:36:00Z">
        <w:r w:rsidR="00B14565" w:rsidRPr="00B14565" w:rsidDel="00F36C8C">
          <w:rPr>
            <w:rFonts w:eastAsia="DengXian" w:cs="Times New Roman"/>
            <w:iCs/>
            <w:sz w:val="24"/>
            <w:szCs w:val="28"/>
          </w:rPr>
          <w:delText>geometry</w:delText>
        </w:r>
      </w:del>
      <w:r w:rsidR="00B14565" w:rsidRPr="00B14565">
        <w:rPr>
          <w:rFonts w:eastAsia="DengXian" w:cs="Times New Roman"/>
          <w:iCs/>
          <w:sz w:val="24"/>
          <w:szCs w:val="28"/>
        </w:rPr>
        <w:t xml:space="preserve"> of the droplet </w:t>
      </w:r>
      <w:ins w:id="299" w:author="Cheng, Jiangtao" w:date="2021-07-16T15:36:00Z">
        <w:r w:rsidR="00F36C8C">
          <w:rPr>
            <w:rFonts w:eastAsia="DengXian" w:cs="Times New Roman"/>
            <w:iCs/>
            <w:sz w:val="24"/>
            <w:szCs w:val="28"/>
          </w:rPr>
          <w:t>profile</w:t>
        </w:r>
      </w:ins>
      <w:del w:id="300" w:author="Cheng, Jiangtao" w:date="2021-07-16T15:36:00Z">
        <w:r w:rsidR="00B14565" w:rsidRPr="00B14565" w:rsidDel="00F36C8C">
          <w:rPr>
            <w:rFonts w:eastAsia="DengXian" w:cs="Times New Roman"/>
            <w:iCs/>
            <w:sz w:val="24"/>
            <w:szCs w:val="28"/>
          </w:rPr>
          <w:delText>through time</w:delText>
        </w:r>
      </w:del>
      <w:r w:rsidR="00B14565" w:rsidRPr="00B14565">
        <w:rPr>
          <w:rFonts w:eastAsia="DengXian" w:cs="Times New Roman"/>
          <w:iCs/>
          <w:sz w:val="24"/>
          <w:szCs w:val="28"/>
        </w:rPr>
        <w:t xml:space="preserve">. The high-speed camera was fixed parallel to the substrate to capture the images of the </w:t>
      </w:r>
      <w:ins w:id="301" w:author="Cheng, Jiangtao" w:date="2021-07-16T15:36:00Z">
        <w:r w:rsidR="00F36C8C">
          <w:rPr>
            <w:rFonts w:eastAsia="DengXian" w:cs="Times New Roman"/>
            <w:iCs/>
            <w:sz w:val="24"/>
            <w:szCs w:val="28"/>
          </w:rPr>
          <w:t xml:space="preserve">evaporating </w:t>
        </w:r>
      </w:ins>
      <w:r w:rsidR="00B14565" w:rsidRPr="00B14565">
        <w:rPr>
          <w:rFonts w:eastAsia="DengXian" w:cs="Times New Roman"/>
          <w:iCs/>
          <w:sz w:val="24"/>
          <w:szCs w:val="28"/>
        </w:rPr>
        <w:t>droplet</w:t>
      </w:r>
      <w:r w:rsidR="00B14565">
        <w:rPr>
          <w:rFonts w:eastAsia="DengXian" w:cs="Times New Roman"/>
          <w:iCs/>
          <w:sz w:val="24"/>
          <w:szCs w:val="28"/>
        </w:rPr>
        <w:t>.</w:t>
      </w:r>
      <w:r w:rsidRPr="00C43C1E">
        <w:rPr>
          <w:rFonts w:eastAsia="DengXian" w:cs="Times New Roman"/>
          <w:iCs/>
          <w:sz w:val="24"/>
          <w:szCs w:val="28"/>
        </w:rPr>
        <w:t xml:space="preserve"> </w:t>
      </w:r>
      <w:r w:rsidR="00B14565" w:rsidRPr="00B14565">
        <w:rPr>
          <w:rFonts w:eastAsia="DengXian" w:cs="Times New Roman"/>
          <w:iCs/>
          <w:sz w:val="24"/>
          <w:szCs w:val="28"/>
        </w:rPr>
        <w:t xml:space="preserve">The droplet </w:t>
      </w:r>
      <w:ins w:id="302" w:author="Cheng, Jiangtao" w:date="2021-07-16T15:37:00Z">
        <w:r w:rsidR="00B07155">
          <w:rPr>
            <w:rFonts w:eastAsia="DengXian" w:cs="Times New Roman"/>
            <w:iCs/>
            <w:sz w:val="24"/>
            <w:szCs w:val="28"/>
          </w:rPr>
          <w:t xml:space="preserve">shape </w:t>
        </w:r>
      </w:ins>
      <w:r w:rsidR="00B14565" w:rsidRPr="00B14565">
        <w:rPr>
          <w:rFonts w:eastAsia="DengXian" w:cs="Times New Roman"/>
          <w:iCs/>
          <w:sz w:val="24"/>
          <w:szCs w:val="28"/>
        </w:rPr>
        <w:t xml:space="preserve">is assumed to be </w:t>
      </w:r>
      <w:del w:id="303" w:author="Cheng, Jiangtao" w:date="2021-07-16T15:37:00Z">
        <w:r w:rsidR="00B14565" w:rsidRPr="00B14565" w:rsidDel="00B07155">
          <w:rPr>
            <w:rFonts w:eastAsia="DengXian" w:cs="Times New Roman"/>
            <w:iCs/>
            <w:sz w:val="24"/>
            <w:szCs w:val="28"/>
          </w:rPr>
          <w:delText xml:space="preserve">in an </w:delText>
        </w:r>
      </w:del>
      <w:r w:rsidR="00B14565" w:rsidRPr="00B14565">
        <w:rPr>
          <w:rFonts w:eastAsia="DengXian" w:cs="Times New Roman"/>
          <w:iCs/>
          <w:sz w:val="24"/>
          <w:szCs w:val="28"/>
        </w:rPr>
        <w:t>axisymmetric</w:t>
      </w:r>
      <w:del w:id="304" w:author="Cheng, Jiangtao" w:date="2021-07-16T15:37:00Z">
        <w:r w:rsidR="00B14565" w:rsidRPr="00B14565" w:rsidDel="00B07155">
          <w:rPr>
            <w:rFonts w:eastAsia="DengXian" w:cs="Times New Roman"/>
            <w:iCs/>
            <w:sz w:val="24"/>
            <w:szCs w:val="28"/>
          </w:rPr>
          <w:delText xml:space="preserve"> spherical cap shape</w:delText>
        </w:r>
      </w:del>
      <w:r w:rsidR="00B14565" w:rsidRPr="00B14565">
        <w:rPr>
          <w:rFonts w:eastAsia="DengXian" w:cs="Times New Roman"/>
          <w:iCs/>
          <w:sz w:val="24"/>
          <w:szCs w:val="28"/>
        </w:rPr>
        <w:t>. Based on the</w:t>
      </w:r>
      <w:ins w:id="305" w:author="Cheng, Jiangtao" w:date="2021-07-16T15:38:00Z">
        <w:r w:rsidR="00B07155">
          <w:rPr>
            <w:rFonts w:eastAsia="DengXian" w:cs="Times New Roman"/>
            <w:iCs/>
            <w:sz w:val="24"/>
            <w:szCs w:val="28"/>
          </w:rPr>
          <w:t xml:space="preserve"> captured</w:t>
        </w:r>
      </w:ins>
      <w:r w:rsidR="00B14565" w:rsidRPr="00B14565">
        <w:rPr>
          <w:rFonts w:eastAsia="DengXian" w:cs="Times New Roman"/>
          <w:iCs/>
          <w:sz w:val="24"/>
          <w:szCs w:val="28"/>
        </w:rPr>
        <w:t xml:space="preserve"> snapshots, the water droplet was divided into layers and the local height and diameter of </w:t>
      </w:r>
      <w:ins w:id="306" w:author="Cheng, Jiangtao" w:date="2021-07-16T15:39:00Z">
        <w:r w:rsidR="00B07155">
          <w:rPr>
            <w:rFonts w:eastAsia="DengXian" w:cs="Times New Roman"/>
            <w:iCs/>
            <w:sz w:val="24"/>
            <w:szCs w:val="28"/>
          </w:rPr>
          <w:t>each</w:t>
        </w:r>
      </w:ins>
      <w:del w:id="307" w:author="Cheng, Jiangtao" w:date="2021-07-16T15:38:00Z">
        <w:r w:rsidR="00B14565" w:rsidRPr="00B14565" w:rsidDel="00B07155">
          <w:rPr>
            <w:rFonts w:eastAsia="DengXian" w:cs="Times New Roman"/>
            <w:iCs/>
            <w:sz w:val="24"/>
            <w:szCs w:val="28"/>
          </w:rPr>
          <w:delText>the</w:delText>
        </w:r>
      </w:del>
      <w:r w:rsidR="00B14565" w:rsidRPr="00B14565">
        <w:rPr>
          <w:rFonts w:eastAsia="DengXian" w:cs="Times New Roman"/>
          <w:iCs/>
          <w:sz w:val="24"/>
          <w:szCs w:val="28"/>
        </w:rPr>
        <w:t xml:space="preserve"> water layer </w:t>
      </w:r>
      <w:commentRangeStart w:id="308"/>
      <w:r w:rsidR="00B14565" w:rsidRPr="00CD5E8D">
        <w:rPr>
          <w:rFonts w:eastAsia="DengXian" w:cs="Times New Roman"/>
          <w:iCs/>
          <w:sz w:val="24"/>
          <w:szCs w:val="28"/>
          <w:highlight w:val="yellow"/>
          <w:rPrChange w:id="309" w:author="Cheng, Jiangtao" w:date="2021-07-16T15:39:00Z">
            <w:rPr>
              <w:rFonts w:eastAsia="DengXian" w:cs="Times New Roman"/>
              <w:iCs/>
              <w:sz w:val="24"/>
              <w:szCs w:val="28"/>
            </w:rPr>
          </w:rPrChange>
        </w:rPr>
        <w:t>was tested from the images</w:t>
      </w:r>
      <w:commentRangeEnd w:id="308"/>
      <w:r w:rsidR="00B07155" w:rsidRPr="00CD5E8D">
        <w:rPr>
          <w:rStyle w:val="CommentReference"/>
          <w:highlight w:val="yellow"/>
          <w:rPrChange w:id="310" w:author="Cheng, Jiangtao" w:date="2021-07-16T15:39:00Z">
            <w:rPr>
              <w:rStyle w:val="CommentReference"/>
            </w:rPr>
          </w:rPrChange>
        </w:rPr>
        <w:commentReference w:id="308"/>
      </w:r>
      <w:r w:rsidR="00B14565" w:rsidRPr="00B14565">
        <w:rPr>
          <w:rFonts w:eastAsia="DengXian" w:cs="Times New Roman"/>
          <w:iCs/>
          <w:sz w:val="24"/>
          <w:szCs w:val="28"/>
        </w:rPr>
        <w:t xml:space="preserve">. The volume of the droplet was calculated by integrating the discrete water layers. </w:t>
      </w:r>
      <w:r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Pr="00C43C1E">
        <w:rPr>
          <w:rFonts w:eastAsia="DengXian" w:cs="Times New Roman"/>
          <w:iCs/>
          <w:sz w:val="24"/>
          <w:szCs w:val="28"/>
        </w:rPr>
        <w:t xml:space="preserve"> collected. The ambient temperature and relative humidity </w:t>
      </w:r>
      <w:r w:rsidR="00F35F0C">
        <w:rPr>
          <w:rFonts w:eastAsia="DengXian" w:cs="Times New Roman"/>
          <w:iCs/>
          <w:sz w:val="24"/>
          <w:szCs w:val="28"/>
        </w:rPr>
        <w:t>were</w:t>
      </w:r>
      <w:ins w:id="311" w:author="Cheng, Jiangtao" w:date="2021-07-16T15:40:00Z">
        <w:r w:rsidR="00D809F2">
          <w:rPr>
            <w:rFonts w:eastAsia="DengXian" w:cs="Times New Roman"/>
            <w:iCs/>
            <w:sz w:val="24"/>
            <w:szCs w:val="28"/>
          </w:rPr>
          <w:t xml:space="preserve"> maintained at</w:t>
        </w:r>
      </w:ins>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Pr="00C43C1E">
        <w:rPr>
          <w:rFonts w:eastAsia="DengXian" w:cs="Times New Roman"/>
          <w:kern w:val="14"/>
          <w:sz w:val="24"/>
          <w:szCs w:val="24"/>
        </w:rPr>
        <w:t xml:space="preserve">, respectively. </w:t>
      </w:r>
      <w:bookmarkEnd w:id="279"/>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687BE6BD" w:rsidR="00B907EA"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Droplet</w:t>
      </w:r>
      <w:r w:rsidR="003646AF">
        <w:rPr>
          <w:rFonts w:eastAsia="DengXian" w:cs="Times New Roman"/>
          <w:iCs/>
          <w:sz w:val="24"/>
          <w:szCs w:val="28"/>
        </w:rPr>
        <w:t>s</w:t>
      </w:r>
      <w:r w:rsidRPr="00C43C1E">
        <w:rPr>
          <w:rFonts w:eastAsia="DengXian" w:cs="Times New Roman"/>
          <w:iCs/>
          <w:sz w:val="24"/>
          <w:szCs w:val="28"/>
        </w:rPr>
        <w:t xml:space="preserve"> exhibit</w:t>
      </w:r>
      <w:r w:rsidR="003646AF">
        <w:rPr>
          <w:rFonts w:eastAsia="DengXian" w:cs="Times New Roman"/>
          <w:iCs/>
          <w:sz w:val="24"/>
          <w:szCs w:val="28"/>
        </w:rPr>
        <w:t>ed</w:t>
      </w:r>
      <w:r w:rsidRPr="00C43C1E">
        <w:rPr>
          <w:rFonts w:eastAsia="DengXian" w:cs="Times New Roman"/>
          <w:iCs/>
          <w:sz w:val="24"/>
          <w:szCs w:val="28"/>
        </w:rPr>
        <w:t xml:space="preserve"> different wetting states on the </w:t>
      </w:r>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substrate during the evaporation. </w:t>
      </w:r>
      <w:r w:rsidR="003646AF">
        <w:rPr>
          <w:rFonts w:eastAsia="DengXian" w:cs="Times New Roman"/>
          <w:iCs/>
          <w:sz w:val="24"/>
          <w:szCs w:val="28"/>
        </w:rPr>
        <w:t xml:space="preserve">It </w:t>
      </w:r>
      <w:ins w:id="312" w:author="Cheng, Jiangtao" w:date="2021-07-16T15:44:00Z">
        <w:r w:rsidR="00471AD7">
          <w:rPr>
            <w:rFonts w:eastAsia="DengXian" w:cs="Times New Roman"/>
            <w:iCs/>
            <w:sz w:val="24"/>
            <w:szCs w:val="28"/>
          </w:rPr>
          <w:t>was</w:t>
        </w:r>
      </w:ins>
      <w:del w:id="313" w:author="Cheng, Jiangtao" w:date="2021-07-16T15:44:00Z">
        <w:r w:rsidR="003646AF" w:rsidDel="00471AD7">
          <w:rPr>
            <w:rFonts w:eastAsia="DengXian" w:cs="Times New Roman"/>
            <w:iCs/>
            <w:sz w:val="24"/>
            <w:szCs w:val="28"/>
          </w:rPr>
          <w:delText>is</w:delText>
        </w:r>
      </w:del>
      <w:r w:rsidR="003646AF">
        <w:rPr>
          <w:rFonts w:eastAsia="DengXian" w:cs="Times New Roman"/>
          <w:iCs/>
          <w:sz w:val="24"/>
          <w:szCs w:val="28"/>
        </w:rPr>
        <w:t xml:space="preserve"> observed that there </w:t>
      </w:r>
      <w:ins w:id="314" w:author="Cheng, Jiangtao" w:date="2021-07-16T15:45:00Z">
        <w:r w:rsidR="00471AD7">
          <w:rPr>
            <w:rFonts w:eastAsia="DengXian" w:cs="Times New Roman"/>
            <w:iCs/>
            <w:sz w:val="24"/>
            <w:szCs w:val="28"/>
          </w:rPr>
          <w:t>existed</w:t>
        </w:r>
      </w:ins>
      <w:del w:id="315" w:author="Cheng, Jiangtao" w:date="2021-07-16T15:45:00Z">
        <w:r w:rsidR="003646AF" w:rsidDel="00471AD7">
          <w:rPr>
            <w:rFonts w:eastAsia="DengXian" w:cs="Times New Roman"/>
            <w:iCs/>
            <w:sz w:val="24"/>
            <w:szCs w:val="28"/>
          </w:rPr>
          <w:delText>are</w:delText>
        </w:r>
      </w:del>
      <w:r w:rsidR="003646AF">
        <w:rPr>
          <w:rFonts w:eastAsia="DengXian" w:cs="Times New Roman"/>
          <w:iCs/>
          <w:sz w:val="24"/>
          <w:szCs w:val="28"/>
        </w:rPr>
        <w:t xml:space="preserve"> specific air/vapor cavities underneath the droplet during </w:t>
      </w:r>
      <w:ins w:id="316" w:author="Cheng, Jiangtao" w:date="2021-07-16T15:45:00Z">
        <w:r w:rsidR="00471AD7">
          <w:rPr>
            <w:rFonts w:eastAsia="DengXian" w:cs="Times New Roman"/>
            <w:iCs/>
            <w:sz w:val="24"/>
            <w:szCs w:val="28"/>
          </w:rPr>
          <w:t xml:space="preserve">the </w:t>
        </w:r>
      </w:ins>
      <w:r w:rsidR="003646AF">
        <w:rPr>
          <w:rFonts w:eastAsia="DengXian" w:cs="Times New Roman"/>
          <w:iCs/>
          <w:sz w:val="24"/>
          <w:szCs w:val="28"/>
        </w:rPr>
        <w:t>ma</w:t>
      </w:r>
      <w:r w:rsidR="00B907EA">
        <w:rPr>
          <w:rFonts w:eastAsia="DengXian" w:cs="Times New Roman"/>
          <w:iCs/>
          <w:sz w:val="24"/>
          <w:szCs w:val="28"/>
        </w:rPr>
        <w:t>jority</w:t>
      </w:r>
      <w:r w:rsidR="003646AF">
        <w:rPr>
          <w:rFonts w:eastAsia="DengXian" w:cs="Times New Roman"/>
          <w:iCs/>
          <w:sz w:val="24"/>
          <w:szCs w:val="28"/>
        </w:rPr>
        <w:t xml:space="preserve"> duration of the evaporation process, which means the droplet was </w:t>
      </w:r>
      <w:ins w:id="317" w:author="Cheng, Jiangtao" w:date="2021-07-16T15:45:00Z">
        <w:r w:rsidR="00471AD7">
          <w:rPr>
            <w:rFonts w:eastAsia="DengXian" w:cs="Times New Roman"/>
            <w:iCs/>
            <w:sz w:val="24"/>
            <w:szCs w:val="28"/>
          </w:rPr>
          <w:t xml:space="preserve">at least </w:t>
        </w:r>
      </w:ins>
      <w:ins w:id="318" w:author="Cheng, Jiangtao" w:date="2021-07-16T15:46:00Z">
        <w:r w:rsidR="00471AD7">
          <w:rPr>
            <w:rFonts w:eastAsia="DengXian" w:cs="Times New Roman"/>
            <w:iCs/>
            <w:sz w:val="24"/>
            <w:szCs w:val="28"/>
          </w:rPr>
          <w:t xml:space="preserve">partially </w:t>
        </w:r>
      </w:ins>
      <w:r w:rsidR="003646AF">
        <w:rPr>
          <w:rFonts w:eastAsia="DengXian" w:cs="Times New Roman"/>
          <w:iCs/>
          <w:sz w:val="24"/>
          <w:szCs w:val="28"/>
        </w:rPr>
        <w:t xml:space="preserve">in </w:t>
      </w:r>
      <w:ins w:id="319" w:author="Cheng, Jiangtao" w:date="2021-07-16T15:44:00Z">
        <w:r w:rsidR="00471AD7">
          <w:rPr>
            <w:rFonts w:eastAsia="DengXian" w:cs="Times New Roman"/>
            <w:iCs/>
            <w:sz w:val="24"/>
            <w:szCs w:val="28"/>
          </w:rPr>
          <w:t xml:space="preserve">the </w:t>
        </w:r>
      </w:ins>
      <w:r w:rsidR="003646AF">
        <w:rPr>
          <w:rFonts w:eastAsia="DengXian" w:cs="Times New Roman"/>
          <w:iCs/>
          <w:sz w:val="24"/>
          <w:szCs w:val="28"/>
        </w:rPr>
        <w:t>Cassie state</w:t>
      </w:r>
      <w:r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Pr="00C43C1E">
        <w:rPr>
          <w:rFonts w:eastAsia="DengXian" w:cs="Times New Roman"/>
          <w:iCs/>
          <w:sz w:val="24"/>
          <w:szCs w:val="28"/>
        </w:rPr>
        <w:t>water liquid fill</w:t>
      </w:r>
      <w:r w:rsidR="00B907EA">
        <w:rPr>
          <w:rFonts w:eastAsia="DengXian" w:cs="Times New Roman"/>
          <w:iCs/>
          <w:sz w:val="24"/>
          <w:szCs w:val="28"/>
        </w:rPr>
        <w:t>ed</w:t>
      </w:r>
      <w:r w:rsidRPr="00C43C1E">
        <w:rPr>
          <w:rFonts w:eastAsia="DengXian" w:cs="Times New Roman"/>
          <w:iCs/>
          <w:sz w:val="24"/>
          <w:szCs w:val="28"/>
        </w:rPr>
        <w:t xml:space="preserve"> the cavities </w:t>
      </w:r>
      <w:r w:rsidR="00B907EA">
        <w:rPr>
          <w:rFonts w:eastAsia="DengXian" w:cs="Times New Roman"/>
          <w:iCs/>
          <w:sz w:val="24"/>
          <w:szCs w:val="28"/>
        </w:rPr>
        <w:t>underneath the droplet</w:t>
      </w:r>
      <w:r w:rsidRPr="00C43C1E">
        <w:rPr>
          <w:rFonts w:eastAsia="DengXian" w:cs="Times New Roman"/>
          <w:iCs/>
          <w:sz w:val="24"/>
          <w:szCs w:val="28"/>
        </w:rPr>
        <w:t xml:space="preserve"> and the droplet </w:t>
      </w:r>
      <w:r w:rsidR="00B907EA">
        <w:rPr>
          <w:rFonts w:eastAsia="DengXian" w:cs="Times New Roman"/>
          <w:iCs/>
          <w:sz w:val="24"/>
          <w:szCs w:val="28"/>
        </w:rPr>
        <w:t>was</w:t>
      </w:r>
      <w:r w:rsidRPr="00C43C1E">
        <w:rPr>
          <w:rFonts w:eastAsia="DengXian" w:cs="Times New Roman"/>
          <w:iCs/>
          <w:sz w:val="24"/>
          <w:szCs w:val="28"/>
        </w:rPr>
        <w:t xml:space="preserve"> in </w:t>
      </w:r>
      <w:ins w:id="320" w:author="Cheng, Jiangtao" w:date="2021-07-16T15:46:00Z">
        <w:r w:rsidR="00471AD7">
          <w:rPr>
            <w:rFonts w:eastAsia="DengXian" w:cs="Times New Roman"/>
            <w:iCs/>
            <w:sz w:val="24"/>
            <w:szCs w:val="28"/>
          </w:rPr>
          <w:t xml:space="preserve">the </w:t>
        </w:r>
      </w:ins>
      <w:r w:rsidRPr="00C43C1E">
        <w:rPr>
          <w:rFonts w:eastAsia="DengXian" w:cs="Times New Roman"/>
          <w:iCs/>
          <w:sz w:val="24"/>
          <w:szCs w:val="28"/>
        </w:rPr>
        <w:t>Wenzel state</w:t>
      </w:r>
      <w:r w:rsidR="00B907EA">
        <w:rPr>
          <w:rFonts w:eastAsia="DengXian" w:cs="Times New Roman"/>
          <w:iCs/>
          <w:sz w:val="24"/>
          <w:szCs w:val="28"/>
        </w:rPr>
        <w:t xml:space="preserve"> during this </w:t>
      </w:r>
      <w:ins w:id="321" w:author="Cheng, Jiangtao" w:date="2021-07-16T15:46:00Z">
        <w:r w:rsidR="00471AD7">
          <w:rPr>
            <w:rFonts w:eastAsia="DengXian" w:cs="Times New Roman"/>
            <w:iCs/>
            <w:sz w:val="24"/>
            <w:szCs w:val="28"/>
          </w:rPr>
          <w:t>period</w:t>
        </w:r>
      </w:ins>
      <w:del w:id="322" w:author="Cheng, Jiangtao" w:date="2021-07-16T15:46:00Z">
        <w:r w:rsidR="00B907EA" w:rsidDel="00471AD7">
          <w:rPr>
            <w:rFonts w:eastAsia="DengXian" w:cs="Times New Roman"/>
            <w:iCs/>
            <w:sz w:val="24"/>
            <w:szCs w:val="28"/>
          </w:rPr>
          <w:delText>time</w:delText>
        </w:r>
      </w:del>
      <w:r w:rsidRPr="00C43C1E">
        <w:rPr>
          <w:rFonts w:eastAsia="DengXian" w:cs="Times New Roman"/>
          <w:iCs/>
          <w:sz w:val="24"/>
          <w:szCs w:val="28"/>
        </w:rPr>
        <w:t>.</w:t>
      </w:r>
      <w:r w:rsidR="00792C98">
        <w:rPr>
          <w:rFonts w:eastAsia="DengXian" w:cs="Times New Roman"/>
          <w:iCs/>
          <w:sz w:val="24"/>
          <w:szCs w:val="28"/>
        </w:rPr>
        <w:t xml:space="preserve"> The snapshots of the water droplet during</w:t>
      </w:r>
      <w:del w:id="323" w:author="Cheng, Jiangtao" w:date="2021-07-16T15:46:00Z">
        <w:r w:rsidR="00792C98" w:rsidDel="00471AD7">
          <w:rPr>
            <w:rFonts w:eastAsia="DengXian" w:cs="Times New Roman"/>
            <w:iCs/>
            <w:sz w:val="24"/>
            <w:szCs w:val="28"/>
          </w:rPr>
          <w:delText xml:space="preserve"> the</w:delText>
        </w:r>
      </w:del>
      <w:r w:rsidR="00792C98">
        <w:rPr>
          <w:rFonts w:eastAsia="DengXian" w:cs="Times New Roman"/>
          <w:iCs/>
          <w:sz w:val="24"/>
          <w:szCs w:val="28"/>
        </w:rPr>
        <w:t xml:space="preserve"> evaporation </w:t>
      </w:r>
      <w:proofErr w:type="gramStart"/>
      <w:r w:rsidR="00F722A0">
        <w:rPr>
          <w:rFonts w:eastAsia="DengXian" w:cs="Times New Roman"/>
          <w:iCs/>
          <w:sz w:val="24"/>
          <w:szCs w:val="28"/>
        </w:rPr>
        <w:t>are</w:t>
      </w:r>
      <w:proofErr w:type="gramEnd"/>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information.</w:t>
      </w:r>
      <w:r w:rsidRPr="00C43C1E">
        <w:rPr>
          <w:rFonts w:eastAsia="DengXian" w:cs="Times New Roman"/>
          <w:iCs/>
          <w:sz w:val="24"/>
          <w:szCs w:val="28"/>
        </w:rPr>
        <w:t xml:space="preserve"> Though droplet exhibit</w:t>
      </w:r>
      <w:r w:rsidR="00B907EA">
        <w:rPr>
          <w:rFonts w:eastAsia="DengXian" w:cs="Times New Roman"/>
          <w:iCs/>
          <w:sz w:val="24"/>
          <w:szCs w:val="28"/>
        </w:rPr>
        <w:t>ed</w:t>
      </w:r>
      <w:r w:rsidRPr="00C43C1E">
        <w:rPr>
          <w:rFonts w:eastAsia="DengXian" w:cs="Times New Roman"/>
          <w:iCs/>
          <w:sz w:val="24"/>
          <w:szCs w:val="28"/>
        </w:rPr>
        <w:t xml:space="preserve"> </w:t>
      </w:r>
      <w:r w:rsidR="00CC474B">
        <w:rPr>
          <w:rFonts w:eastAsia="DengXian" w:cs="Times New Roman"/>
          <w:iCs/>
          <w:sz w:val="24"/>
          <w:szCs w:val="28"/>
        </w:rPr>
        <w:t>two wetting states</w:t>
      </w:r>
      <w:r w:rsidRPr="00C43C1E">
        <w:rPr>
          <w:rFonts w:eastAsia="DengXian" w:cs="Times New Roman"/>
          <w:iCs/>
          <w:sz w:val="24"/>
          <w:szCs w:val="28"/>
        </w:rPr>
        <w:t xml:space="preserve"> during the evaporation, the droplet </w:t>
      </w:r>
      <w:r w:rsidR="00B907EA">
        <w:rPr>
          <w:rFonts w:eastAsia="DengXian" w:cs="Times New Roman"/>
          <w:iCs/>
          <w:sz w:val="24"/>
          <w:szCs w:val="28"/>
        </w:rPr>
        <w:t>wa</w:t>
      </w:r>
      <w:r w:rsidRPr="00C43C1E">
        <w:rPr>
          <w:rFonts w:eastAsia="DengXian" w:cs="Times New Roman"/>
          <w:iCs/>
          <w:sz w:val="24"/>
          <w:szCs w:val="28"/>
        </w:rPr>
        <w:t xml:space="preserve">s in </w:t>
      </w:r>
      <w:ins w:id="324" w:author="Cheng, Jiangtao" w:date="2021-07-16T15:46:00Z">
        <w:r w:rsidR="00471AD7">
          <w:rPr>
            <w:rFonts w:eastAsia="DengXian" w:cs="Times New Roman"/>
            <w:iCs/>
            <w:sz w:val="24"/>
            <w:szCs w:val="28"/>
          </w:rPr>
          <w:t>t</w:t>
        </w:r>
      </w:ins>
      <w:ins w:id="325" w:author="Cheng, Jiangtao" w:date="2021-07-16T15:47:00Z">
        <w:r w:rsidR="00471AD7">
          <w:rPr>
            <w:rFonts w:eastAsia="DengXian" w:cs="Times New Roman"/>
            <w:iCs/>
            <w:sz w:val="24"/>
            <w:szCs w:val="28"/>
          </w:rPr>
          <w:t xml:space="preserve">he </w:t>
        </w:r>
      </w:ins>
      <w:r w:rsidRPr="00C43C1E">
        <w:rPr>
          <w:rFonts w:eastAsia="DengXian" w:cs="Times New Roman"/>
          <w:iCs/>
          <w:sz w:val="24"/>
          <w:szCs w:val="28"/>
        </w:rPr>
        <w:t xml:space="preserve">Cassie state </w:t>
      </w:r>
      <w:r w:rsidRPr="00C43C1E">
        <w:rPr>
          <w:rFonts w:eastAsia="DengXian" w:cs="Times New Roman"/>
          <w:iCs/>
          <w:sz w:val="24"/>
          <w:szCs w:val="28"/>
        </w:rPr>
        <w:lastRenderedPageBreak/>
        <w:t>during most of the evaporation process.</w:t>
      </w:r>
      <w:r w:rsidR="00B907EA">
        <w:rPr>
          <w:rFonts w:eastAsia="DengXian" w:cs="Times New Roman"/>
          <w:iCs/>
          <w:sz w:val="24"/>
          <w:szCs w:val="28"/>
        </w:rPr>
        <w:t xml:space="preserve"> We mainly focus on the evaporation process of </w:t>
      </w:r>
      <w:ins w:id="326" w:author="Cheng, Jiangtao" w:date="2021-07-16T15:47:00Z">
        <w:r w:rsidR="00471AD7">
          <w:rPr>
            <w:rFonts w:eastAsia="DengXian" w:cs="Times New Roman"/>
            <w:iCs/>
            <w:sz w:val="24"/>
            <w:szCs w:val="28"/>
          </w:rPr>
          <w:t xml:space="preserve">the </w:t>
        </w:r>
      </w:ins>
      <w:r w:rsidR="00B907EA">
        <w:rPr>
          <w:rFonts w:eastAsia="DengXian" w:cs="Times New Roman"/>
          <w:iCs/>
          <w:sz w:val="24"/>
          <w:szCs w:val="28"/>
        </w:rPr>
        <w:t xml:space="preserve">droplet in the Cassie state and the thermal circuit model developed </w:t>
      </w:r>
      <w:ins w:id="327" w:author="Cheng, Jiangtao" w:date="2021-07-16T15:48:00Z">
        <w:r w:rsidR="00471AD7">
          <w:rPr>
            <w:rFonts w:eastAsia="DengXian" w:cs="Times New Roman"/>
            <w:iCs/>
            <w:sz w:val="24"/>
            <w:szCs w:val="28"/>
          </w:rPr>
          <w:t xml:space="preserve">by us </w:t>
        </w:r>
      </w:ins>
      <w:r w:rsidR="00B907EA">
        <w:rPr>
          <w:rFonts w:eastAsia="DengXian" w:cs="Times New Roman"/>
          <w:iCs/>
          <w:sz w:val="24"/>
          <w:szCs w:val="28"/>
        </w:rPr>
        <w:t xml:space="preserve">is based on </w:t>
      </w:r>
      <w:ins w:id="328" w:author="Cheng, Jiangtao" w:date="2021-07-16T15:47:00Z">
        <w:r w:rsidR="00471AD7">
          <w:rPr>
            <w:rFonts w:eastAsia="DengXian" w:cs="Times New Roman"/>
            <w:iCs/>
            <w:sz w:val="24"/>
            <w:szCs w:val="28"/>
          </w:rPr>
          <w:t xml:space="preserve">the </w:t>
        </w:r>
      </w:ins>
      <w:r w:rsidR="00B907EA">
        <w:rPr>
          <w:rFonts w:eastAsia="DengXian" w:cs="Times New Roman"/>
          <w:iCs/>
          <w:sz w:val="24"/>
          <w:szCs w:val="28"/>
        </w:rPr>
        <w:t>Cassie state droplets</w:t>
      </w:r>
      <w:r w:rsidR="00B907EA" w:rsidRPr="00B907EA">
        <w:rPr>
          <w:rFonts w:eastAsia="DengXian" w:cs="Times New Roman"/>
          <w:iCs/>
          <w:sz w:val="24"/>
          <w:szCs w:val="28"/>
        </w:rPr>
        <w:t xml:space="preserve"> </w:t>
      </w:r>
      <w:r w:rsidR="00B907EA">
        <w:rPr>
          <w:rFonts w:eastAsia="DengXian" w:cs="Times New Roman"/>
          <w:iCs/>
          <w:sz w:val="24"/>
          <w:szCs w:val="28"/>
        </w:rPr>
        <w:t xml:space="preserve">in this </w:t>
      </w:r>
      <w:ins w:id="329" w:author="Cheng, Jiangtao" w:date="2021-07-16T15:47:00Z">
        <w:r w:rsidR="00471AD7">
          <w:rPr>
            <w:rFonts w:eastAsia="DengXian" w:cs="Times New Roman"/>
            <w:iCs/>
            <w:sz w:val="24"/>
            <w:szCs w:val="28"/>
          </w:rPr>
          <w:t>work</w:t>
        </w:r>
      </w:ins>
      <w:del w:id="330" w:author="Cheng, Jiangtao" w:date="2021-07-16T15:47:00Z">
        <w:r w:rsidR="00B907EA" w:rsidDel="00471AD7">
          <w:rPr>
            <w:rFonts w:eastAsia="DengXian" w:cs="Times New Roman"/>
            <w:iCs/>
            <w:sz w:val="24"/>
            <w:szCs w:val="28"/>
          </w:rPr>
          <w:delText>investigation</w:delText>
        </w:r>
      </w:del>
      <w:r w:rsidR="00B907EA">
        <w:rPr>
          <w:rFonts w:eastAsia="DengXian" w:cs="Times New Roman"/>
          <w:iCs/>
          <w:sz w:val="24"/>
          <w:szCs w:val="28"/>
        </w:rPr>
        <w:t>.</w:t>
      </w:r>
    </w:p>
    <w:p w14:paraId="6A25711F" w14:textId="7060D68A"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3.2 Energy balance model</w:t>
      </w:r>
    </w:p>
    <w:p w14:paraId="30EEF275" w14:textId="4179D7AB" w:rsidR="00F26C92" w:rsidRPr="00C43C1E" w:rsidRDefault="00053D36" w:rsidP="00C43C1E">
      <w:pPr>
        <w:spacing w:line="360" w:lineRule="auto"/>
        <w:rPr>
          <w:rFonts w:eastAsia="DengXian" w:cs="Times New Roman"/>
          <w:iCs/>
          <w:sz w:val="24"/>
          <w:szCs w:val="28"/>
        </w:rPr>
      </w:pPr>
      <w:r>
        <w:rPr>
          <w:noProof/>
        </w:rPr>
        <w:drawing>
          <wp:inline distT="0" distB="0" distL="0" distR="0" wp14:anchorId="0B60E94B" wp14:editId="4BDC4F65">
            <wp:extent cx="5943600"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r>
        <w:rPr>
          <w:noProof/>
        </w:rPr>
        <w:t xml:space="preserve"> </w:t>
      </w:r>
    </w:p>
    <w:p w14:paraId="5A2BAD27" w14:textId="7E887219" w:rsidR="00C43C1E" w:rsidRPr="00C43C1E" w:rsidRDefault="00C43C1E" w:rsidP="006D2D1E">
      <w:pPr>
        <w:rPr>
          <w:rFonts w:eastAsia="DengXian" w:cs="Times New Roman"/>
          <w:iCs/>
          <w:sz w:val="24"/>
          <w:szCs w:val="28"/>
        </w:rPr>
      </w:pPr>
      <w:commentRangeStart w:id="331"/>
      <w:r w:rsidRPr="006D2D1E">
        <w:rPr>
          <w:rFonts w:eastAsia="DengXian" w:cs="Times New Roman"/>
          <w:b/>
          <w:bCs/>
          <w:iCs/>
          <w:sz w:val="24"/>
          <w:szCs w:val="28"/>
        </w:rPr>
        <w:t xml:space="preserve">Figure </w:t>
      </w:r>
      <w:r w:rsidR="00792C98" w:rsidRPr="006D2D1E">
        <w:rPr>
          <w:rFonts w:eastAsia="DengXian" w:cs="Times New Roman"/>
          <w:b/>
          <w:bCs/>
          <w:iCs/>
          <w:sz w:val="24"/>
          <w:szCs w:val="28"/>
        </w:rPr>
        <w:t>3</w:t>
      </w:r>
      <w:r w:rsidRPr="006D2D1E">
        <w:rPr>
          <w:rFonts w:eastAsia="DengXian" w:cs="Times New Roman"/>
          <w:b/>
          <w:bCs/>
          <w:iCs/>
          <w:sz w:val="24"/>
          <w:szCs w:val="28"/>
        </w:rPr>
        <w:t>.</w:t>
      </w:r>
      <w:commentRangeEnd w:id="331"/>
      <w:r w:rsidR="00414950">
        <w:rPr>
          <w:rStyle w:val="CommentReference"/>
        </w:rPr>
        <w:commentReference w:id="331"/>
      </w:r>
      <w:r w:rsidRPr="00C43C1E">
        <w:rPr>
          <w:rFonts w:eastAsia="DengXian" w:cs="Times New Roman"/>
          <w:iCs/>
          <w:sz w:val="24"/>
          <w:szCs w:val="28"/>
        </w:rPr>
        <w:t xml:space="preserve"> </w:t>
      </w:r>
      <w:r w:rsidR="001C2287">
        <w:rPr>
          <w:rFonts w:eastAsia="DengXian" w:cs="Times New Roman"/>
          <w:iCs/>
          <w:sz w:val="24"/>
          <w:szCs w:val="28"/>
        </w:rPr>
        <w:t xml:space="preserve">(a) </w:t>
      </w:r>
      <w:r w:rsidRPr="00C43C1E">
        <w:rPr>
          <w:rFonts w:eastAsia="DengXian" w:cs="Times New Roman"/>
          <w:iCs/>
          <w:sz w:val="24"/>
          <w:szCs w:val="28"/>
        </w:rPr>
        <w:t xml:space="preserve">Diagram of droplet evaporation on hot </w:t>
      </w:r>
      <w:del w:id="332" w:author="Cheng, Jiangtao" w:date="2021-07-16T16:35:00Z">
        <w:r w:rsidRPr="00C43C1E" w:rsidDel="007D4C09">
          <w:rPr>
            <w:rFonts w:eastAsia="DengXian" w:cs="Times New Roman"/>
            <w:iCs/>
            <w:sz w:val="24"/>
            <w:szCs w:val="28"/>
          </w:rPr>
          <w:delText xml:space="preserve">superhydrophobic </w:delText>
        </w:r>
      </w:del>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w:t>
      </w:r>
      <w:ins w:id="333" w:author="Cheng, Jiangtao" w:date="2021-07-16T16:35:00Z">
        <w:r w:rsidR="007D4C09" w:rsidRPr="007D4C09">
          <w:rPr>
            <w:rFonts w:eastAsia="DengXian" w:cs="Times New Roman"/>
            <w:iCs/>
            <w:sz w:val="24"/>
            <w:szCs w:val="28"/>
          </w:rPr>
          <w:t>superhydrophobic</w:t>
        </w:r>
        <w:r w:rsidR="007D4C09" w:rsidRPr="007D4C09">
          <w:rPr>
            <w:rFonts w:eastAsia="DengXian" w:cs="Times New Roman"/>
            <w:iCs/>
            <w:sz w:val="24"/>
            <w:szCs w:val="28"/>
          </w:rPr>
          <w:t xml:space="preserve"> </w:t>
        </w:r>
      </w:ins>
      <w:r w:rsidRPr="00C43C1E">
        <w:rPr>
          <w:rFonts w:eastAsia="DengXian" w:cs="Times New Roman"/>
          <w:iCs/>
          <w:sz w:val="24"/>
          <w:szCs w:val="28"/>
        </w:rPr>
        <w:t>substrate.</w:t>
      </w:r>
      <w:r w:rsidR="001C2287">
        <w:rPr>
          <w:rFonts w:eastAsia="DengXian" w:cs="Times New Roman"/>
          <w:iCs/>
          <w:sz w:val="24"/>
          <w:szCs w:val="28"/>
        </w:rPr>
        <w:t xml:space="preserve"> (b)</w:t>
      </w:r>
      <w:r w:rsidR="001C2287" w:rsidRPr="001C2287">
        <w:rPr>
          <w:rFonts w:eastAsia="DengXian" w:cs="Times New Roman"/>
          <w:iCs/>
          <w:sz w:val="24"/>
          <w:szCs w:val="28"/>
        </w:rPr>
        <w:t xml:space="preserve"> </w:t>
      </w:r>
      <w:r w:rsidR="001C2287" w:rsidRPr="00C43C1E">
        <w:rPr>
          <w:rFonts w:eastAsia="DengXian" w:cs="Times New Roman"/>
          <w:iCs/>
          <w:sz w:val="24"/>
          <w:szCs w:val="28"/>
        </w:rPr>
        <w:t xml:space="preserve">Diagram of heat transfer from </w:t>
      </w:r>
      <w:ins w:id="334" w:author="Cheng, Jiangtao" w:date="2021-07-16T16:36:00Z">
        <w:r w:rsidR="007D4C09">
          <w:rPr>
            <w:rFonts w:eastAsia="DengXian" w:cs="Times New Roman"/>
            <w:iCs/>
            <w:sz w:val="24"/>
            <w:szCs w:val="28"/>
          </w:rPr>
          <w:t xml:space="preserve">a </w:t>
        </w:r>
      </w:ins>
      <w:r w:rsidR="001C2287" w:rsidRPr="00C43C1E">
        <w:rPr>
          <w:rFonts w:eastAsia="DengXian" w:cs="Times New Roman"/>
          <w:iCs/>
          <w:sz w:val="24"/>
          <w:szCs w:val="28"/>
        </w:rPr>
        <w:t xml:space="preserve">micropillar </w:t>
      </w:r>
      <w:ins w:id="335" w:author="Cheng, Jiangtao" w:date="2021-07-16T16:36:00Z">
        <w:r w:rsidR="007D4C09">
          <w:rPr>
            <w:rFonts w:eastAsia="DengXian" w:cs="Times New Roman"/>
            <w:iCs/>
            <w:sz w:val="24"/>
            <w:szCs w:val="28"/>
          </w:rPr>
          <w:t xml:space="preserve">unit </w:t>
        </w:r>
      </w:ins>
      <w:r w:rsidR="001C2287" w:rsidRPr="00C43C1E">
        <w:rPr>
          <w:rFonts w:eastAsia="DengXian" w:cs="Times New Roman"/>
          <w:iCs/>
          <w:sz w:val="24"/>
          <w:szCs w:val="28"/>
        </w:rPr>
        <w:t>into droplet base surface</w:t>
      </w:r>
      <w:r w:rsidR="001C2287">
        <w:rPr>
          <w:rFonts w:eastAsia="DengXian" w:cs="Times New Roman"/>
          <w:iCs/>
          <w:sz w:val="24"/>
          <w:szCs w:val="28"/>
        </w:rPr>
        <w:t xml:space="preserve">. (c) </w:t>
      </w:r>
      <w:r w:rsidR="001C2287" w:rsidRPr="00C43C1E">
        <w:rPr>
          <w:rFonts w:eastAsia="DengXian" w:cs="Times New Roman"/>
          <w:iCs/>
          <w:sz w:val="24"/>
          <w:szCs w:val="24"/>
        </w:rPr>
        <w:t>Diagram of heat transfer inside</w:t>
      </w:r>
      <w:del w:id="336" w:author="Cheng, Jiangtao" w:date="2021-07-16T16:36:00Z">
        <w:r w:rsidR="001C2287" w:rsidRPr="00C43C1E" w:rsidDel="007D4C09">
          <w:rPr>
            <w:rFonts w:eastAsia="DengXian" w:cs="Times New Roman"/>
            <w:iCs/>
            <w:sz w:val="24"/>
            <w:szCs w:val="24"/>
          </w:rPr>
          <w:delText>r</w:delText>
        </w:r>
      </w:del>
      <w:r w:rsidR="001C2287" w:rsidRPr="00C43C1E">
        <w:rPr>
          <w:rFonts w:eastAsia="DengXian" w:cs="Times New Roman"/>
          <w:iCs/>
          <w:sz w:val="24"/>
          <w:szCs w:val="24"/>
        </w:rPr>
        <w:t xml:space="preserve"> the water droplet</w:t>
      </w:r>
      <w:r w:rsidR="001C2287">
        <w:rPr>
          <w:rFonts w:eastAsia="DengXian" w:cs="Times New Roman"/>
          <w:iCs/>
          <w:sz w:val="24"/>
          <w:szCs w:val="24"/>
        </w:rPr>
        <w:t>.</w:t>
      </w:r>
    </w:p>
    <w:p w14:paraId="539B8E4A" w14:textId="02234200" w:rsidR="00D8302C" w:rsidRDefault="00FD6495" w:rsidP="00856045">
      <w:pPr>
        <w:spacing w:line="360" w:lineRule="auto"/>
        <w:ind w:firstLine="360"/>
        <w:rPr>
          <w:rFonts w:eastAsia="DengXian" w:cs="Times New Roman"/>
          <w:iCs/>
          <w:sz w:val="24"/>
          <w:szCs w:val="28"/>
        </w:rPr>
      </w:pPr>
      <w:ins w:id="337" w:author="Cheng, Jiangtao" w:date="2021-07-16T18:32:00Z">
        <w:r w:rsidRPr="00C43C1E">
          <w:rPr>
            <w:rFonts w:eastAsia="DengXian" w:cs="Times New Roman"/>
            <w:iCs/>
            <w:sz w:val="24"/>
            <w:szCs w:val="28"/>
          </w:rPr>
          <w:t xml:space="preserve">When </w:t>
        </w:r>
        <w:r w:rsidR="00D82F45">
          <w:rPr>
            <w:rFonts w:eastAsia="DengXian" w:cs="Times New Roman"/>
            <w:iCs/>
            <w:sz w:val="24"/>
            <w:szCs w:val="28"/>
          </w:rPr>
          <w:t>a</w:t>
        </w:r>
        <w:r w:rsidRPr="00C43C1E">
          <w:rPr>
            <w:rFonts w:eastAsia="DengXian" w:cs="Times New Roman"/>
            <w:iCs/>
            <w:sz w:val="24"/>
            <w:szCs w:val="28"/>
          </w:rPr>
          <w:t xml:space="preserve"> droplet is deposited on the hot substrate,</w:t>
        </w:r>
        <w:r>
          <w:rPr>
            <w:rFonts w:eastAsia="DengXian" w:cs="Times New Roman"/>
            <w:iCs/>
            <w:sz w:val="24"/>
            <w:szCs w:val="28"/>
          </w:rPr>
          <w:t xml:space="preserve"> h</w:t>
        </w:r>
      </w:ins>
      <w:del w:id="338" w:author="Cheng, Jiangtao" w:date="2021-07-16T18:32:00Z">
        <w:r w:rsidR="00D8302C" w:rsidDel="00FD6495">
          <w:rPr>
            <w:rFonts w:eastAsia="DengXian" w:cs="Times New Roman"/>
            <w:iCs/>
            <w:sz w:val="24"/>
            <w:szCs w:val="28"/>
          </w:rPr>
          <w:delText>H</w:delText>
        </w:r>
      </w:del>
      <w:r w:rsidR="00D8302C">
        <w:rPr>
          <w:rFonts w:eastAsia="DengXian" w:cs="Times New Roman"/>
          <w:iCs/>
          <w:sz w:val="24"/>
          <w:szCs w:val="28"/>
        </w:rPr>
        <w:t xml:space="preserve">eat will transfer from the hot plate through the </w:t>
      </w:r>
      <w:ins w:id="339" w:author="Cheng, Jiangtao" w:date="2021-07-16T18:30:00Z">
        <w:r w:rsidR="00FD19EB">
          <w:rPr>
            <w:rFonts w:eastAsia="DengXian" w:cs="Times New Roman"/>
            <w:iCs/>
            <w:sz w:val="24"/>
            <w:szCs w:val="28"/>
          </w:rPr>
          <w:t>micro</w:t>
        </w:r>
      </w:ins>
      <w:ins w:id="340" w:author="Cheng, Jiangtao" w:date="2021-07-17T07:30:00Z">
        <w:r w:rsidR="00BB5831">
          <w:rPr>
            <w:rFonts w:eastAsia="DengXian" w:cs="Times New Roman"/>
            <w:iCs/>
            <w:sz w:val="24"/>
            <w:szCs w:val="28"/>
          </w:rPr>
          <w:t>-</w:t>
        </w:r>
      </w:ins>
      <w:ins w:id="341" w:author="Cheng, Jiangtao" w:date="2021-07-16T18:30:00Z">
        <w:r w:rsidR="00FD19EB">
          <w:rPr>
            <w:rFonts w:eastAsia="DengXian" w:cs="Times New Roman"/>
            <w:iCs/>
            <w:sz w:val="24"/>
            <w:szCs w:val="28"/>
          </w:rPr>
          <w:t xml:space="preserve">structured </w:t>
        </w:r>
      </w:ins>
      <w:r w:rsidR="00D8302C">
        <w:rPr>
          <w:rFonts w:eastAsia="DengXian" w:cs="Times New Roman"/>
          <w:iCs/>
          <w:sz w:val="24"/>
          <w:szCs w:val="28"/>
        </w:rPr>
        <w:t xml:space="preserve">substrate into the sessile droplet due to the temperature difference between the hot substate base and </w:t>
      </w:r>
      <w:ins w:id="342" w:author="Cheng, Jiangtao" w:date="2021-07-16T18:31:00Z">
        <w:r>
          <w:rPr>
            <w:rFonts w:eastAsia="DengXian" w:cs="Times New Roman"/>
            <w:iCs/>
            <w:sz w:val="24"/>
            <w:szCs w:val="28"/>
          </w:rPr>
          <w:t xml:space="preserve">the </w:t>
        </w:r>
      </w:ins>
      <w:r w:rsidR="00D8302C">
        <w:rPr>
          <w:rFonts w:eastAsia="DengXian" w:cs="Times New Roman"/>
          <w:iCs/>
          <w:sz w:val="24"/>
          <w:szCs w:val="28"/>
        </w:rPr>
        <w:t>droplet surface</w:t>
      </w:r>
      <w:r w:rsidR="00D961E7">
        <w:rPr>
          <w:rFonts w:eastAsia="DengXian" w:cs="Times New Roman"/>
          <w:iCs/>
          <w:sz w:val="24"/>
          <w:szCs w:val="28"/>
        </w:rPr>
        <w:t xml:space="preserve"> as shown in Fig. </w:t>
      </w:r>
      <w:r w:rsidR="00792C98">
        <w:rPr>
          <w:rFonts w:eastAsia="DengXian" w:cs="Times New Roman"/>
          <w:iCs/>
          <w:sz w:val="24"/>
          <w:szCs w:val="28"/>
        </w:rPr>
        <w:t>3</w:t>
      </w:r>
      <w:del w:id="343" w:author="Cheng, Jiangtao" w:date="2021-07-16T18:30:00Z">
        <w:r w:rsidR="001C2287" w:rsidDel="00FD19EB">
          <w:rPr>
            <w:rFonts w:eastAsia="DengXian" w:cs="Times New Roman"/>
            <w:iCs/>
            <w:sz w:val="24"/>
            <w:szCs w:val="28"/>
          </w:rPr>
          <w:delText xml:space="preserve"> </w:delText>
        </w:r>
      </w:del>
      <w:r w:rsidR="001C2287">
        <w:rPr>
          <w:rFonts w:eastAsia="DengXian" w:cs="Times New Roman"/>
          <w:iCs/>
          <w:sz w:val="24"/>
          <w:szCs w:val="28"/>
        </w:rPr>
        <w:t>(a)</w:t>
      </w:r>
      <w:r w:rsidR="00D8302C">
        <w:rPr>
          <w:rFonts w:eastAsia="DengXian" w:cs="Times New Roman"/>
          <w:iCs/>
          <w:sz w:val="24"/>
          <w:szCs w:val="28"/>
        </w:rPr>
        <w:t>.</w:t>
      </w:r>
      <w:r w:rsidR="00F26C92">
        <w:rPr>
          <w:rFonts w:eastAsia="DengXian" w:cs="Times New Roman"/>
          <w:iCs/>
          <w:sz w:val="24"/>
          <w:szCs w:val="28"/>
        </w:rPr>
        <w:t xml:space="preserve"> </w:t>
      </w:r>
      <w:del w:id="344" w:author="Cheng, Jiangtao" w:date="2021-07-16T18:32:00Z">
        <w:r w:rsidR="00C43C1E" w:rsidRPr="00C43C1E" w:rsidDel="00FD6495">
          <w:rPr>
            <w:rFonts w:eastAsia="DengXian" w:cs="Times New Roman"/>
            <w:iCs/>
            <w:sz w:val="24"/>
            <w:szCs w:val="28"/>
          </w:rPr>
          <w:delText xml:space="preserve">When the droplet is deposited on the hot substrate, heat will transfer from the hot plate through the substrate into the droplet. </w:delText>
        </w:r>
      </w:del>
      <w:r w:rsidR="00C43C1E" w:rsidRPr="00C43C1E">
        <w:rPr>
          <w:rFonts w:eastAsia="DengXian" w:cs="Times New Roman"/>
          <w:iCs/>
          <w:sz w:val="24"/>
          <w:szCs w:val="28"/>
        </w:rPr>
        <w:t xml:space="preserve">This heat transfer process will </w:t>
      </w:r>
      <w:r w:rsidR="00D8302C">
        <w:rPr>
          <w:rFonts w:eastAsia="DengXian" w:cs="Times New Roman"/>
          <w:iCs/>
          <w:sz w:val="24"/>
          <w:szCs w:val="28"/>
        </w:rPr>
        <w:t>result in</w:t>
      </w:r>
      <w:r w:rsidR="00C43C1E" w:rsidRPr="00C43C1E">
        <w:rPr>
          <w:rFonts w:eastAsia="DengXian" w:cs="Times New Roman"/>
          <w:iCs/>
          <w:sz w:val="24"/>
          <w:szCs w:val="28"/>
        </w:rPr>
        <w:t xml:space="preserve"> the temperature increase </w:t>
      </w:r>
      <w:ins w:id="345" w:author="Cheng, Jiangtao" w:date="2021-07-16T18:33:00Z">
        <w:r w:rsidR="00D82F45">
          <w:rPr>
            <w:rFonts w:eastAsia="DengXian" w:cs="Times New Roman"/>
            <w:iCs/>
            <w:sz w:val="24"/>
            <w:szCs w:val="28"/>
          </w:rPr>
          <w:t>inside</w:t>
        </w:r>
      </w:ins>
      <w:del w:id="346" w:author="Cheng, Jiangtao" w:date="2021-07-16T18:33:00Z">
        <w:r w:rsidR="00C43C1E" w:rsidRPr="00C43C1E" w:rsidDel="00D82F45">
          <w:rPr>
            <w:rFonts w:eastAsia="DengXian" w:cs="Times New Roman"/>
            <w:iCs/>
            <w:sz w:val="24"/>
            <w:szCs w:val="28"/>
          </w:rPr>
          <w:delText>of</w:delText>
        </w:r>
      </w:del>
      <w:r w:rsidR="00C43C1E" w:rsidRPr="00C43C1E">
        <w:rPr>
          <w:rFonts w:eastAsia="DengXian" w:cs="Times New Roman"/>
          <w:iCs/>
          <w:sz w:val="24"/>
          <w:szCs w:val="28"/>
        </w:rPr>
        <w:t xml:space="preserve"> the droplet and accelerate the heat and mass transfer between the droplet and the ambient air. The energy balance equation of the droplet can be derived as:</w:t>
      </w:r>
      <w:bookmarkStart w:id="347" w:name="_Hlk70620597"/>
    </w:p>
    <w:p w14:paraId="548CC5CE" w14:textId="7511B148" w:rsidR="00C43C1E" w:rsidRPr="00D8302C" w:rsidRDefault="00700D43" w:rsidP="006D2D1E">
      <w:pPr>
        <w:spacing w:line="360" w:lineRule="auto"/>
        <w:ind w:firstLine="2700"/>
        <w:jc w:val="center"/>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347"/>
        <m:r>
          <w:rPr>
            <w:rFonts w:ascii="Cambria Math" w:hAnsi="Cambria Math" w:cs="Times New Roman"/>
            <w:kern w:val="0"/>
            <w:sz w:val="24"/>
            <w:szCs w:val="24"/>
            <w:lang w:eastAsia="en-US"/>
          </w:rPr>
          <m:t>=</m:t>
        </m:r>
        <w:bookmarkStart w:id="348"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348"/>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349"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349"/>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1158BD20"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transfer rate from the substrate to </w:t>
      </w:r>
      <w:ins w:id="350" w:author="Cheng, Jiangtao" w:date="2021-07-16T18:34:00Z">
        <w:r w:rsidR="00D82F45">
          <w:rPr>
            <w:rFonts w:eastAsia="DengXian" w:cs="Times New Roman"/>
            <w:iCs/>
            <w:sz w:val="24"/>
            <w:szCs w:val="28"/>
          </w:rPr>
          <w:t xml:space="preserve">the </w:t>
        </w:r>
      </w:ins>
      <w:r w:rsidRPr="00C43C1E">
        <w:rPr>
          <w:rFonts w:eastAsia="DengXian" w:cs="Times New Roman"/>
          <w:iCs/>
          <w:sz w:val="24"/>
          <w:szCs w:val="28"/>
        </w:rPr>
        <w:t xml:space="preserve">droplet;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t>
      </w:r>
      <w:ins w:id="351" w:author="Cheng, Jiangtao" w:date="2021-07-16T18:35:00Z">
        <w:r w:rsidR="00D82F45">
          <w:rPr>
            <w:rFonts w:eastAsia="DengXian" w:cs="Times New Roman"/>
            <w:iCs/>
            <w:sz w:val="24"/>
            <w:szCs w:val="28"/>
          </w:rPr>
          <w:t xml:space="preserve">bulk </w:t>
        </w:r>
      </w:ins>
      <w:r w:rsidRPr="00C43C1E">
        <w:rPr>
          <w:rFonts w:eastAsia="DengXian" w:cs="Times New Roman"/>
          <w:iCs/>
          <w:sz w:val="24"/>
          <w:szCs w:val="28"/>
        </w:rPr>
        <w:t xml:space="preserve">water temperature increase;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w:t>
      </w:r>
      <w:del w:id="352" w:author="Cheng, Jiangtao" w:date="2021-07-16T18:35:00Z">
        <w:r w:rsidRPr="00C43C1E" w:rsidDel="00D82F45">
          <w:rPr>
            <w:rFonts w:eastAsia="DengXian" w:cs="Times New Roman"/>
            <w:iCs/>
            <w:sz w:val="24"/>
            <w:szCs w:val="28"/>
          </w:rPr>
          <w:delText xml:space="preserve">for the convection heat transfer </w:delText>
        </w:r>
      </w:del>
      <w:r w:rsidRPr="00C43C1E">
        <w:rPr>
          <w:rFonts w:eastAsia="DengXian" w:cs="Times New Roman"/>
          <w:iCs/>
          <w:sz w:val="24"/>
          <w:szCs w:val="28"/>
        </w:rPr>
        <w:t xml:space="preserve">between the water droplet and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w:t>
      </w:r>
      <w:ins w:id="353" w:author="Cheng, Jiangtao" w:date="2021-07-16T18:35:00Z">
        <w:r w:rsidR="00D82F45" w:rsidRPr="00C43C1E">
          <w:rPr>
            <w:rFonts w:eastAsia="DengXian" w:cs="Times New Roman"/>
            <w:iCs/>
            <w:sz w:val="24"/>
            <w:szCs w:val="28"/>
          </w:rPr>
          <w:t>radiation</w:t>
        </w:r>
        <w:r w:rsidR="00D82F45" w:rsidRPr="00C43C1E">
          <w:rPr>
            <w:rFonts w:eastAsia="DengXian" w:cs="Times New Roman"/>
            <w:iCs/>
            <w:sz w:val="24"/>
            <w:szCs w:val="28"/>
          </w:rPr>
          <w:t xml:space="preserve"> </w:t>
        </w:r>
      </w:ins>
      <w:r w:rsidRPr="00C43C1E">
        <w:rPr>
          <w:rFonts w:eastAsia="DengXian" w:cs="Times New Roman"/>
          <w:iCs/>
          <w:sz w:val="24"/>
          <w:szCs w:val="28"/>
        </w:rPr>
        <w:t>heat transfer rate</w:t>
      </w:r>
      <w:del w:id="354" w:author="Cheng, Jiangtao" w:date="2021-07-16T18:36:00Z">
        <w:r w:rsidRPr="00C43C1E" w:rsidDel="00D82F45">
          <w:rPr>
            <w:rFonts w:eastAsia="DengXian" w:cs="Times New Roman"/>
            <w:iCs/>
            <w:sz w:val="24"/>
            <w:szCs w:val="28"/>
          </w:rPr>
          <w:delText xml:space="preserve"> for the</w:delText>
        </w:r>
      </w:del>
      <w:r w:rsidRPr="00C43C1E">
        <w:rPr>
          <w:rFonts w:eastAsia="DengXian" w:cs="Times New Roman"/>
          <w:iCs/>
          <w:sz w:val="24"/>
          <w:szCs w:val="28"/>
        </w:rPr>
        <w:t xml:space="preserve"> </w:t>
      </w:r>
      <w:del w:id="355" w:author="Cheng, Jiangtao" w:date="2021-07-16T18:35:00Z">
        <w:r w:rsidRPr="00C43C1E" w:rsidDel="00D82F45">
          <w:rPr>
            <w:rFonts w:eastAsia="DengXian" w:cs="Times New Roman"/>
            <w:iCs/>
            <w:sz w:val="24"/>
            <w:szCs w:val="28"/>
          </w:rPr>
          <w:delText xml:space="preserve">radiation </w:delText>
        </w:r>
      </w:del>
      <w:r w:rsidRPr="00C43C1E">
        <w:rPr>
          <w:rFonts w:eastAsia="DengXian" w:cs="Times New Roman"/>
          <w:iCs/>
          <w:sz w:val="24"/>
          <w:szCs w:val="28"/>
        </w:rPr>
        <w:t xml:space="preserve">from </w:t>
      </w:r>
      <w:ins w:id="356" w:author="Cheng, Jiangtao" w:date="2021-07-16T18:36:00Z">
        <w:r w:rsidR="00D82F45">
          <w:rPr>
            <w:rFonts w:eastAsia="DengXian" w:cs="Times New Roman"/>
            <w:iCs/>
            <w:sz w:val="24"/>
            <w:szCs w:val="28"/>
          </w:rPr>
          <w:t xml:space="preserve">the </w:t>
        </w:r>
      </w:ins>
      <w:r w:rsidRPr="00C43C1E">
        <w:rPr>
          <w:rFonts w:eastAsia="DengXian" w:cs="Times New Roman"/>
          <w:iCs/>
          <w:sz w:val="24"/>
          <w:szCs w:val="28"/>
        </w:rPr>
        <w:t>water droplet to the ambient</w:t>
      </w:r>
      <w:del w:id="357" w:author="Cheng, Jiangtao" w:date="2021-07-16T18:36:00Z">
        <w:r w:rsidRPr="00C43C1E" w:rsidDel="00D82F45">
          <w:rPr>
            <w:rFonts w:eastAsia="DengXian" w:cs="Times New Roman"/>
            <w:iCs/>
            <w:sz w:val="24"/>
            <w:szCs w:val="28"/>
          </w:rPr>
          <w:delText xml:space="preserve"> air</w:delText>
        </w:r>
      </w:del>
      <w:r w:rsidRPr="00C43C1E">
        <w:rPr>
          <w:rFonts w:eastAsia="DengXian" w:cs="Times New Roman"/>
          <w:iCs/>
          <w:sz w:val="24"/>
          <w:szCs w:val="28"/>
        </w:rPr>
        <w:t>;</w:t>
      </w:r>
      <w:ins w:id="358" w:author="Cheng, Jiangtao" w:date="2021-07-16T18:36:00Z">
        <w:r w:rsidR="00D82F45">
          <w:rPr>
            <w:rFonts w:eastAsia="DengXian" w:cs="Times New Roman"/>
            <w:iCs/>
            <w:sz w:val="24"/>
            <w:szCs w:val="28"/>
          </w:rPr>
          <w:t xml:space="preserve"> and</w:t>
        </w:r>
      </w:ins>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heat transfer rate </w:t>
      </w:r>
      <w:r w:rsidR="00D8302C">
        <w:rPr>
          <w:rFonts w:eastAsia="DengXian" w:cs="Times New Roman"/>
          <w:iCs/>
          <w:sz w:val="24"/>
          <w:szCs w:val="28"/>
        </w:rPr>
        <w:t>of</w:t>
      </w:r>
      <w:r w:rsidRPr="00C43C1E">
        <w:rPr>
          <w:rFonts w:eastAsia="DengXian" w:cs="Times New Roman"/>
          <w:iCs/>
          <w:sz w:val="24"/>
          <w:szCs w:val="28"/>
        </w:rPr>
        <w:t xml:space="preserve"> the evaporation.</w:t>
      </w:r>
      <w:ins w:id="359" w:author="Cheng, Jiangtao" w:date="2021-07-16T18:36:00Z">
        <w:r w:rsidR="00D82F45">
          <w:rPr>
            <w:rFonts w:eastAsia="DengXian" w:cs="Times New Roman"/>
            <w:iCs/>
            <w:sz w:val="24"/>
            <w:szCs w:val="28"/>
          </w:rPr>
          <w:t xml:space="preserve"> So, we have:</w:t>
        </w:r>
      </w:ins>
    </w:p>
    <w:p w14:paraId="40076702" w14:textId="1BDAB63D" w:rsidR="00D8302C" w:rsidRDefault="00700D43" w:rsidP="006D2D1E">
      <w:pPr>
        <w:spacing w:line="360" w:lineRule="auto"/>
        <w:ind w:firstLine="360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77777777" w:rsidR="006D2D1E" w:rsidRDefault="00700D43" w:rsidP="006D2D1E">
      <w:pPr>
        <w:spacing w:line="360" w:lineRule="auto"/>
        <w:ind w:firstLine="3510"/>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2450F71A" w:rsidR="00D8302C" w:rsidRPr="006D2D1E" w:rsidRDefault="00700D43" w:rsidP="006D2D1E">
      <w:pPr>
        <w:spacing w:line="360" w:lineRule="auto"/>
        <w:ind w:firstLine="333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1EB5CC59" w:rsidR="00C43C1E" w:rsidRPr="00D8302C" w:rsidRDefault="00700D43" w:rsidP="006D2D1E">
      <w:pPr>
        <w:spacing w:line="360" w:lineRule="auto"/>
        <w:ind w:firstLine="378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7151C42D" w:rsidR="00C43C1E" w:rsidRPr="00C43C1E" w:rsidRDefault="00C43C1E" w:rsidP="00FB0461">
      <w:pPr>
        <w:spacing w:line="360" w:lineRule="auto"/>
        <w:rPr>
          <w:rFonts w:cs="Times New Roman"/>
          <w:kern w:val="0"/>
          <w:sz w:val="24"/>
          <w:szCs w:val="24"/>
          <w:lang w:eastAsia="en-US"/>
        </w:rPr>
        <w:pPrChange w:id="360" w:author="Cheng, Jiangtao" w:date="2021-07-16T08:16:00Z">
          <w:pPr>
            <w:spacing w:line="360" w:lineRule="auto"/>
            <w:jc w:val="left"/>
          </w:pPr>
        </w:pPrChange>
      </w:pPr>
      <w:r w:rsidRPr="00C43C1E">
        <w:rPr>
          <w:rFonts w:eastAsia="DengXian" w:cs="Times New Roman"/>
          <w:iCs/>
          <w:sz w:val="24"/>
          <w:szCs w:val="28"/>
        </w:rPr>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w:t>
      </w:r>
      <w:ins w:id="361" w:author="Cheng, Jiangtao" w:date="2021-07-16T18:37:00Z">
        <w:r w:rsidR="00D82F45">
          <w:rPr>
            <w:rFonts w:cs="Times New Roman"/>
            <w:kern w:val="0"/>
            <w:sz w:val="24"/>
            <w:szCs w:val="24"/>
            <w:lang w:eastAsia="en-US"/>
          </w:rPr>
          <w:t xml:space="preserve">water </w:t>
        </w:r>
      </w:ins>
      <w:r w:rsidRPr="00C43C1E">
        <w:rPr>
          <w:rFonts w:cs="Times New Roman"/>
          <w:kern w:val="0"/>
          <w:sz w:val="24"/>
          <w:szCs w:val="24"/>
          <w:lang w:eastAsia="en-US"/>
        </w:rPr>
        <w:t>density,</w:t>
      </w:r>
      <w:r w:rsidR="003339E0">
        <w:rPr>
          <w:rFonts w:cs="Times New Roman"/>
          <w:kern w:val="0"/>
          <w:sz w:val="24"/>
          <w:szCs w:val="24"/>
          <w:lang w:eastAsia="en-US"/>
        </w:rPr>
        <w:t xml:space="preserve"> </w:t>
      </w:r>
      <w:ins w:id="362" w:author="Cheng, Jiangtao" w:date="2021-07-16T18:37:00Z">
        <w:r w:rsidR="00D82F45">
          <w:rPr>
            <w:rFonts w:cs="Times New Roman"/>
            <w:kern w:val="0"/>
            <w:sz w:val="24"/>
            <w:szCs w:val="24"/>
            <w:lang w:eastAsia="en-US"/>
          </w:rPr>
          <w:t xml:space="preserve">droplet cap </w:t>
        </w:r>
      </w:ins>
      <w:r w:rsidR="003339E0">
        <w:rPr>
          <w:rFonts w:cs="Times New Roman"/>
          <w:kern w:val="0"/>
          <w:sz w:val="24"/>
          <w:szCs w:val="24"/>
          <w:lang w:eastAsia="en-US"/>
        </w:rPr>
        <w:t>surface</w:t>
      </w:r>
      <w:r w:rsidRPr="00C43C1E">
        <w:rPr>
          <w:rFonts w:cs="Times New Roman"/>
          <w:kern w:val="0"/>
          <w:sz w:val="24"/>
          <w:szCs w:val="24"/>
          <w:lang w:eastAsia="en-US"/>
        </w:rPr>
        <w:t xml:space="preserve"> temperature, volume and latent heat of the</w:t>
      </w:r>
      <w:ins w:id="363" w:author="Cheng, Jiangtao" w:date="2021-07-16T18:37:00Z">
        <w:r w:rsidR="00D82F45" w:rsidRPr="00D82F45">
          <w:rPr>
            <w:rFonts w:cs="Times New Roman"/>
            <w:kern w:val="0"/>
            <w:sz w:val="24"/>
            <w:szCs w:val="24"/>
            <w:lang w:eastAsia="en-US"/>
          </w:rPr>
          <w:t xml:space="preserve"> </w:t>
        </w:r>
        <w:r w:rsidR="00D82F45" w:rsidRPr="00C43C1E">
          <w:rPr>
            <w:rFonts w:cs="Times New Roman"/>
            <w:kern w:val="0"/>
            <w:sz w:val="24"/>
            <w:szCs w:val="24"/>
            <w:lang w:eastAsia="en-US"/>
          </w:rPr>
          <w:t>water</w:t>
        </w:r>
      </w:ins>
      <w:r w:rsidRPr="00C43C1E">
        <w:rPr>
          <w:rFonts w:cs="Times New Roman"/>
          <w:kern w:val="0"/>
          <w:sz w:val="24"/>
          <w:szCs w:val="24"/>
          <w:lang w:eastAsia="en-US"/>
        </w:rPr>
        <w:t xml:space="preserve"> droplet</w:t>
      </w:r>
      <w:del w:id="364" w:author="Cheng, Jiangtao" w:date="2021-07-16T18:37:00Z">
        <w:r w:rsidRPr="00C43C1E" w:rsidDel="00D82F45">
          <w:rPr>
            <w:rFonts w:cs="Times New Roman"/>
            <w:kern w:val="0"/>
            <w:sz w:val="24"/>
            <w:szCs w:val="24"/>
            <w:lang w:eastAsia="en-US"/>
          </w:rPr>
          <w:delText xml:space="preserve"> water</w:delText>
        </w:r>
      </w:del>
      <w:r w:rsidRPr="00C43C1E">
        <w:rPr>
          <w:rFonts w:cs="Times New Roman"/>
          <w:kern w:val="0"/>
          <w:sz w:val="24"/>
          <w:szCs w:val="24"/>
          <w:lang w:eastAsia="en-US"/>
        </w:rPr>
        <w:t xml:space="preserve">,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w:t>
      </w:r>
      <w:ins w:id="365" w:author="Cheng, Jiangtao" w:date="2021-07-16T18:38:00Z">
        <w:r w:rsidR="00D82F45">
          <w:rPr>
            <w:rFonts w:cs="Times New Roman"/>
            <w:kern w:val="0"/>
            <w:sz w:val="24"/>
            <w:szCs w:val="24"/>
            <w:lang w:eastAsia="en-US"/>
          </w:rPr>
          <w:t>sur</w:t>
        </w:r>
      </w:ins>
      <w:del w:id="366" w:author="Cheng, Jiangtao" w:date="2021-07-16T18:38:00Z">
        <w:r w:rsidRPr="00C43C1E" w:rsidDel="00D82F45">
          <w:rPr>
            <w:rFonts w:cs="Times New Roman"/>
            <w:kern w:val="0"/>
            <w:sz w:val="24"/>
            <w:szCs w:val="24"/>
            <w:lang w:eastAsia="en-US"/>
          </w:rPr>
          <w:delText>inter</w:delText>
        </w:r>
      </w:del>
      <w:r w:rsidRPr="00C43C1E">
        <w:rPr>
          <w:rFonts w:cs="Times New Roman"/>
          <w:kern w:val="0"/>
          <w:sz w:val="24"/>
          <w:szCs w:val="24"/>
          <w:lang w:eastAsia="en-US"/>
        </w:rPr>
        <w:t xml:space="preserve">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33B361BB" w14:textId="70A41BF7" w:rsidR="003339E0" w:rsidRDefault="00C43C1E" w:rsidP="00792342">
      <w:pPr>
        <w:spacing w:line="360" w:lineRule="auto"/>
        <w:ind w:firstLine="360"/>
        <w:rPr>
          <w:rFonts w:cs="Times New Roman"/>
          <w:kern w:val="0"/>
          <w:sz w:val="24"/>
          <w:szCs w:val="24"/>
        </w:rPr>
        <w:pPrChange w:id="367" w:author="Cheng, Jiangtao" w:date="2021-07-16T10:00:00Z">
          <w:pPr>
            <w:spacing w:after="120" w:line="360" w:lineRule="auto"/>
            <w:ind w:firstLine="360"/>
            <w:jc w:val="left"/>
          </w:pPr>
        </w:pPrChange>
      </w:pPr>
      <w:r w:rsidRPr="00C43C1E">
        <w:rPr>
          <w:rFonts w:cs="Times New Roman"/>
          <w:kern w:val="0"/>
          <w:sz w:val="24"/>
          <w:szCs w:val="24"/>
        </w:rPr>
        <w:t xml:space="preserve">Because of the high efficiency of phase change heat transfer process,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heat transfer rate of the other three types. Thus, the overall heat transfer</w:t>
      </w:r>
      <w:del w:id="368" w:author="Cheng, Jiangtao" w:date="2021-07-16T18:40:00Z">
        <w:r w:rsidRPr="00C43C1E" w:rsidDel="00AC7EE9">
          <w:rPr>
            <w:rFonts w:cs="Times New Roman"/>
            <w:kern w:val="0"/>
            <w:sz w:val="24"/>
            <w:szCs w:val="24"/>
          </w:rPr>
          <w:delText>red</w:delText>
        </w:r>
      </w:del>
      <w:r w:rsidRPr="00C43C1E">
        <w:rPr>
          <w:rFonts w:cs="Times New Roman"/>
          <w:kern w:val="0"/>
          <w:sz w:val="24"/>
          <w:szCs w:val="24"/>
        </w:rPr>
        <w:t xml:space="preserve"> from the substrate to the water droplet can be estimated as the heat released from the droplet </w:t>
      </w:r>
      <w:del w:id="369" w:author="Cheng, Jiangtao" w:date="2021-07-16T18:40:00Z">
        <w:r w:rsidRPr="00C43C1E" w:rsidDel="00AC7EE9">
          <w:rPr>
            <w:rFonts w:cs="Times New Roman"/>
            <w:kern w:val="0"/>
            <w:sz w:val="24"/>
            <w:szCs w:val="24"/>
          </w:rPr>
          <w:delText>in</w:delText>
        </w:r>
      </w:del>
      <w:r w:rsidRPr="00C43C1E">
        <w:rPr>
          <w:rFonts w:cs="Times New Roman"/>
          <w:kern w:val="0"/>
          <w:sz w:val="24"/>
          <w:szCs w:val="24"/>
        </w:rPr>
        <w:t>to the ambient by evaporation. The</w:t>
      </w:r>
      <w:ins w:id="370" w:author="Cheng, Jiangtao" w:date="2021-07-16T18:40:00Z">
        <w:r w:rsidR="00AC7EE9">
          <w:rPr>
            <w:rFonts w:cs="Times New Roman"/>
            <w:kern w:val="0"/>
            <w:sz w:val="24"/>
            <w:szCs w:val="24"/>
          </w:rPr>
          <w:t xml:space="preserve">refore, </w:t>
        </w:r>
      </w:ins>
      <w:ins w:id="371" w:author="Cheng, Jiangtao" w:date="2021-07-16T18:41:00Z">
        <w:r w:rsidR="00AC7EE9">
          <w:rPr>
            <w:rFonts w:cs="Times New Roman"/>
            <w:kern w:val="0"/>
            <w:sz w:val="24"/>
            <w:szCs w:val="24"/>
          </w:rPr>
          <w:t>the</w:t>
        </w:r>
      </w:ins>
      <w:r w:rsidRPr="00C43C1E">
        <w:rPr>
          <w:rFonts w:cs="Times New Roman"/>
          <w:kern w:val="0"/>
          <w:sz w:val="24"/>
          <w:szCs w:val="24"/>
        </w:rPr>
        <w:t xml:space="preserve"> energy balance equation can be rewritten as:</w:t>
      </w:r>
    </w:p>
    <w:p w14:paraId="27D879C1" w14:textId="1E1903F4" w:rsidR="00C43C1E" w:rsidRPr="00C43C1E" w:rsidRDefault="00700D43" w:rsidP="00C109B7">
      <w:pPr>
        <w:spacing w:line="360" w:lineRule="auto"/>
        <w:ind w:firstLine="4147"/>
        <w:jc w:val="left"/>
        <w:rPr>
          <w:rFonts w:cs="Times New Roman"/>
          <w:kern w:val="0"/>
          <w:sz w:val="24"/>
          <w:szCs w:val="24"/>
        </w:rPr>
        <w:pPrChange w:id="372" w:author="Cheng, Jiangtao" w:date="2021-07-16T08:11:00Z">
          <w:pPr>
            <w:spacing w:after="120" w:line="360" w:lineRule="auto"/>
            <w:ind w:firstLine="4140"/>
            <w:jc w:val="left"/>
          </w:pPr>
        </w:pPrChange>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FB0461">
      <w:pPr>
        <w:spacing w:line="360" w:lineRule="auto"/>
        <w:jc w:val="left"/>
        <w:rPr>
          <w:rFonts w:cs="Times New Roman"/>
          <w:b/>
          <w:bCs/>
          <w:kern w:val="0"/>
          <w:sz w:val="24"/>
          <w:szCs w:val="24"/>
        </w:rPr>
        <w:pPrChange w:id="373" w:author="Cheng, Jiangtao" w:date="2021-07-16T08:15:00Z">
          <w:pPr>
            <w:spacing w:after="120" w:line="360" w:lineRule="auto"/>
            <w:jc w:val="left"/>
          </w:pPr>
        </w:pPrChange>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39458188"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Evaporation of droplet happens at the liquid-vapor interface. For </w:t>
      </w:r>
      <w:ins w:id="374" w:author="Cheng, Jiangtao" w:date="2021-07-16T19:47:00Z">
        <w:r w:rsidR="00B12B05">
          <w:rPr>
            <w:rFonts w:eastAsia="DengXian" w:cs="Times New Roman"/>
            <w:iCs/>
            <w:sz w:val="24"/>
            <w:szCs w:val="28"/>
          </w:rPr>
          <w:t xml:space="preserve">a </w:t>
        </w:r>
      </w:ins>
      <w:r w:rsidRPr="00C43C1E">
        <w:rPr>
          <w:rFonts w:eastAsia="DengXian" w:cs="Times New Roman"/>
          <w:iCs/>
          <w:sz w:val="24"/>
          <w:szCs w:val="28"/>
        </w:rPr>
        <w:t>Cassie state droplet on micro</w:t>
      </w:r>
      <w:ins w:id="375" w:author="Cheng, Jiangtao" w:date="2021-07-17T08:45:00Z">
        <w:r w:rsidR="00FD5E2A">
          <w:rPr>
            <w:rFonts w:eastAsia="DengXian" w:cs="Times New Roman"/>
            <w:iCs/>
            <w:sz w:val="24"/>
            <w:szCs w:val="28"/>
          </w:rPr>
          <w:t>-</w:t>
        </w:r>
      </w:ins>
      <w:r w:rsidRPr="00C43C1E">
        <w:rPr>
          <w:rFonts w:eastAsia="DengXian" w:cs="Times New Roman"/>
          <w:iCs/>
          <w:sz w:val="24"/>
          <w:szCs w:val="28"/>
        </w:rPr>
        <w:t>structure</w:t>
      </w:r>
      <w:ins w:id="376" w:author="Cheng, Jiangtao" w:date="2021-07-16T19:47:00Z">
        <w:r w:rsidR="00B12B05">
          <w:rPr>
            <w:rFonts w:eastAsia="DengXian" w:cs="Times New Roman"/>
            <w:iCs/>
            <w:sz w:val="24"/>
            <w:szCs w:val="28"/>
          </w:rPr>
          <w:t>d</w:t>
        </w:r>
      </w:ins>
      <w:r w:rsidRPr="00C43C1E">
        <w:rPr>
          <w:rFonts w:eastAsia="DengXian" w:cs="Times New Roman"/>
          <w:iCs/>
          <w:sz w:val="24"/>
          <w:szCs w:val="28"/>
        </w:rPr>
        <w:t xml:space="preserve"> substrate, there </w:t>
      </w:r>
      <w:ins w:id="377" w:author="Cheng, Jiangtao" w:date="2021-07-16T19:47:00Z">
        <w:r w:rsidR="00B12B05">
          <w:rPr>
            <w:rFonts w:eastAsia="DengXian" w:cs="Times New Roman"/>
            <w:iCs/>
            <w:sz w:val="24"/>
            <w:szCs w:val="28"/>
          </w:rPr>
          <w:t>exist</w:t>
        </w:r>
      </w:ins>
      <w:del w:id="378" w:author="Cheng, Jiangtao" w:date="2021-07-16T19:47:00Z">
        <w:r w:rsidRPr="00C43C1E" w:rsidDel="00B12B05">
          <w:rPr>
            <w:rFonts w:eastAsia="DengXian" w:cs="Times New Roman"/>
            <w:iCs/>
            <w:sz w:val="24"/>
            <w:szCs w:val="28"/>
          </w:rPr>
          <w:delText>are</w:delText>
        </w:r>
      </w:del>
      <w:r w:rsidRPr="00C43C1E">
        <w:rPr>
          <w:rFonts w:eastAsia="DengXian" w:cs="Times New Roman"/>
          <w:iCs/>
          <w:sz w:val="24"/>
          <w:szCs w:val="28"/>
        </w:rPr>
        <w:t xml:space="preserve"> air/vapor cavities between the droplet base and the substrate. Different from </w:t>
      </w:r>
      <w:ins w:id="379" w:author="Cheng, Jiangtao" w:date="2021-07-16T19:52:00Z">
        <w:r w:rsidR="00AF6EBF">
          <w:rPr>
            <w:rFonts w:eastAsia="DengXian" w:cs="Times New Roman"/>
            <w:iCs/>
            <w:sz w:val="24"/>
            <w:szCs w:val="28"/>
          </w:rPr>
          <w:t xml:space="preserve">a sessile </w:t>
        </w:r>
      </w:ins>
      <w:r w:rsidRPr="00C43C1E">
        <w:rPr>
          <w:rFonts w:eastAsia="DengXian" w:cs="Times New Roman"/>
          <w:iCs/>
          <w:sz w:val="24"/>
          <w:szCs w:val="28"/>
        </w:rPr>
        <w:t>droplet</w:t>
      </w:r>
      <w:del w:id="380" w:author="Cheng, Jiangtao" w:date="2021-07-16T19:51:00Z">
        <w:r w:rsidRPr="00C43C1E" w:rsidDel="00AF6EBF">
          <w:rPr>
            <w:rFonts w:eastAsia="DengXian" w:cs="Times New Roman"/>
            <w:iCs/>
            <w:sz w:val="24"/>
            <w:szCs w:val="28"/>
          </w:rPr>
          <w:delText xml:space="preserve"> evaporation</w:delText>
        </w:r>
      </w:del>
      <w:r w:rsidRPr="00C43C1E">
        <w:rPr>
          <w:rFonts w:eastAsia="DengXian" w:cs="Times New Roman"/>
          <w:iCs/>
          <w:sz w:val="24"/>
          <w:szCs w:val="28"/>
        </w:rPr>
        <w:t xml:space="preserve"> on </w:t>
      </w:r>
      <w:ins w:id="381" w:author="Cheng, Jiangtao" w:date="2021-07-16T19:47:00Z">
        <w:r w:rsidR="00B12B05">
          <w:rPr>
            <w:rFonts w:eastAsia="DengXian" w:cs="Times New Roman"/>
            <w:iCs/>
            <w:sz w:val="24"/>
            <w:szCs w:val="28"/>
          </w:rPr>
          <w:t xml:space="preserve">a </w:t>
        </w:r>
      </w:ins>
      <w:r w:rsidRPr="00C43C1E">
        <w:rPr>
          <w:rFonts w:eastAsia="DengXian" w:cs="Times New Roman"/>
          <w:iCs/>
          <w:sz w:val="24"/>
          <w:szCs w:val="28"/>
        </w:rPr>
        <w:t>smooth surface</w:t>
      </w:r>
      <w:ins w:id="382" w:author="Cheng, Jiangtao" w:date="2021-07-16T19:52:00Z">
        <w:r w:rsidR="00AF6EBF">
          <w:rPr>
            <w:rFonts w:eastAsia="DengXian" w:cs="Times New Roman"/>
            <w:iCs/>
            <w:sz w:val="24"/>
            <w:szCs w:val="28"/>
          </w:rPr>
          <w:t>,</w:t>
        </w:r>
      </w:ins>
      <w:r w:rsidRPr="00C43C1E">
        <w:rPr>
          <w:rFonts w:eastAsia="DengXian" w:cs="Times New Roman"/>
          <w:iCs/>
          <w:sz w:val="24"/>
          <w:szCs w:val="28"/>
        </w:rPr>
        <w:t xml:space="preserve"> </w:t>
      </w:r>
      <w:ins w:id="383" w:author="Cheng, Jiangtao" w:date="2021-07-16T19:48:00Z">
        <w:r w:rsidR="00B12B05">
          <w:rPr>
            <w:rFonts w:eastAsia="DengXian" w:cs="Times New Roman"/>
            <w:iCs/>
            <w:sz w:val="24"/>
            <w:szCs w:val="28"/>
          </w:rPr>
          <w:t xml:space="preserve">with </w:t>
        </w:r>
      </w:ins>
      <w:del w:id="384" w:author="Cheng, Jiangtao" w:date="2021-07-16T19:48:00Z">
        <w:r w:rsidRPr="00C43C1E" w:rsidDel="00B12B05">
          <w:rPr>
            <w:rFonts w:eastAsia="DengXian" w:cs="Times New Roman"/>
            <w:iCs/>
            <w:sz w:val="24"/>
            <w:szCs w:val="28"/>
          </w:rPr>
          <w:delText xml:space="preserve">for </w:delText>
        </w:r>
      </w:del>
      <w:r w:rsidRPr="00C43C1E">
        <w:rPr>
          <w:rFonts w:eastAsia="DengXian" w:cs="Times New Roman"/>
          <w:iCs/>
          <w:sz w:val="24"/>
          <w:szCs w:val="28"/>
        </w:rPr>
        <w:t>which</w:t>
      </w:r>
      <w:del w:id="385" w:author="Cheng, Jiangtao" w:date="2021-07-16T19:48:00Z">
        <w:r w:rsidRPr="00C43C1E" w:rsidDel="00B12B05">
          <w:rPr>
            <w:rFonts w:eastAsia="DengXian" w:cs="Times New Roman"/>
            <w:iCs/>
            <w:sz w:val="24"/>
            <w:szCs w:val="28"/>
          </w:rPr>
          <w:delText xml:space="preserve"> all</w:delText>
        </w:r>
      </w:del>
      <w:r w:rsidRPr="00C43C1E">
        <w:rPr>
          <w:rFonts w:eastAsia="DengXian" w:cs="Times New Roman"/>
          <w:iCs/>
          <w:sz w:val="24"/>
          <w:szCs w:val="28"/>
        </w:rPr>
        <w:t xml:space="preserve"> the droplet base </w:t>
      </w:r>
      <w:ins w:id="386" w:author="Cheng, Jiangtao" w:date="2021-07-16T19:48:00Z">
        <w:r w:rsidR="00B12B05">
          <w:rPr>
            <w:rFonts w:eastAsia="DengXian" w:cs="Times New Roman"/>
            <w:iCs/>
            <w:sz w:val="24"/>
            <w:szCs w:val="28"/>
          </w:rPr>
          <w:t xml:space="preserve">is in direct </w:t>
        </w:r>
      </w:ins>
      <w:r w:rsidRPr="00C43C1E">
        <w:rPr>
          <w:rFonts w:eastAsia="DengXian" w:cs="Times New Roman"/>
          <w:iCs/>
          <w:sz w:val="24"/>
          <w:szCs w:val="28"/>
        </w:rPr>
        <w:t>contact</w:t>
      </w:r>
      <w:del w:id="387" w:author="Cheng, Jiangtao" w:date="2021-07-16T19:49:00Z">
        <w:r w:rsidRPr="00C43C1E" w:rsidDel="00B12B05">
          <w:rPr>
            <w:rFonts w:eastAsia="DengXian" w:cs="Times New Roman"/>
            <w:iCs/>
            <w:sz w:val="24"/>
            <w:szCs w:val="28"/>
          </w:rPr>
          <w:delText>s with the solid substrate</w:delText>
        </w:r>
      </w:del>
      <w:r w:rsidRPr="00C43C1E">
        <w:rPr>
          <w:rFonts w:eastAsia="DengXian" w:cs="Times New Roman"/>
          <w:iCs/>
          <w:sz w:val="24"/>
          <w:szCs w:val="28"/>
        </w:rPr>
        <w:t xml:space="preserve">, only part of the droplet base </w:t>
      </w:r>
      <w:ins w:id="388" w:author="Cheng, Jiangtao" w:date="2021-07-16T19:51:00Z">
        <w:r w:rsidR="00AF6EBF">
          <w:rPr>
            <w:rFonts w:eastAsia="DengXian" w:cs="Times New Roman"/>
            <w:iCs/>
            <w:sz w:val="24"/>
            <w:szCs w:val="28"/>
          </w:rPr>
          <w:t>is in touch</w:t>
        </w:r>
      </w:ins>
      <w:del w:id="389" w:author="Cheng, Jiangtao" w:date="2021-07-16T19:51:00Z">
        <w:r w:rsidRPr="00C43C1E" w:rsidDel="00AF6EBF">
          <w:rPr>
            <w:rFonts w:eastAsia="DengXian" w:cs="Times New Roman"/>
            <w:iCs/>
            <w:sz w:val="24"/>
            <w:szCs w:val="28"/>
          </w:rPr>
          <w:delText>contacts</w:delText>
        </w:r>
      </w:del>
      <w:r w:rsidRPr="00C43C1E">
        <w:rPr>
          <w:rFonts w:eastAsia="DengXian" w:cs="Times New Roman"/>
          <w:iCs/>
          <w:sz w:val="24"/>
          <w:szCs w:val="28"/>
        </w:rPr>
        <w:t xml:space="preserve"> with the</w:t>
      </w:r>
      <w:del w:id="390" w:author="Cheng, Jiangtao" w:date="2021-07-16T19:51:00Z">
        <w:r w:rsidRPr="00C43C1E" w:rsidDel="00AF6EBF">
          <w:rPr>
            <w:rFonts w:eastAsia="DengXian" w:cs="Times New Roman"/>
            <w:iCs/>
            <w:sz w:val="24"/>
            <w:szCs w:val="28"/>
          </w:rPr>
          <w:delText xml:space="preserve"> solid microstructure</w:delText>
        </w:r>
      </w:del>
      <w:r w:rsidRPr="00C43C1E">
        <w:rPr>
          <w:rFonts w:eastAsia="DengXian" w:cs="Times New Roman"/>
          <w:iCs/>
          <w:sz w:val="24"/>
          <w:szCs w:val="28"/>
        </w:rPr>
        <w:t xml:space="preserve"> su</w:t>
      </w:r>
      <w:ins w:id="391" w:author="Cheng, Jiangtao" w:date="2021-07-16T19:52:00Z">
        <w:r w:rsidR="00AF6EBF">
          <w:rPr>
            <w:rFonts w:eastAsia="DengXian" w:cs="Times New Roman"/>
            <w:iCs/>
            <w:sz w:val="24"/>
            <w:szCs w:val="28"/>
          </w:rPr>
          <w:t>rfac</w:t>
        </w:r>
      </w:ins>
      <w:ins w:id="392" w:author="Cheng, Jiangtao" w:date="2021-07-16T19:53:00Z">
        <w:r w:rsidR="00AF6EBF">
          <w:rPr>
            <w:rFonts w:eastAsia="DengXian" w:cs="Times New Roman"/>
            <w:iCs/>
            <w:sz w:val="24"/>
            <w:szCs w:val="28"/>
          </w:rPr>
          <w:t>e</w:t>
        </w:r>
      </w:ins>
      <w:del w:id="393" w:author="Cheng, Jiangtao" w:date="2021-07-16T19:52:00Z">
        <w:r w:rsidRPr="00C43C1E" w:rsidDel="00AF6EBF">
          <w:rPr>
            <w:rFonts w:eastAsia="DengXian" w:cs="Times New Roman"/>
            <w:iCs/>
            <w:sz w:val="24"/>
            <w:szCs w:val="28"/>
          </w:rPr>
          <w:delText>bstrate</w:delText>
        </w:r>
      </w:del>
      <w:ins w:id="394" w:author="Cheng, Jiangtao" w:date="2021-07-16T19:51:00Z">
        <w:r w:rsidR="00AF6EBF">
          <w:rPr>
            <w:rFonts w:eastAsia="DengXian" w:cs="Times New Roman"/>
            <w:iCs/>
            <w:sz w:val="24"/>
            <w:szCs w:val="28"/>
          </w:rPr>
          <w:t xml:space="preserve"> roughness</w:t>
        </w:r>
      </w:ins>
      <w:ins w:id="395" w:author="Cheng, Jiangtao" w:date="2021-07-16T19:52:00Z">
        <w:r w:rsidR="00AF6EBF">
          <w:rPr>
            <w:rFonts w:eastAsia="DengXian" w:cs="Times New Roman"/>
            <w:iCs/>
            <w:sz w:val="24"/>
            <w:szCs w:val="28"/>
          </w:rPr>
          <w:t xml:space="preserve"> on a </w:t>
        </w:r>
      </w:ins>
      <w:ins w:id="396" w:author="Cheng, Jiangtao" w:date="2021-07-16T19:53:00Z">
        <w:r w:rsidR="00AF6EBF" w:rsidRPr="00C43C1E">
          <w:rPr>
            <w:rFonts w:eastAsia="DengXian" w:cs="Times New Roman"/>
            <w:iCs/>
            <w:sz w:val="24"/>
            <w:szCs w:val="28"/>
          </w:rPr>
          <w:t>micro</w:t>
        </w:r>
      </w:ins>
      <w:ins w:id="397" w:author="Cheng, Jiangtao" w:date="2021-07-16T20:01:00Z">
        <w:r w:rsidR="00C053D4">
          <w:rPr>
            <w:rFonts w:eastAsia="DengXian" w:cs="Times New Roman"/>
            <w:iCs/>
            <w:sz w:val="24"/>
            <w:szCs w:val="28"/>
          </w:rPr>
          <w:t>-</w:t>
        </w:r>
      </w:ins>
      <w:ins w:id="398" w:author="Cheng, Jiangtao" w:date="2021-07-16T19:53:00Z">
        <w:r w:rsidR="00AF6EBF" w:rsidRPr="00C43C1E">
          <w:rPr>
            <w:rFonts w:eastAsia="DengXian" w:cs="Times New Roman"/>
            <w:iCs/>
            <w:sz w:val="24"/>
            <w:szCs w:val="28"/>
          </w:rPr>
          <w:t>structure</w:t>
        </w:r>
        <w:r w:rsidR="00AF6EBF">
          <w:rPr>
            <w:rFonts w:eastAsia="DengXian" w:cs="Times New Roman"/>
            <w:iCs/>
            <w:sz w:val="24"/>
            <w:szCs w:val="28"/>
          </w:rPr>
          <w:t>d</w:t>
        </w:r>
        <w:r w:rsidR="00AF6EBF" w:rsidRPr="00C43C1E">
          <w:rPr>
            <w:rFonts w:eastAsia="DengXian" w:cs="Times New Roman"/>
            <w:iCs/>
            <w:sz w:val="24"/>
            <w:szCs w:val="28"/>
          </w:rPr>
          <w:t xml:space="preserve"> substrate</w:t>
        </w:r>
      </w:ins>
      <w:del w:id="399" w:author="Cheng, Jiangtao" w:date="2021-07-16T19:51:00Z">
        <w:r w:rsidRPr="00C43C1E" w:rsidDel="00AF6EBF">
          <w:rPr>
            <w:rFonts w:eastAsia="DengXian" w:cs="Times New Roman"/>
            <w:iCs/>
            <w:sz w:val="24"/>
            <w:szCs w:val="28"/>
          </w:rPr>
          <w:delText xml:space="preserve"> for Cassie state droplet evaporation</w:delText>
        </w:r>
      </w:del>
      <w:r w:rsidRPr="00C43C1E">
        <w:rPr>
          <w:rFonts w:eastAsia="DengXian" w:cs="Times New Roman"/>
          <w:iCs/>
          <w:sz w:val="24"/>
          <w:szCs w:val="28"/>
        </w:rPr>
        <w:t xml:space="preserve">. The existence of liquid-vapor interface at the droplet base surface </w:t>
      </w:r>
      <w:del w:id="400" w:author="Cheng, Jiangtao" w:date="2021-07-16T19:53:00Z">
        <w:r w:rsidR="00D961E7" w:rsidDel="00AF6EBF">
          <w:rPr>
            <w:rFonts w:eastAsia="DengXian" w:cs="Times New Roman"/>
            <w:iCs/>
            <w:sz w:val="24"/>
            <w:szCs w:val="28"/>
          </w:rPr>
          <w:delText>causes</w:delText>
        </w:r>
        <w:r w:rsidRPr="00C43C1E" w:rsidDel="00AF6EBF">
          <w:rPr>
            <w:rFonts w:eastAsia="DengXian" w:cs="Times New Roman"/>
            <w:iCs/>
            <w:sz w:val="24"/>
            <w:szCs w:val="28"/>
          </w:rPr>
          <w:delText xml:space="preserve"> the happening of</w:delText>
        </w:r>
      </w:del>
      <w:ins w:id="401" w:author="Cheng, Jiangtao" w:date="2021-07-16T19:53:00Z">
        <w:r w:rsidR="00AF6EBF">
          <w:rPr>
            <w:rFonts w:eastAsia="DengXian" w:cs="Times New Roman"/>
            <w:iCs/>
            <w:sz w:val="24"/>
            <w:szCs w:val="28"/>
          </w:rPr>
          <w:t>leads to</w:t>
        </w:r>
      </w:ins>
      <w:r w:rsidRPr="00C43C1E">
        <w:rPr>
          <w:rFonts w:eastAsia="DengXian" w:cs="Times New Roman"/>
          <w:iCs/>
          <w:sz w:val="24"/>
          <w:szCs w:val="28"/>
        </w:rPr>
        <w:t xml:space="preserve"> evaporation at</w:t>
      </w:r>
      <w:ins w:id="402" w:author="Cheng, Jiangtao" w:date="2021-07-16T19:53:00Z">
        <w:r w:rsidR="00AF6EBF">
          <w:rPr>
            <w:rFonts w:eastAsia="DengXian" w:cs="Times New Roman"/>
            <w:iCs/>
            <w:sz w:val="24"/>
            <w:szCs w:val="28"/>
          </w:rPr>
          <w:t xml:space="preserve"> the</w:t>
        </w:r>
      </w:ins>
      <w:r w:rsidRPr="00C43C1E">
        <w:rPr>
          <w:rFonts w:eastAsia="DengXian" w:cs="Times New Roman"/>
          <w:iCs/>
          <w:sz w:val="24"/>
          <w:szCs w:val="28"/>
        </w:rPr>
        <w:t xml:space="preserve"> droplet base surface. In previous studies of </w:t>
      </w:r>
      <w:ins w:id="403" w:author="Cheng, Jiangtao" w:date="2021-07-16T18:51:00Z">
        <w:r w:rsidR="00E4345E">
          <w:rPr>
            <w:rFonts w:eastAsia="DengXian" w:cs="Times New Roman"/>
            <w:iCs/>
            <w:sz w:val="24"/>
            <w:szCs w:val="28"/>
          </w:rPr>
          <w:t xml:space="preserve">the </w:t>
        </w:r>
      </w:ins>
      <w:r w:rsidRPr="00C43C1E">
        <w:rPr>
          <w:rFonts w:eastAsia="DengXian" w:cs="Times New Roman"/>
          <w:iCs/>
          <w:sz w:val="24"/>
          <w:szCs w:val="28"/>
        </w:rPr>
        <w:t>Cassie state droplet evaporation on micro</w:t>
      </w:r>
      <w:ins w:id="404" w:author="Cheng, Jiangtao" w:date="2021-07-16T20:01:00Z">
        <w:r w:rsidR="00C053D4">
          <w:rPr>
            <w:rFonts w:eastAsia="DengXian" w:cs="Times New Roman"/>
            <w:iCs/>
            <w:sz w:val="24"/>
            <w:szCs w:val="28"/>
          </w:rPr>
          <w:t>-</w:t>
        </w:r>
      </w:ins>
      <w:r w:rsidRPr="00C43C1E">
        <w:rPr>
          <w:rFonts w:eastAsia="DengXian" w:cs="Times New Roman"/>
          <w:iCs/>
          <w:sz w:val="24"/>
          <w:szCs w:val="28"/>
        </w:rPr>
        <w:t>structure</w:t>
      </w:r>
      <w:ins w:id="405" w:author="Cheng, Jiangtao" w:date="2021-07-16T18:51:00Z">
        <w:r w:rsidR="00E4345E">
          <w:rPr>
            <w:rFonts w:eastAsia="DengXian" w:cs="Times New Roman"/>
            <w:iCs/>
            <w:sz w:val="24"/>
            <w:szCs w:val="28"/>
          </w:rPr>
          <w:t>d</w:t>
        </w:r>
      </w:ins>
      <w:r w:rsidRPr="00C43C1E">
        <w:rPr>
          <w:rFonts w:eastAsia="DengXian" w:cs="Times New Roman"/>
          <w:iCs/>
          <w:sz w:val="24"/>
          <w:szCs w:val="28"/>
        </w:rPr>
        <w:t xml:space="preserve"> surfaces at room temperature, the evaporation from droplet base surface </w:t>
      </w:r>
      <w:ins w:id="406" w:author="Cheng, Jiangtao" w:date="2021-07-16T19:54:00Z">
        <w:r w:rsidR="00C71D0E">
          <w:rPr>
            <w:rFonts w:eastAsia="DengXian" w:cs="Times New Roman"/>
            <w:iCs/>
            <w:sz w:val="24"/>
            <w:szCs w:val="28"/>
          </w:rPr>
          <w:t>was</w:t>
        </w:r>
      </w:ins>
      <w:del w:id="407" w:author="Cheng, Jiangtao" w:date="2021-07-16T19:54:00Z">
        <w:r w:rsidRPr="00C43C1E" w:rsidDel="00C71D0E">
          <w:rPr>
            <w:rFonts w:eastAsia="DengXian" w:cs="Times New Roman"/>
            <w:iCs/>
            <w:sz w:val="24"/>
            <w:szCs w:val="28"/>
          </w:rPr>
          <w:delText>is</w:delText>
        </w:r>
      </w:del>
      <w:ins w:id="408" w:author="Cheng, Jiangtao" w:date="2021-07-16T19:54:00Z">
        <w:r w:rsidR="00C71D0E">
          <w:rPr>
            <w:rFonts w:eastAsia="DengXian" w:cs="Times New Roman"/>
            <w:iCs/>
            <w:sz w:val="24"/>
            <w:szCs w:val="28"/>
          </w:rPr>
          <w:t xml:space="preserve"> generally</w:t>
        </w:r>
      </w:ins>
      <w:del w:id="409" w:author="Cheng, Jiangtao" w:date="2021-07-16T19:54:00Z">
        <w:r w:rsidRPr="00C43C1E" w:rsidDel="00C71D0E">
          <w:rPr>
            <w:rFonts w:eastAsia="DengXian" w:cs="Times New Roman"/>
            <w:iCs/>
            <w:sz w:val="24"/>
            <w:szCs w:val="28"/>
          </w:rPr>
          <w:delText xml:space="preserve"> always</w:delText>
        </w:r>
      </w:del>
      <w:r w:rsidRPr="00C43C1E">
        <w:rPr>
          <w:rFonts w:eastAsia="DengXian" w:cs="Times New Roman"/>
          <w:iCs/>
          <w:sz w:val="24"/>
          <w:szCs w:val="28"/>
        </w:rPr>
        <w:t xml:space="preserve"> neglected and only the evaporation from </w:t>
      </w:r>
      <w:ins w:id="410" w:author="Cheng, Jiangtao" w:date="2021-07-16T19:54:00Z">
        <w:r w:rsidR="00C71D0E">
          <w:rPr>
            <w:rFonts w:eastAsia="DengXian" w:cs="Times New Roman"/>
            <w:iCs/>
            <w:sz w:val="24"/>
            <w:szCs w:val="28"/>
          </w:rPr>
          <w:t xml:space="preserve">the </w:t>
        </w:r>
      </w:ins>
      <w:r w:rsidRPr="00C43C1E">
        <w:rPr>
          <w:rFonts w:eastAsia="DengXian" w:cs="Times New Roman"/>
          <w:iCs/>
          <w:sz w:val="24"/>
          <w:szCs w:val="28"/>
        </w:rPr>
        <w:t>droplet cap</w:t>
      </w:r>
      <w:del w:id="411" w:author="Cheng, Jiangtao" w:date="2021-07-16T19:54:00Z">
        <w:r w:rsidRPr="00C43C1E" w:rsidDel="00C71D0E">
          <w:rPr>
            <w:rFonts w:eastAsia="DengXian" w:cs="Times New Roman"/>
            <w:iCs/>
            <w:sz w:val="24"/>
            <w:szCs w:val="28"/>
          </w:rPr>
          <w:delText xml:space="preserve"> surface</w:delText>
        </w:r>
      </w:del>
      <w:r w:rsidRPr="00C43C1E">
        <w:rPr>
          <w:rFonts w:eastAsia="DengXian" w:cs="Times New Roman"/>
          <w:iCs/>
          <w:sz w:val="24"/>
          <w:szCs w:val="28"/>
        </w:rPr>
        <w:t xml:space="preserve"> </w:t>
      </w:r>
      <w:ins w:id="412" w:author="Cheng, Jiangtao" w:date="2021-07-16T19:55:00Z">
        <w:r w:rsidR="00C71D0E">
          <w:rPr>
            <w:rFonts w:eastAsia="DengXian" w:cs="Times New Roman"/>
            <w:iCs/>
            <w:sz w:val="24"/>
            <w:szCs w:val="28"/>
          </w:rPr>
          <w:t>was</w:t>
        </w:r>
      </w:ins>
      <w:del w:id="413" w:author="Cheng, Jiangtao" w:date="2021-07-16T19:55:00Z">
        <w:r w:rsidRPr="00C43C1E" w:rsidDel="00C71D0E">
          <w:rPr>
            <w:rFonts w:eastAsia="DengXian" w:cs="Times New Roman"/>
            <w:iCs/>
            <w:sz w:val="24"/>
            <w:szCs w:val="28"/>
          </w:rPr>
          <w:delText>is</w:delText>
        </w:r>
      </w:del>
      <w:r w:rsidRPr="00C43C1E">
        <w:rPr>
          <w:rFonts w:eastAsia="DengXian" w:cs="Times New Roman"/>
          <w:iCs/>
          <w:sz w:val="24"/>
          <w:szCs w:val="28"/>
        </w:rPr>
        <w:t xml:space="preserve"> </w:t>
      </w:r>
      <w:ins w:id="414" w:author="Cheng, Jiangtao" w:date="2021-07-16T19:55:00Z">
        <w:r w:rsidR="00C71D0E">
          <w:rPr>
            <w:rFonts w:eastAsia="DengXian" w:cs="Times New Roman"/>
            <w:iCs/>
            <w:sz w:val="24"/>
            <w:szCs w:val="28"/>
          </w:rPr>
          <w:t xml:space="preserve">taken in to </w:t>
        </w:r>
      </w:ins>
      <w:r w:rsidR="006B7F0E" w:rsidRPr="00C43C1E">
        <w:rPr>
          <w:rFonts w:eastAsia="DengXian" w:cs="Times New Roman"/>
          <w:iCs/>
          <w:sz w:val="24"/>
          <w:szCs w:val="28"/>
        </w:rPr>
        <w:t>consider</w:t>
      </w:r>
      <w:ins w:id="415" w:author="Cheng, Jiangtao" w:date="2021-07-16T19:55:00Z">
        <w:r w:rsidR="00C71D0E">
          <w:rPr>
            <w:rFonts w:eastAsia="DengXian" w:cs="Times New Roman"/>
            <w:iCs/>
            <w:sz w:val="24"/>
            <w:szCs w:val="28"/>
          </w:rPr>
          <w:t>ation</w:t>
        </w:r>
      </w:ins>
      <w:del w:id="416" w:author="Cheng, Jiangtao" w:date="2021-07-16T19:55:00Z">
        <w:r w:rsidR="006B7F0E" w:rsidRPr="00C43C1E" w:rsidDel="00C71D0E">
          <w:rPr>
            <w:rFonts w:eastAsia="DengXian" w:cs="Times New Roman"/>
            <w:iCs/>
            <w:sz w:val="24"/>
            <w:szCs w:val="28"/>
          </w:rPr>
          <w:delText>ed</w:delText>
        </w:r>
      </w:del>
      <w:r w:rsidR="00B86B78">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YW4iIHNpemU9IjEyIj5bMzYsIDM3XTwvc3R5bGU+PC9EaXNwbGF5VGV4dD48cmVjb3JkPjxyZWMt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YW4iIHNpemU9IjEyIj5bMzYsIDM3XTwvc3R5bGU+PC9EaXNwbGF5VGV4dD48cmVjb3JkPjxyZWMt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B86B78">
        <w:rPr>
          <w:rFonts w:eastAsia="DengXian" w:cs="Times New Roman"/>
          <w:iCs/>
          <w:sz w:val="24"/>
          <w:szCs w:val="28"/>
        </w:rPr>
      </w:r>
      <w:r w:rsidR="00B86B78">
        <w:rPr>
          <w:rFonts w:eastAsia="DengXian" w:cs="Times New Roman"/>
          <w:iCs/>
          <w:sz w:val="24"/>
          <w:szCs w:val="28"/>
        </w:rPr>
        <w:fldChar w:fldCharType="separate"/>
      </w:r>
      <w:r w:rsidR="00401B03">
        <w:rPr>
          <w:rFonts w:eastAsia="DengXian" w:cs="Times New Roman"/>
          <w:iCs/>
          <w:noProof/>
          <w:sz w:val="24"/>
          <w:szCs w:val="28"/>
        </w:rPr>
        <w:t>[</w:t>
      </w:r>
      <w:hyperlink w:anchor="_ENREF_36" w:tooltip="McHale, 2005 #36" w:history="1">
        <w:r w:rsidR="00401B03">
          <w:rPr>
            <w:rFonts w:eastAsia="DengXian" w:cs="Times New Roman"/>
            <w:iCs/>
            <w:noProof/>
            <w:sz w:val="24"/>
            <w:szCs w:val="28"/>
          </w:rPr>
          <w:t>36</w:t>
        </w:r>
      </w:hyperlink>
      <w:r w:rsidR="00401B03">
        <w:rPr>
          <w:rFonts w:eastAsia="DengXian" w:cs="Times New Roman"/>
          <w:iCs/>
          <w:noProof/>
          <w:sz w:val="24"/>
          <w:szCs w:val="28"/>
        </w:rPr>
        <w:t xml:space="preserve">, </w:t>
      </w:r>
      <w:hyperlink w:anchor="_ENREF_37" w:tooltip="Stauber, 2015 #63" w:history="1">
        <w:r w:rsidR="00401B03">
          <w:rPr>
            <w:rFonts w:eastAsia="DengXian" w:cs="Times New Roman"/>
            <w:iCs/>
            <w:noProof/>
            <w:sz w:val="24"/>
            <w:szCs w:val="28"/>
          </w:rPr>
          <w:t>37</w:t>
        </w:r>
      </w:hyperlink>
      <w:r w:rsidR="00401B03">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It is reasonable to neglect the evaporation from</w:t>
      </w:r>
      <w:ins w:id="417" w:author="Cheng, Jiangtao" w:date="2021-07-16T19:56:00Z">
        <w:r w:rsidR="000F6F52">
          <w:rPr>
            <w:rFonts w:eastAsia="DengXian" w:cs="Times New Roman"/>
            <w:iCs/>
            <w:sz w:val="24"/>
            <w:szCs w:val="28"/>
          </w:rPr>
          <w:t xml:space="preserve"> the</w:t>
        </w:r>
      </w:ins>
      <w:r w:rsidRPr="00C43C1E">
        <w:rPr>
          <w:rFonts w:eastAsia="DengXian" w:cs="Times New Roman"/>
          <w:iCs/>
          <w:sz w:val="24"/>
          <w:szCs w:val="28"/>
        </w:rPr>
        <w:t xml:space="preserve"> droplet base</w:t>
      </w:r>
      <w:del w:id="418" w:author="Cheng, Jiangtao" w:date="2021-07-16T19:59:00Z">
        <w:r w:rsidRPr="00C43C1E" w:rsidDel="00C053D4">
          <w:rPr>
            <w:rFonts w:eastAsia="DengXian" w:cs="Times New Roman"/>
            <w:iCs/>
            <w:sz w:val="24"/>
            <w:szCs w:val="28"/>
          </w:rPr>
          <w:delText xml:space="preserve"> surface</w:delText>
        </w:r>
      </w:del>
      <w:r w:rsidR="00D6409D">
        <w:rPr>
          <w:rFonts w:eastAsia="DengXian" w:cs="Times New Roman"/>
          <w:iCs/>
          <w:sz w:val="24"/>
          <w:szCs w:val="28"/>
        </w:rPr>
        <w:t xml:space="preserve"> </w:t>
      </w:r>
      <w:del w:id="419" w:author="Cheng, Jiangtao" w:date="2021-07-16T19:58:00Z">
        <w:r w:rsidR="00D6409D" w:rsidDel="00C053D4">
          <w:rPr>
            <w:rFonts w:eastAsia="DengXian" w:cs="Times New Roman"/>
            <w:iCs/>
            <w:sz w:val="24"/>
            <w:szCs w:val="28"/>
          </w:rPr>
          <w:delText xml:space="preserve">for sessile evaporation </w:delText>
        </w:r>
      </w:del>
      <w:r w:rsidR="00D6409D">
        <w:rPr>
          <w:rFonts w:eastAsia="DengXian" w:cs="Times New Roman"/>
          <w:iCs/>
          <w:sz w:val="24"/>
          <w:szCs w:val="28"/>
        </w:rPr>
        <w:t>at room temperature</w:t>
      </w:r>
      <w:r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relative humidity in the air/vapor cavities</w:t>
      </w:r>
      <w:r w:rsidRPr="00C43C1E">
        <w:rPr>
          <w:rFonts w:eastAsia="DengXian" w:cs="Times New Roman"/>
          <w:iCs/>
          <w:sz w:val="24"/>
          <w:szCs w:val="28"/>
        </w:rPr>
        <w:t xml:space="preserve">. </w:t>
      </w:r>
      <w:r w:rsidR="00D6409D">
        <w:rPr>
          <w:rFonts w:eastAsia="DengXian" w:cs="Times New Roman"/>
          <w:iCs/>
          <w:sz w:val="24"/>
          <w:szCs w:val="28"/>
        </w:rPr>
        <w:t xml:space="preserve">However, for </w:t>
      </w:r>
      <w:ins w:id="420" w:author="Cheng, Jiangtao" w:date="2021-07-16T19:57:00Z">
        <w:r w:rsidR="000F6F52">
          <w:rPr>
            <w:rFonts w:eastAsia="DengXian" w:cs="Times New Roman"/>
            <w:iCs/>
            <w:sz w:val="24"/>
            <w:szCs w:val="28"/>
          </w:rPr>
          <w:t xml:space="preserve">a </w:t>
        </w:r>
      </w:ins>
      <w:r w:rsidRPr="00C43C1E">
        <w:rPr>
          <w:rFonts w:eastAsia="DengXian" w:cs="Times New Roman"/>
          <w:iCs/>
          <w:sz w:val="24"/>
          <w:szCs w:val="28"/>
        </w:rPr>
        <w:t xml:space="preserve">Cassie state droplet evaporation on </w:t>
      </w:r>
      <w:ins w:id="421" w:author="Cheng, Jiangtao" w:date="2021-07-16T19:57:00Z">
        <w:r w:rsidR="000F6F52">
          <w:rPr>
            <w:rFonts w:eastAsia="DengXian" w:cs="Times New Roman"/>
            <w:iCs/>
            <w:sz w:val="24"/>
            <w:szCs w:val="28"/>
          </w:rPr>
          <w:t xml:space="preserve">a </w:t>
        </w:r>
      </w:ins>
      <w:r w:rsidRPr="00C43C1E">
        <w:rPr>
          <w:rFonts w:eastAsia="DengXian" w:cs="Times New Roman"/>
          <w:iCs/>
          <w:sz w:val="24"/>
          <w:szCs w:val="28"/>
        </w:rPr>
        <w:t>hot micro</w:t>
      </w:r>
      <w:ins w:id="422" w:author="Cheng, Jiangtao" w:date="2021-07-16T20:00:00Z">
        <w:r w:rsidR="00C053D4">
          <w:rPr>
            <w:rFonts w:eastAsia="DengXian" w:cs="Times New Roman"/>
            <w:iCs/>
            <w:sz w:val="24"/>
            <w:szCs w:val="28"/>
          </w:rPr>
          <w:t>-</w:t>
        </w:r>
      </w:ins>
      <w:r w:rsidRPr="00C43C1E">
        <w:rPr>
          <w:rFonts w:eastAsia="DengXian" w:cs="Times New Roman"/>
          <w:iCs/>
          <w:sz w:val="24"/>
          <w:szCs w:val="28"/>
        </w:rPr>
        <w:t>structure</w:t>
      </w:r>
      <w:ins w:id="423" w:author="Cheng, Jiangtao" w:date="2021-07-16T19:57:00Z">
        <w:r w:rsidR="000F6F52">
          <w:rPr>
            <w:rFonts w:eastAsia="DengXian" w:cs="Times New Roman"/>
            <w:iCs/>
            <w:sz w:val="24"/>
            <w:szCs w:val="28"/>
          </w:rPr>
          <w:t>d</w:t>
        </w:r>
      </w:ins>
      <w:r w:rsidRPr="00C43C1E">
        <w:rPr>
          <w:rFonts w:eastAsia="DengXian" w:cs="Times New Roman"/>
          <w:iCs/>
          <w:sz w:val="24"/>
          <w:szCs w:val="28"/>
        </w:rPr>
        <w:t xml:space="preserve"> substrate, </w:t>
      </w:r>
      <w:r w:rsidR="00F42ACD">
        <w:rPr>
          <w:rFonts w:eastAsia="DengXian" w:cs="Times New Roman"/>
          <w:iCs/>
          <w:sz w:val="24"/>
          <w:szCs w:val="28"/>
        </w:rPr>
        <w:t xml:space="preserve">the temperature increase of the substrate will cause a direct temperature </w:t>
      </w:r>
      <w:proofErr w:type="gramStart"/>
      <w:r w:rsidR="00F42ACD">
        <w:rPr>
          <w:rFonts w:eastAsia="DengXian" w:cs="Times New Roman"/>
          <w:iCs/>
          <w:sz w:val="24"/>
          <w:szCs w:val="28"/>
        </w:rPr>
        <w:t>rise</w:t>
      </w:r>
      <w:proofErr w:type="gramEnd"/>
      <w:r w:rsidR="00F42ACD">
        <w:rPr>
          <w:rFonts w:eastAsia="DengXian" w:cs="Times New Roman"/>
          <w:iCs/>
          <w:sz w:val="24"/>
          <w:szCs w:val="28"/>
        </w:rPr>
        <w:t xml:space="preserve"> of the droplet base</w:t>
      </w:r>
      <w:del w:id="424" w:author="Cheng, Jiangtao" w:date="2021-07-16T19:59:00Z">
        <w:r w:rsidR="00F42ACD" w:rsidDel="00C053D4">
          <w:rPr>
            <w:rFonts w:eastAsia="DengXian" w:cs="Times New Roman"/>
            <w:iCs/>
            <w:sz w:val="24"/>
            <w:szCs w:val="28"/>
          </w:rPr>
          <w:delText xml:space="preserve"> surface</w:delText>
        </w:r>
      </w:del>
      <w:r w:rsidR="00F42ACD">
        <w:rPr>
          <w:rFonts w:eastAsia="DengXian" w:cs="Times New Roman"/>
          <w:iCs/>
          <w:sz w:val="24"/>
          <w:szCs w:val="28"/>
        </w:rPr>
        <w:t xml:space="preserve">, </w:t>
      </w:r>
      <w:del w:id="425" w:author="Cheng, Jiangtao" w:date="2021-07-16T19:59:00Z">
        <w:r w:rsidR="00F42ACD" w:rsidDel="00C053D4">
          <w:rPr>
            <w:rFonts w:eastAsia="DengXian" w:cs="Times New Roman"/>
            <w:iCs/>
            <w:sz w:val="24"/>
            <w:szCs w:val="28"/>
          </w:rPr>
          <w:delText xml:space="preserve">which will </w:delText>
        </w:r>
      </w:del>
      <w:r w:rsidR="00F42ACD">
        <w:rPr>
          <w:rFonts w:eastAsia="DengXian" w:cs="Times New Roman"/>
          <w:iCs/>
          <w:sz w:val="24"/>
          <w:szCs w:val="28"/>
        </w:rPr>
        <w:t>mak</w:t>
      </w:r>
      <w:ins w:id="426" w:author="Cheng, Jiangtao" w:date="2021-07-16T19:59:00Z">
        <w:r w:rsidR="00C053D4">
          <w:rPr>
            <w:rFonts w:eastAsia="DengXian" w:cs="Times New Roman"/>
            <w:iCs/>
            <w:sz w:val="24"/>
            <w:szCs w:val="28"/>
          </w:rPr>
          <w:t>ing</w:t>
        </w:r>
      </w:ins>
      <w:del w:id="427" w:author="Cheng, Jiangtao" w:date="2021-07-16T19:59:00Z">
        <w:r w:rsidR="00F42ACD" w:rsidDel="00C053D4">
          <w:rPr>
            <w:rFonts w:eastAsia="DengXian" w:cs="Times New Roman"/>
            <w:iCs/>
            <w:sz w:val="24"/>
            <w:szCs w:val="28"/>
          </w:rPr>
          <w:delText>es</w:delText>
        </w:r>
      </w:del>
      <w:r w:rsidR="00F42ACD">
        <w:rPr>
          <w:rFonts w:eastAsia="DengXian" w:cs="Times New Roman"/>
          <w:iCs/>
          <w:sz w:val="24"/>
          <w:szCs w:val="28"/>
        </w:rPr>
        <w:t xml:space="preserve"> the </w:t>
      </w:r>
      <w:r w:rsidRPr="00C43C1E">
        <w:rPr>
          <w:rFonts w:eastAsia="DengXian" w:cs="Times New Roman"/>
          <w:iCs/>
          <w:sz w:val="24"/>
          <w:szCs w:val="28"/>
        </w:rPr>
        <w:t>evaporation from the droplet base</w:t>
      </w:r>
      <w:del w:id="428" w:author="Cheng, Jiangtao" w:date="2021-07-16T20:00:00Z">
        <w:r w:rsidRPr="00C43C1E" w:rsidDel="00C053D4">
          <w:rPr>
            <w:rFonts w:eastAsia="DengXian" w:cs="Times New Roman"/>
            <w:iCs/>
            <w:sz w:val="24"/>
            <w:szCs w:val="28"/>
          </w:rPr>
          <w:delText xml:space="preserve"> su</w:delText>
        </w:r>
      </w:del>
      <w:del w:id="429" w:author="Cheng, Jiangtao" w:date="2021-07-16T19:59:00Z">
        <w:r w:rsidRPr="00C43C1E" w:rsidDel="00C053D4">
          <w:rPr>
            <w:rFonts w:eastAsia="DengXian" w:cs="Times New Roman"/>
            <w:iCs/>
            <w:sz w:val="24"/>
            <w:szCs w:val="28"/>
          </w:rPr>
          <w:delText>rface</w:delText>
        </w:r>
      </w:del>
      <w:r w:rsidRPr="00C43C1E">
        <w:rPr>
          <w:rFonts w:eastAsia="DengXian" w:cs="Times New Roman"/>
          <w:iCs/>
          <w:sz w:val="24"/>
          <w:szCs w:val="28"/>
        </w:rPr>
        <w:t xml:space="preserve"> unneglectable. </w:t>
      </w:r>
      <w:ins w:id="430" w:author="Cheng, Jiangtao" w:date="2021-07-16T20:04:00Z">
        <w:r w:rsidR="000E59AA">
          <w:rPr>
            <w:rFonts w:eastAsia="DengXian" w:cs="Times New Roman"/>
            <w:iCs/>
            <w:sz w:val="24"/>
            <w:szCs w:val="28"/>
          </w:rPr>
          <w:t>A</w:t>
        </w:r>
        <w:r w:rsidR="000E59AA" w:rsidRPr="00C43C1E">
          <w:rPr>
            <w:rFonts w:eastAsia="DengXian" w:cs="Times New Roman"/>
            <w:iCs/>
            <w:sz w:val="24"/>
            <w:szCs w:val="28"/>
          </w:rPr>
          <w:t xml:space="preserve">s shown in Fig. </w:t>
        </w:r>
        <w:r w:rsidR="000E59AA">
          <w:rPr>
            <w:rFonts w:eastAsia="DengXian" w:cs="Times New Roman"/>
            <w:iCs/>
            <w:sz w:val="24"/>
            <w:szCs w:val="28"/>
          </w:rPr>
          <w:t>3</w:t>
        </w:r>
        <w:r w:rsidR="000E59AA" w:rsidRPr="00C43C1E">
          <w:rPr>
            <w:rFonts w:eastAsia="DengXian" w:cs="Times New Roman"/>
            <w:iCs/>
            <w:sz w:val="24"/>
            <w:szCs w:val="28"/>
          </w:rPr>
          <w:t>(a)</w:t>
        </w:r>
      </w:ins>
      <w:del w:id="431" w:author="Cheng, Jiangtao" w:date="2021-07-16T20:04:00Z">
        <w:r w:rsidR="00F42ACD" w:rsidDel="000E59AA">
          <w:rPr>
            <w:rFonts w:eastAsia="DengXian" w:cs="Times New Roman"/>
            <w:iCs/>
            <w:sz w:val="24"/>
            <w:szCs w:val="28"/>
          </w:rPr>
          <w:delText>As a result</w:delText>
        </w:r>
      </w:del>
      <w:r w:rsidR="00F42ACD">
        <w:rPr>
          <w:rFonts w:eastAsia="DengXian" w:cs="Times New Roman"/>
          <w:iCs/>
          <w:sz w:val="24"/>
          <w:szCs w:val="28"/>
        </w:rPr>
        <w:t>, b</w:t>
      </w:r>
      <w:r w:rsidRPr="00C43C1E">
        <w:rPr>
          <w:rFonts w:eastAsia="DengXian" w:cs="Times New Roman"/>
          <w:iCs/>
          <w:sz w:val="24"/>
          <w:szCs w:val="28"/>
        </w:rPr>
        <w:t xml:space="preserve">oth the evaporation from the droplet </w:t>
      </w:r>
      <w:r w:rsidRPr="00C43C1E">
        <w:rPr>
          <w:rFonts w:eastAsia="DengXian" w:cs="Times New Roman"/>
          <w:iCs/>
          <w:sz w:val="24"/>
          <w:szCs w:val="28"/>
        </w:rPr>
        <w:lastRenderedPageBreak/>
        <w:t>cap</w:t>
      </w:r>
      <w:del w:id="432" w:author="Cheng, Jiangtao" w:date="2021-07-16T20:00:00Z">
        <w:r w:rsidRPr="00C43C1E" w:rsidDel="00C053D4">
          <w:rPr>
            <w:rFonts w:eastAsia="DengXian" w:cs="Times New Roman"/>
            <w:iCs/>
            <w:sz w:val="24"/>
            <w:szCs w:val="28"/>
          </w:rPr>
          <w:delText xml:space="preserve"> surface</w:delText>
        </w:r>
      </w:del>
      <w:r w:rsidRPr="00C43C1E">
        <w:rPr>
          <w:rFonts w:eastAsia="DengXian" w:cs="Times New Roman"/>
          <w:iCs/>
          <w:sz w:val="24"/>
          <w:szCs w:val="28"/>
        </w:rPr>
        <w:t xml:space="preserve"> and </w:t>
      </w:r>
      <w:ins w:id="433" w:author="Cheng, Jiangtao" w:date="2021-07-16T20:00:00Z">
        <w:r w:rsidR="00C053D4">
          <w:rPr>
            <w:rFonts w:eastAsia="DengXian" w:cs="Times New Roman"/>
            <w:iCs/>
            <w:sz w:val="24"/>
            <w:szCs w:val="28"/>
          </w:rPr>
          <w:t xml:space="preserve">the </w:t>
        </w:r>
      </w:ins>
      <w:r w:rsidRPr="00C43C1E">
        <w:rPr>
          <w:rFonts w:eastAsia="DengXian" w:cs="Times New Roman"/>
          <w:iCs/>
          <w:sz w:val="24"/>
          <w:szCs w:val="28"/>
        </w:rPr>
        <w:t xml:space="preserve">base surface should be taken into account </w:t>
      </w:r>
      <w:del w:id="434" w:author="Cheng, Jiangtao" w:date="2021-07-16T20:02:00Z">
        <w:r w:rsidRPr="00C43C1E" w:rsidDel="001D21AE">
          <w:rPr>
            <w:rFonts w:eastAsia="DengXian" w:cs="Times New Roman"/>
            <w:iCs/>
            <w:sz w:val="24"/>
            <w:szCs w:val="28"/>
          </w:rPr>
          <w:delText xml:space="preserve">as shown in Fig. </w:delText>
        </w:r>
        <w:r w:rsidR="00792C98" w:rsidDel="001D21AE">
          <w:rPr>
            <w:rFonts w:eastAsia="DengXian" w:cs="Times New Roman"/>
            <w:iCs/>
            <w:sz w:val="24"/>
            <w:szCs w:val="28"/>
          </w:rPr>
          <w:delText>3</w:delText>
        </w:r>
      </w:del>
      <w:del w:id="435" w:author="Cheng, Jiangtao" w:date="2021-07-16T20:00:00Z">
        <w:r w:rsidRPr="00C43C1E" w:rsidDel="00C053D4">
          <w:rPr>
            <w:rFonts w:eastAsia="DengXian" w:cs="Times New Roman"/>
            <w:iCs/>
            <w:sz w:val="24"/>
            <w:szCs w:val="28"/>
          </w:rPr>
          <w:delText xml:space="preserve"> </w:delText>
        </w:r>
      </w:del>
      <w:del w:id="436" w:author="Cheng, Jiangtao" w:date="2021-07-16T20:02:00Z">
        <w:r w:rsidRPr="00C43C1E" w:rsidDel="001D21AE">
          <w:rPr>
            <w:rFonts w:eastAsia="DengXian" w:cs="Times New Roman"/>
            <w:iCs/>
            <w:sz w:val="24"/>
            <w:szCs w:val="28"/>
          </w:rPr>
          <w:delText>(a)</w:delText>
        </w:r>
        <w:r w:rsidR="00F42ACD" w:rsidDel="001D21AE">
          <w:rPr>
            <w:rFonts w:eastAsia="DengXian" w:cs="Times New Roman"/>
            <w:iCs/>
            <w:sz w:val="24"/>
            <w:szCs w:val="28"/>
          </w:rPr>
          <w:delText xml:space="preserve"> </w:delText>
        </w:r>
      </w:del>
      <w:r w:rsidR="00F42ACD">
        <w:rPr>
          <w:rFonts w:eastAsia="DengXian" w:cs="Times New Roman"/>
          <w:iCs/>
          <w:sz w:val="24"/>
          <w:szCs w:val="28"/>
        </w:rPr>
        <w:t xml:space="preserve">for </w:t>
      </w:r>
      <w:ins w:id="437" w:author="Cheng, Jiangtao" w:date="2021-07-16T20:00:00Z">
        <w:r w:rsidR="00C053D4">
          <w:rPr>
            <w:rFonts w:eastAsia="DengXian" w:cs="Times New Roman"/>
            <w:iCs/>
            <w:sz w:val="24"/>
            <w:szCs w:val="28"/>
          </w:rPr>
          <w:t xml:space="preserve">the </w:t>
        </w:r>
      </w:ins>
      <w:ins w:id="438" w:author="Cheng, Jiangtao" w:date="2021-07-16T20:05:00Z">
        <w:r w:rsidR="000E59AA">
          <w:rPr>
            <w:rFonts w:eastAsia="DengXian" w:cs="Times New Roman"/>
            <w:iCs/>
            <w:sz w:val="24"/>
            <w:szCs w:val="28"/>
          </w:rPr>
          <w:t>evaporation</w:t>
        </w:r>
        <w:r w:rsidR="000E59AA">
          <w:rPr>
            <w:rFonts w:eastAsia="DengXian" w:cs="Times New Roman"/>
            <w:iCs/>
            <w:sz w:val="24"/>
            <w:szCs w:val="28"/>
          </w:rPr>
          <w:t xml:space="preserve"> of a </w:t>
        </w:r>
      </w:ins>
      <w:r w:rsidR="00F42ACD">
        <w:rPr>
          <w:rFonts w:eastAsia="DengXian" w:cs="Times New Roman"/>
          <w:iCs/>
          <w:sz w:val="24"/>
          <w:szCs w:val="28"/>
        </w:rPr>
        <w:t xml:space="preserve">Cassie state droplet </w:t>
      </w:r>
      <w:del w:id="439" w:author="Cheng, Jiangtao" w:date="2021-07-16T20:05:00Z">
        <w:r w:rsidR="00F42ACD" w:rsidDel="000E59AA">
          <w:rPr>
            <w:rFonts w:eastAsia="DengXian" w:cs="Times New Roman"/>
            <w:iCs/>
            <w:sz w:val="24"/>
            <w:szCs w:val="28"/>
          </w:rPr>
          <w:delText xml:space="preserve">evaporation </w:delText>
        </w:r>
      </w:del>
      <w:r w:rsidR="00F42ACD">
        <w:rPr>
          <w:rFonts w:eastAsia="DengXian" w:cs="Times New Roman"/>
          <w:iCs/>
          <w:sz w:val="24"/>
          <w:szCs w:val="28"/>
        </w:rPr>
        <w:t>on hot micro-structured surfaces</w:t>
      </w:r>
      <w:r w:rsidRPr="00C43C1E">
        <w:rPr>
          <w:rFonts w:eastAsia="DengXian" w:cs="Times New Roman"/>
          <w:iCs/>
          <w:sz w:val="24"/>
          <w:szCs w:val="28"/>
        </w:rPr>
        <w:t xml:space="preserve">. </w:t>
      </w:r>
    </w:p>
    <w:p w14:paraId="5B143ED0" w14:textId="0FFCE999"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w:t>
      </w:r>
      <w:ins w:id="440" w:author="Cheng, Jiangtao" w:date="2021-07-16T20:05:00Z">
        <w:r w:rsidR="000D575C">
          <w:rPr>
            <w:rFonts w:eastAsia="DengXian" w:cs="Times New Roman"/>
            <w:iCs/>
            <w:sz w:val="24"/>
            <w:szCs w:val="28"/>
          </w:rPr>
          <w:t xml:space="preserve"> </w:t>
        </w:r>
      </w:ins>
      <w:del w:id="441" w:author="Cheng, Jiangtao" w:date="2021-07-16T20:05:00Z">
        <w:r w:rsidRPr="00C43C1E" w:rsidDel="000D575C">
          <w:rPr>
            <w:rFonts w:eastAsia="DengXian" w:cs="Times New Roman"/>
            <w:iCs/>
            <w:sz w:val="24"/>
            <w:szCs w:val="28"/>
          </w:rPr>
          <w:delText>-</w:delText>
        </w:r>
      </w:del>
      <w:r w:rsidRPr="00C43C1E">
        <w:rPr>
          <w:rFonts w:eastAsia="DengXian" w:cs="Times New Roman"/>
          <w:iCs/>
          <w:sz w:val="24"/>
          <w:szCs w:val="28"/>
        </w:rPr>
        <w:t>unit</w:t>
      </w:r>
      <w:ins w:id="442" w:author="Cheng, Jiangtao" w:date="2021-07-16T20:05:00Z">
        <w:r w:rsidR="000D575C">
          <w:rPr>
            <w:rFonts w:eastAsia="DengXian" w:cs="Times New Roman"/>
            <w:iCs/>
            <w:sz w:val="24"/>
            <w:szCs w:val="28"/>
          </w:rPr>
          <w:t xml:space="preserve"> of</w:t>
        </w:r>
      </w:ins>
      <w:r w:rsidRPr="00C43C1E">
        <w:rPr>
          <w:rFonts w:eastAsia="DengXian" w:cs="Times New Roman"/>
          <w:iCs/>
          <w:sz w:val="24"/>
          <w:szCs w:val="28"/>
        </w:rPr>
        <w:t xml:space="preserve"> micropillar cell can represent the characteristic of the heat transfer process between the droplet base and </w:t>
      </w:r>
      <w:ins w:id="443" w:author="Cheng, Jiangtao" w:date="2021-07-16T20:05:00Z">
        <w:r w:rsidR="000D575C">
          <w:rPr>
            <w:rFonts w:eastAsia="DengXian" w:cs="Times New Roman"/>
            <w:iCs/>
            <w:sz w:val="24"/>
            <w:szCs w:val="28"/>
          </w:rPr>
          <w:t xml:space="preserve">the </w:t>
        </w:r>
      </w:ins>
      <w:r w:rsidRPr="00C43C1E">
        <w:rPr>
          <w:rFonts w:eastAsia="DengXian" w:cs="Times New Roman"/>
          <w:iCs/>
          <w:sz w:val="24"/>
          <w:szCs w:val="28"/>
        </w:rPr>
        <w:t>substrate micropillars</w:t>
      </w:r>
      <w:r w:rsidR="00B86B78">
        <w:rPr>
          <w:rFonts w:eastAsia="DengXian" w:cs="Times New Roman"/>
          <w:iCs/>
          <w:sz w:val="24"/>
          <w:szCs w:val="28"/>
        </w:rPr>
        <w:fldChar w:fldCharType="begin"/>
      </w:r>
      <w:r w:rsidR="00401B03">
        <w:rPr>
          <w:rFonts w:eastAsia="DengXian" w:cs="Times New Roman"/>
          <w:iCs/>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401B03">
        <w:rPr>
          <w:rFonts w:eastAsia="DengXian" w:cs="Times New Roman"/>
          <w:iCs/>
          <w:noProof/>
          <w:sz w:val="24"/>
          <w:szCs w:val="28"/>
        </w:rPr>
        <w:t>[</w:t>
      </w:r>
      <w:hyperlink w:anchor="_ENREF_17" w:tooltip="Adera, 2013 #102" w:history="1">
        <w:r w:rsidR="00401B03">
          <w:rPr>
            <w:rFonts w:eastAsia="DengXian" w:cs="Times New Roman"/>
            <w:iCs/>
            <w:noProof/>
            <w:sz w:val="24"/>
            <w:szCs w:val="28"/>
          </w:rPr>
          <w:t>17</w:t>
        </w:r>
      </w:hyperlink>
      <w:r w:rsidR="00401B03">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Thus, we focus on one unit cell of the micropillar and the heat transfer from one</w:t>
      </w:r>
      <w:ins w:id="444" w:author="Cheng, Jiangtao" w:date="2021-07-16T20:06:00Z">
        <w:r w:rsidR="000D575C">
          <w:rPr>
            <w:rFonts w:eastAsia="DengXian" w:cs="Times New Roman"/>
            <w:iCs/>
            <w:sz w:val="24"/>
            <w:szCs w:val="28"/>
          </w:rPr>
          <w:t xml:space="preserve"> </w:t>
        </w:r>
      </w:ins>
      <w:del w:id="445" w:author="Cheng, Jiangtao" w:date="2021-07-16T20:06:00Z">
        <w:r w:rsidRPr="00C43C1E" w:rsidDel="000D575C">
          <w:rPr>
            <w:rFonts w:eastAsia="DengXian" w:cs="Times New Roman"/>
            <w:iCs/>
            <w:sz w:val="24"/>
            <w:szCs w:val="28"/>
          </w:rPr>
          <w:delText>-</w:delText>
        </w:r>
      </w:del>
      <w:r w:rsidRPr="00C43C1E">
        <w:rPr>
          <w:rFonts w:eastAsia="DengXian" w:cs="Times New Roman"/>
          <w:iCs/>
          <w:sz w:val="24"/>
          <w:szCs w:val="28"/>
        </w:rPr>
        <w:t xml:space="preserve">unit micropillar cell into the droplet base surface is </w:t>
      </w:r>
      <w:ins w:id="446" w:author="Cheng, Jiangtao" w:date="2021-07-16T20:06:00Z">
        <w:r w:rsidR="000D575C">
          <w:rPr>
            <w:rFonts w:eastAsia="DengXian" w:cs="Times New Roman"/>
            <w:iCs/>
            <w:sz w:val="24"/>
            <w:szCs w:val="28"/>
          </w:rPr>
          <w:t>illustrated</w:t>
        </w:r>
      </w:ins>
      <w:del w:id="447" w:author="Cheng, Jiangtao" w:date="2021-07-16T20:06:00Z">
        <w:r w:rsidRPr="00C43C1E" w:rsidDel="000D575C">
          <w:rPr>
            <w:rFonts w:eastAsia="DengXian" w:cs="Times New Roman"/>
            <w:iCs/>
            <w:sz w:val="24"/>
            <w:szCs w:val="28"/>
          </w:rPr>
          <w:delText>shown</w:delText>
        </w:r>
      </w:del>
      <w:r w:rsidRPr="00C43C1E">
        <w:rPr>
          <w:rFonts w:eastAsia="DengXian" w:cs="Times New Roman"/>
          <w:iCs/>
          <w:sz w:val="24"/>
          <w:szCs w:val="28"/>
        </w:rPr>
        <w:t xml:space="preserve"> in Fig. </w:t>
      </w:r>
      <w:r w:rsidR="00792C98">
        <w:rPr>
          <w:rFonts w:eastAsia="DengXian" w:cs="Times New Roman"/>
          <w:iCs/>
          <w:sz w:val="24"/>
          <w:szCs w:val="28"/>
        </w:rPr>
        <w:t>3</w:t>
      </w:r>
      <w:del w:id="448" w:author="Cheng, Jiangtao" w:date="2021-07-16T20:06:00Z">
        <w:r w:rsidRPr="00C43C1E" w:rsidDel="000D575C">
          <w:rPr>
            <w:rFonts w:eastAsia="DengXian" w:cs="Times New Roman"/>
            <w:iCs/>
            <w:sz w:val="24"/>
            <w:szCs w:val="28"/>
          </w:rPr>
          <w:delText xml:space="preserve"> </w:delText>
        </w:r>
      </w:del>
      <w:r w:rsidRPr="00C43C1E">
        <w:rPr>
          <w:rFonts w:eastAsia="DengXian" w:cs="Times New Roman"/>
          <w:iCs/>
          <w:sz w:val="24"/>
          <w:szCs w:val="28"/>
        </w:rPr>
        <w:t xml:space="preserve">(b). A micropillar cell consists of one micropillar and one air/vapor cavity around the micropillar. In general, heat transfer from both the silicon substrate and the vapor cavity should be </w:t>
      </w:r>
      <w:ins w:id="449" w:author="Cheng, Jiangtao" w:date="2021-07-16T20:07:00Z">
        <w:r w:rsidR="005A4C0A">
          <w:rPr>
            <w:rFonts w:eastAsia="DengXian" w:cs="Times New Roman"/>
            <w:iCs/>
            <w:sz w:val="24"/>
            <w:szCs w:val="28"/>
          </w:rPr>
          <w:t>consider</w:t>
        </w:r>
      </w:ins>
      <w:del w:id="450" w:author="Cheng, Jiangtao" w:date="2021-07-16T20:07:00Z">
        <w:r w:rsidRPr="00C43C1E" w:rsidDel="005A4C0A">
          <w:rPr>
            <w:rFonts w:eastAsia="DengXian" w:cs="Times New Roman"/>
            <w:iCs/>
            <w:sz w:val="24"/>
            <w:szCs w:val="28"/>
          </w:rPr>
          <w:delText>calculat</w:delText>
        </w:r>
      </w:del>
      <w:r w:rsidRPr="00C43C1E">
        <w:rPr>
          <w:rFonts w:eastAsia="DengXian" w:cs="Times New Roman"/>
          <w:iCs/>
          <w:sz w:val="24"/>
          <w:szCs w:val="28"/>
        </w:rPr>
        <w:t xml:space="preserve">ed. The thermal resistance of the vapor </w:t>
      </w:r>
      <w:ins w:id="451" w:author="Cheng, Jiangtao" w:date="2021-07-16T20:08:00Z">
        <w:r w:rsidR="005A4C0A">
          <w:rPr>
            <w:rFonts w:eastAsia="DengXian" w:cs="Times New Roman"/>
            <w:iCs/>
            <w:sz w:val="24"/>
            <w:szCs w:val="28"/>
          </w:rPr>
          <w:t xml:space="preserve">layer </w:t>
        </w:r>
      </w:ins>
      <w:r w:rsidRPr="00C43C1E">
        <w:rPr>
          <w:rFonts w:eastAsia="DengXian" w:cs="Times New Roman"/>
          <w:iCs/>
          <w:sz w:val="24"/>
          <w:szCs w:val="28"/>
        </w:rPr>
        <w:t xml:space="preserve">is much larger than the thermal resistance of the silicon micropillar due to the </w:t>
      </w:r>
      <w:ins w:id="452" w:author="Cheng, Jiangtao" w:date="2021-07-16T20:09:00Z">
        <w:r w:rsidR="005A4C0A">
          <w:rPr>
            <w:rFonts w:eastAsia="DengXian" w:cs="Times New Roman"/>
            <w:iCs/>
            <w:sz w:val="24"/>
            <w:szCs w:val="28"/>
          </w:rPr>
          <w:t>order of magnitude difference</w:t>
        </w:r>
      </w:ins>
      <w:del w:id="453" w:author="Cheng, Jiangtao" w:date="2021-07-16T20:09:00Z">
        <w:r w:rsidRPr="00C43C1E" w:rsidDel="005A4C0A">
          <w:rPr>
            <w:rFonts w:eastAsia="DengXian" w:cs="Times New Roman"/>
            <w:iCs/>
            <w:sz w:val="24"/>
            <w:szCs w:val="28"/>
          </w:rPr>
          <w:delText>significant ratio</w:delText>
        </w:r>
      </w:del>
      <w:r w:rsidRPr="00C43C1E">
        <w:rPr>
          <w:rFonts w:eastAsia="DengXian" w:cs="Times New Roman"/>
          <w:iCs/>
          <w:sz w:val="24"/>
          <w:szCs w:val="28"/>
        </w:rPr>
        <w:t xml:space="preserve"> </w:t>
      </w:r>
      <w:ins w:id="454" w:author="Cheng, Jiangtao" w:date="2021-07-16T20:10:00Z">
        <w:r w:rsidR="005A4C0A">
          <w:rPr>
            <w:rFonts w:eastAsia="DengXian" w:cs="Times New Roman"/>
            <w:iCs/>
            <w:sz w:val="24"/>
            <w:szCs w:val="28"/>
          </w:rPr>
          <w:t>in</w:t>
        </w:r>
      </w:ins>
      <w:del w:id="455" w:author="Cheng, Jiangtao" w:date="2021-07-16T20:10:00Z">
        <w:r w:rsidRPr="00C43C1E" w:rsidDel="005A4C0A">
          <w:rPr>
            <w:rFonts w:eastAsia="DengXian" w:cs="Times New Roman"/>
            <w:iCs/>
            <w:sz w:val="24"/>
            <w:szCs w:val="28"/>
          </w:rPr>
          <w:delText>between</w:delText>
        </w:r>
      </w:del>
      <w:r w:rsidRPr="00C43C1E">
        <w:rPr>
          <w:rFonts w:eastAsia="DengXian" w:cs="Times New Roman"/>
          <w:iCs/>
          <w:sz w:val="24"/>
          <w:szCs w:val="28"/>
        </w:rPr>
        <w:t xml:space="preserve"> the thermal </w:t>
      </w:r>
      <w:r w:rsidRPr="00C43C1E">
        <w:rPr>
          <w:rFonts w:cs="Times New Roman"/>
          <w:kern w:val="0"/>
          <w:sz w:val="24"/>
          <w:szCs w:val="28"/>
        </w:rPr>
        <w:t>conductivit</w:t>
      </w:r>
      <w:ins w:id="456" w:author="Cheng, Jiangtao" w:date="2021-07-16T20:10:00Z">
        <w:r w:rsidR="005A4C0A">
          <w:rPr>
            <w:rFonts w:cs="Times New Roman"/>
            <w:kern w:val="0"/>
            <w:sz w:val="24"/>
            <w:szCs w:val="28"/>
          </w:rPr>
          <w:t>ies</w:t>
        </w:r>
      </w:ins>
      <w:del w:id="457" w:author="Cheng, Jiangtao" w:date="2021-07-16T20:10:00Z">
        <w:r w:rsidRPr="00C43C1E" w:rsidDel="005A4C0A">
          <w:rPr>
            <w:rFonts w:cs="Times New Roman"/>
            <w:kern w:val="0"/>
            <w:sz w:val="24"/>
            <w:szCs w:val="28"/>
          </w:rPr>
          <w:delText>y</w:delText>
        </w:r>
      </w:del>
      <w:r w:rsidRPr="00C43C1E">
        <w:rPr>
          <w:rFonts w:cs="Times New Roman"/>
          <w:kern w:val="0"/>
          <w:sz w:val="24"/>
          <w:szCs w:val="28"/>
        </w:rPr>
        <w:t xml:space="preserve">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401B03">
        <w:rPr>
          <w:rFonts w:cs="Times New Roman"/>
          <w:kern w:val="0"/>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401B03">
        <w:rPr>
          <w:rFonts w:cs="Times New Roman"/>
          <w:noProof/>
          <w:kern w:val="0"/>
          <w:sz w:val="24"/>
          <w:szCs w:val="28"/>
        </w:rPr>
        <w:t>[</w:t>
      </w:r>
      <w:hyperlink w:anchor="_ENREF_17" w:tooltip="Adera, 2013 #102" w:history="1">
        <w:r w:rsidR="00401B03">
          <w:rPr>
            <w:rFonts w:cs="Times New Roman"/>
            <w:noProof/>
            <w:kern w:val="0"/>
            <w:sz w:val="24"/>
            <w:szCs w:val="28"/>
          </w:rPr>
          <w:t>17</w:t>
        </w:r>
      </w:hyperlink>
      <w:r w:rsidR="00401B03">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401B03">
        <w:rPr>
          <w:rFonts w:cs="Times New Roman"/>
          <w:kern w:val="0"/>
          <w:sz w:val="24"/>
          <w:szCs w:val="28"/>
        </w:rPr>
        <w:instrText xml:space="preserve"> ADDIN EN.CITE &lt;EndNote&gt;&lt;Cite&gt;&lt;Author&gt;Wei&lt;/Author&gt;&lt;Year&gt;2020&lt;/Year&gt;&lt;RecNum&gt;84&lt;/RecNum&gt;&lt;DisplayText&gt;&lt;style font="Times New Roman" size="12"&gt;[38]&lt;/style&gt;&lt;/DisplayText&gt;&lt;record&gt;&lt;rec-number&gt;84&lt;/rec-number&gt;&lt;foreign-keys&gt;&lt;key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401B03">
        <w:rPr>
          <w:rFonts w:cs="Times New Roman"/>
          <w:noProof/>
          <w:kern w:val="0"/>
          <w:sz w:val="24"/>
          <w:szCs w:val="28"/>
        </w:rPr>
        <w:t>[</w:t>
      </w:r>
      <w:hyperlink w:anchor="_ENREF_38" w:tooltip="Wei, 2020 #84" w:history="1">
        <w:r w:rsidR="00401B03">
          <w:rPr>
            <w:rFonts w:cs="Times New Roman"/>
            <w:noProof/>
            <w:kern w:val="0"/>
            <w:sz w:val="24"/>
            <w:szCs w:val="28"/>
          </w:rPr>
          <w:t>38</w:t>
        </w:r>
      </w:hyperlink>
      <w:r w:rsidR="00401B03">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 xml:space="preserve">pillar to the water droplet whereas the vapor-solid interface of </w:t>
      </w:r>
      <w:ins w:id="458" w:author="Cheng, Jiangtao" w:date="2021-07-16T20:11:00Z">
        <w:r w:rsidR="005A4C0A">
          <w:rPr>
            <w:rFonts w:cs="Times New Roman"/>
            <w:kern w:val="0"/>
            <w:sz w:val="24"/>
            <w:szCs w:val="28"/>
          </w:rPr>
          <w:t xml:space="preserve">the </w:t>
        </w:r>
      </w:ins>
      <w:r w:rsidRPr="00C43C1E">
        <w:rPr>
          <w:rFonts w:cs="Times New Roman"/>
          <w:kern w:val="0"/>
          <w:sz w:val="24"/>
          <w:szCs w:val="28"/>
        </w:rPr>
        <w:t>cavit</w:t>
      </w:r>
      <w:r w:rsidR="000F7B11">
        <w:rPr>
          <w:rFonts w:cs="Times New Roman"/>
          <w:kern w:val="0"/>
          <w:sz w:val="24"/>
          <w:szCs w:val="28"/>
        </w:rPr>
        <w:t>y</w:t>
      </w:r>
      <w:del w:id="459" w:author="Cheng, Jiangtao" w:date="2021-07-16T20:11:00Z">
        <w:r w:rsidRPr="00C43C1E" w:rsidDel="005A4C0A">
          <w:rPr>
            <w:rFonts w:cs="Times New Roman"/>
            <w:kern w:val="0"/>
            <w:sz w:val="24"/>
            <w:szCs w:val="28"/>
          </w:rPr>
          <w:delText xml:space="preserve"> boundary</w:delText>
        </w:r>
      </w:del>
      <w:r w:rsidRPr="00C43C1E">
        <w:rPr>
          <w:rFonts w:cs="Times New Roman"/>
          <w:kern w:val="0"/>
          <w:sz w:val="24"/>
          <w:szCs w:val="28"/>
        </w:rPr>
        <w:t xml:space="preserve"> can be regarded as adiabatic.</w:t>
      </w:r>
    </w:p>
    <w:p w14:paraId="3C123B98" w14:textId="4E4703CE"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w:t>
      </w:r>
      <w:del w:id="460" w:author="Cheng, Jiangtao" w:date="2021-07-16T20:11:00Z">
        <w:r w:rsidRPr="00C43C1E" w:rsidDel="005A4C0A">
          <w:rPr>
            <w:rFonts w:cs="Times New Roman"/>
            <w:iCs/>
            <w:kern w:val="0"/>
            <w:sz w:val="24"/>
            <w:szCs w:val="24"/>
            <w:lang w:eastAsia="en-US"/>
          </w:rPr>
          <w:delText xml:space="preserve">is </w:delText>
        </w:r>
      </w:del>
      <w:r w:rsidRPr="00C43C1E">
        <w:rPr>
          <w:rFonts w:cs="Times New Roman"/>
          <w:iCs/>
          <w:kern w:val="0"/>
          <w:sz w:val="24"/>
          <w:szCs w:val="24"/>
          <w:lang w:eastAsia="en-US"/>
        </w:rPr>
        <w:t xml:space="preserve">mentioned before, heat transferred from the substrate is equal to that released to the ambient air.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by obtaining the evaporation </w:t>
      </w:r>
      <w:r w:rsidR="000C211A">
        <w:rPr>
          <w:rFonts w:cs="Times New Roman"/>
          <w:iCs/>
          <w:kern w:val="0"/>
          <w:sz w:val="24"/>
          <w:szCs w:val="24"/>
          <w:lang w:eastAsia="en-US"/>
        </w:rPr>
        <w:t>heat transfer rate</w:t>
      </w:r>
      <w:r w:rsidRPr="00C43C1E">
        <w:rPr>
          <w:rFonts w:cs="Times New Roman"/>
          <w:iCs/>
          <w:kern w:val="0"/>
          <w:sz w:val="24"/>
          <w:szCs w:val="24"/>
          <w:lang w:eastAsia="en-US"/>
        </w:rPr>
        <w:t xml:space="preserve"> of the water droplet based on the decreasing</w:t>
      </w:r>
      <w:r w:rsidR="000F7B11">
        <w:rPr>
          <w:rFonts w:cs="Times New Roman"/>
          <w:iCs/>
          <w:kern w:val="0"/>
          <w:sz w:val="24"/>
          <w:szCs w:val="24"/>
          <w:lang w:eastAsia="en-US"/>
        </w:rPr>
        <w:t xml:space="preserve"> of</w:t>
      </w:r>
      <w:r w:rsidRPr="00C43C1E">
        <w:rPr>
          <w:rFonts w:cs="Times New Roman"/>
          <w:iCs/>
          <w:kern w:val="0"/>
          <w:sz w:val="24"/>
          <w:szCs w:val="24"/>
          <w:lang w:eastAsia="en-US"/>
        </w:rPr>
        <w:t xml:space="preserve"> 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17DB75B4" w:rsidR="00C43C1E" w:rsidRPr="00C43C1E" w:rsidRDefault="00700D43" w:rsidP="00F928E5">
      <w:pPr>
        <w:widowControl/>
        <w:suppressAutoHyphens/>
        <w:overflowPunct w:val="0"/>
        <w:autoSpaceDE w:val="0"/>
        <w:autoSpaceDN w:val="0"/>
        <w:adjustRightInd w:val="0"/>
        <w:spacing w:line="360" w:lineRule="auto"/>
        <w:ind w:firstLine="450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3B0113C2"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C12D9A">
        <w:rPr>
          <w:rFonts w:cs="Times New Roman"/>
          <w:i/>
          <w:kern w:val="0"/>
          <w:sz w:val="24"/>
          <w:szCs w:val="24"/>
          <w:lang w:eastAsia="en-US"/>
        </w:rPr>
        <w:t>N</w:t>
      </w:r>
      <w:r w:rsidRPr="00C43C1E">
        <w:rPr>
          <w:rFonts w:cs="Times New Roman"/>
          <w:iCs/>
          <w:kern w:val="0"/>
          <w:sz w:val="24"/>
          <w:szCs w:val="24"/>
          <w:lang w:eastAsia="en-US"/>
        </w:rPr>
        <w:t xml:space="preserve"> is the </w:t>
      </w:r>
      <w:ins w:id="461" w:author="Cheng, Jiangtao" w:date="2021-07-16T20:14:00Z">
        <w:r w:rsidR="00F1687C">
          <w:rPr>
            <w:rFonts w:cs="Times New Roman"/>
            <w:iCs/>
            <w:kern w:val="0"/>
            <w:sz w:val="24"/>
            <w:szCs w:val="24"/>
            <w:lang w:eastAsia="en-US"/>
          </w:rPr>
          <w:t xml:space="preserve">total </w:t>
        </w:r>
      </w:ins>
      <w:r w:rsidRPr="00C43C1E">
        <w:rPr>
          <w:rFonts w:cs="Times New Roman"/>
          <w:iCs/>
          <w:kern w:val="0"/>
          <w:sz w:val="24"/>
          <w:szCs w:val="24"/>
          <w:lang w:eastAsia="en-US"/>
        </w:rPr>
        <w:t>number of the micropillar</w:t>
      </w:r>
      <w:ins w:id="462" w:author="Cheng, Jiangtao" w:date="2021-07-16T20:12:00Z">
        <w:r w:rsidR="005A4C0A">
          <w:rPr>
            <w:rFonts w:cs="Times New Roman"/>
            <w:iCs/>
            <w:kern w:val="0"/>
            <w:sz w:val="24"/>
            <w:szCs w:val="24"/>
            <w:lang w:eastAsia="en-US"/>
          </w:rPr>
          <w:t>s</w:t>
        </w:r>
      </w:ins>
      <w:r w:rsidRPr="00C43C1E">
        <w:rPr>
          <w:rFonts w:cs="Times New Roman"/>
          <w:iCs/>
          <w:kern w:val="0"/>
          <w:sz w:val="24"/>
          <w:szCs w:val="24"/>
          <w:lang w:eastAsia="en-US"/>
        </w:rPr>
        <w:t xml:space="preserve"> underneath the droplet</w:t>
      </w:r>
      <w:ins w:id="463" w:author="Cheng, Jiangtao" w:date="2021-07-16T20:12:00Z">
        <w:r w:rsidR="005A4C0A">
          <w:rPr>
            <w:rFonts w:cs="Times New Roman"/>
            <w:iCs/>
            <w:kern w:val="0"/>
            <w:sz w:val="24"/>
            <w:szCs w:val="24"/>
            <w:lang w:eastAsia="en-US"/>
          </w:rPr>
          <w:t>,</w:t>
        </w:r>
      </w:ins>
      <w:r w:rsidR="005D755F">
        <w:rPr>
          <w:rFonts w:cs="Times New Roman"/>
          <w:iCs/>
          <w:kern w:val="0"/>
          <w:sz w:val="24"/>
          <w:szCs w:val="24"/>
          <w:lang w:eastAsia="en-US"/>
        </w:rPr>
        <w:t xml:space="preserve"> which </w:t>
      </w:r>
      <w:ins w:id="464" w:author="Cheng, Jiangtao" w:date="2021-07-16T20:14:00Z">
        <w:r w:rsidR="00F1687C">
          <w:rPr>
            <w:rFonts w:cs="Times New Roman"/>
            <w:iCs/>
            <w:kern w:val="0"/>
            <w:sz w:val="24"/>
            <w:szCs w:val="24"/>
            <w:lang w:eastAsia="en-US"/>
          </w:rPr>
          <w:t>is</w:t>
        </w:r>
      </w:ins>
      <w:del w:id="465" w:author="Cheng, Jiangtao" w:date="2021-07-16T20:14:00Z">
        <w:r w:rsidR="005D755F" w:rsidDel="00F1687C">
          <w:rPr>
            <w:rFonts w:cs="Times New Roman"/>
            <w:iCs/>
            <w:kern w:val="0"/>
            <w:sz w:val="24"/>
            <w:szCs w:val="24"/>
            <w:lang w:eastAsia="en-US"/>
          </w:rPr>
          <w:delText>can be</w:delText>
        </w:r>
      </w:del>
      <w:r w:rsidR="005D755F">
        <w:rPr>
          <w:rFonts w:cs="Times New Roman"/>
          <w:iCs/>
          <w:kern w:val="0"/>
          <w:sz w:val="24"/>
          <w:szCs w:val="24"/>
          <w:lang w:eastAsia="en-US"/>
        </w:rPr>
        <w:t xml:space="preserve"> calculated by the ratio of</w:t>
      </w:r>
      <w:ins w:id="466" w:author="Cheng, Jiangtao" w:date="2021-07-16T20:14:00Z">
        <w:r w:rsidR="00F1687C">
          <w:rPr>
            <w:rFonts w:cs="Times New Roman"/>
            <w:iCs/>
            <w:kern w:val="0"/>
            <w:sz w:val="24"/>
            <w:szCs w:val="24"/>
            <w:lang w:eastAsia="en-US"/>
          </w:rPr>
          <w:t xml:space="preserve"> the</w:t>
        </w:r>
      </w:ins>
      <w:r w:rsidR="005D755F">
        <w:rPr>
          <w:rFonts w:cs="Times New Roman"/>
          <w:iCs/>
          <w:kern w:val="0"/>
          <w:sz w:val="24"/>
          <w:szCs w:val="24"/>
          <w:lang w:eastAsia="en-US"/>
        </w:rPr>
        <w:t xml:space="preserve"> droplet apparent contact area and </w:t>
      </w:r>
      <w:ins w:id="467" w:author="Cheng, Jiangtao" w:date="2021-07-16T20:12:00Z">
        <w:r w:rsidR="005A4C0A">
          <w:rPr>
            <w:rFonts w:cs="Times New Roman"/>
            <w:iCs/>
            <w:kern w:val="0"/>
            <w:sz w:val="24"/>
            <w:szCs w:val="24"/>
            <w:lang w:eastAsia="en-US"/>
          </w:rPr>
          <w:t xml:space="preserve">one </w:t>
        </w:r>
      </w:ins>
      <w:r w:rsidR="005D755F">
        <w:rPr>
          <w:rFonts w:cs="Times New Roman"/>
          <w:iCs/>
          <w:kern w:val="0"/>
          <w:sz w:val="24"/>
          <w:szCs w:val="24"/>
          <w:lang w:eastAsia="en-US"/>
        </w:rPr>
        <w:t xml:space="preserve">unit cell area. </w:t>
      </w:r>
    </w:p>
    <w:p w14:paraId="5667E8C6" w14:textId="1A6B334C"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thermal resistance of the silicon substrate per unit cell could be calculated as:</w:t>
      </w:r>
    </w:p>
    <w:p w14:paraId="75FEA0B7" w14:textId="4F311970" w:rsidR="00C43C1E" w:rsidRPr="00C43C1E" w:rsidRDefault="00700D43" w:rsidP="00F928E5">
      <w:pPr>
        <w:widowControl/>
        <w:suppressAutoHyphens/>
        <w:overflowPunct w:val="0"/>
        <w:autoSpaceDE w:val="0"/>
        <w:autoSpaceDN w:val="0"/>
        <w:adjustRightInd w:val="0"/>
        <w:spacing w:line="360" w:lineRule="auto"/>
        <w:ind w:firstLine="396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4E2F01B9" w:rsidR="00C43C1E" w:rsidRPr="00C43C1E" w:rsidRDefault="00C43C1E" w:rsidP="00C109B7">
      <w:pPr>
        <w:widowControl/>
        <w:suppressAutoHyphens/>
        <w:overflowPunct w:val="0"/>
        <w:autoSpaceDE w:val="0"/>
        <w:autoSpaceDN w:val="0"/>
        <w:adjustRightInd w:val="0"/>
        <w:spacing w:line="360" w:lineRule="auto"/>
        <w:rPr>
          <w:rFonts w:cs="Times New Roman"/>
          <w:iCs/>
          <w:kern w:val="0"/>
          <w:sz w:val="24"/>
          <w:szCs w:val="24"/>
          <w:lang w:eastAsia="en-US"/>
        </w:rPr>
        <w:pPrChange w:id="468" w:author="Cheng, Jiangtao" w:date="2021-07-16T08:12:00Z">
          <w:pPr>
            <w:widowControl/>
            <w:suppressAutoHyphens/>
            <w:overflowPunct w:val="0"/>
            <w:autoSpaceDE w:val="0"/>
            <w:autoSpaceDN w:val="0"/>
            <w:adjustRightInd w:val="0"/>
            <w:spacing w:after="60" w:line="360" w:lineRule="auto"/>
          </w:pPr>
        </w:pPrChange>
      </w:pPr>
      <w:bookmarkStart w:id="469"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470"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470"/>
      <w:r w:rsidRPr="00C43C1E">
        <w:rPr>
          <w:rFonts w:cs="Times New Roman"/>
          <w:iCs/>
          <w:kern w:val="0"/>
          <w:sz w:val="24"/>
          <w:szCs w:val="24"/>
          <w:lang w:eastAsia="en-US"/>
        </w:rPr>
        <w:t xml:space="preserve">is the thickness of the silicon substrate excluding the height of </w:t>
      </w:r>
      <w:proofErr w:type="gramStart"/>
      <w:r w:rsidR="005D755F">
        <w:rPr>
          <w:rFonts w:cs="Times New Roman"/>
          <w:iCs/>
          <w:kern w:val="0"/>
          <w:sz w:val="24"/>
          <w:szCs w:val="24"/>
          <w:lang w:eastAsia="en-US"/>
        </w:rPr>
        <w:t>micropillar</w:t>
      </w:r>
      <w:bookmarkEnd w:id="469"/>
      <w:ins w:id="471" w:author="Cheng, Jiangtao" w:date="2021-07-16T20:15:00Z">
        <w:r w:rsidR="004966FA">
          <w:rPr>
            <w:rFonts w:cs="Times New Roman"/>
            <w:iCs/>
            <w:kern w:val="0"/>
            <w:sz w:val="24"/>
            <w:szCs w:val="24"/>
            <w:lang w:eastAsia="en-US"/>
          </w:rPr>
          <w:t>s</w:t>
        </w:r>
      </w:ins>
      <w:r w:rsidRPr="00C43C1E">
        <w:rPr>
          <w:rFonts w:cs="Times New Roman"/>
          <w:iCs/>
          <w:kern w:val="0"/>
          <w:sz w:val="24"/>
          <w:szCs w:val="24"/>
          <w:lang w:eastAsia="en-US"/>
        </w:rPr>
        <w:t>.</w:t>
      </w:r>
      <w:proofErr w:type="gramEnd"/>
    </w:p>
    <w:p w14:paraId="69AF8218" w14:textId="199430BD"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w:t>
      </w:r>
      <w:ins w:id="472" w:author="Cheng, Jiangtao" w:date="2021-07-16T20:37:00Z">
        <w:r w:rsidR="004D2772">
          <w:rPr>
            <w:rFonts w:cs="Times New Roman"/>
            <w:iCs/>
            <w:kern w:val="0"/>
            <w:sz w:val="24"/>
            <w:szCs w:val="24"/>
            <w:lang w:eastAsia="en-US"/>
          </w:rPr>
          <w:t>ip</w:t>
        </w:r>
      </w:ins>
      <w:del w:id="473" w:author="Cheng, Jiangtao" w:date="2021-07-16T20:37:00Z">
        <w:r w:rsidRPr="00C43C1E" w:rsidDel="004D2772">
          <w:rPr>
            <w:rFonts w:cs="Times New Roman"/>
            <w:iCs/>
            <w:kern w:val="0"/>
            <w:sz w:val="24"/>
            <w:szCs w:val="24"/>
            <w:lang w:eastAsia="en-US"/>
          </w:rPr>
          <w:delText>op surface</w:delText>
        </w:r>
      </w:del>
      <w:r w:rsidRPr="00C43C1E">
        <w:rPr>
          <w:rFonts w:cs="Times New Roman"/>
          <w:iCs/>
          <w:kern w:val="0"/>
          <w:sz w:val="24"/>
          <w:szCs w:val="24"/>
          <w:lang w:eastAsia="en-US"/>
        </w:rPr>
        <w:t xml:space="preserve"> of the micropillar could be calculated as:</w:t>
      </w:r>
    </w:p>
    <w:p w14:paraId="44FD40AF" w14:textId="23DC34C8" w:rsidR="00C43C1E" w:rsidRPr="00C43C1E" w:rsidRDefault="00700D43" w:rsidP="00F928E5">
      <w:pPr>
        <w:widowControl/>
        <w:suppressAutoHyphens/>
        <w:overflowPunct w:val="0"/>
        <w:autoSpaceDE w:val="0"/>
        <w:autoSpaceDN w:val="0"/>
        <w:adjustRightInd w:val="0"/>
        <w:spacing w:line="360" w:lineRule="auto"/>
        <w:ind w:firstLine="43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474"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474"/>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6540D0F9"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t xml:space="preserve">Considering the heat flux at the liquid-solid interface, the contact temperature at the liquid vapor interface is </w:t>
      </w:r>
      <w:ins w:id="475" w:author="Cheng, Jiangtao" w:date="2021-07-16T20:38:00Z">
        <w:r w:rsidR="004D2772">
          <w:rPr>
            <w:rFonts w:cs="Times New Roman"/>
            <w:iCs/>
            <w:kern w:val="0"/>
            <w:sz w:val="24"/>
            <w:szCs w:val="24"/>
          </w:rPr>
          <w:t>given by</w:t>
        </w:r>
      </w:ins>
      <w:del w:id="476" w:author="Cheng, Jiangtao" w:date="2021-07-16T20:38:00Z">
        <w:r w:rsidRPr="00C43C1E" w:rsidDel="004D2772">
          <w:rPr>
            <w:rFonts w:cs="Times New Roman"/>
            <w:iCs/>
            <w:kern w:val="0"/>
            <w:sz w:val="24"/>
            <w:szCs w:val="24"/>
          </w:rPr>
          <w:delText>calculated as</w:delText>
        </w:r>
      </w:del>
      <w:r w:rsidR="00B86B78">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biIgc2l6ZT0iMTIiPlsxNSwgNDQtNDZdPC9zdHlsZT48L0Rpc3BsYXlUZXh0PjxyZWNvcmQ+PHJl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401B03">
        <w:rPr>
          <w:rFonts w:cs="Times New Roman"/>
          <w:iCs/>
          <w:kern w:val="0"/>
          <w:sz w:val="24"/>
          <w:szCs w:val="24"/>
        </w:rPr>
        <w:instrText xml:space="preserve"> ADDIN EN.CITE </w:instrText>
      </w:r>
      <w:r w:rsidR="00401B03">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biIgc2l6ZT0iMTIiPlsxNSwgNDQtNDZdPC9zdHlsZT48L0Rpc3BsYXlUZXh0PjxyZWNvcmQ+PHJl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401B03">
        <w:rPr>
          <w:rFonts w:cs="Times New Roman"/>
          <w:iCs/>
          <w:kern w:val="0"/>
          <w:sz w:val="24"/>
          <w:szCs w:val="24"/>
        </w:rPr>
        <w:instrText xml:space="preserve"> ADDIN EN.CITE.DATA </w:instrText>
      </w:r>
      <w:r w:rsidR="00401B03">
        <w:rPr>
          <w:rFonts w:cs="Times New Roman"/>
          <w:iCs/>
          <w:kern w:val="0"/>
          <w:sz w:val="24"/>
          <w:szCs w:val="24"/>
        </w:rPr>
      </w:r>
      <w:r w:rsidR="00401B03">
        <w:rPr>
          <w:rFonts w:cs="Times New Roman"/>
          <w:iCs/>
          <w:kern w:val="0"/>
          <w:sz w:val="24"/>
          <w:szCs w:val="24"/>
        </w:rPr>
        <w:fldChar w:fldCharType="end"/>
      </w:r>
      <w:r w:rsidR="00B86B78">
        <w:rPr>
          <w:rFonts w:cs="Times New Roman"/>
          <w:iCs/>
          <w:kern w:val="0"/>
          <w:sz w:val="24"/>
          <w:szCs w:val="24"/>
        </w:rPr>
      </w:r>
      <w:r w:rsidR="00B86B78">
        <w:rPr>
          <w:rFonts w:cs="Times New Roman"/>
          <w:iCs/>
          <w:kern w:val="0"/>
          <w:sz w:val="24"/>
          <w:szCs w:val="24"/>
        </w:rPr>
        <w:fldChar w:fldCharType="separate"/>
      </w:r>
      <w:r w:rsidR="00401B03">
        <w:rPr>
          <w:rFonts w:cs="Times New Roman"/>
          <w:iCs/>
          <w:noProof/>
          <w:kern w:val="0"/>
          <w:sz w:val="24"/>
          <w:szCs w:val="24"/>
        </w:rPr>
        <w:t>[</w:t>
      </w:r>
      <w:hyperlink w:anchor="_ENREF_15" w:tooltip="Sobac, 2012 #128" w:history="1">
        <w:r w:rsidR="00401B03">
          <w:rPr>
            <w:rFonts w:cs="Times New Roman"/>
            <w:iCs/>
            <w:noProof/>
            <w:kern w:val="0"/>
            <w:sz w:val="24"/>
            <w:szCs w:val="24"/>
          </w:rPr>
          <w:t>15</w:t>
        </w:r>
      </w:hyperlink>
      <w:r w:rsidR="00401B03">
        <w:rPr>
          <w:rFonts w:cs="Times New Roman"/>
          <w:iCs/>
          <w:noProof/>
          <w:kern w:val="0"/>
          <w:sz w:val="24"/>
          <w:szCs w:val="24"/>
        </w:rPr>
        <w:t xml:space="preserve">, </w:t>
      </w:r>
      <w:hyperlink w:anchor="_ENREF_44" w:tooltip="di Marzo, 1986 #329" w:history="1">
        <w:r w:rsidR="00401B03">
          <w:rPr>
            <w:rFonts w:cs="Times New Roman"/>
            <w:iCs/>
            <w:noProof/>
            <w:kern w:val="0"/>
            <w:sz w:val="24"/>
            <w:szCs w:val="24"/>
          </w:rPr>
          <w:t>44-46</w:t>
        </w:r>
      </w:hyperlink>
      <w:r w:rsidR="00401B03">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p w14:paraId="29BEC998" w14:textId="68B701F7" w:rsidR="00C43C1E" w:rsidRPr="00C43C1E" w:rsidRDefault="00700D43" w:rsidP="00F928E5">
      <w:pPr>
        <w:widowControl/>
        <w:suppressAutoHyphens/>
        <w:overflowPunct w:val="0"/>
        <w:autoSpaceDE w:val="0"/>
        <w:autoSpaceDN w:val="0"/>
        <w:adjustRightInd w:val="0"/>
        <w:spacing w:after="60" w:line="360" w:lineRule="auto"/>
        <w:ind w:firstLine="3510"/>
        <w:rPr>
          <w:rFonts w:cs="Times New Roman"/>
          <w:iCs/>
          <w:kern w:val="0"/>
          <w:sz w:val="24"/>
          <w:szCs w:val="24"/>
        </w:rPr>
      </w:pPr>
      <m:oMath>
        <m:sSub>
          <m:sSubPr>
            <m:ctrlPr>
              <w:rPr>
                <w:rFonts w:ascii="Cambria Math" w:hAnsi="Cambria Math" w:cs="Times New Roman"/>
                <w:i/>
                <w:iCs/>
                <w:sz w:val="24"/>
                <w:szCs w:val="24"/>
                <w:highlight w:val="magenta"/>
                <w:rPrChange w:id="477" w:author="Cheng, Jiangtao" w:date="2021-07-17T11:50:00Z">
                  <w:rPr>
                    <w:rFonts w:ascii="Cambria Math" w:hAnsi="Cambria Math" w:cs="Times New Roman"/>
                    <w:i/>
                    <w:iCs/>
                    <w:sz w:val="24"/>
                    <w:szCs w:val="24"/>
                  </w:rPr>
                </w:rPrChange>
              </w:rPr>
            </m:ctrlPr>
          </m:sSubPr>
          <m:e>
            <m:r>
              <w:rPr>
                <w:rFonts w:ascii="Cambria Math" w:hAnsi="Cambria Math" w:cs="Times New Roman"/>
                <w:kern w:val="0"/>
                <w:sz w:val="24"/>
                <w:szCs w:val="24"/>
                <w:highlight w:val="magenta"/>
                <w:rPrChange w:id="478" w:author="Cheng, Jiangtao" w:date="2021-07-17T11:50:00Z">
                  <w:rPr>
                    <w:rFonts w:ascii="Cambria Math" w:hAnsi="Cambria Math" w:cs="Times New Roman"/>
                    <w:kern w:val="0"/>
                    <w:sz w:val="24"/>
                    <w:szCs w:val="24"/>
                  </w:rPr>
                </w:rPrChange>
              </w:rPr>
              <m:t>T</m:t>
            </m:r>
          </m:e>
          <m:sub>
            <m:r>
              <w:rPr>
                <w:rFonts w:ascii="Cambria Math" w:hAnsi="Cambria Math" w:cs="Times New Roman"/>
                <w:kern w:val="0"/>
                <w:sz w:val="24"/>
                <w:szCs w:val="24"/>
                <w:highlight w:val="magenta"/>
                <w:rPrChange w:id="479" w:author="Cheng, Jiangtao" w:date="2021-07-17T11:50:00Z">
                  <w:rPr>
                    <w:rFonts w:ascii="Cambria Math" w:hAnsi="Cambria Math" w:cs="Times New Roman"/>
                    <w:kern w:val="0"/>
                    <w:sz w:val="24"/>
                    <w:szCs w:val="24"/>
                  </w:rPr>
                </w:rPrChange>
              </w:rPr>
              <m:t>c</m:t>
            </m:r>
          </m:sub>
        </m:sSub>
        <m:r>
          <w:rPr>
            <w:rFonts w:ascii="Cambria Math" w:hAnsi="Cambria Math" w:cs="Times New Roman"/>
            <w:kern w:val="0"/>
            <w:sz w:val="24"/>
            <w:szCs w:val="24"/>
          </w:rPr>
          <m:t>=</m:t>
        </m:r>
        <m:f>
          <m:fPr>
            <m:ctrlPr>
              <w:rPr>
                <w:rFonts w:ascii="Cambria Math" w:hAnsi="Cambria Math" w:cs="Times New Roman"/>
                <w:i/>
                <w:iCs/>
                <w:sz w:val="24"/>
                <w:szCs w:val="24"/>
              </w:rPr>
            </m:ctrlPr>
          </m:fPr>
          <m:num>
            <w:bookmarkStart w:id="480" w:name="_Hlk74995608"/>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w:bookmarkStart w:id="481" w:name="_Hlk76659876"/>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w:bookmarkEnd w:id="480"/>
            <w:bookmarkEnd w:id="481"/>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w:bookmarkStart w:id="482" w:name="_Hlk74995684"/>
                    <m:r>
                      <w:rPr>
                        <w:rFonts w:ascii="Cambria Math" w:hAnsi="Cambria Math" w:cs="Times New Roman"/>
                        <w:kern w:val="0"/>
                        <w:sz w:val="24"/>
                        <w:szCs w:val="24"/>
                      </w:rPr>
                      <m:t>ρ</m:t>
                    </m:r>
                    <w:bookmarkEnd w:id="482"/>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p</m:t>
                </m:r>
              </m:sub>
            </m:sSub>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den>
        </m:f>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6A66935B"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w:t>
      </w:r>
      <w:ins w:id="483" w:author="Cheng, Jiangtao" w:date="2021-07-16T08:10:00Z">
        <w:r w:rsidR="00C109B7">
          <w:rPr>
            <w:rFonts w:eastAsia="DengXian" w:cs="Times New Roman"/>
            <w:iCs/>
            <w:kern w:val="0"/>
            <w:sz w:val="24"/>
            <w:szCs w:val="24"/>
          </w:rPr>
          <w:t xml:space="preserve">(W) </w:t>
        </w:r>
      </w:ins>
      <w:r w:rsidRPr="00C43C1E">
        <w:rPr>
          <w:rFonts w:eastAsia="DengXian" w:cs="Times New Roman"/>
          <w:iCs/>
          <w:kern w:val="0"/>
          <w:sz w:val="24"/>
          <w:szCs w:val="24"/>
        </w:rPr>
        <w:t>and silicon</w:t>
      </w:r>
      <w:ins w:id="484" w:author="Cheng, Jiangtao" w:date="2021-07-16T08:10:00Z">
        <w:r w:rsidR="00C109B7">
          <w:rPr>
            <w:rFonts w:eastAsia="DengXian" w:cs="Times New Roman"/>
            <w:iCs/>
            <w:kern w:val="0"/>
            <w:sz w:val="24"/>
            <w:szCs w:val="24"/>
          </w:rPr>
          <w:t xml:space="preserve"> (Si)</w:t>
        </w:r>
      </w:ins>
      <w:r w:rsidRPr="00C43C1E">
        <w:rPr>
          <w:rFonts w:eastAsia="DengXian" w:cs="Times New Roman"/>
          <w:iCs/>
          <w:kern w:val="0"/>
          <w:sz w:val="24"/>
          <w:szCs w:val="24"/>
        </w:rPr>
        <w:t>,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3FCB7BE8"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To study the temperature distribution near the liquid-solid interface, </w:t>
      </w:r>
      <w:r w:rsidRPr="004D2772">
        <w:rPr>
          <w:rFonts w:cs="Times New Roman"/>
          <w:i/>
          <w:kern w:val="0"/>
          <w:sz w:val="24"/>
          <w:szCs w:val="24"/>
          <w:lang w:eastAsia="en-US"/>
          <w:rPrChange w:id="485" w:author="Cheng, Jiangtao" w:date="2021-07-16T20:39:00Z">
            <w:rPr>
              <w:rFonts w:cs="Times New Roman"/>
              <w:iCs/>
              <w:kern w:val="0"/>
              <w:sz w:val="24"/>
              <w:szCs w:val="24"/>
              <w:lang w:eastAsia="en-US"/>
            </w:rPr>
          </w:rPrChange>
        </w:rPr>
        <w:t>i.e.</w:t>
      </w:r>
      <w:r w:rsidRPr="00C43C1E">
        <w:rPr>
          <w:rFonts w:cs="Times New Roman"/>
          <w:iCs/>
          <w:kern w:val="0"/>
          <w:sz w:val="24"/>
          <w:szCs w:val="24"/>
          <w:lang w:eastAsia="en-US"/>
        </w:rPr>
        <w:t xml:space="preserve">, the top surface of micropillar </w:t>
      </w:r>
      <w:r w:rsidR="007F6719">
        <w:rPr>
          <w:rFonts w:cs="Times New Roman"/>
          <w:iCs/>
          <w:kern w:val="0"/>
          <w:sz w:val="24"/>
          <w:szCs w:val="24"/>
          <w:lang w:eastAsia="en-US"/>
        </w:rPr>
        <w:t>contacting with</w:t>
      </w:r>
      <w:r w:rsidRPr="00C43C1E">
        <w:rPr>
          <w:rFonts w:cs="Times New Roman"/>
          <w:iCs/>
          <w:kern w:val="0"/>
          <w:sz w:val="24"/>
          <w:szCs w:val="24"/>
          <w:lang w:eastAsia="en-US"/>
        </w:rPr>
        <w:t xml:space="preserve"> the </w:t>
      </w:r>
      <w:del w:id="486" w:author="Cheng, Jiangtao" w:date="2021-07-16T20:41:00Z">
        <w:r w:rsidRPr="00C43C1E" w:rsidDel="005C0ADF">
          <w:rPr>
            <w:rFonts w:cs="Times New Roman"/>
            <w:iCs/>
            <w:kern w:val="0"/>
            <w:sz w:val="24"/>
            <w:szCs w:val="24"/>
            <w:lang w:eastAsia="en-US"/>
          </w:rPr>
          <w:delText xml:space="preserve">water </w:delText>
        </w:r>
      </w:del>
      <w:r w:rsidRPr="00C43C1E">
        <w:rPr>
          <w:rFonts w:cs="Times New Roman"/>
          <w:iCs/>
          <w:kern w:val="0"/>
          <w:sz w:val="24"/>
          <w:szCs w:val="24"/>
          <w:lang w:eastAsia="en-US"/>
        </w:rPr>
        <w:t>droplet</w:t>
      </w:r>
      <w:ins w:id="487" w:author="Cheng, Jiangtao" w:date="2021-07-16T20:41:00Z">
        <w:r w:rsidR="005C0ADF">
          <w:rPr>
            <w:rFonts w:cs="Times New Roman"/>
            <w:iCs/>
            <w:kern w:val="0"/>
            <w:sz w:val="24"/>
            <w:szCs w:val="24"/>
            <w:lang w:eastAsia="en-US"/>
          </w:rPr>
          <w:t xml:space="preserve"> base</w:t>
        </w:r>
      </w:ins>
      <w:r w:rsidRPr="00C43C1E">
        <w:rPr>
          <w:rFonts w:cs="Times New Roman"/>
          <w:iCs/>
          <w:kern w:val="0"/>
          <w:sz w:val="24"/>
          <w:szCs w:val="24"/>
          <w:lang w:eastAsia="en-US"/>
        </w:rPr>
        <w:t xml:space="preserve">,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Pr="00C43C1E">
        <w:rPr>
          <w:rFonts w:cs="Times New Roman"/>
          <w:iCs/>
          <w:kern w:val="0"/>
          <w:sz w:val="24"/>
          <w:szCs w:val="24"/>
          <w:lang w:eastAsia="en-US"/>
        </w:rPr>
        <w:t xml:space="preserve">) </w:t>
      </w:r>
      <w:ins w:id="488" w:author="Cheng, Jiangtao" w:date="2021-07-16T20:42:00Z">
        <w:r w:rsidR="005C0ADF">
          <w:rPr>
            <w:rFonts w:cs="Times New Roman"/>
            <w:iCs/>
            <w:kern w:val="0"/>
            <w:sz w:val="24"/>
            <w:szCs w:val="24"/>
            <w:lang w:eastAsia="en-US"/>
          </w:rPr>
          <w:t>is</w:t>
        </w:r>
      </w:ins>
      <w:del w:id="489" w:author="Cheng, Jiangtao" w:date="2021-07-16T20:42:00Z">
        <w:r w:rsidRPr="00C43C1E" w:rsidDel="005C0ADF">
          <w:rPr>
            <w:rFonts w:cs="Times New Roman"/>
            <w:iCs/>
            <w:kern w:val="0"/>
            <w:sz w:val="24"/>
            <w:szCs w:val="24"/>
            <w:lang w:eastAsia="en-US"/>
          </w:rPr>
          <w:delText>would be</w:delText>
        </w:r>
      </w:del>
      <w:r w:rsidRPr="00C43C1E">
        <w:rPr>
          <w:rFonts w:cs="Times New Roman"/>
          <w:iCs/>
          <w:kern w:val="0"/>
          <w:sz w:val="24"/>
          <w:szCs w:val="24"/>
          <w:lang w:eastAsia="en-US"/>
        </w:rPr>
        <w:t xml:space="preserve"> considered. </w:t>
      </w:r>
      <w:ins w:id="490" w:author="Cheng, Jiangtao" w:date="2021-07-16T20:43:00Z">
        <w:r w:rsidR="005906FA">
          <w:rPr>
            <w:rFonts w:cs="Times New Roman"/>
            <w:iCs/>
            <w:kern w:val="0"/>
            <w:sz w:val="24"/>
            <w:szCs w:val="24"/>
            <w:lang w:eastAsia="en-US"/>
          </w:rPr>
          <w:t>Assuming convection heat transfer is secondary in this water film, t</w:t>
        </w:r>
      </w:ins>
      <w:del w:id="491" w:author="Cheng, Jiangtao" w:date="2021-07-16T20:43:00Z">
        <w:r w:rsidRPr="00C43C1E" w:rsidDel="005906FA">
          <w:rPr>
            <w:rFonts w:cs="Times New Roman"/>
            <w:iCs/>
            <w:kern w:val="0"/>
            <w:sz w:val="24"/>
            <w:szCs w:val="24"/>
            <w:lang w:eastAsia="en-US"/>
          </w:rPr>
          <w:delText>T</w:delText>
        </w:r>
      </w:del>
      <w:proofErr w:type="gramStart"/>
      <w:r w:rsidRPr="00C43C1E">
        <w:rPr>
          <w:rFonts w:cs="Times New Roman"/>
          <w:iCs/>
          <w:kern w:val="0"/>
          <w:sz w:val="24"/>
          <w:szCs w:val="24"/>
          <w:lang w:eastAsia="en-US"/>
        </w:rPr>
        <w:t>he</w:t>
      </w:r>
      <w:proofErr w:type="gramEnd"/>
      <w:r w:rsidRPr="00C43C1E">
        <w:rPr>
          <w:rFonts w:cs="Times New Roman"/>
          <w:iCs/>
          <w:kern w:val="0"/>
          <w:sz w:val="24"/>
          <w:szCs w:val="24"/>
          <w:lang w:eastAsia="en-US"/>
        </w:rPr>
        <w:t xml:space="preserve"> conductive heat transfer equation </w:t>
      </w:r>
      <w:ins w:id="492" w:author="Cheng, Jiangtao" w:date="2021-07-16T20:44:00Z">
        <w:r w:rsidR="005906FA">
          <w:rPr>
            <w:rFonts w:cs="Times New Roman"/>
            <w:iCs/>
            <w:kern w:val="0"/>
            <w:sz w:val="24"/>
            <w:szCs w:val="24"/>
            <w:lang w:eastAsia="en-US"/>
          </w:rPr>
          <w:t>therein</w:t>
        </w:r>
      </w:ins>
      <w:del w:id="493" w:author="Cheng, Jiangtao" w:date="2021-07-16T20:44:00Z">
        <w:r w:rsidRPr="00C43C1E" w:rsidDel="005906FA">
          <w:rPr>
            <w:rFonts w:cs="Times New Roman"/>
            <w:iCs/>
            <w:kern w:val="0"/>
            <w:sz w:val="24"/>
            <w:szCs w:val="24"/>
            <w:lang w:eastAsia="en-US"/>
          </w:rPr>
          <w:delText>in this water layer</w:delText>
        </w:r>
      </w:del>
      <w:r w:rsidRPr="00C43C1E">
        <w:rPr>
          <w:rFonts w:cs="Times New Roman"/>
          <w:iCs/>
          <w:kern w:val="0"/>
          <w:sz w:val="24"/>
          <w:szCs w:val="24"/>
          <w:lang w:eastAsia="en-US"/>
        </w:rPr>
        <w:t xml:space="preserve"> is:</w:t>
      </w:r>
    </w:p>
    <w:p w14:paraId="7531786B" w14:textId="5137E86B" w:rsidR="00C43C1E" w:rsidRPr="00C43C1E" w:rsidRDefault="00700D43" w:rsidP="00F928E5">
      <w:pPr>
        <w:widowControl/>
        <w:suppressAutoHyphens/>
        <w:overflowPunct w:val="0"/>
        <w:autoSpaceDE w:val="0"/>
        <w:autoSpaceDN w:val="0"/>
        <w:adjustRightInd w:val="0"/>
        <w:spacing w:line="360" w:lineRule="auto"/>
        <w:ind w:firstLine="405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49862A14" w:rsidR="008A7612" w:rsidRDefault="00C43C1E" w:rsidP="00C109B7">
      <w:pPr>
        <w:widowControl/>
        <w:suppressAutoHyphens/>
        <w:overflowPunct w:val="0"/>
        <w:autoSpaceDE w:val="0"/>
        <w:autoSpaceDN w:val="0"/>
        <w:adjustRightInd w:val="0"/>
        <w:spacing w:line="360" w:lineRule="auto"/>
        <w:ind w:firstLine="360"/>
        <w:rPr>
          <w:rFonts w:cs="Times New Roman"/>
          <w:iCs/>
          <w:kern w:val="0"/>
          <w:sz w:val="24"/>
          <w:szCs w:val="24"/>
          <w:lang w:eastAsia="en-US"/>
        </w:rPr>
        <w:pPrChange w:id="494" w:author="Cheng, Jiangtao" w:date="2021-07-16T08:12:00Z">
          <w:pPr>
            <w:widowControl/>
            <w:suppressAutoHyphens/>
            <w:overflowPunct w:val="0"/>
            <w:autoSpaceDE w:val="0"/>
            <w:autoSpaceDN w:val="0"/>
            <w:adjustRightInd w:val="0"/>
            <w:spacing w:after="60" w:line="360" w:lineRule="auto"/>
            <w:ind w:firstLine="360"/>
          </w:pPr>
        </w:pPrChange>
      </w:pPr>
      <w:r w:rsidRPr="00C43C1E">
        <w:rPr>
          <w:rFonts w:cs="Times New Roman"/>
          <w:iCs/>
          <w:kern w:val="0"/>
          <w:sz w:val="24"/>
          <w:szCs w:val="24"/>
          <w:lang w:eastAsia="en-US"/>
        </w:rPr>
        <w:t xml:space="preserve">Due to the </w:t>
      </w:r>
      <w:ins w:id="495" w:author="Cheng, Jiangtao" w:date="2021-07-16T20:44:00Z">
        <w:r w:rsidR="005906FA">
          <w:rPr>
            <w:rFonts w:cs="Times New Roman"/>
            <w:iCs/>
            <w:kern w:val="0"/>
            <w:sz w:val="24"/>
            <w:szCs w:val="24"/>
            <w:lang w:eastAsia="en-US"/>
          </w:rPr>
          <w:t xml:space="preserve">relatively </w:t>
        </w:r>
      </w:ins>
      <w:r w:rsidRPr="00C43C1E">
        <w:rPr>
          <w:rFonts w:cs="Times New Roman"/>
          <w:iCs/>
          <w:kern w:val="0"/>
          <w:sz w:val="24"/>
          <w:szCs w:val="24"/>
          <w:lang w:eastAsia="en-US"/>
        </w:rPr>
        <w:t>small size of the micropillar, the heat flux across the liquid-solid interface and liquid-vapor interface in a unit cell could be assumed as uniform. As a result, we have the first boundary condition:</w:t>
      </w:r>
    </w:p>
    <w:p w14:paraId="530862C1" w14:textId="1DDE435A" w:rsidR="00C43C1E" w:rsidRPr="00C43C1E" w:rsidRDefault="00700D43" w:rsidP="00F928E5">
      <w:pPr>
        <w:widowControl/>
        <w:suppressAutoHyphens/>
        <w:overflowPunct w:val="0"/>
        <w:autoSpaceDE w:val="0"/>
        <w:autoSpaceDN w:val="0"/>
        <w:adjustRightInd w:val="0"/>
        <w:spacing w:after="60" w:line="360" w:lineRule="auto"/>
        <w:ind w:firstLine="279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5A5E2303"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 and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w:t>
      </w:r>
      <w:del w:id="496" w:author="Cheng, Jiangtao" w:date="2021-07-16T20:47:00Z">
        <w:r w:rsidR="008A7612" w:rsidRPr="008A7612" w:rsidDel="00167694">
          <w:rPr>
            <w:rFonts w:cs="Times New Roman"/>
            <w:iCs/>
            <w:kern w:val="0"/>
            <w:sz w:val="24"/>
            <w:szCs w:val="24"/>
            <w:lang w:eastAsia="en-US"/>
          </w:rPr>
          <w:delText>the water</w:delText>
        </w:r>
        <w:r w:rsidR="008A7612" w:rsidDel="00167694">
          <w:rPr>
            <w:rFonts w:cs="Times New Roman"/>
            <w:iCs/>
            <w:kern w:val="0"/>
            <w:sz w:val="24"/>
            <w:szCs w:val="24"/>
            <w:lang w:eastAsia="en-US"/>
          </w:rPr>
          <w:delText>/substrate</w:delText>
        </w:r>
        <w:r w:rsidR="008A7612" w:rsidRPr="008A7612" w:rsidDel="00167694">
          <w:rPr>
            <w:rFonts w:cs="Times New Roman"/>
            <w:iCs/>
            <w:kern w:val="0"/>
            <w:sz w:val="24"/>
            <w:szCs w:val="24"/>
            <w:lang w:eastAsia="en-US"/>
          </w:rPr>
          <w:delText xml:space="preserve"> element (cylinder) in </w:delText>
        </w:r>
      </w:del>
      <w:r w:rsidR="008A7612" w:rsidRPr="008A7612">
        <w:rPr>
          <w:rFonts w:cs="Times New Roman"/>
          <w:iCs/>
          <w:kern w:val="0"/>
          <w:sz w:val="24"/>
          <w:szCs w:val="24"/>
          <w:lang w:eastAsia="en-US"/>
        </w:rPr>
        <w:t>one unit cell</w:t>
      </w:r>
      <w:r w:rsidR="00B86B78">
        <w:rPr>
          <w:rFonts w:cs="Times New Roman"/>
          <w:iCs/>
          <w:kern w:val="0"/>
          <w:sz w:val="24"/>
          <w:szCs w:val="24"/>
          <w:lang w:eastAsia="en-US"/>
        </w:rPr>
        <w:fldChar w:fldCharType="begin"/>
      </w:r>
      <w:r w:rsidR="00401B03">
        <w:rPr>
          <w:rFonts w:cs="Times New Roman"/>
          <w:iCs/>
          <w:kern w:val="0"/>
          <w:sz w:val="24"/>
          <w:szCs w:val="24"/>
          <w:lang w:eastAsia="en-US"/>
        </w:rPr>
        <w:instrText xml:space="preserve"> ADDIN EN.CITE &lt;EndNote&gt;&lt;Cite&gt;&lt;Author&gt;Seri Lee&lt;/Author&gt;&lt;Year&gt;1995&lt;/Year&gt;&lt;RecNum&gt;43&lt;/RecNum&gt;&lt;DisplayText&gt;&lt;style font="Times New Roman" size="12"&gt;[47]&lt;/style&gt;&lt;/DisplayText&gt;&lt;record&gt;&lt;rec-number&gt;43&lt;/rec-number&gt;&lt;foreign-keys&gt;&lt;key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401B03">
        <w:rPr>
          <w:rFonts w:cs="Times New Roman"/>
          <w:iCs/>
          <w:noProof/>
          <w:kern w:val="0"/>
          <w:sz w:val="24"/>
          <w:szCs w:val="24"/>
          <w:lang w:eastAsia="en-US"/>
        </w:rPr>
        <w:t>[</w:t>
      </w:r>
      <w:hyperlink w:anchor="_ENREF_47" w:tooltip="Seri Lee, 1995 #43" w:history="1">
        <w:r w:rsidR="00401B03">
          <w:rPr>
            <w:rFonts w:cs="Times New Roman"/>
            <w:iCs/>
            <w:noProof/>
            <w:kern w:val="0"/>
            <w:sz w:val="24"/>
            <w:szCs w:val="24"/>
            <w:lang w:eastAsia="en-US"/>
          </w:rPr>
          <w:t>47</w:t>
        </w:r>
      </w:hyperlink>
      <w:r w:rsidR="00401B03">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droplet base surface </w:t>
      </w:r>
      <w:ins w:id="497" w:author="Cheng, Jiangtao" w:date="2021-07-16T20:47:00Z">
        <w:r w:rsidR="00167694">
          <w:rPr>
            <w:rFonts w:cs="Times New Roman"/>
            <w:iCs/>
            <w:kern w:val="0"/>
            <w:sz w:val="24"/>
            <w:szCs w:val="24"/>
            <w:lang w:eastAsia="en-US"/>
          </w:rPr>
          <w:t>with</w:t>
        </w:r>
      </w:ins>
      <w:r w:rsidR="008A7612" w:rsidRPr="008A7612">
        <w:rPr>
          <w:rFonts w:cs="Times New Roman"/>
          <w:iCs/>
          <w:kern w:val="0"/>
          <w:sz w:val="24"/>
          <w:szCs w:val="24"/>
          <w:lang w:eastAsia="en-US"/>
        </w:rPr>
        <w:t xml:space="preserve">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3BAB46A" w:rsidR="00C43C1E" w:rsidRPr="00C43C1E" w:rsidRDefault="00700D43" w:rsidP="00F928E5">
      <w:pPr>
        <w:widowControl/>
        <w:suppressAutoHyphens/>
        <w:overflowPunct w:val="0"/>
        <w:autoSpaceDE w:val="0"/>
        <w:autoSpaceDN w:val="0"/>
        <w:adjustRightInd w:val="0"/>
        <w:spacing w:line="360" w:lineRule="auto"/>
        <w:ind w:firstLine="315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4339CA93"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Moreover, considering the periodicity of the unit cell, we </w:t>
      </w:r>
      <w:del w:id="498" w:author="Cheng, Jiangtao" w:date="2021-07-16T20:48:00Z">
        <w:r w:rsidRPr="00C43C1E" w:rsidDel="00167694">
          <w:rPr>
            <w:rFonts w:cs="Times New Roman"/>
            <w:iCs/>
            <w:kern w:val="0"/>
            <w:sz w:val="24"/>
            <w:szCs w:val="24"/>
            <w:lang w:eastAsia="en-US"/>
          </w:rPr>
          <w:delText xml:space="preserve">can </w:delText>
        </w:r>
      </w:del>
      <w:r w:rsidRPr="00C43C1E">
        <w:rPr>
          <w:rFonts w:cs="Times New Roman"/>
          <w:iCs/>
          <w:kern w:val="0"/>
          <w:sz w:val="24"/>
          <w:szCs w:val="24"/>
          <w:lang w:eastAsia="en-US"/>
        </w:rPr>
        <w:t xml:space="preserve">assume </w:t>
      </w:r>
      <w:ins w:id="499" w:author="Cheng, Jiangtao" w:date="2021-07-16T20:48:00Z">
        <w:r w:rsidR="00167694">
          <w:rPr>
            <w:rFonts w:cs="Times New Roman"/>
            <w:iCs/>
            <w:kern w:val="0"/>
            <w:sz w:val="24"/>
            <w:szCs w:val="24"/>
            <w:lang w:eastAsia="en-US"/>
          </w:rPr>
          <w:t xml:space="preserve">the </w:t>
        </w:r>
      </w:ins>
      <w:del w:id="500" w:author="Cheng, Jiangtao" w:date="2021-07-16T20:48:00Z">
        <w:r w:rsidRPr="00C43C1E" w:rsidDel="00167694">
          <w:rPr>
            <w:rFonts w:cs="Times New Roman"/>
            <w:iCs/>
            <w:kern w:val="0"/>
            <w:sz w:val="24"/>
            <w:szCs w:val="24"/>
            <w:lang w:eastAsia="en-US"/>
          </w:rPr>
          <w:delText xml:space="preserve">it is </w:delText>
        </w:r>
      </w:del>
      <w:r w:rsidRPr="00C43C1E">
        <w:rPr>
          <w:rFonts w:cs="Times New Roman"/>
          <w:iCs/>
          <w:kern w:val="0"/>
          <w:sz w:val="24"/>
          <w:szCs w:val="24"/>
          <w:lang w:eastAsia="en-US"/>
        </w:rPr>
        <w:t>adiabatic</w:t>
      </w:r>
      <w:r w:rsidR="008A7612">
        <w:rPr>
          <w:rFonts w:cs="Times New Roman"/>
          <w:iCs/>
          <w:kern w:val="0"/>
          <w:sz w:val="24"/>
          <w:szCs w:val="24"/>
          <w:lang w:eastAsia="en-US"/>
        </w:rPr>
        <w:t xml:space="preserve"> boundary </w:t>
      </w:r>
      <w:del w:id="501" w:author="Cheng, Jiangtao" w:date="2021-07-16T20:48:00Z">
        <w:r w:rsidR="008A7612" w:rsidDel="00167694">
          <w:rPr>
            <w:rFonts w:cs="Times New Roman"/>
            <w:iCs/>
            <w:kern w:val="0"/>
            <w:sz w:val="24"/>
            <w:szCs w:val="24"/>
            <w:lang w:eastAsia="en-US"/>
          </w:rPr>
          <w:delText>condition</w:delText>
        </w:r>
        <w:r w:rsidRPr="00C43C1E" w:rsidDel="00167694">
          <w:rPr>
            <w:rFonts w:cs="Times New Roman"/>
            <w:iCs/>
            <w:kern w:val="0"/>
            <w:sz w:val="24"/>
            <w:szCs w:val="24"/>
            <w:lang w:eastAsia="en-US"/>
          </w:rPr>
          <w:delText xml:space="preserve"> </w:delText>
        </w:r>
      </w:del>
      <w:r w:rsidRPr="00C43C1E">
        <w:rPr>
          <w:rFonts w:cs="Times New Roman"/>
          <w:iCs/>
          <w:kern w:val="0"/>
          <w:sz w:val="24"/>
          <w:szCs w:val="24"/>
          <w:lang w:eastAsia="en-US"/>
        </w:rPr>
        <w:t>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w:t>
      </w:r>
      <w:ins w:id="502" w:author="Cheng, Jiangtao" w:date="2021-07-16T20:49:00Z">
        <w:r w:rsidR="00167694">
          <w:rPr>
            <w:rFonts w:cs="Times New Roman"/>
            <w:iCs/>
            <w:kern w:val="0"/>
            <w:sz w:val="24"/>
            <w:szCs w:val="24"/>
            <w:lang w:eastAsia="en-US"/>
          </w:rPr>
          <w:t>ing</w:t>
        </w:r>
      </w:ins>
      <w:r w:rsidRPr="00C43C1E">
        <w:rPr>
          <w:rFonts w:cs="Times New Roman"/>
          <w:iCs/>
          <w:kern w:val="0"/>
          <w:sz w:val="24"/>
          <w:szCs w:val="24"/>
          <w:lang w:eastAsia="en-US"/>
        </w:rPr>
        <w:t xml:space="preserve"> cell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503" w:name="_Hlk65069201"/>
    </w:p>
    <w:p w14:paraId="39D9D8A2" w14:textId="6CA81867" w:rsidR="00C43C1E" w:rsidRPr="00C43C1E" w:rsidRDefault="00700D43" w:rsidP="00F928E5">
      <w:pPr>
        <w:widowControl/>
        <w:suppressAutoHyphens/>
        <w:overflowPunct w:val="0"/>
        <w:autoSpaceDE w:val="0"/>
        <w:autoSpaceDN w:val="0"/>
        <w:adjustRightInd w:val="0"/>
        <w:spacing w:line="360" w:lineRule="auto"/>
        <w:ind w:firstLine="342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504"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504"/>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505"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505"/>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503"/>
    </w:p>
    <w:p w14:paraId="693DBB3C" w14:textId="49B29556"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lastRenderedPageBreak/>
        <w:t xml:space="preserve">Solving the heat transfer equation Eq. (11) with the three boundary conditions </w:t>
      </w:r>
      <w:proofErr w:type="spellStart"/>
      <w:r w:rsidRPr="00C43C1E">
        <w:rPr>
          <w:rFonts w:cs="Times New Roman"/>
          <w:iCs/>
          <w:kern w:val="0"/>
          <w:sz w:val="24"/>
          <w:szCs w:val="24"/>
          <w:lang w:eastAsia="en-US"/>
        </w:rPr>
        <w:t>Eq</w:t>
      </w:r>
      <w:ins w:id="506" w:author="Cheng, Jiangtao" w:date="2021-07-16T20:50:00Z">
        <w:r w:rsidR="00167694">
          <w:rPr>
            <w:rFonts w:cs="Times New Roman"/>
            <w:iCs/>
            <w:kern w:val="0"/>
            <w:sz w:val="24"/>
            <w:szCs w:val="24"/>
            <w:lang w:eastAsia="en-US"/>
          </w:rPr>
          <w:t>s</w:t>
        </w:r>
      </w:ins>
      <w:proofErr w:type="spellEnd"/>
      <w:r w:rsidRPr="00C43C1E">
        <w:rPr>
          <w:rFonts w:cs="Times New Roman"/>
          <w:iCs/>
          <w:kern w:val="0"/>
          <w:sz w:val="24"/>
          <w:szCs w:val="24"/>
          <w:lang w:eastAsia="en-US"/>
        </w:rPr>
        <w:t>. (12)</w:t>
      </w:r>
      <w:ins w:id="507" w:author="Cheng, Jiangtao" w:date="2021-07-16T20:50:00Z">
        <w:r w:rsidR="00167694">
          <w:rPr>
            <w:rFonts w:cs="Times New Roman"/>
            <w:iCs/>
            <w:kern w:val="0"/>
            <w:sz w:val="24"/>
            <w:szCs w:val="24"/>
            <w:lang w:eastAsia="en-US"/>
          </w:rPr>
          <w:t>-</w:t>
        </w:r>
      </w:ins>
      <w:del w:id="508" w:author="Cheng, Jiangtao" w:date="2021-07-16T20:50:00Z">
        <w:r w:rsidRPr="00C43C1E" w:rsidDel="00167694">
          <w:rPr>
            <w:rFonts w:cs="Times New Roman"/>
            <w:iCs/>
            <w:kern w:val="0"/>
            <w:sz w:val="24"/>
            <w:szCs w:val="24"/>
            <w:lang w:eastAsia="en-US"/>
          </w:rPr>
          <w:delText>, Eq. (13), Eq.</w:delText>
        </w:r>
      </w:del>
      <w:del w:id="509" w:author="Cheng, Jiangtao" w:date="2021-07-16T20:49:00Z">
        <w:r w:rsidRPr="00C43C1E" w:rsidDel="00167694">
          <w:rPr>
            <w:rFonts w:cs="Times New Roman"/>
            <w:iCs/>
            <w:kern w:val="0"/>
            <w:sz w:val="24"/>
            <w:szCs w:val="24"/>
            <w:lang w:eastAsia="en-US"/>
          </w:rPr>
          <w:delText xml:space="preserve"> </w:delText>
        </w:r>
      </w:del>
      <w:r w:rsidRPr="00C43C1E">
        <w:rPr>
          <w:rFonts w:cs="Times New Roman"/>
          <w:iCs/>
          <w:kern w:val="0"/>
          <w:sz w:val="24"/>
          <w:szCs w:val="24"/>
          <w:lang w:eastAsia="en-US"/>
        </w:rPr>
        <w:t>(14), we can obtain the temperature distribution inside the water layer as:</w:t>
      </w:r>
    </w:p>
    <w:p w14:paraId="623FD779" w14:textId="2144A950" w:rsidR="00C43C1E" w:rsidRPr="00C43C1E" w:rsidRDefault="00700D43" w:rsidP="006F139C">
      <w:pPr>
        <w:widowControl/>
        <w:suppressAutoHyphens/>
        <w:overflowPunct w:val="0"/>
        <w:autoSpaceDE w:val="0"/>
        <w:autoSpaceDN w:val="0"/>
        <w:adjustRightInd w:val="0"/>
        <w:spacing w:after="60" w:line="360" w:lineRule="auto"/>
        <w:ind w:right="-270"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(15)</w:t>
      </w:r>
    </w:p>
    <w:p w14:paraId="463A1F30" w14:textId="0AF3B3B0"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w:t>
      </w:r>
      <w:ins w:id="510" w:author="Cheng, Jiangtao" w:date="2021-07-16T20:50:00Z">
        <w:r w:rsidR="00167694">
          <w:rPr>
            <w:rFonts w:cs="Times New Roman"/>
            <w:iCs/>
            <w:kern w:val="0"/>
            <w:sz w:val="24"/>
            <w:szCs w:val="24"/>
            <w:lang w:eastAsia="en-US"/>
          </w:rPr>
          <w:t xml:space="preserve"> </w:t>
        </w:r>
        <w:r w:rsidR="00167694" w:rsidRPr="00167694">
          <w:rPr>
            <w:rFonts w:cs="Times New Roman"/>
            <w:i/>
            <w:kern w:val="0"/>
            <w:sz w:val="24"/>
            <w:szCs w:val="24"/>
            <w:lang w:eastAsia="en-US"/>
            <w:rPrChange w:id="511" w:author="Cheng, Jiangtao" w:date="2021-07-16T20:50:00Z">
              <w:rPr>
                <w:rFonts w:cs="Times New Roman"/>
                <w:iCs/>
                <w:kern w:val="0"/>
                <w:sz w:val="24"/>
                <w:szCs w:val="24"/>
                <w:lang w:eastAsia="en-US"/>
              </w:rPr>
            </w:rPrChange>
          </w:rPr>
          <w:t>i.e.</w:t>
        </w:r>
        <w:r w:rsidR="00167694">
          <w:rPr>
            <w:rFonts w:cs="Times New Roman"/>
            <w:iCs/>
            <w:kern w:val="0"/>
            <w:sz w:val="24"/>
            <w:szCs w:val="24"/>
            <w:lang w:eastAsia="en-US"/>
          </w:rPr>
          <w:t>,</w:t>
        </w:r>
      </w:ins>
      <w:del w:id="512" w:author="Cheng, Jiangtao" w:date="2021-07-16T20:50:00Z">
        <w:r w:rsidRPr="00C43C1E" w:rsidDel="00167694">
          <w:rPr>
            <w:rFonts w:cs="Times New Roman"/>
            <w:iCs/>
            <w:kern w:val="0"/>
            <w:sz w:val="24"/>
            <w:szCs w:val="24"/>
            <w:lang w:eastAsia="en-US"/>
          </w:rPr>
          <w:delText xml:space="preserve"> which is defined as</w:delText>
        </w:r>
      </w:del>
      <w:r w:rsidRPr="00C43C1E">
        <w:rPr>
          <w:rFonts w:cs="Times New Roman"/>
          <w:iCs/>
          <w:kern w:val="0"/>
          <w:sz w:val="24"/>
          <w:szCs w:val="24"/>
          <w:lang w:eastAsia="en-US"/>
        </w:rPr>
        <w:t xml:space="preserve"> the heat transfer </w:t>
      </w:r>
      <w:r w:rsidRPr="00C43C1E">
        <w:rPr>
          <w:rFonts w:cs="Times New Roman"/>
          <w:iCs/>
          <w:kern w:val="0"/>
          <w:sz w:val="24"/>
          <w:szCs w:val="24"/>
        </w:rPr>
        <w:t>across</w:t>
      </w:r>
      <w:r w:rsidRPr="00C43C1E">
        <w:rPr>
          <w:rFonts w:cs="Times New Roman"/>
          <w:iCs/>
          <w:kern w:val="0"/>
          <w:sz w:val="24"/>
          <w:szCs w:val="24"/>
          <w:lang w:eastAsia="en-US"/>
        </w:rPr>
        <w:t xml:space="preserve"> </w:t>
      </w:r>
      <w:ins w:id="513" w:author="Cheng, Jiangtao" w:date="2021-07-16T20:51:00Z">
        <w:r w:rsidR="00167694">
          <w:rPr>
            <w:rFonts w:cs="Times New Roman"/>
            <w:iCs/>
            <w:kern w:val="0"/>
            <w:sz w:val="24"/>
            <w:szCs w:val="24"/>
            <w:lang w:eastAsia="en-US"/>
          </w:rPr>
          <w:t xml:space="preserve">the </w:t>
        </w:r>
      </w:ins>
      <w:r w:rsidRPr="00C43C1E">
        <w:rPr>
          <w:rFonts w:cs="Times New Roman"/>
          <w:iCs/>
          <w:kern w:val="0"/>
          <w:sz w:val="24"/>
          <w:szCs w:val="24"/>
          <w:lang w:eastAsia="en-US"/>
        </w:rPr>
        <w:t xml:space="preserve">droplet base over </w:t>
      </w:r>
      <w:ins w:id="514" w:author="Cheng, Jiangtao" w:date="2021-07-16T20:51:00Z">
        <w:r w:rsidR="00167694">
          <w:rPr>
            <w:rFonts w:cs="Times New Roman"/>
            <w:iCs/>
            <w:kern w:val="0"/>
            <w:sz w:val="24"/>
            <w:szCs w:val="24"/>
            <w:lang w:eastAsia="en-US"/>
          </w:rPr>
          <w:t xml:space="preserve">the </w:t>
        </w:r>
      </w:ins>
      <w:r w:rsidRPr="00C43C1E">
        <w:rPr>
          <w:rFonts w:cs="Times New Roman"/>
          <w:iCs/>
          <w:kern w:val="0"/>
          <w:sz w:val="24"/>
          <w:szCs w:val="24"/>
          <w:lang w:eastAsia="en-US"/>
        </w:rPr>
        <w:t xml:space="preserve">overall heat transfer from </w:t>
      </w:r>
      <w:ins w:id="515" w:author="Cheng, Jiangtao" w:date="2021-07-16T20:51:00Z">
        <w:r w:rsidR="00167694">
          <w:rPr>
            <w:rFonts w:cs="Times New Roman"/>
            <w:iCs/>
            <w:kern w:val="0"/>
            <w:sz w:val="24"/>
            <w:szCs w:val="24"/>
            <w:lang w:eastAsia="en-US"/>
          </w:rPr>
          <w:t xml:space="preserve">the </w:t>
        </w:r>
      </w:ins>
      <w:r w:rsidRPr="00C43C1E">
        <w:rPr>
          <w:rFonts w:cs="Times New Roman"/>
          <w:iCs/>
          <w:kern w:val="0"/>
          <w:sz w:val="24"/>
          <w:szCs w:val="24"/>
          <w:lang w:eastAsia="en-US"/>
        </w:rPr>
        <w:t xml:space="preserve">substrate to </w:t>
      </w:r>
      <w:ins w:id="516" w:author="Cheng, Jiangtao" w:date="2021-07-16T20:51:00Z">
        <w:r w:rsidR="00167694">
          <w:rPr>
            <w:rFonts w:cs="Times New Roman"/>
            <w:iCs/>
            <w:kern w:val="0"/>
            <w:sz w:val="24"/>
            <w:szCs w:val="24"/>
            <w:lang w:eastAsia="en-US"/>
          </w:rPr>
          <w:t xml:space="preserve">the </w:t>
        </w:r>
      </w:ins>
      <w:r w:rsidRPr="00C43C1E">
        <w:rPr>
          <w:rFonts w:cs="Times New Roman"/>
          <w:iCs/>
          <w:kern w:val="0"/>
          <w:sz w:val="24"/>
          <w:szCs w:val="24"/>
          <w:lang w:eastAsia="en-US"/>
        </w:rPr>
        <w:t>droplet</w:t>
      </w:r>
      <w:del w:id="517" w:author="Cheng, Jiangtao" w:date="2021-07-16T20:51:00Z">
        <w:r w:rsidRPr="00C43C1E" w:rsidDel="00167694">
          <w:rPr>
            <w:rFonts w:cs="Times New Roman"/>
            <w:iCs/>
            <w:kern w:val="0"/>
            <w:sz w:val="24"/>
            <w:szCs w:val="24"/>
            <w:lang w:eastAsia="en-US"/>
          </w:rPr>
          <w:delText>:</w:delText>
        </w:r>
      </w:del>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w:t>
      </w:r>
      <w:ins w:id="518" w:author="Cheng, Jiangtao" w:date="2021-07-17T07:40:00Z">
        <w:r w:rsidR="00395F1D">
          <w:rPr>
            <w:rFonts w:cs="Times New Roman"/>
            <w:iCs/>
            <w:kern w:val="0"/>
            <w:sz w:val="24"/>
            <w:szCs w:val="24"/>
            <w:lang w:eastAsia="en-US"/>
          </w:rPr>
          <w:t xml:space="preserve"> Also</w:t>
        </w:r>
      </w:ins>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are the first kind Bessel functions with order</w:t>
      </w:r>
      <w:ins w:id="519" w:author="Cheng, Jiangtao" w:date="2021-07-17T07:39:00Z">
        <w:r w:rsidR="00395F1D">
          <w:rPr>
            <w:rFonts w:cs="Times New Roman"/>
            <w:iCs/>
            <w:kern w:val="0"/>
            <w:sz w:val="24"/>
            <w:szCs w:val="24"/>
            <w:lang w:eastAsia="en-US"/>
          </w:rPr>
          <w:t>s</w:t>
        </w:r>
      </w:ins>
      <w:r w:rsidRPr="00C43C1E">
        <w:rPr>
          <w:rFonts w:cs="Times New Roman"/>
          <w:iCs/>
          <w:kern w:val="0"/>
          <w:sz w:val="24"/>
          <w:szCs w:val="24"/>
          <w:lang w:eastAsia="en-US"/>
        </w:rPr>
        <w:t xml:space="preserve">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m:t>
        </m:r>
        <m:r>
          <w:ins w:id="520" w:author="Cheng, Jiangtao" w:date="2021-07-16T20:51:00Z">
            <w:rPr>
              <w:rFonts w:ascii="Cambria Math" w:hAnsi="Cambria Math" w:cs="Times New Roman"/>
              <w:kern w:val="0"/>
              <w:sz w:val="24"/>
              <w:szCs w:val="24"/>
              <w:lang w:eastAsia="en-US"/>
            </w:rPr>
            <m:t xml:space="preserve"> </m:t>
          </w:ins>
        </m:r>
      </m:oMath>
      <w:r w:rsidRPr="00C43C1E">
        <w:rPr>
          <w:rFonts w:cs="Times New Roman"/>
          <w:iCs/>
          <w:kern w:val="0"/>
          <w:sz w:val="24"/>
          <w:szCs w:val="24"/>
          <w:lang w:eastAsia="en-US"/>
        </w:rPr>
        <w:t>0</w:t>
      </w:r>
      <w:r w:rsidR="00B86B78">
        <w:rPr>
          <w:rFonts w:cs="Times New Roman"/>
          <w:iCs/>
          <w:kern w:val="0"/>
          <w:sz w:val="24"/>
          <w:szCs w:val="24"/>
          <w:lang w:eastAsia="en-US"/>
        </w:rPr>
        <w:fldChar w:fldCharType="begin"/>
      </w:r>
      <w:r w:rsidR="00401B03">
        <w:rPr>
          <w:rFonts w:cs="Times New Roman"/>
          <w:iCs/>
          <w:kern w:val="0"/>
          <w:sz w:val="24"/>
          <w:szCs w:val="24"/>
          <w:lang w:eastAsia="en-US"/>
        </w:rPr>
        <w:instrText xml:space="preserve"> ADDIN EN.CITE &lt;EndNote&gt;&lt;Cite&gt;&lt;Author&gt;Kennedy&lt;/Author&gt;&lt;Year&gt;1960&lt;/Year&gt;&lt;RecNum&gt;244&lt;/RecNum&gt;&lt;DisplayText&gt;&lt;style font="Times New Roman" size="12"&gt;[48]&lt;/style&gt;&lt;/DisplayText&gt;&lt;record&gt;&lt;rec-number&gt;244&lt;/rec-number&gt;&lt;foreign-keys&gt;&lt;key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401B03">
        <w:rPr>
          <w:rFonts w:cs="Times New Roman"/>
          <w:iCs/>
          <w:noProof/>
          <w:kern w:val="0"/>
          <w:sz w:val="24"/>
          <w:szCs w:val="24"/>
          <w:lang w:eastAsia="en-US"/>
        </w:rPr>
        <w:t>[</w:t>
      </w:r>
      <w:hyperlink w:anchor="_ENREF_48" w:tooltip="Kennedy, 1960 #244" w:history="1">
        <w:r w:rsidR="00401B03">
          <w:rPr>
            <w:rFonts w:cs="Times New Roman"/>
            <w:iCs/>
            <w:noProof/>
            <w:kern w:val="0"/>
            <w:sz w:val="24"/>
            <w:szCs w:val="24"/>
            <w:lang w:eastAsia="en-US"/>
          </w:rPr>
          <w:t>48</w:t>
        </w:r>
      </w:hyperlink>
      <w:r w:rsidR="00401B03">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0F2B8A4E"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at </w:t>
      </w:r>
      <m:oMath>
        <m:r>
          <w:ins w:id="521" w:author="Cheng, Jiangtao" w:date="2021-07-16T20:53:00Z">
            <w:rPr>
              <w:rFonts w:ascii="Cambria Math" w:hAnsi="Cambria Math" w:cs="Times New Roman"/>
              <w:kern w:val="0"/>
              <w:sz w:val="24"/>
              <w:szCs w:val="24"/>
              <w:lang w:eastAsia="en-US"/>
            </w:rPr>
            <m:t>z</m:t>
          </w:ins>
        </m:r>
        <m:r>
          <w:ins w:id="522" w:author="Cheng, Jiangtao" w:date="2021-07-16T20:52:00Z">
            <w:rPr>
              <w:rFonts w:ascii="Cambria Math" w:hAnsi="Cambria Math" w:cs="Times New Roman"/>
              <w:kern w:val="0"/>
              <w:sz w:val="24"/>
              <w:szCs w:val="24"/>
              <w:lang w:eastAsia="en-US"/>
            </w:rPr>
            <m:t>=</m:t>
          </w:ins>
        </m:r>
        <m:r>
          <w:ins w:id="523" w:author="Cheng, Jiangtao" w:date="2021-07-16T20:53:00Z">
            <w:rPr>
              <w:rFonts w:ascii="Cambria Math" w:hAnsi="Cambria Math" w:cs="Times New Roman"/>
              <w:kern w:val="0"/>
              <w:sz w:val="24"/>
              <w:szCs w:val="24"/>
              <w:lang w:eastAsia="en-US"/>
            </w:rPr>
            <m:t>0</m:t>
          </w:ins>
        </m:r>
      </m:oMath>
      <w:del w:id="524" w:author="Cheng, Jiangtao" w:date="2021-07-16T20:53:00Z">
        <w:r w:rsidRPr="00CB6E7A" w:rsidDel="00167694">
          <w:rPr>
            <w:rFonts w:cs="Times New Roman"/>
            <w:i/>
            <w:kern w:val="0"/>
            <w:sz w:val="24"/>
            <w:szCs w:val="24"/>
            <w:lang w:eastAsia="en-US"/>
          </w:rPr>
          <w:delText>z</w:delText>
        </w:r>
        <w:r w:rsidRPr="00C43C1E" w:rsidDel="00167694">
          <w:rPr>
            <w:rFonts w:cs="Times New Roman"/>
            <w:iCs/>
            <w:kern w:val="0"/>
            <w:sz w:val="24"/>
            <w:szCs w:val="24"/>
            <w:lang w:eastAsia="en-US"/>
          </w:rPr>
          <w:delText>=0</w:delText>
        </w:r>
      </w:del>
      <w:r w:rsidRPr="00C43C1E">
        <w:rPr>
          <w:rFonts w:cs="Times New Roman"/>
          <w:iCs/>
          <w:kern w:val="0"/>
          <w:sz w:val="24"/>
          <w:szCs w:val="24"/>
          <w:lang w:eastAsia="en-US"/>
        </w:rPr>
        <w:t xml:space="preserve"> is calculated as:</w:t>
      </w:r>
    </w:p>
    <w:p w14:paraId="194762CD" w14:textId="28A30032" w:rsidR="00C43C1E" w:rsidRPr="00C43C1E" w:rsidRDefault="00700D43" w:rsidP="006F139C">
      <w:pPr>
        <w:widowControl/>
        <w:suppressAutoHyphens/>
        <w:overflowPunct w:val="0"/>
        <w:autoSpaceDE w:val="0"/>
        <w:autoSpaceDN w:val="0"/>
        <w:adjustRightInd w:val="0"/>
        <w:spacing w:line="360" w:lineRule="auto"/>
        <w:ind w:firstLine="117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622B8EAD" w:rsidR="00CB6E7A" w:rsidRDefault="00700D43"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35F6C9FF" w:rsidR="00C43C1E" w:rsidRPr="00C43C1E" w:rsidRDefault="00700D43" w:rsidP="006F139C">
      <w:pPr>
        <w:widowControl/>
        <w:suppressAutoHyphens/>
        <w:overflowPunct w:val="0"/>
        <w:autoSpaceDE w:val="0"/>
        <w:autoSpaceDN w:val="0"/>
        <w:adjustRightInd w:val="0"/>
        <w:spacing w:line="360" w:lineRule="auto"/>
        <w:ind w:firstLine="360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00AD5F28"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average temperature of the solid-liquid interface at </w:t>
      </w:r>
      <w:ins w:id="525" w:author="Cheng, Jiangtao" w:date="2021-07-16T20:53:00Z">
        <w:r w:rsidR="00167694">
          <w:rPr>
            <w:rFonts w:cs="Times New Roman"/>
            <w:iCs/>
            <w:kern w:val="0"/>
            <w:sz w:val="24"/>
            <w:szCs w:val="24"/>
            <w:lang w:eastAsia="en-US"/>
          </w:rPr>
          <w:t xml:space="preserve">the </w:t>
        </w:r>
      </w:ins>
      <w:r w:rsidRPr="00C43C1E">
        <w:rPr>
          <w:rFonts w:cs="Times New Roman"/>
          <w:iCs/>
          <w:kern w:val="0"/>
          <w:sz w:val="24"/>
          <w:szCs w:val="24"/>
          <w:lang w:eastAsia="en-US"/>
        </w:rPr>
        <w:t>droplet base could be estimated as:</w:t>
      </w:r>
    </w:p>
    <w:p w14:paraId="76780DC0" w14:textId="2EA70BC6" w:rsidR="00F007F6" w:rsidRDefault="00700D43"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700D43"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554DD6C6"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temperature at the solid-liquid interface should be</w:t>
      </w:r>
      <w:del w:id="526" w:author="Cheng, Jiangtao" w:date="2021-07-17T15:13:00Z">
        <w:r w:rsidR="00F007F6" w:rsidDel="00F0035C">
          <w:rPr>
            <w:rFonts w:cs="Times New Roman"/>
            <w:iCs/>
            <w:kern w:val="0"/>
            <w:sz w:val="24"/>
            <w:szCs w:val="24"/>
            <w:lang w:eastAsia="en-US"/>
          </w:rPr>
          <w:delText xml:space="preserve"> that</w:delText>
        </w:r>
      </w:del>
      <w:r w:rsidR="00F007F6">
        <w:rPr>
          <w:rFonts w:cs="Times New Roman"/>
          <w:iCs/>
          <w:kern w:val="0"/>
          <w:sz w:val="24"/>
          <w:szCs w:val="24"/>
          <w:lang w:eastAsia="en-US"/>
        </w:rPr>
        <w:t xml:space="preserve"> same as</w:t>
      </w:r>
      <w:r w:rsidRPr="00C43C1E">
        <w:rPr>
          <w:rFonts w:cs="Times New Roman"/>
          <w:iCs/>
          <w:kern w:val="0"/>
          <w:sz w:val="24"/>
          <w:szCs w:val="24"/>
          <w:lang w:eastAsia="en-US"/>
        </w:rPr>
        <w:t xml:space="preserve"> the </w:t>
      </w:r>
      <w:r w:rsidRPr="00747A93">
        <w:rPr>
          <w:rFonts w:cs="Times New Roman"/>
          <w:iCs/>
          <w:kern w:val="0"/>
          <w:sz w:val="24"/>
          <w:szCs w:val="24"/>
          <w:highlight w:val="magenta"/>
          <w:lang w:eastAsia="en-US"/>
          <w:rPrChange w:id="527" w:author="Cheng, Jiangtao" w:date="2021-07-17T11:49:00Z">
            <w:rPr>
              <w:rFonts w:cs="Times New Roman"/>
              <w:iCs/>
              <w:kern w:val="0"/>
              <w:sz w:val="24"/>
              <w:szCs w:val="24"/>
              <w:lang w:eastAsia="en-US"/>
            </w:rPr>
          </w:rPrChange>
        </w:rPr>
        <w:t>contact temperature</w:t>
      </w:r>
      <w:r w:rsidRPr="00C43C1E">
        <w:rPr>
          <w:rFonts w:cs="Times New Roman"/>
          <w:iCs/>
          <w:kern w:val="0"/>
          <w:sz w:val="24"/>
          <w:szCs w:val="24"/>
          <w:lang w:eastAsia="en-US"/>
        </w:rPr>
        <w:t xml:space="preserve">, we </w:t>
      </w:r>
      <w:del w:id="528" w:author="Cheng, Jiangtao" w:date="2021-07-16T20:54:00Z">
        <w:r w:rsidRPr="00C43C1E" w:rsidDel="00167694">
          <w:rPr>
            <w:rFonts w:cs="Times New Roman"/>
            <w:iCs/>
            <w:kern w:val="0"/>
            <w:sz w:val="24"/>
            <w:szCs w:val="24"/>
            <w:lang w:eastAsia="en-US"/>
          </w:rPr>
          <w:delText xml:space="preserve">should </w:delText>
        </w:r>
      </w:del>
      <w:r w:rsidRPr="00C43C1E">
        <w:rPr>
          <w:rFonts w:cs="Times New Roman"/>
          <w:iCs/>
          <w:kern w:val="0"/>
          <w:sz w:val="24"/>
          <w:szCs w:val="24"/>
          <w:lang w:eastAsia="en-US"/>
        </w:rPr>
        <w:t>have:</w:t>
      </w:r>
    </w:p>
    <w:p w14:paraId="280FCC3B" w14:textId="75935BF5" w:rsidR="00C43C1E" w:rsidRPr="00C43C1E" w:rsidRDefault="00700D43" w:rsidP="006F139C">
      <w:pPr>
        <w:widowControl/>
        <w:suppressAutoHyphens/>
        <w:overflowPunct w:val="0"/>
        <w:autoSpaceDE w:val="0"/>
        <w:autoSpaceDN w:val="0"/>
        <w:adjustRightInd w:val="0"/>
        <w:spacing w:line="360" w:lineRule="auto"/>
        <w:ind w:firstLine="423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Change w:id="529" w:author="Cheng, Jiangtao" w:date="2021-07-17T11:49:00Z">
                  <w:rPr>
                    <w:rFonts w:ascii="Cambria Math" w:hAnsi="Cambria Math" w:cs="Times New Roman"/>
                    <w:i/>
                    <w:iCs/>
                    <w:kern w:val="14"/>
                    <w:sz w:val="24"/>
                    <w:szCs w:val="24"/>
                    <w:lang w:eastAsia="en-US"/>
                  </w:rPr>
                </w:rPrChange>
              </w:rPr>
            </m:ctrlPr>
          </m:sSubPr>
          <m:e>
            <m:r>
              <w:rPr>
                <w:rFonts w:ascii="Cambria Math" w:hAnsi="Cambria Math" w:cs="Times New Roman"/>
                <w:kern w:val="0"/>
                <w:sz w:val="24"/>
                <w:szCs w:val="24"/>
                <w:highlight w:val="magenta"/>
                <w:lang w:eastAsia="en-US"/>
                <w:rPrChange w:id="530" w:author="Cheng, Jiangtao" w:date="2021-07-17T11:49:00Z">
                  <w:rPr>
                    <w:rFonts w:ascii="Cambria Math" w:hAnsi="Cambria Math" w:cs="Times New Roman"/>
                    <w:kern w:val="0"/>
                    <w:sz w:val="24"/>
                    <w:szCs w:val="24"/>
                    <w:lang w:eastAsia="en-US"/>
                  </w:rPr>
                </w:rPrChange>
              </w:rPr>
              <m:t>T</m:t>
            </m:r>
          </m:e>
          <m:sub>
            <m:r>
              <m:rPr>
                <m:sty m:val="p"/>
              </m:rPr>
              <w:rPr>
                <w:rFonts w:ascii="Cambria Math" w:hAnsi="Cambria Math" w:cs="Times New Roman"/>
                <w:kern w:val="0"/>
                <w:sz w:val="24"/>
                <w:szCs w:val="24"/>
                <w:highlight w:val="magenta"/>
                <w:lang w:eastAsia="en-US"/>
                <w:rPrChange w:id="531" w:author="Cheng, Jiangtao" w:date="2021-07-17T11:49:00Z">
                  <w:rPr>
                    <w:rFonts w:ascii="Cambria Math" w:hAnsi="Cambria Math" w:cs="Times New Roman"/>
                    <w:kern w:val="0"/>
                    <w:sz w:val="24"/>
                    <w:szCs w:val="24"/>
                    <w:lang w:eastAsia="en-US"/>
                  </w:rPr>
                </w:rPrChange>
              </w:rPr>
              <m:t>c</m:t>
            </m:r>
            <w:commentRangeStart w:id="532"/>
            <w:commentRangeEnd w:id="532"/>
            <m:r>
              <m:rPr>
                <m:sty m:val="p"/>
              </m:rPr>
              <w:rPr>
                <w:rStyle w:val="CommentReference"/>
                <w:highlight w:val="magenta"/>
                <w:rPrChange w:id="533" w:author="Cheng, Jiangtao" w:date="2021-07-17T11:49:00Z">
                  <w:rPr>
                    <w:rStyle w:val="CommentReference"/>
                  </w:rPr>
                </w:rPrChange>
              </w:rPr>
              <w:commentReference w:id="532"/>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(19)</w:t>
      </w:r>
    </w:p>
    <w:p w14:paraId="5EF65A43" w14:textId="40C2EA0C" w:rsidR="00853F0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Thus, the </w:t>
      </w:r>
      <w:del w:id="534" w:author="Cheng, Jiangtao" w:date="2021-07-16T20:55:00Z">
        <w:r w:rsidRPr="00C43C1E" w:rsidDel="00897670">
          <w:rPr>
            <w:rFonts w:cs="Times New Roman"/>
            <w:iCs/>
            <w:kern w:val="0"/>
            <w:sz w:val="24"/>
            <w:szCs w:val="24"/>
            <w:lang w:eastAsia="en-US"/>
          </w:rPr>
          <w:delText xml:space="preserve">base </w:delText>
        </w:r>
      </w:del>
      <w:r w:rsidRPr="00C43C1E">
        <w:rPr>
          <w:rFonts w:cs="Times New Roman"/>
          <w:iCs/>
          <w:kern w:val="0"/>
          <w:sz w:val="24"/>
          <w:szCs w:val="24"/>
          <w:lang w:eastAsia="en-US"/>
        </w:rPr>
        <w:t xml:space="preserve">average temperature of the water droplet </w:t>
      </w:r>
      <w:ins w:id="535" w:author="Cheng, Jiangtao" w:date="2021-07-16T20:55:00Z">
        <w:r w:rsidR="00897670" w:rsidRPr="00C43C1E">
          <w:rPr>
            <w:rFonts w:cs="Times New Roman"/>
            <w:iCs/>
            <w:kern w:val="0"/>
            <w:sz w:val="24"/>
            <w:szCs w:val="24"/>
            <w:lang w:eastAsia="en-US"/>
          </w:rPr>
          <w:t>base</w:t>
        </w:r>
        <w:r w:rsidR="00897670" w:rsidRPr="00C43C1E">
          <w:rPr>
            <w:rFonts w:cs="Times New Roman"/>
            <w:iCs/>
            <w:kern w:val="0"/>
            <w:sz w:val="24"/>
            <w:szCs w:val="24"/>
            <w:lang w:eastAsia="en-US"/>
          </w:rPr>
          <w:t xml:space="preserve"> </w:t>
        </w:r>
        <w:r w:rsidR="00897670">
          <w:rPr>
            <w:rFonts w:cs="Times New Roman"/>
            <w:iCs/>
            <w:kern w:val="0"/>
            <w:sz w:val="24"/>
            <w:szCs w:val="24"/>
            <w:lang w:eastAsia="en-US"/>
          </w:rPr>
          <w:t>is given by</w:t>
        </w:r>
      </w:ins>
      <w:del w:id="536" w:author="Cheng, Jiangtao" w:date="2021-07-16T20:55:00Z">
        <w:r w:rsidRPr="00C43C1E" w:rsidDel="00897670">
          <w:rPr>
            <w:rFonts w:cs="Times New Roman"/>
            <w:iCs/>
            <w:kern w:val="0"/>
            <w:sz w:val="24"/>
            <w:szCs w:val="24"/>
            <w:lang w:eastAsia="en-US"/>
          </w:rPr>
          <w:delText>could be obtained as</w:delText>
        </w:r>
      </w:del>
      <w:r w:rsidRPr="00C43C1E">
        <w:rPr>
          <w:rFonts w:cs="Times New Roman"/>
          <w:iCs/>
          <w:kern w:val="0"/>
          <w:sz w:val="24"/>
          <w:szCs w:val="24"/>
          <w:lang w:eastAsia="en-US"/>
        </w:rPr>
        <w:t>:</w:t>
      </w:r>
    </w:p>
    <w:p w14:paraId="7A30DFE5" w14:textId="11A3048B" w:rsidR="00C43C1E" w:rsidRPr="00C43C1E" w:rsidRDefault="00700D43"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Change w:id="537" w:author="Cheng, Jiangtao" w:date="2021-07-17T11:49:00Z">
                  <w:rPr>
                    <w:rFonts w:ascii="Cambria Math" w:hAnsi="Cambria Math" w:cs="Times New Roman"/>
                    <w:i/>
                    <w:iCs/>
                    <w:kern w:val="14"/>
                    <w:sz w:val="24"/>
                    <w:szCs w:val="24"/>
                    <w:lang w:eastAsia="en-US"/>
                  </w:rPr>
                </w:rPrChange>
              </w:rPr>
            </m:ctrlPr>
          </m:sSubPr>
          <m:e>
            <m:r>
              <w:rPr>
                <w:rFonts w:ascii="Cambria Math" w:hAnsi="Cambria Math" w:cs="Times New Roman"/>
                <w:kern w:val="0"/>
                <w:sz w:val="24"/>
                <w:szCs w:val="24"/>
                <w:highlight w:val="magenta"/>
                <w:lang w:eastAsia="en-US"/>
                <w:rPrChange w:id="538" w:author="Cheng, Jiangtao" w:date="2021-07-17T11:49:00Z">
                  <w:rPr>
                    <w:rFonts w:ascii="Cambria Math" w:hAnsi="Cambria Math" w:cs="Times New Roman"/>
                    <w:kern w:val="0"/>
                    <w:sz w:val="24"/>
                    <w:szCs w:val="24"/>
                    <w:lang w:eastAsia="en-US"/>
                  </w:rPr>
                </w:rPrChange>
              </w:rPr>
              <m:t>T</m:t>
            </m:r>
          </m:e>
          <m:sub>
            <m:r>
              <w:rPr>
                <w:rFonts w:ascii="Cambria Math" w:hAnsi="Cambria Math" w:cs="Times New Roman"/>
                <w:kern w:val="0"/>
                <w:sz w:val="24"/>
                <w:szCs w:val="24"/>
                <w:highlight w:val="magenta"/>
                <w:lang w:eastAsia="en-US"/>
                <w:rPrChange w:id="539" w:author="Cheng, Jiangtao" w:date="2021-07-17T11:49:00Z">
                  <w:rPr>
                    <w:rFonts w:ascii="Cambria Math" w:hAnsi="Cambria Math" w:cs="Times New Roman"/>
                    <w:kern w:val="0"/>
                    <w:sz w:val="24"/>
                    <w:szCs w:val="24"/>
                    <w:lang w:eastAsia="en-US"/>
                  </w:rPr>
                </w:rPrChange>
              </w:rPr>
              <m:t>c</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2a</m:t>
            </m:r>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1+k</m:t>
                </m:r>
              </m:e>
            </m:d>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den>
        </m:f>
        <m:nary>
          <m:naryPr>
            <m:chr m:val="∑"/>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n=1</m:t>
            </m:r>
          </m:sub>
          <m:sup>
            <m:r>
              <w:rPr>
                <w:rFonts w:ascii="Cambria Math" w:hAnsi="Cambria Math" w:cs="Times New Roman"/>
                <w:kern w:val="0"/>
                <w:sz w:val="24"/>
                <w:szCs w:val="24"/>
                <w:lang w:eastAsia="en-US"/>
              </w:rPr>
              <m:t>∞</m:t>
            </m:r>
          </m:sup>
          <m:e>
            <m:d>
              <m:dPr>
                <m:begChr m:val="["/>
                <m:endChr m:val="]"/>
                <m:ctrlPr>
                  <w:rPr>
                    <w:rFonts w:ascii="Cambria Math" w:hAnsi="Cambria Math" w:cs="Times New Roman"/>
                    <w:i/>
                    <w:iCs/>
                    <w:kern w:val="14"/>
                    <w:sz w:val="24"/>
                    <w:szCs w:val="24"/>
                    <w:lang w:eastAsia="en-US"/>
                  </w:rPr>
                </m:ctrlPr>
              </m:dPr>
              <m:e>
                <m:func>
                  <m:funcPr>
                    <m:ctrlPr>
                      <w:rPr>
                        <w:rFonts w:ascii="Cambria Math" w:hAnsi="Cambria Math" w:cs="Times New Roman"/>
                        <w:i/>
                        <w:iCs/>
                        <w:kern w:val="14"/>
                        <w:sz w:val="24"/>
                        <w:szCs w:val="24"/>
                        <w:lang w:eastAsia="en-US"/>
                      </w:rPr>
                    </m:ctrlPr>
                  </m:funcPr>
                  <m:fNa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1</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a</m:t>
                            </m:r>
                          </m:num>
                          <m:den>
                            <m:r>
                              <w:rPr>
                                <w:rFonts w:ascii="Cambria Math" w:hAnsi="Cambria Math" w:cs="Times New Roman"/>
                                <w:kern w:val="0"/>
                                <w:sz w:val="24"/>
                                <w:szCs w:val="24"/>
                                <w:lang w:eastAsia="en-US"/>
                              </w:rPr>
                              <m:t>b</m:t>
                            </m:r>
                          </m:den>
                        </m:f>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fName>
                  <m:e>
                    <m:r>
                      <w:rPr>
                        <w:rFonts w:ascii="Cambria Math" w:hAnsi="Cambria Math" w:cs="Times New Roman"/>
                        <w:kern w:val="0"/>
                        <w:sz w:val="24"/>
                        <w:szCs w:val="24"/>
                        <w:lang w:eastAsia="en-US"/>
                      </w:rPr>
                      <m:t>/</m:t>
                    </m:r>
                    <m:d>
                      <m:dPr>
                        <m:ctrlPr>
                          <w:rPr>
                            <w:rFonts w:ascii="Cambria Math" w:hAnsi="Cambria Math" w:cs="Times New Roman"/>
                            <w:i/>
                            <w:iCs/>
                            <w:kern w:val="14"/>
                            <w:sz w:val="24"/>
                            <w:szCs w:val="24"/>
                            <w:lang w:eastAsia="en-US"/>
                          </w:rPr>
                        </m:ctrlPr>
                      </m:dPr>
                      <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up>
                            <m:r>
                              <w:rPr>
                                <w:rFonts w:ascii="Cambria Math" w:hAnsi="Cambria Math" w:cs="Times New Roman"/>
                                <w:kern w:val="0"/>
                                <w:sz w:val="24"/>
                                <w:szCs w:val="24"/>
                                <w:lang w:eastAsia="en-US"/>
                              </w:rPr>
                              <m:t>3</m:t>
                            </m:r>
                          </m:sup>
                        </m:sSubSup>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t xml:space="preserve">3.4 </w:t>
      </w:r>
      <w:r w:rsidR="00F722A0">
        <w:rPr>
          <w:rFonts w:eastAsia="DengXian" w:cs="Times New Roman"/>
          <w:b/>
          <w:bCs/>
          <w:iCs/>
          <w:sz w:val="24"/>
          <w:szCs w:val="24"/>
        </w:rPr>
        <w:t>Evaporation from droplet cap surface</w:t>
      </w:r>
    </w:p>
    <w:p w14:paraId="26740CFF" w14:textId="3A1FA524" w:rsidR="00774E97" w:rsidRDefault="00DE5159" w:rsidP="00856045">
      <w:pPr>
        <w:spacing w:line="360" w:lineRule="auto"/>
        <w:ind w:firstLine="360"/>
        <w:rPr>
          <w:rFonts w:eastAsia="DengXian" w:cs="Times New Roman"/>
          <w:iCs/>
          <w:sz w:val="24"/>
          <w:szCs w:val="24"/>
        </w:rPr>
      </w:pPr>
      <w:ins w:id="540" w:author="Cheng, Jiangtao" w:date="2021-07-17T06:11:00Z">
        <w:r>
          <w:rPr>
            <w:rFonts w:eastAsia="DengXian" w:cs="Times New Roman"/>
            <w:iCs/>
            <w:sz w:val="24"/>
            <w:szCs w:val="24"/>
          </w:rPr>
          <w:t xml:space="preserve">During </w:t>
        </w:r>
      </w:ins>
      <w:ins w:id="541" w:author="Cheng, Jiangtao" w:date="2021-07-17T06:41:00Z">
        <w:r w:rsidR="00542D10">
          <w:rPr>
            <w:rFonts w:eastAsia="DengXian" w:cs="Times New Roman"/>
            <w:iCs/>
            <w:sz w:val="24"/>
            <w:szCs w:val="24"/>
          </w:rPr>
          <w:t>evaporation</w:t>
        </w:r>
        <w:r w:rsidR="00542D10">
          <w:rPr>
            <w:rFonts w:eastAsia="DengXian" w:cs="Times New Roman"/>
            <w:iCs/>
            <w:sz w:val="24"/>
            <w:szCs w:val="24"/>
          </w:rPr>
          <w:t xml:space="preserve"> of </w:t>
        </w:r>
      </w:ins>
      <w:ins w:id="542" w:author="Cheng, Jiangtao" w:date="2021-07-17T06:47:00Z">
        <w:r w:rsidR="0043052C">
          <w:rPr>
            <w:rFonts w:eastAsia="DengXian" w:cs="Times New Roman"/>
            <w:iCs/>
            <w:sz w:val="24"/>
            <w:szCs w:val="24"/>
          </w:rPr>
          <w:t xml:space="preserve">a sessile water </w:t>
        </w:r>
      </w:ins>
      <w:ins w:id="543" w:author="Cheng, Jiangtao" w:date="2021-07-17T06:11:00Z">
        <w:r>
          <w:rPr>
            <w:rFonts w:eastAsia="DengXian" w:cs="Times New Roman"/>
            <w:iCs/>
            <w:sz w:val="24"/>
            <w:szCs w:val="24"/>
          </w:rPr>
          <w:t xml:space="preserve">droplet </w:t>
        </w:r>
      </w:ins>
      <w:ins w:id="544" w:author="Cheng, Jiangtao" w:date="2021-07-17T06:41:00Z">
        <w:r w:rsidR="00542D10">
          <w:rPr>
            <w:rFonts w:eastAsia="DengXian" w:cs="Times New Roman"/>
            <w:iCs/>
            <w:sz w:val="24"/>
            <w:szCs w:val="24"/>
          </w:rPr>
          <w:t>especially at</w:t>
        </w:r>
      </w:ins>
      <w:ins w:id="545" w:author="Cheng, Jiangtao" w:date="2021-07-17T06:11:00Z">
        <w:r>
          <w:rPr>
            <w:rFonts w:eastAsia="DengXian" w:cs="Times New Roman"/>
            <w:iCs/>
            <w:sz w:val="24"/>
            <w:szCs w:val="24"/>
          </w:rPr>
          <w:t xml:space="preserve"> </w:t>
        </w:r>
      </w:ins>
      <w:ins w:id="546" w:author="Cheng, Jiangtao" w:date="2021-07-17T06:47:00Z">
        <w:r w:rsidR="0043052C">
          <w:rPr>
            <w:rFonts w:eastAsia="DengXian" w:cs="Times New Roman"/>
            <w:iCs/>
            <w:sz w:val="24"/>
            <w:szCs w:val="24"/>
          </w:rPr>
          <w:t xml:space="preserve">a </w:t>
        </w:r>
      </w:ins>
      <w:ins w:id="547" w:author="Cheng, Jiangtao" w:date="2021-07-17T06:11:00Z">
        <w:r>
          <w:rPr>
            <w:rFonts w:eastAsia="DengXian" w:cs="Times New Roman"/>
            <w:iCs/>
            <w:sz w:val="24"/>
            <w:szCs w:val="24"/>
          </w:rPr>
          <w:t>relatively low temperature, t</w:t>
        </w:r>
      </w:ins>
      <w:del w:id="548" w:author="Cheng, Jiangtao" w:date="2021-07-17T06:11:00Z">
        <w:r w:rsidR="00C43C1E" w:rsidRPr="00C43C1E" w:rsidDel="00DE5159">
          <w:rPr>
            <w:rFonts w:eastAsia="DengXian" w:cs="Times New Roman"/>
            <w:iCs/>
            <w:sz w:val="24"/>
            <w:szCs w:val="24"/>
          </w:rPr>
          <w:delText>T</w:delText>
        </w:r>
      </w:del>
      <w:r w:rsidR="00C43C1E" w:rsidRPr="00C43C1E">
        <w:rPr>
          <w:rFonts w:eastAsia="DengXian" w:cs="Times New Roman"/>
          <w:iCs/>
          <w:sz w:val="24"/>
          <w:szCs w:val="24"/>
        </w:rPr>
        <w:t xml:space="preserve">he </w:t>
      </w:r>
      <w:r w:rsidR="00C43C1E" w:rsidRPr="00C43C1E">
        <w:rPr>
          <w:rFonts w:eastAsia="DengXian" w:cs="Times New Roman"/>
          <w:iCs/>
          <w:sz w:val="24"/>
          <w:szCs w:val="24"/>
        </w:rPr>
        <w:lastRenderedPageBreak/>
        <w:t xml:space="preserve">one-dimensional </w:t>
      </w:r>
      <w:ins w:id="549" w:author="Cheng, Jiangtao" w:date="2021-07-17T06:42:00Z">
        <w:r w:rsidR="00542D10" w:rsidRPr="00C43C1E">
          <w:rPr>
            <w:rFonts w:eastAsia="DengXian" w:cs="Times New Roman"/>
            <w:iCs/>
            <w:sz w:val="24"/>
            <w:szCs w:val="24"/>
          </w:rPr>
          <w:t>heat</w:t>
        </w:r>
        <w:r w:rsidR="00542D10" w:rsidRPr="00C43C1E">
          <w:rPr>
            <w:rFonts w:eastAsia="DengXian" w:cs="Times New Roman"/>
            <w:iCs/>
            <w:sz w:val="24"/>
            <w:szCs w:val="24"/>
          </w:rPr>
          <w:t xml:space="preserve"> </w:t>
        </w:r>
      </w:ins>
      <w:r w:rsidR="00C43C1E" w:rsidRPr="00C43C1E">
        <w:rPr>
          <w:rFonts w:eastAsia="DengXian" w:cs="Times New Roman"/>
          <w:iCs/>
          <w:sz w:val="24"/>
          <w:szCs w:val="24"/>
        </w:rPr>
        <w:t xml:space="preserve">conduction </w:t>
      </w:r>
      <w:del w:id="550" w:author="Cheng, Jiangtao" w:date="2021-07-17T06:42:00Z">
        <w:r w:rsidR="00C43C1E" w:rsidRPr="00C43C1E" w:rsidDel="00542D10">
          <w:rPr>
            <w:rFonts w:eastAsia="DengXian" w:cs="Times New Roman"/>
            <w:iCs/>
            <w:sz w:val="24"/>
            <w:szCs w:val="24"/>
          </w:rPr>
          <w:delText xml:space="preserve">heat transfer </w:delText>
        </w:r>
      </w:del>
      <w:r w:rsidR="00C43C1E" w:rsidRPr="00C43C1E">
        <w:rPr>
          <w:rFonts w:eastAsia="DengXian" w:cs="Times New Roman"/>
          <w:iCs/>
          <w:sz w:val="24"/>
          <w:szCs w:val="24"/>
        </w:rPr>
        <w:t xml:space="preserve">process inside </w:t>
      </w:r>
      <w:ins w:id="551" w:author="Cheng, Jiangtao" w:date="2021-07-16T20:57:00Z">
        <w:r w:rsidR="00770C1D">
          <w:rPr>
            <w:rFonts w:eastAsia="DengXian" w:cs="Times New Roman"/>
            <w:iCs/>
            <w:sz w:val="24"/>
            <w:szCs w:val="24"/>
          </w:rPr>
          <w:t xml:space="preserve">the </w:t>
        </w:r>
      </w:ins>
      <w:del w:id="552" w:author="Cheng, Jiangtao" w:date="2021-07-17T06:47:00Z">
        <w:r w:rsidR="00C43C1E" w:rsidRPr="00C43C1E" w:rsidDel="0043052C">
          <w:rPr>
            <w:rFonts w:eastAsia="DengXian" w:cs="Times New Roman"/>
            <w:iCs/>
            <w:sz w:val="24"/>
            <w:szCs w:val="24"/>
          </w:rPr>
          <w:delText xml:space="preserve">water </w:delText>
        </w:r>
      </w:del>
      <w:r w:rsidR="00C43C1E" w:rsidRPr="00C43C1E">
        <w:rPr>
          <w:rFonts w:eastAsia="DengXian" w:cs="Times New Roman"/>
          <w:iCs/>
          <w:sz w:val="24"/>
          <w:szCs w:val="24"/>
        </w:rPr>
        <w:t xml:space="preserve">droplet is shown in Fig. </w:t>
      </w:r>
      <w:r w:rsidR="00792C98">
        <w:rPr>
          <w:rFonts w:eastAsia="DengXian" w:cs="Times New Roman"/>
          <w:iCs/>
          <w:sz w:val="24"/>
          <w:szCs w:val="24"/>
        </w:rPr>
        <w:t>3</w:t>
      </w:r>
      <w:del w:id="553" w:author="Cheng, Jiangtao" w:date="2021-07-16T20:56:00Z">
        <w:r w:rsidR="001C2287" w:rsidDel="009B6C90">
          <w:rPr>
            <w:rFonts w:eastAsia="DengXian" w:cs="Times New Roman"/>
            <w:iCs/>
            <w:sz w:val="24"/>
            <w:szCs w:val="24"/>
          </w:rPr>
          <w:delText xml:space="preserve"> </w:delText>
        </w:r>
      </w:del>
      <w:r w:rsidR="001C2287">
        <w:rPr>
          <w:rFonts w:eastAsia="DengXian" w:cs="Times New Roman"/>
          <w:iCs/>
          <w:sz w:val="24"/>
          <w:szCs w:val="24"/>
        </w:rPr>
        <w:t>(c)</w:t>
      </w:r>
      <w:r w:rsidR="00C43C1E" w:rsidRPr="00C43C1E">
        <w:rPr>
          <w:rFonts w:eastAsia="DengXian" w:cs="Times New Roman"/>
          <w:iCs/>
          <w:sz w:val="24"/>
          <w:szCs w:val="24"/>
        </w:rPr>
        <w:t xml:space="preserve">. The water droplet is discretized into </w:t>
      </w:r>
      <w:ins w:id="554" w:author="Cheng, Jiangtao" w:date="2021-07-16T21:02:00Z">
        <w:r w:rsidR="009B127F">
          <w:rPr>
            <w:rFonts w:eastAsia="DengXian" w:cs="Times New Roman"/>
            <w:iCs/>
            <w:sz w:val="24"/>
            <w:szCs w:val="24"/>
          </w:rPr>
          <w:t xml:space="preserve">a series of </w:t>
        </w:r>
      </w:ins>
      <w:ins w:id="555" w:author="Cheng, Jiangtao" w:date="2021-07-17T06:47:00Z">
        <w:r w:rsidR="0043052C">
          <w:rPr>
            <w:rFonts w:eastAsia="DengXian" w:cs="Times New Roman"/>
            <w:iCs/>
            <w:sz w:val="24"/>
            <w:szCs w:val="24"/>
          </w:rPr>
          <w:t xml:space="preserve">thin </w:t>
        </w:r>
      </w:ins>
      <w:r w:rsidR="00C43C1E" w:rsidRPr="00C43C1E">
        <w:rPr>
          <w:rFonts w:eastAsia="DengXian" w:cs="Times New Roman"/>
          <w:iCs/>
          <w:sz w:val="24"/>
          <w:szCs w:val="24"/>
        </w:rPr>
        <w:t>layers</w:t>
      </w:r>
      <w:ins w:id="556" w:author="Cheng, Jiangtao" w:date="2021-07-17T06:33:00Z">
        <w:r w:rsidR="00481D0C">
          <w:rPr>
            <w:rFonts w:eastAsia="DengXian" w:cs="Times New Roman"/>
            <w:iCs/>
            <w:sz w:val="24"/>
            <w:szCs w:val="24"/>
          </w:rPr>
          <w:t xml:space="preserve"> (</w:t>
        </w:r>
        <w:proofErr w:type="spellStart"/>
        <w:r w:rsidR="00481D0C" w:rsidRPr="00481D0C">
          <w:rPr>
            <w:rFonts w:eastAsia="DengXian" w:cs="Times New Roman"/>
            <w:i/>
            <w:sz w:val="24"/>
            <w:szCs w:val="24"/>
            <w:rPrChange w:id="557" w:author="Cheng, Jiangtao" w:date="2021-07-17T06:34:00Z">
              <w:rPr>
                <w:rFonts w:eastAsia="DengXian" w:cs="Times New Roman"/>
                <w:iCs/>
                <w:sz w:val="24"/>
                <w:szCs w:val="24"/>
              </w:rPr>
            </w:rPrChange>
          </w:rPr>
          <w:t>i</w:t>
        </w:r>
        <w:proofErr w:type="spellEnd"/>
        <w:r w:rsidR="00481D0C">
          <w:rPr>
            <w:rFonts w:eastAsia="DengXian" w:cs="Times New Roman"/>
            <w:iCs/>
            <w:sz w:val="24"/>
            <w:szCs w:val="24"/>
          </w:rPr>
          <w:t xml:space="preserve"> = 1, …, </w:t>
        </w:r>
      </w:ins>
      <w:commentRangeStart w:id="558"/>
      <w:ins w:id="559" w:author="Cheng, Jiangtao" w:date="2021-07-17T11:36:00Z">
        <w:r w:rsidR="00C12D9A" w:rsidRPr="00747A93">
          <w:rPr>
            <w:rFonts w:eastAsia="DengXian" w:cs="Times New Roman"/>
            <w:iCs/>
            <w:sz w:val="24"/>
            <w:szCs w:val="24"/>
            <w:highlight w:val="magenta"/>
            <w:rPrChange w:id="560" w:author="Cheng, Jiangtao" w:date="2021-07-17T11:45:00Z">
              <w:rPr>
                <w:rFonts w:eastAsia="DengXian" w:cs="Times New Roman"/>
                <w:iCs/>
                <w:sz w:val="24"/>
                <w:szCs w:val="24"/>
              </w:rPr>
            </w:rPrChange>
          </w:rPr>
          <w:t>M</w:t>
        </w:r>
        <w:commentRangeEnd w:id="558"/>
        <w:r w:rsidR="00C12D9A" w:rsidRPr="00747A93">
          <w:rPr>
            <w:rStyle w:val="CommentReference"/>
            <w:iCs/>
            <w:highlight w:val="magenta"/>
            <w:rPrChange w:id="561" w:author="Cheng, Jiangtao" w:date="2021-07-17T11:45:00Z">
              <w:rPr>
                <w:rStyle w:val="CommentReference"/>
              </w:rPr>
            </w:rPrChange>
          </w:rPr>
          <w:commentReference w:id="558"/>
        </w:r>
      </w:ins>
      <w:ins w:id="562" w:author="Cheng, Jiangtao" w:date="2021-07-17T11:52:00Z">
        <w:r w:rsidR="00747A93">
          <w:rPr>
            <w:rFonts w:eastAsia="DengXian" w:cs="Times New Roman"/>
            <w:iCs/>
            <w:sz w:val="24"/>
            <w:szCs w:val="24"/>
          </w:rPr>
          <w:t xml:space="preserve">, where </w:t>
        </w:r>
        <w:r w:rsidR="00747A93" w:rsidRPr="00F27E1A">
          <w:rPr>
            <w:rFonts w:eastAsia="DengXian" w:cs="Times New Roman"/>
            <w:kern w:val="14"/>
            <w:sz w:val="24"/>
            <w:szCs w:val="24"/>
          </w:rPr>
          <w:t>M</w:t>
        </w:r>
        <w:r w:rsidR="00747A93">
          <w:rPr>
            <w:rFonts w:eastAsia="DengXian" w:cs="Times New Roman"/>
            <w:kern w:val="14"/>
            <w:sz w:val="24"/>
            <w:szCs w:val="24"/>
          </w:rPr>
          <w:t xml:space="preserve"> is the number of discrete water layer in the upper hemisphere of the droplet spherical cap</w:t>
        </w:r>
      </w:ins>
      <w:ins w:id="563" w:author="Cheng, Jiangtao" w:date="2021-07-17T06:33:00Z">
        <w:r w:rsidR="00481D0C">
          <w:rPr>
            <w:rFonts w:eastAsia="DengXian" w:cs="Times New Roman"/>
            <w:iCs/>
            <w:sz w:val="24"/>
            <w:szCs w:val="24"/>
          </w:rPr>
          <w:t>)</w:t>
        </w:r>
      </w:ins>
      <w:r w:rsidR="00C43C1E" w:rsidRPr="00C43C1E">
        <w:rPr>
          <w:rFonts w:eastAsia="DengXian" w:cs="Times New Roman"/>
          <w:iCs/>
          <w:sz w:val="24"/>
          <w:szCs w:val="24"/>
        </w:rPr>
        <w:t xml:space="preserve"> parallel to the substrate. </w:t>
      </w:r>
      <w:del w:id="564" w:author="Cheng, Jiangtao" w:date="2021-07-16T21:05:00Z">
        <w:r w:rsidR="00C43C1E" w:rsidRPr="00C43C1E" w:rsidDel="00C61DB4">
          <w:rPr>
            <w:rFonts w:eastAsia="DengXian" w:cs="Times New Roman"/>
            <w:iCs/>
            <w:sz w:val="24"/>
            <w:szCs w:val="24"/>
          </w:rPr>
          <w:delText xml:space="preserve">Heat </w:delText>
        </w:r>
      </w:del>
      <w:del w:id="565" w:author="Cheng, Jiangtao" w:date="2021-07-17T06:34:00Z">
        <w:r w:rsidR="00C43C1E" w:rsidRPr="00C43C1E" w:rsidDel="00481D0C">
          <w:rPr>
            <w:rFonts w:eastAsia="DengXian" w:cs="Times New Roman"/>
            <w:iCs/>
            <w:sz w:val="24"/>
            <w:szCs w:val="24"/>
          </w:rPr>
          <w:delText>transfer</w:delText>
        </w:r>
      </w:del>
      <w:del w:id="566" w:author="Cheng, Jiangtao" w:date="2021-07-16T20:57:00Z">
        <w:r w:rsidR="00C43C1E" w:rsidRPr="00C43C1E" w:rsidDel="00770C1D">
          <w:rPr>
            <w:rFonts w:eastAsia="DengXian" w:cs="Times New Roman"/>
            <w:iCs/>
            <w:sz w:val="24"/>
            <w:szCs w:val="24"/>
          </w:rPr>
          <w:delText>s</w:delText>
        </w:r>
      </w:del>
      <w:del w:id="567" w:author="Cheng, Jiangtao" w:date="2021-07-17T06:34:00Z">
        <w:r w:rsidR="00C43C1E" w:rsidRPr="00C43C1E" w:rsidDel="00481D0C">
          <w:rPr>
            <w:rFonts w:eastAsia="DengXian" w:cs="Times New Roman"/>
            <w:iCs/>
            <w:sz w:val="24"/>
            <w:szCs w:val="24"/>
          </w:rPr>
          <w:delText xml:space="preserve"> into the water layer </w:delText>
        </w:r>
      </w:del>
      <w:del w:id="568" w:author="Cheng, Jiangtao" w:date="2021-07-16T21:04:00Z">
        <w:r w:rsidR="00C43C1E" w:rsidRPr="00C43C1E" w:rsidDel="009B127F">
          <w:rPr>
            <w:rFonts w:eastAsia="DengXian" w:cs="Times New Roman"/>
            <w:iCs/>
            <w:sz w:val="24"/>
            <w:szCs w:val="24"/>
          </w:rPr>
          <w:delText xml:space="preserve">control volume </w:delText>
        </w:r>
      </w:del>
      <w:del w:id="569" w:author="Cheng, Jiangtao" w:date="2021-07-17T06:34:00Z">
        <w:r w:rsidR="00C43C1E" w:rsidRPr="00C43C1E" w:rsidDel="00481D0C">
          <w:rPr>
            <w:rFonts w:eastAsia="DengXian" w:cs="Times New Roman"/>
            <w:iCs/>
            <w:sz w:val="24"/>
            <w:szCs w:val="24"/>
          </w:rPr>
          <w:delText>from the bottom surface (</w:delText>
        </w:r>
      </w:del>
      <m:oMath>
        <m:sSub>
          <m:sSubPr>
            <m:ctrlPr>
              <w:del w:id="570" w:author="Cheng, Jiangtao" w:date="2021-07-17T06:34:00Z">
                <w:rPr>
                  <w:rFonts w:ascii="Cambria Math" w:hAnsi="Cambria Math" w:cs="Times New Roman"/>
                  <w:i/>
                  <w:iCs/>
                  <w:kern w:val="14"/>
                  <w:sz w:val="24"/>
                  <w:szCs w:val="24"/>
                  <w:lang w:eastAsia="en-US"/>
                </w:rPr>
              </w:del>
            </m:ctrlPr>
          </m:sSubPr>
          <m:e>
            <m:r>
              <w:del w:id="571" w:author="Cheng, Jiangtao" w:date="2021-07-17T06:34:00Z">
                <w:rPr>
                  <w:rFonts w:ascii="Cambria Math" w:hAnsi="Cambria Math" w:cs="Times New Roman"/>
                  <w:kern w:val="0"/>
                  <w:sz w:val="24"/>
                  <w:szCs w:val="24"/>
                  <w:lang w:eastAsia="en-US"/>
                </w:rPr>
                <m:t>q</m:t>
              </w:del>
            </m:r>
          </m:e>
          <m:sub>
            <m:r>
              <w:del w:id="572" w:author="Cheng, Jiangtao" w:date="2021-07-17T06:34:00Z">
                <m:rPr>
                  <m:sty m:val="p"/>
                </m:rPr>
                <w:rPr>
                  <w:rFonts w:ascii="Cambria Math" w:hAnsi="Cambria Math" w:cs="Times New Roman"/>
                  <w:kern w:val="0"/>
                  <w:sz w:val="24"/>
                  <w:szCs w:val="24"/>
                  <w:lang w:eastAsia="en-US"/>
                </w:rPr>
                <m:t>i</m:t>
              </w:del>
            </m:r>
          </m:sub>
        </m:sSub>
      </m:oMath>
      <w:del w:id="573" w:author="Cheng, Jiangtao" w:date="2021-07-17T06:34:00Z">
        <w:r w:rsidR="00C43C1E" w:rsidRPr="00C43C1E" w:rsidDel="00481D0C">
          <w:rPr>
            <w:rFonts w:eastAsia="DengXian" w:cs="Times New Roman"/>
            <w:iCs/>
            <w:sz w:val="24"/>
            <w:szCs w:val="24"/>
          </w:rPr>
          <w:delText xml:space="preserve">) </w:delText>
        </w:r>
      </w:del>
      <w:del w:id="574" w:author="Cheng, Jiangtao" w:date="2021-07-16T21:05:00Z">
        <w:r w:rsidR="00C43C1E" w:rsidRPr="00C43C1E" w:rsidDel="00C61DB4">
          <w:rPr>
            <w:rFonts w:eastAsia="DengXian" w:cs="Times New Roman"/>
            <w:iCs/>
            <w:sz w:val="24"/>
            <w:szCs w:val="24"/>
          </w:rPr>
          <w:delText>and</w:delText>
        </w:r>
      </w:del>
      <w:del w:id="575" w:author="Cheng, Jiangtao" w:date="2021-07-17T06:34:00Z">
        <w:r w:rsidR="00C43C1E" w:rsidRPr="00C43C1E" w:rsidDel="00481D0C">
          <w:rPr>
            <w:rFonts w:eastAsia="DengXian" w:cs="Times New Roman"/>
            <w:iCs/>
            <w:sz w:val="24"/>
            <w:szCs w:val="24"/>
          </w:rPr>
          <w:delText xml:space="preserve"> transfers </w:delText>
        </w:r>
      </w:del>
      <w:del w:id="576" w:author="Cheng, Jiangtao" w:date="2021-07-17T06:12:00Z">
        <w:r w:rsidR="00C43C1E" w:rsidRPr="00C43C1E" w:rsidDel="00DE5159">
          <w:rPr>
            <w:rFonts w:eastAsia="DengXian" w:cs="Times New Roman"/>
            <w:iCs/>
            <w:sz w:val="24"/>
            <w:szCs w:val="24"/>
          </w:rPr>
          <w:delText xml:space="preserve">out of the control volume </w:delText>
        </w:r>
      </w:del>
      <w:del w:id="577" w:author="Cheng, Jiangtao" w:date="2021-07-17T06:34:00Z">
        <w:r w:rsidR="00C43C1E" w:rsidRPr="00C43C1E" w:rsidDel="00481D0C">
          <w:rPr>
            <w:rFonts w:eastAsia="DengXian" w:cs="Times New Roman"/>
            <w:iCs/>
            <w:sz w:val="24"/>
            <w:szCs w:val="24"/>
          </w:rPr>
          <w:delText>from the top surface (</w:delText>
        </w:r>
      </w:del>
      <m:oMath>
        <m:sSub>
          <m:sSubPr>
            <m:ctrlPr>
              <w:del w:id="578" w:author="Cheng, Jiangtao" w:date="2021-07-17T06:34:00Z">
                <w:rPr>
                  <w:rFonts w:ascii="Cambria Math" w:hAnsi="Cambria Math" w:cs="Times New Roman"/>
                  <w:i/>
                  <w:iCs/>
                  <w:kern w:val="14"/>
                  <w:sz w:val="24"/>
                  <w:szCs w:val="24"/>
                  <w:lang w:eastAsia="en-US"/>
                </w:rPr>
              </w:del>
            </m:ctrlPr>
          </m:sSubPr>
          <m:e>
            <m:r>
              <w:del w:id="579" w:author="Cheng, Jiangtao" w:date="2021-07-17T06:34:00Z">
                <w:rPr>
                  <w:rFonts w:ascii="Cambria Math" w:hAnsi="Cambria Math" w:cs="Times New Roman"/>
                  <w:kern w:val="0"/>
                  <w:sz w:val="24"/>
                  <w:szCs w:val="24"/>
                  <w:lang w:eastAsia="en-US"/>
                </w:rPr>
                <m:t>q</m:t>
              </w:del>
            </m:r>
          </m:e>
          <m:sub>
            <m:r>
              <w:del w:id="580" w:author="Cheng, Jiangtao" w:date="2021-07-17T06:34:00Z">
                <m:rPr>
                  <m:sty m:val="p"/>
                </m:rPr>
                <w:rPr>
                  <w:rFonts w:ascii="Cambria Math" w:hAnsi="Cambria Math" w:cs="Times New Roman"/>
                  <w:kern w:val="0"/>
                  <w:sz w:val="24"/>
                  <w:szCs w:val="24"/>
                  <w:lang w:eastAsia="en-US"/>
                </w:rPr>
                <m:t>i+1</m:t>
              </w:del>
            </m:r>
          </m:sub>
        </m:sSub>
      </m:oMath>
      <w:del w:id="581" w:author="Cheng, Jiangtao" w:date="2021-07-17T06:34:00Z">
        <w:r w:rsidR="00C43C1E" w:rsidRPr="00C43C1E" w:rsidDel="00481D0C">
          <w:rPr>
            <w:rFonts w:eastAsia="DengXian" w:cs="Times New Roman"/>
            <w:iCs/>
            <w:sz w:val="24"/>
            <w:szCs w:val="24"/>
          </w:rPr>
          <w:delText>) and side surface (</w:delText>
        </w:r>
      </w:del>
      <m:oMath>
        <m:sSub>
          <m:sSubPr>
            <m:ctrlPr>
              <w:del w:id="582" w:author="Cheng, Jiangtao" w:date="2021-07-17T06:34:00Z">
                <w:rPr>
                  <w:rFonts w:ascii="Cambria Math" w:hAnsi="Cambria Math" w:cs="Times New Roman"/>
                  <w:i/>
                  <w:iCs/>
                  <w:kern w:val="14"/>
                  <w:sz w:val="24"/>
                  <w:szCs w:val="24"/>
                  <w:lang w:eastAsia="en-US"/>
                </w:rPr>
              </w:del>
            </m:ctrlPr>
          </m:sSubPr>
          <m:e>
            <m:r>
              <w:del w:id="583" w:author="Cheng, Jiangtao" w:date="2021-07-17T06:34:00Z">
                <w:rPr>
                  <w:rFonts w:ascii="Cambria Math" w:hAnsi="Cambria Math" w:cs="Times New Roman"/>
                  <w:kern w:val="0"/>
                  <w:sz w:val="24"/>
                  <w:szCs w:val="24"/>
                  <w:lang w:eastAsia="en-US"/>
                </w:rPr>
                <m:t>J(r)∙h</m:t>
              </w:del>
            </m:r>
          </m:e>
          <m:sub>
            <m:r>
              <w:del w:id="584" w:author="Cheng, Jiangtao" w:date="2021-07-17T06:34:00Z">
                <m:rPr>
                  <m:sty m:val="p"/>
                </m:rPr>
                <w:rPr>
                  <w:rFonts w:ascii="Cambria Math" w:hAnsi="Cambria Math" w:cs="Times New Roman"/>
                  <w:kern w:val="0"/>
                  <w:sz w:val="24"/>
                  <w:szCs w:val="24"/>
                  <w:lang w:eastAsia="en-US"/>
                </w:rPr>
                <m:t>fg</m:t>
              </w:del>
            </m:r>
          </m:sub>
        </m:sSub>
        <m:r>
          <w:del w:id="585" w:author="Cheng, Jiangtao" w:date="2021-07-17T06:34:00Z">
            <w:rPr>
              <w:rFonts w:ascii="Cambria Math" w:hAnsi="Cambria Math" w:cs="Times New Roman"/>
              <w:kern w:val="14"/>
              <w:sz w:val="24"/>
              <w:szCs w:val="24"/>
              <w:lang w:eastAsia="en-US"/>
            </w:rPr>
            <m:t>∙dS</m:t>
          </w:del>
        </m:r>
      </m:oMath>
      <w:del w:id="586" w:author="Cheng, Jiangtao" w:date="2021-07-17T06:34:00Z">
        <w:r w:rsidR="00C43C1E" w:rsidRPr="00C43C1E" w:rsidDel="00481D0C">
          <w:rPr>
            <w:rFonts w:eastAsia="DengXian" w:cs="Times New Roman"/>
            <w:iCs/>
            <w:sz w:val="24"/>
            <w:szCs w:val="24"/>
          </w:rPr>
          <w:delText xml:space="preserve">). </w:delText>
        </w:r>
      </w:del>
      <w:ins w:id="587" w:author="Cheng, Jiangtao" w:date="2021-07-17T06:13:00Z">
        <w:r>
          <w:rPr>
            <w:rFonts w:eastAsia="DengXian" w:cs="Times New Roman"/>
            <w:iCs/>
            <w:sz w:val="24"/>
            <w:szCs w:val="24"/>
          </w:rPr>
          <w:t>Here, t</w:t>
        </w:r>
      </w:ins>
      <w:del w:id="588" w:author="Cheng, Jiangtao" w:date="2021-07-17T06:13:00Z">
        <w:r w:rsidR="00C43C1E" w:rsidRPr="00C43C1E" w:rsidDel="00DE5159">
          <w:rPr>
            <w:rFonts w:eastAsia="DengXian" w:cs="Times New Roman"/>
            <w:iCs/>
            <w:sz w:val="24"/>
            <w:szCs w:val="24"/>
          </w:rPr>
          <w:delText>T</w:delText>
        </w:r>
      </w:del>
      <w:r w:rsidR="00C43C1E" w:rsidRPr="00C43C1E">
        <w:rPr>
          <w:rFonts w:eastAsia="DengXian" w:cs="Times New Roman"/>
          <w:iCs/>
          <w:sz w:val="24"/>
          <w:szCs w:val="24"/>
        </w:rPr>
        <w:t>emperature</w:t>
      </w:r>
      <w:ins w:id="589" w:author="Cheng, Jiangtao" w:date="2021-07-17T06:07:00Z">
        <w:r w:rsidR="00254350">
          <w:rPr>
            <w:rFonts w:eastAsia="DengXian" w:cs="Times New Roman"/>
            <w:iCs/>
            <w:sz w:val="24"/>
            <w:szCs w:val="24"/>
          </w:rPr>
          <w:t>s</w:t>
        </w:r>
      </w:ins>
      <w:r w:rsidR="00C43C1E" w:rsidRPr="00C43C1E">
        <w:rPr>
          <w:rFonts w:eastAsia="DengXian" w:cs="Times New Roman"/>
          <w:iCs/>
          <w:sz w:val="24"/>
          <w:szCs w:val="24"/>
        </w:rPr>
        <w:t xml:space="preserve"> </w:t>
      </w:r>
      <w:ins w:id="590" w:author="Cheng, Jiangtao" w:date="2021-07-17T06:13:00Z">
        <w:r w:rsidRPr="00C43C1E">
          <w:rPr>
            <w:rFonts w:eastAsia="DengXian" w:cs="Times New Roman"/>
            <w:iCs/>
            <w:sz w:val="24"/>
            <w:szCs w:val="24"/>
          </w:rPr>
          <w:t xml:space="preserve">at the bottom </w:t>
        </w:r>
        <w:r>
          <w:rPr>
            <w:rFonts w:eastAsia="DengXian" w:cs="Times New Roman"/>
            <w:iCs/>
            <w:sz w:val="24"/>
            <w:szCs w:val="24"/>
          </w:rPr>
          <w:t xml:space="preserve">surface </w:t>
        </w:r>
      </w:ins>
      <m:oMath>
        <m:sSub>
          <m:sSubPr>
            <m:ctrlPr>
              <w:ins w:id="591" w:author="Cheng, Jiangtao" w:date="2021-07-17T06:14:00Z">
                <w:rPr>
                  <w:rFonts w:ascii="Cambria Math" w:hAnsi="Cambria Math" w:cs="Times New Roman"/>
                  <w:i/>
                  <w:iCs/>
                  <w:kern w:val="14"/>
                  <w:sz w:val="24"/>
                  <w:szCs w:val="24"/>
                  <w:lang w:eastAsia="en-US"/>
                </w:rPr>
              </w:ins>
            </m:ctrlPr>
          </m:sSubPr>
          <m:e>
            <m:r>
              <w:ins w:id="592" w:author="Cheng, Jiangtao" w:date="2021-07-17T06:14:00Z">
                <w:rPr>
                  <w:rFonts w:ascii="Cambria Math" w:hAnsi="Cambria Math" w:cs="Times New Roman"/>
                  <w:kern w:val="0"/>
                  <w:sz w:val="24"/>
                  <w:szCs w:val="24"/>
                  <w:lang w:eastAsia="en-US"/>
                </w:rPr>
                <m:t>(</m:t>
              </w:ins>
            </m:r>
            <m:r>
              <w:ins w:id="593" w:author="Cheng, Jiangtao" w:date="2021-07-17T06:14:00Z">
                <w:rPr>
                  <w:rFonts w:ascii="Cambria Math" w:hAnsi="Cambria Math" w:cs="Times New Roman"/>
                  <w:kern w:val="0"/>
                  <w:sz w:val="24"/>
                  <w:szCs w:val="24"/>
                  <w:lang w:eastAsia="en-US"/>
                </w:rPr>
                <m:t>T</m:t>
              </w:ins>
            </m:r>
          </m:e>
          <m:sub>
            <m:r>
              <w:ins w:id="594" w:author="Cheng, Jiangtao" w:date="2021-07-17T06:14:00Z">
                <m:rPr>
                  <m:sty m:val="p"/>
                </m:rPr>
                <w:rPr>
                  <w:rFonts w:ascii="Cambria Math" w:hAnsi="Cambria Math" w:cs="Times New Roman"/>
                  <w:kern w:val="0"/>
                  <w:sz w:val="24"/>
                  <w:szCs w:val="24"/>
                  <w:lang w:eastAsia="en-US"/>
                </w:rPr>
                <m:t>i</m:t>
              </w:ins>
            </m:r>
          </m:sub>
        </m:sSub>
      </m:oMath>
      <w:ins w:id="595" w:author="Cheng, Jiangtao" w:date="2021-07-17T06:14:00Z">
        <w:r>
          <w:rPr>
            <w:rFonts w:eastAsia="DengXian" w:cs="Times New Roman"/>
            <w:iCs/>
            <w:kern w:val="14"/>
            <w:sz w:val="24"/>
            <w:szCs w:val="24"/>
            <w:lang w:eastAsia="en-US"/>
          </w:rPr>
          <w:t xml:space="preserve">) </w:t>
        </w:r>
      </w:ins>
      <w:ins w:id="596" w:author="Cheng, Jiangtao" w:date="2021-07-17T06:13:00Z">
        <w:r w:rsidRPr="00C43C1E">
          <w:rPr>
            <w:rFonts w:eastAsia="DengXian" w:cs="Times New Roman"/>
            <w:iCs/>
            <w:sz w:val="24"/>
            <w:szCs w:val="24"/>
          </w:rPr>
          <w:t xml:space="preserve">and </w:t>
        </w:r>
      </w:ins>
      <w:ins w:id="597" w:author="Cheng, Jiangtao" w:date="2021-07-17T06:14:00Z">
        <w:r>
          <w:rPr>
            <w:rFonts w:eastAsia="DengXian" w:cs="Times New Roman"/>
            <w:iCs/>
            <w:sz w:val="24"/>
            <w:szCs w:val="24"/>
          </w:rPr>
          <w:t xml:space="preserve">the </w:t>
        </w:r>
      </w:ins>
      <w:ins w:id="598" w:author="Cheng, Jiangtao" w:date="2021-07-17T06:13:00Z">
        <w:r w:rsidRPr="00C43C1E">
          <w:rPr>
            <w:rFonts w:eastAsia="DengXian" w:cs="Times New Roman"/>
            <w:iCs/>
            <w:sz w:val="24"/>
            <w:szCs w:val="24"/>
          </w:rPr>
          <w:t>top surface</w:t>
        </w:r>
      </w:ins>
      <w:ins w:id="599" w:author="Cheng, Jiangtao" w:date="2021-07-17T06:14:00Z">
        <w:r>
          <w:rPr>
            <w:rFonts w:eastAsia="DengXian" w:cs="Times New Roman"/>
            <w:iCs/>
            <w:sz w:val="24"/>
            <w:szCs w:val="24"/>
          </w:rPr>
          <w:t xml:space="preserve"> </w:t>
        </w:r>
      </w:ins>
      <m:oMath>
        <m:sSub>
          <m:sSubPr>
            <m:ctrlPr>
              <w:ins w:id="600" w:author="Cheng, Jiangtao" w:date="2021-07-17T06:14:00Z">
                <w:rPr>
                  <w:rFonts w:ascii="Cambria Math" w:hAnsi="Cambria Math" w:cs="Times New Roman"/>
                  <w:i/>
                  <w:iCs/>
                  <w:kern w:val="14"/>
                  <w:sz w:val="24"/>
                  <w:szCs w:val="24"/>
                  <w:lang w:eastAsia="en-US"/>
                </w:rPr>
              </w:ins>
            </m:ctrlPr>
          </m:sSubPr>
          <m:e>
            <m:r>
              <w:ins w:id="601" w:author="Cheng, Jiangtao" w:date="2021-07-17T06:14:00Z">
                <w:rPr>
                  <w:rFonts w:ascii="Cambria Math" w:hAnsi="Cambria Math" w:cs="Times New Roman"/>
                  <w:kern w:val="0"/>
                  <w:sz w:val="24"/>
                  <w:szCs w:val="24"/>
                  <w:lang w:eastAsia="en-US"/>
                </w:rPr>
                <m:t>(</m:t>
              </w:ins>
            </m:r>
            <m:r>
              <w:ins w:id="602" w:author="Cheng, Jiangtao" w:date="2021-07-17T06:14:00Z">
                <w:rPr>
                  <w:rFonts w:ascii="Cambria Math" w:hAnsi="Cambria Math" w:cs="Times New Roman"/>
                  <w:kern w:val="0"/>
                  <w:sz w:val="24"/>
                  <w:szCs w:val="24"/>
                  <w:lang w:eastAsia="en-US"/>
                </w:rPr>
                <m:t>T</m:t>
              </w:ins>
            </m:r>
          </m:e>
          <m:sub>
            <m:r>
              <w:ins w:id="603" w:author="Cheng, Jiangtao" w:date="2021-07-17T06:14:00Z">
                <m:rPr>
                  <m:sty m:val="p"/>
                </m:rPr>
                <w:rPr>
                  <w:rFonts w:ascii="Cambria Math" w:hAnsi="Cambria Math" w:cs="Times New Roman"/>
                  <w:kern w:val="0"/>
                  <w:sz w:val="24"/>
                  <w:szCs w:val="24"/>
                  <w:lang w:eastAsia="en-US"/>
                </w:rPr>
                <m:t>i+1</m:t>
              </w:ins>
            </m:r>
          </m:sub>
        </m:sSub>
        <m:r>
          <w:ins w:id="604" w:author="Cheng, Jiangtao" w:date="2021-07-17T06:14:00Z">
            <w:rPr>
              <w:rFonts w:ascii="Cambria Math" w:hAnsi="Cambria Math" w:cs="Times New Roman"/>
              <w:kern w:val="14"/>
              <w:sz w:val="24"/>
              <w:szCs w:val="24"/>
              <w:lang w:eastAsia="en-US"/>
            </w:rPr>
            <m:t>)</m:t>
          </w:ins>
        </m:r>
      </m:oMath>
      <w:ins w:id="605" w:author="Cheng, Jiangtao" w:date="2021-07-17T06:13:00Z">
        <w:r w:rsidRPr="00C43C1E">
          <w:rPr>
            <w:rFonts w:eastAsia="DengXian" w:cs="Times New Roman"/>
            <w:iCs/>
            <w:sz w:val="24"/>
            <w:szCs w:val="24"/>
          </w:rPr>
          <w:t xml:space="preserve"> of </w:t>
        </w:r>
      </w:ins>
      <w:ins w:id="606" w:author="Cheng, Jiangtao" w:date="2021-07-17T06:48:00Z">
        <w:r w:rsidR="0043052C">
          <w:rPr>
            <w:rFonts w:eastAsia="DengXian" w:cs="Times New Roman"/>
            <w:iCs/>
            <w:sz w:val="24"/>
            <w:szCs w:val="24"/>
          </w:rPr>
          <w:t xml:space="preserve">the </w:t>
        </w:r>
        <w:proofErr w:type="spellStart"/>
        <w:r w:rsidR="0043052C" w:rsidRPr="0043052C">
          <w:rPr>
            <w:rFonts w:eastAsia="DengXian" w:cs="Times New Roman"/>
            <w:i/>
            <w:sz w:val="24"/>
            <w:szCs w:val="24"/>
            <w:rPrChange w:id="607" w:author="Cheng, Jiangtao" w:date="2021-07-17T06:48:00Z">
              <w:rPr>
                <w:rFonts w:eastAsia="DengXian" w:cs="Times New Roman"/>
                <w:iCs/>
                <w:sz w:val="24"/>
                <w:szCs w:val="24"/>
              </w:rPr>
            </w:rPrChange>
          </w:rPr>
          <w:t>i</w:t>
        </w:r>
        <w:r w:rsidR="0043052C">
          <w:rPr>
            <w:rFonts w:eastAsia="DengXian" w:cs="Times New Roman"/>
            <w:iCs/>
            <w:sz w:val="24"/>
            <w:szCs w:val="24"/>
          </w:rPr>
          <w:t>th</w:t>
        </w:r>
      </w:ins>
      <w:proofErr w:type="spellEnd"/>
      <w:ins w:id="608" w:author="Cheng, Jiangtao" w:date="2021-07-17T06:13:00Z">
        <w:r w:rsidRPr="00C43C1E">
          <w:rPr>
            <w:rFonts w:eastAsia="DengXian" w:cs="Times New Roman"/>
            <w:iCs/>
            <w:sz w:val="24"/>
            <w:szCs w:val="24"/>
          </w:rPr>
          <w:t xml:space="preserve"> water layer </w:t>
        </w:r>
      </w:ins>
      <w:ins w:id="609" w:author="Cheng, Jiangtao" w:date="2021-07-17T06:07:00Z">
        <w:r w:rsidR="00254350">
          <w:rPr>
            <w:rFonts w:eastAsia="DengXian" w:cs="Times New Roman"/>
            <w:iCs/>
            <w:sz w:val="24"/>
            <w:szCs w:val="24"/>
          </w:rPr>
          <w:t>are</w:t>
        </w:r>
      </w:ins>
      <w:del w:id="610" w:author="Cheng, Jiangtao" w:date="2021-07-17T06:07:00Z">
        <w:r w:rsidR="00C43C1E" w:rsidRPr="00C43C1E" w:rsidDel="00254350">
          <w:rPr>
            <w:rFonts w:eastAsia="DengXian" w:cs="Times New Roman"/>
            <w:iCs/>
            <w:sz w:val="24"/>
            <w:szCs w:val="24"/>
          </w:rPr>
          <w:delText>is</w:delText>
        </w:r>
      </w:del>
      <w:r w:rsidR="00C43C1E" w:rsidRPr="00C43C1E">
        <w:rPr>
          <w:rFonts w:eastAsia="DengXian" w:cs="Times New Roman"/>
          <w:iCs/>
          <w:sz w:val="24"/>
          <w:szCs w:val="24"/>
        </w:rPr>
        <w:t xml:space="preserve"> assumed to be </w:t>
      </w:r>
      <w:ins w:id="611" w:author="Cheng, Jiangtao" w:date="2021-07-17T06:07:00Z">
        <w:r w:rsidR="00254350">
          <w:rPr>
            <w:rFonts w:eastAsia="DengXian" w:cs="Times New Roman"/>
            <w:iCs/>
            <w:sz w:val="24"/>
            <w:szCs w:val="24"/>
          </w:rPr>
          <w:t xml:space="preserve">laterally </w:t>
        </w:r>
      </w:ins>
      <w:r w:rsidR="00C43C1E" w:rsidRPr="00C43C1E">
        <w:rPr>
          <w:rFonts w:eastAsia="DengXian" w:cs="Times New Roman"/>
          <w:iCs/>
          <w:sz w:val="24"/>
          <w:szCs w:val="24"/>
        </w:rPr>
        <w:t>uniform</w:t>
      </w:r>
      <w:ins w:id="612" w:author="Cheng, Jiangtao" w:date="2021-07-17T06:15:00Z">
        <w:r>
          <w:rPr>
            <w:rFonts w:eastAsia="DengXian" w:cs="Times New Roman"/>
            <w:iCs/>
            <w:sz w:val="24"/>
            <w:szCs w:val="24"/>
          </w:rPr>
          <w:t>,</w:t>
        </w:r>
      </w:ins>
      <w:r w:rsidR="00C43C1E" w:rsidRPr="00C43C1E">
        <w:rPr>
          <w:rFonts w:eastAsia="DengXian" w:cs="Times New Roman"/>
          <w:iCs/>
          <w:sz w:val="24"/>
          <w:szCs w:val="24"/>
        </w:rPr>
        <w:t xml:space="preserve"> </w:t>
      </w:r>
      <w:del w:id="613" w:author="Cheng, Jiangtao" w:date="2021-07-17T06:13:00Z">
        <w:r w:rsidR="00C43C1E" w:rsidRPr="00C43C1E" w:rsidDel="00DE5159">
          <w:rPr>
            <w:rFonts w:eastAsia="DengXian" w:cs="Times New Roman"/>
            <w:iCs/>
            <w:sz w:val="24"/>
            <w:szCs w:val="24"/>
          </w:rPr>
          <w:delText>at the bottom and top surface of each water layer</w:delText>
        </w:r>
      </w:del>
      <w:del w:id="614" w:author="Cheng, Jiangtao" w:date="2021-07-16T21:06:00Z">
        <w:r w:rsidR="00C43C1E" w:rsidRPr="00C43C1E" w:rsidDel="00C61DB4">
          <w:rPr>
            <w:rFonts w:eastAsia="DengXian" w:cs="Times New Roman"/>
            <w:iCs/>
            <w:sz w:val="24"/>
            <w:szCs w:val="24"/>
          </w:rPr>
          <w:delText xml:space="preserve"> control volume</w:delText>
        </w:r>
      </w:del>
      <w:del w:id="615" w:author="Cheng, Jiangtao" w:date="2021-07-17T06:13:00Z">
        <w:r w:rsidR="00C43C1E" w:rsidRPr="00C43C1E" w:rsidDel="00DE5159">
          <w:rPr>
            <w:rFonts w:eastAsia="DengXian" w:cs="Times New Roman"/>
            <w:iCs/>
            <w:sz w:val="24"/>
            <w:szCs w:val="24"/>
          </w:rPr>
          <w:delText xml:space="preserve"> donated as </w:delText>
        </w:r>
      </w:del>
      <m:oMath>
        <m:sSub>
          <m:sSubPr>
            <m:ctrlPr>
              <w:del w:id="616" w:author="Cheng, Jiangtao" w:date="2021-07-17T06:13:00Z">
                <w:rPr>
                  <w:rFonts w:ascii="Cambria Math" w:hAnsi="Cambria Math" w:cs="Times New Roman"/>
                  <w:i/>
                  <w:iCs/>
                  <w:kern w:val="14"/>
                  <w:sz w:val="24"/>
                  <w:szCs w:val="24"/>
                  <w:lang w:eastAsia="en-US"/>
                </w:rPr>
              </w:del>
            </m:ctrlPr>
          </m:sSubPr>
          <m:e>
            <m:r>
              <w:del w:id="617" w:author="Cheng, Jiangtao" w:date="2021-07-17T06:13:00Z">
                <w:rPr>
                  <w:rFonts w:ascii="Cambria Math" w:hAnsi="Cambria Math" w:cs="Times New Roman"/>
                  <w:kern w:val="0"/>
                  <w:sz w:val="24"/>
                  <w:szCs w:val="24"/>
                  <w:lang w:eastAsia="en-US"/>
                </w:rPr>
                <m:t>T</m:t>
              </w:del>
            </m:r>
          </m:e>
          <m:sub>
            <m:r>
              <w:del w:id="618" w:author="Cheng, Jiangtao" w:date="2021-07-17T06:13:00Z">
                <m:rPr>
                  <m:sty m:val="p"/>
                </m:rPr>
                <w:rPr>
                  <w:rFonts w:ascii="Cambria Math" w:hAnsi="Cambria Math" w:cs="Times New Roman"/>
                  <w:kern w:val="0"/>
                  <w:sz w:val="24"/>
                  <w:szCs w:val="24"/>
                  <w:lang w:eastAsia="en-US"/>
                </w:rPr>
                <m:t>i</m:t>
              </w:del>
            </m:r>
          </m:sub>
        </m:sSub>
      </m:oMath>
      <w:del w:id="619" w:author="Cheng, Jiangtao" w:date="2021-07-17T06:13:00Z">
        <w:r w:rsidR="00C43C1E" w:rsidRPr="00C43C1E" w:rsidDel="00DE5159">
          <w:rPr>
            <w:rFonts w:eastAsia="DengXian" w:cs="Times New Roman"/>
            <w:iCs/>
            <w:kern w:val="14"/>
            <w:sz w:val="24"/>
            <w:szCs w:val="24"/>
          </w:rPr>
          <w:delText xml:space="preserve"> </w:delText>
        </w:r>
        <w:r w:rsidR="00C43C1E" w:rsidRPr="00C43C1E" w:rsidDel="00DE5159">
          <w:rPr>
            <w:rFonts w:eastAsia="DengXian" w:cs="Times New Roman"/>
            <w:iCs/>
            <w:sz w:val="24"/>
            <w:szCs w:val="24"/>
          </w:rPr>
          <w:delText xml:space="preserve">and </w:delText>
        </w:r>
      </w:del>
      <m:oMath>
        <m:sSub>
          <m:sSubPr>
            <m:ctrlPr>
              <w:del w:id="620" w:author="Cheng, Jiangtao" w:date="2021-07-17T06:13:00Z">
                <w:rPr>
                  <w:rFonts w:ascii="Cambria Math" w:hAnsi="Cambria Math" w:cs="Times New Roman"/>
                  <w:i/>
                  <w:iCs/>
                  <w:kern w:val="14"/>
                  <w:sz w:val="24"/>
                  <w:szCs w:val="24"/>
                  <w:lang w:eastAsia="en-US"/>
                </w:rPr>
              </w:del>
            </m:ctrlPr>
          </m:sSubPr>
          <m:e>
            <m:r>
              <w:del w:id="621" w:author="Cheng, Jiangtao" w:date="2021-07-17T06:13:00Z">
                <w:rPr>
                  <w:rFonts w:ascii="Cambria Math" w:hAnsi="Cambria Math" w:cs="Times New Roman"/>
                  <w:kern w:val="0"/>
                  <w:sz w:val="24"/>
                  <w:szCs w:val="24"/>
                  <w:lang w:eastAsia="en-US"/>
                </w:rPr>
                <m:t>T</m:t>
              </w:del>
            </m:r>
          </m:e>
          <m:sub>
            <m:r>
              <w:del w:id="622" w:author="Cheng, Jiangtao" w:date="2021-07-17T06:13:00Z">
                <m:rPr>
                  <m:sty m:val="p"/>
                </m:rPr>
                <w:rPr>
                  <w:rFonts w:ascii="Cambria Math" w:hAnsi="Cambria Math" w:cs="Times New Roman"/>
                  <w:kern w:val="0"/>
                  <w:sz w:val="24"/>
                  <w:szCs w:val="24"/>
                  <w:lang w:eastAsia="en-US"/>
                </w:rPr>
                <m:t>i+1</m:t>
              </w:del>
            </m:r>
          </m:sub>
        </m:sSub>
      </m:oMath>
      <w:del w:id="623" w:author="Cheng, Jiangtao" w:date="2021-07-17T06:13:00Z">
        <w:r w:rsidR="00774E97" w:rsidDel="00DE5159">
          <w:rPr>
            <w:rFonts w:eastAsia="DengXian" w:cs="Times New Roman"/>
            <w:iCs/>
            <w:sz w:val="24"/>
            <w:szCs w:val="24"/>
          </w:rPr>
          <w:delText xml:space="preserve">, </w:delText>
        </w:r>
      </w:del>
      <w:r w:rsidR="00C43C1E" w:rsidRPr="00C43C1E">
        <w:rPr>
          <w:rFonts w:eastAsia="DengXian" w:cs="Times New Roman"/>
          <w:iCs/>
          <w:sz w:val="24"/>
          <w:szCs w:val="24"/>
        </w:rPr>
        <w:t xml:space="preserve">respectively. </w:t>
      </w:r>
      <w:ins w:id="624" w:author="Cheng, Jiangtao" w:date="2021-07-17T05:53:00Z">
        <w:r w:rsidR="00E41BE4">
          <w:rPr>
            <w:rFonts w:eastAsia="DengXian" w:cs="Times New Roman"/>
            <w:iCs/>
            <w:sz w:val="24"/>
            <w:szCs w:val="24"/>
          </w:rPr>
          <w:t xml:space="preserve">Then, </w:t>
        </w:r>
      </w:ins>
      <w:del w:id="625" w:author="Cheng, Jiangtao" w:date="2021-07-17T05:53:00Z">
        <w:r w:rsidR="00C43C1E" w:rsidRPr="00C43C1E" w:rsidDel="00E41BE4">
          <w:rPr>
            <w:rFonts w:eastAsia="DengXian" w:cs="Times New Roman"/>
            <w:iCs/>
            <w:sz w:val="24"/>
            <w:szCs w:val="24"/>
          </w:rPr>
          <w:delText>T</w:delText>
        </w:r>
      </w:del>
      <w:del w:id="626" w:author="Cheng, Jiangtao" w:date="2021-07-17T06:38:00Z">
        <w:r w:rsidR="00C43C1E" w:rsidRPr="00C43C1E" w:rsidDel="00481D0C">
          <w:rPr>
            <w:rFonts w:eastAsia="DengXian" w:cs="Times New Roman"/>
            <w:iCs/>
            <w:sz w:val="24"/>
            <w:szCs w:val="24"/>
          </w:rPr>
          <w:delText xml:space="preserve">he heat transfer equation </w:delText>
        </w:r>
      </w:del>
      <w:r w:rsidR="00C43C1E" w:rsidRPr="00C43C1E">
        <w:rPr>
          <w:rFonts w:eastAsia="DengXian" w:cs="Times New Roman"/>
          <w:iCs/>
          <w:sz w:val="24"/>
          <w:szCs w:val="24"/>
        </w:rPr>
        <w:t xml:space="preserve">in </w:t>
      </w:r>
      <w:ins w:id="627" w:author="Cheng, Jiangtao" w:date="2021-07-17T06:38:00Z">
        <w:r w:rsidR="00481D0C">
          <w:rPr>
            <w:rFonts w:eastAsia="DengXian" w:cs="Times New Roman"/>
            <w:iCs/>
            <w:sz w:val="24"/>
            <w:szCs w:val="24"/>
          </w:rPr>
          <w:t xml:space="preserve">the </w:t>
        </w:r>
      </w:ins>
      <w:proofErr w:type="spellStart"/>
      <w:ins w:id="628" w:author="Cheng, Jiangtao" w:date="2021-07-17T06:08:00Z">
        <w:r w:rsidR="00254350" w:rsidRPr="00DE5159">
          <w:rPr>
            <w:rFonts w:eastAsia="DengXian" w:cs="Times New Roman"/>
            <w:i/>
            <w:sz w:val="24"/>
            <w:szCs w:val="24"/>
            <w:rPrChange w:id="629" w:author="Cheng, Jiangtao" w:date="2021-07-17T06:15:00Z">
              <w:rPr>
                <w:rFonts w:eastAsia="DengXian" w:cs="Times New Roman"/>
                <w:iCs/>
                <w:sz w:val="24"/>
                <w:szCs w:val="24"/>
              </w:rPr>
            </w:rPrChange>
          </w:rPr>
          <w:t>i</w:t>
        </w:r>
        <w:r w:rsidR="00254350">
          <w:rPr>
            <w:rFonts w:eastAsia="DengXian" w:cs="Times New Roman"/>
            <w:iCs/>
            <w:sz w:val="24"/>
            <w:szCs w:val="24"/>
          </w:rPr>
          <w:t>th</w:t>
        </w:r>
      </w:ins>
      <w:proofErr w:type="spellEnd"/>
      <w:del w:id="630" w:author="Cheng, Jiangtao" w:date="2021-07-17T06:08:00Z">
        <w:r w:rsidR="00C43C1E" w:rsidRPr="00C43C1E" w:rsidDel="00254350">
          <w:rPr>
            <w:rFonts w:eastAsia="DengXian" w:cs="Times New Roman"/>
            <w:iCs/>
            <w:sz w:val="24"/>
            <w:szCs w:val="24"/>
          </w:rPr>
          <w:delText>each</w:delText>
        </w:r>
      </w:del>
      <w:r w:rsidR="00C43C1E" w:rsidRPr="00C43C1E">
        <w:rPr>
          <w:rFonts w:eastAsia="DengXian" w:cs="Times New Roman"/>
          <w:iCs/>
          <w:sz w:val="24"/>
          <w:szCs w:val="24"/>
        </w:rPr>
        <w:t xml:space="preserve"> water layer</w:t>
      </w:r>
      <w:ins w:id="631" w:author="Cheng, Jiangtao" w:date="2021-07-17T06:39:00Z">
        <w:r w:rsidR="00481D0C">
          <w:rPr>
            <w:rFonts w:eastAsia="DengXian" w:cs="Times New Roman"/>
            <w:iCs/>
            <w:sz w:val="24"/>
            <w:szCs w:val="24"/>
          </w:rPr>
          <w:t xml:space="preserve">, </w:t>
        </w:r>
      </w:ins>
      <w:del w:id="632" w:author="Cheng, Jiangtao" w:date="2021-07-16T21:06:00Z">
        <w:r w:rsidR="00C43C1E" w:rsidRPr="00C43C1E" w:rsidDel="00C61DB4">
          <w:rPr>
            <w:rFonts w:eastAsia="DengXian" w:cs="Times New Roman"/>
            <w:iCs/>
            <w:sz w:val="24"/>
            <w:szCs w:val="24"/>
          </w:rPr>
          <w:delText xml:space="preserve"> control volume</w:delText>
        </w:r>
      </w:del>
      <w:ins w:id="633" w:author="Cheng, Jiangtao" w:date="2021-07-17T06:39:00Z">
        <w:r w:rsidR="00481D0C">
          <w:rPr>
            <w:rFonts w:eastAsia="DengXian" w:cs="Times New Roman"/>
            <w:iCs/>
            <w:sz w:val="24"/>
            <w:szCs w:val="24"/>
          </w:rPr>
          <w:t>we have</w:t>
        </w:r>
      </w:ins>
      <w:del w:id="634" w:author="Cheng, Jiangtao" w:date="2021-07-17T06:39:00Z">
        <w:r w:rsidR="00C43C1E" w:rsidRPr="00C43C1E" w:rsidDel="00481D0C">
          <w:rPr>
            <w:rFonts w:eastAsia="DengXian" w:cs="Times New Roman"/>
            <w:iCs/>
            <w:sz w:val="24"/>
            <w:szCs w:val="24"/>
          </w:rPr>
          <w:delText xml:space="preserve"> </w:delText>
        </w:r>
      </w:del>
      <w:del w:id="635" w:author="Cheng, Jiangtao" w:date="2021-07-16T21:06:00Z">
        <w:r w:rsidR="00C43C1E" w:rsidRPr="00C43C1E" w:rsidDel="00C61DB4">
          <w:rPr>
            <w:rFonts w:eastAsia="DengXian" w:cs="Times New Roman"/>
            <w:iCs/>
            <w:sz w:val="24"/>
            <w:szCs w:val="24"/>
          </w:rPr>
          <w:delText>is listed as</w:delText>
        </w:r>
      </w:del>
      <w:r w:rsidR="00C43C1E" w:rsidRPr="00C43C1E">
        <w:rPr>
          <w:rFonts w:eastAsia="DengXian" w:cs="Times New Roman"/>
          <w:iCs/>
          <w:sz w:val="24"/>
          <w:szCs w:val="24"/>
        </w:rPr>
        <w:t>:</w:t>
      </w:r>
      <w:bookmarkStart w:id="636" w:name="_Hlk75017215"/>
    </w:p>
    <w:p w14:paraId="03E26718" w14:textId="4CB70E49" w:rsidR="00C43C1E" w:rsidRPr="00C43C1E" w:rsidRDefault="00700D43" w:rsidP="006F139C">
      <w:pPr>
        <w:spacing w:line="360" w:lineRule="auto"/>
        <w:ind w:firstLine="405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636"/>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20B9C0A1" w14:textId="5470449A" w:rsidR="00774E97" w:rsidRDefault="00C43C1E" w:rsidP="00774E97">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w:rPr>
                <w:rFonts w:ascii="Cambria Math" w:eastAsia="DengXian" w:hAnsi="Cambria Math" w:cs="Times New Roman"/>
                <w:sz w:val="24"/>
                <w:szCs w:val="24"/>
              </w:rPr>
              <m:t>i</m:t>
            </m:r>
          </m:sub>
        </m:sSub>
      </m:oMath>
      <w:r w:rsidRPr="00C43C1E">
        <w:rPr>
          <w:rFonts w:eastAsia="DengXian" w:cs="Times New Roman"/>
          <w:iCs/>
          <w:sz w:val="24"/>
          <w:szCs w:val="24"/>
        </w:rPr>
        <w:t xml:space="preserve"> is the thermal resistance of </w:t>
      </w:r>
      <w:ins w:id="637" w:author="Cheng, Jiangtao" w:date="2021-07-17T05:53:00Z">
        <w:r w:rsidR="00E41BE4">
          <w:rPr>
            <w:rFonts w:eastAsia="DengXian" w:cs="Times New Roman"/>
            <w:iCs/>
            <w:sz w:val="24"/>
            <w:szCs w:val="24"/>
          </w:rPr>
          <w:t xml:space="preserve">the </w:t>
        </w:r>
        <w:proofErr w:type="spellStart"/>
        <w:r w:rsidR="00E41BE4" w:rsidRPr="00E41BE4">
          <w:rPr>
            <w:rFonts w:eastAsia="DengXian" w:cs="Times New Roman"/>
            <w:i/>
            <w:sz w:val="24"/>
            <w:szCs w:val="24"/>
            <w:rPrChange w:id="638" w:author="Cheng, Jiangtao" w:date="2021-07-17T05:53:00Z">
              <w:rPr>
                <w:rFonts w:eastAsia="DengXian" w:cs="Times New Roman"/>
                <w:iCs/>
                <w:sz w:val="24"/>
                <w:szCs w:val="24"/>
              </w:rPr>
            </w:rPrChange>
          </w:rPr>
          <w:t>i</w:t>
        </w:r>
        <w:r w:rsidR="00E41BE4">
          <w:rPr>
            <w:rFonts w:eastAsia="DengXian" w:cs="Times New Roman"/>
            <w:iCs/>
            <w:sz w:val="24"/>
            <w:szCs w:val="24"/>
          </w:rPr>
          <w:t>th</w:t>
        </w:r>
      </w:ins>
      <w:proofErr w:type="spellEnd"/>
      <w:del w:id="639" w:author="Cheng, Jiangtao" w:date="2021-07-17T05:53:00Z">
        <w:r w:rsidRPr="00C43C1E" w:rsidDel="00E41BE4">
          <w:rPr>
            <w:rFonts w:eastAsia="DengXian" w:cs="Times New Roman"/>
            <w:iCs/>
            <w:sz w:val="24"/>
            <w:szCs w:val="24"/>
          </w:rPr>
          <w:delText>each</w:delText>
        </w:r>
      </w:del>
      <w:r w:rsidRPr="00C43C1E">
        <w:rPr>
          <w:rFonts w:eastAsia="DengXian" w:cs="Times New Roman"/>
          <w:iCs/>
          <w:sz w:val="24"/>
          <w:szCs w:val="24"/>
        </w:rPr>
        <w:t xml:space="preserve"> water layer</w:t>
      </w:r>
      <w:del w:id="640" w:author="Cheng, Jiangtao" w:date="2021-07-17T05:53:00Z">
        <w:r w:rsidRPr="00C43C1E" w:rsidDel="00E41BE4">
          <w:rPr>
            <w:rFonts w:eastAsia="DengXian" w:cs="Times New Roman"/>
            <w:iCs/>
            <w:sz w:val="24"/>
            <w:szCs w:val="24"/>
          </w:rPr>
          <w:delText xml:space="preserve"> control volume</w:delText>
        </w:r>
      </w:del>
      <w:del w:id="641" w:author="Cheng, Jiangtao" w:date="2021-07-17T06:15:00Z">
        <w:r w:rsidR="00774E97" w:rsidDel="00DE5159">
          <w:rPr>
            <w:rFonts w:eastAsia="DengXian" w:cs="Times New Roman"/>
            <w:iCs/>
            <w:sz w:val="24"/>
            <w:szCs w:val="24"/>
          </w:rPr>
          <w:delText>.</w:delText>
        </w:r>
      </w:del>
    </w:p>
    <w:p w14:paraId="67944525" w14:textId="66FAB391" w:rsidR="00C43C1E" w:rsidRPr="00C43C1E" w:rsidRDefault="00700D43" w:rsidP="006F139C">
      <w:pPr>
        <w:spacing w:line="360" w:lineRule="auto"/>
        <w:ind w:firstLine="423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f>
          <m:fPr>
            <m:ctrlPr>
              <w:rPr>
                <w:rFonts w:ascii="Cambria Math" w:eastAsia="DengXian" w:hAnsi="Cambria Math" w:cs="Times New Roman"/>
                <w:i/>
                <w:sz w:val="24"/>
                <w:szCs w:val="24"/>
              </w:rPr>
            </m:ctrlPr>
          </m:fPr>
          <m:num>
            <m:r>
              <w:rPr>
                <w:rFonts w:ascii="Cambria Math" w:eastAsia="DengXian" w:hAnsi="Cambria Math" w:cs="Times New Roman"/>
                <w:kern w:val="14"/>
                <w:sz w:val="24"/>
                <w:szCs w:val="24"/>
                <w:lang w:eastAsia="en-US"/>
              </w:rPr>
              <m:t>∆</m:t>
            </m:r>
            <m:r>
              <w:rPr>
                <w:rFonts w:ascii="Cambria Math" w:eastAsia="DengXian" w:hAnsi="Cambria Math" w:cs="Times New Roman"/>
                <w:sz w:val="24"/>
                <w:szCs w:val="24"/>
              </w:rPr>
              <m:t>h</m:t>
            </m:r>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k</m:t>
                </m:r>
              </m:e>
              <m:sub>
                <m:r>
                  <m:rPr>
                    <m:sty m:val="p"/>
                  </m:rPr>
                  <w:rPr>
                    <w:rFonts w:ascii="Cambria Math" w:eastAsia="DengXian" w:hAnsi="Cambria Math" w:cs="Times New Roman"/>
                    <w:sz w:val="24"/>
                    <w:szCs w:val="24"/>
                  </w:rPr>
                  <m:t>w</m:t>
                </m:r>
              </m:sub>
            </m:sSub>
            <m:r>
              <w:rPr>
                <w:rFonts w:ascii="Cambria Math" w:eastAsia="DengXian" w:hAnsi="Cambria Math" w:cs="Times New Roman"/>
                <w:sz w:val="24"/>
                <w:szCs w:val="24"/>
              </w:rPr>
              <m:t>π</m:t>
            </m:r>
            <m:sSubSup>
              <m:sSubSupPr>
                <m:ctrlPr>
                  <w:rPr>
                    <w:rFonts w:ascii="Cambria Math" w:eastAsia="DengXian" w:hAnsi="Cambria Math" w:cs="Times New Roman"/>
                    <w:i/>
                    <w:sz w:val="24"/>
                    <w:szCs w:val="24"/>
                  </w:rPr>
                </m:ctrlPr>
              </m:sSubSup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up>
                <m:r>
                  <w:rPr>
                    <w:rFonts w:ascii="Cambria Math" w:eastAsia="DengXian" w:hAnsi="Cambria Math" w:cs="Times New Roman"/>
                    <w:sz w:val="24"/>
                    <w:szCs w:val="24"/>
                  </w:rPr>
                  <m:t>2</m:t>
                </m:r>
              </m:sup>
            </m:sSubSup>
          </m:den>
        </m:f>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(22)</w:t>
      </w:r>
    </w:p>
    <w:p w14:paraId="3E2D8052" w14:textId="1DF36156"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w:t>
      </w:r>
      <w:ins w:id="642" w:author="Cheng, Jiangtao" w:date="2021-07-17T05:54:00Z">
        <w:r w:rsidR="00E41BE4">
          <w:rPr>
            <w:rFonts w:eastAsia="DengXian" w:cs="Times New Roman"/>
            <w:iCs/>
            <w:sz w:val="24"/>
            <w:szCs w:val="24"/>
          </w:rPr>
          <w:t>each</w:t>
        </w:r>
      </w:ins>
      <w:del w:id="643" w:author="Cheng, Jiangtao" w:date="2021-07-17T05:54:00Z">
        <w:r w:rsidRPr="00C43C1E" w:rsidDel="00E41BE4">
          <w:rPr>
            <w:rFonts w:eastAsia="DengXian" w:cs="Times New Roman"/>
            <w:iCs/>
            <w:sz w:val="24"/>
            <w:szCs w:val="24"/>
          </w:rPr>
          <w:delText>the</w:delText>
        </w:r>
      </w:del>
      <w:r w:rsidR="00774E97">
        <w:rPr>
          <w:rFonts w:eastAsia="DengXian" w:cs="Times New Roman"/>
          <w:iCs/>
          <w:sz w:val="24"/>
          <w:szCs w:val="24"/>
        </w:rPr>
        <w:t xml:space="preserve"> discrete</w:t>
      </w:r>
      <w:r w:rsidRPr="00C43C1E">
        <w:rPr>
          <w:rFonts w:eastAsia="DengXian" w:cs="Times New Roman"/>
          <w:iCs/>
          <w:sz w:val="24"/>
          <w:szCs w:val="24"/>
        </w:rPr>
        <w:t xml:space="preserve"> water layer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local radius of the </w:t>
      </w:r>
      <w:proofErr w:type="spellStart"/>
      <w:ins w:id="644" w:author="Cheng, Jiangtao" w:date="2021-07-17T05:54:00Z">
        <w:r w:rsidR="00E41BE4" w:rsidRPr="00E41BE4">
          <w:rPr>
            <w:rFonts w:eastAsia="DengXian" w:cs="Times New Roman"/>
            <w:i/>
            <w:sz w:val="24"/>
            <w:szCs w:val="24"/>
            <w:rPrChange w:id="645" w:author="Cheng, Jiangtao" w:date="2021-07-17T05:54:00Z">
              <w:rPr>
                <w:rFonts w:eastAsia="DengXian" w:cs="Times New Roman"/>
                <w:iCs/>
                <w:sz w:val="24"/>
                <w:szCs w:val="24"/>
              </w:rPr>
            </w:rPrChange>
          </w:rPr>
          <w:t>i</w:t>
        </w:r>
        <w:r w:rsidR="00E41BE4">
          <w:rPr>
            <w:rFonts w:eastAsia="DengXian" w:cs="Times New Roman"/>
            <w:iCs/>
            <w:sz w:val="24"/>
            <w:szCs w:val="24"/>
          </w:rPr>
          <w:t>th</w:t>
        </w:r>
        <w:proofErr w:type="spellEnd"/>
        <w:r w:rsidR="00E41BE4">
          <w:rPr>
            <w:rFonts w:eastAsia="DengXian" w:cs="Times New Roman"/>
            <w:iCs/>
            <w:sz w:val="24"/>
            <w:szCs w:val="24"/>
          </w:rPr>
          <w:t xml:space="preserve"> </w:t>
        </w:r>
      </w:ins>
      <w:r w:rsidRPr="00C43C1E">
        <w:rPr>
          <w:rFonts w:eastAsia="DengXian" w:cs="Times New Roman"/>
          <w:iCs/>
          <w:sz w:val="24"/>
          <w:szCs w:val="24"/>
        </w:rPr>
        <w:t xml:space="preserve">water </w:t>
      </w:r>
      <w:proofErr w:type="gramStart"/>
      <w:r w:rsidRPr="00C43C1E">
        <w:rPr>
          <w:rFonts w:eastAsia="DengXian" w:cs="Times New Roman"/>
          <w:iCs/>
          <w:sz w:val="24"/>
          <w:szCs w:val="24"/>
        </w:rPr>
        <w:t>layer.</w:t>
      </w:r>
      <w:proofErr w:type="gramEnd"/>
      <w:r w:rsidRPr="00C43C1E">
        <w:rPr>
          <w:rFonts w:eastAsia="DengXian" w:cs="Times New Roman"/>
          <w:iCs/>
          <w:sz w:val="24"/>
          <w:szCs w:val="24"/>
        </w:rPr>
        <w:t xml:space="preserve"> </w:t>
      </w:r>
    </w:p>
    <w:p w14:paraId="079E2A8E" w14:textId="7D6D3229" w:rsidR="00774E97" w:rsidRDefault="00481D0C" w:rsidP="00856045">
      <w:pPr>
        <w:spacing w:line="360" w:lineRule="auto"/>
        <w:ind w:firstLine="360"/>
        <w:rPr>
          <w:rFonts w:eastAsia="DengXian" w:cs="Times New Roman"/>
          <w:iCs/>
          <w:sz w:val="24"/>
          <w:szCs w:val="24"/>
        </w:rPr>
      </w:pPr>
      <w:ins w:id="646" w:author="Cheng, Jiangtao" w:date="2021-07-17T06:34:00Z">
        <w:r>
          <w:rPr>
            <w:rFonts w:eastAsia="DengXian" w:cs="Times New Roman"/>
            <w:iCs/>
            <w:sz w:val="24"/>
            <w:szCs w:val="24"/>
          </w:rPr>
          <w:t xml:space="preserve">Taking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layer as the </w:t>
        </w:r>
        <w:r w:rsidRPr="00C43C1E">
          <w:rPr>
            <w:rFonts w:eastAsia="DengXian" w:cs="Times New Roman"/>
            <w:iCs/>
            <w:sz w:val="24"/>
            <w:szCs w:val="24"/>
          </w:rPr>
          <w:t>control volume</w:t>
        </w:r>
        <w:r>
          <w:rPr>
            <w:rFonts w:eastAsia="DengXian" w:cs="Times New Roman"/>
            <w:iCs/>
            <w:sz w:val="24"/>
            <w:szCs w:val="24"/>
          </w:rPr>
          <w:t>,</w:t>
        </w:r>
        <w:r w:rsidRPr="00C43C1E">
          <w:rPr>
            <w:rFonts w:eastAsia="DengXian" w:cs="Times New Roman"/>
            <w:iCs/>
            <w:sz w:val="24"/>
            <w:szCs w:val="24"/>
          </w:rPr>
          <w:t xml:space="preserve"> </w:t>
        </w:r>
        <w:r>
          <w:rPr>
            <w:rFonts w:eastAsia="DengXian" w:cs="Times New Roman"/>
            <w:iCs/>
            <w:sz w:val="24"/>
            <w:szCs w:val="24"/>
          </w:rPr>
          <w:t>h</w:t>
        </w:r>
        <w:r w:rsidRPr="00C43C1E">
          <w:rPr>
            <w:rFonts w:eastAsia="DengXian" w:cs="Times New Roman"/>
            <w:iCs/>
            <w:sz w:val="24"/>
            <w:szCs w:val="24"/>
          </w:rPr>
          <w:t xml:space="preserve">eat </w:t>
        </w:r>
        <w:r w:rsidRPr="00C43C1E">
          <w:rPr>
            <w:rFonts w:eastAsia="DengXian" w:cs="Times New Roman"/>
            <w:iCs/>
            <w:sz w:val="24"/>
            <w:szCs w:val="24"/>
          </w:rPr>
          <w:t xml:space="preserve">transfer into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w:t>
        </w:r>
        <w:r w:rsidRPr="00C43C1E">
          <w:rPr>
            <w:rFonts w:eastAsia="DengXian" w:cs="Times New Roman"/>
            <w:iCs/>
            <w:sz w:val="24"/>
            <w:szCs w:val="24"/>
          </w:rPr>
          <w:t>water layer from the bottom surface (</w:t>
        </w:r>
      </w:ins>
      <m:oMath>
        <m:sSub>
          <m:sSubPr>
            <m:ctrlPr>
              <w:ins w:id="647" w:author="Cheng, Jiangtao" w:date="2021-07-17T06:34:00Z">
                <w:rPr>
                  <w:rFonts w:ascii="Cambria Math" w:hAnsi="Cambria Math" w:cs="Times New Roman"/>
                  <w:i/>
                  <w:iCs/>
                  <w:kern w:val="14"/>
                  <w:sz w:val="24"/>
                  <w:szCs w:val="24"/>
                  <w:lang w:eastAsia="en-US"/>
                </w:rPr>
              </w:ins>
            </m:ctrlPr>
          </m:sSubPr>
          <m:e>
            <m:r>
              <w:ins w:id="648" w:author="Cheng, Jiangtao" w:date="2021-07-17T06:34:00Z">
                <w:rPr>
                  <w:rFonts w:ascii="Cambria Math" w:hAnsi="Cambria Math" w:cs="Times New Roman"/>
                  <w:kern w:val="0"/>
                  <w:sz w:val="24"/>
                  <w:szCs w:val="24"/>
                  <w:lang w:eastAsia="en-US"/>
                </w:rPr>
                <m:t>q</m:t>
              </w:ins>
            </m:r>
          </m:e>
          <m:sub>
            <m:r>
              <w:ins w:id="649" w:author="Cheng, Jiangtao" w:date="2021-07-17T06:34:00Z">
                <m:rPr>
                  <m:sty m:val="p"/>
                </m:rPr>
                <w:rPr>
                  <w:rFonts w:ascii="Cambria Math" w:hAnsi="Cambria Math" w:cs="Times New Roman"/>
                  <w:kern w:val="0"/>
                  <w:sz w:val="24"/>
                  <w:szCs w:val="24"/>
                  <w:lang w:eastAsia="en-US"/>
                </w:rPr>
                <m:t>i</m:t>
              </w:ins>
            </m:r>
          </m:sub>
        </m:sSub>
      </m:oMath>
      <w:ins w:id="650" w:author="Cheng, Jiangtao" w:date="2021-07-17T06:34:00Z">
        <w:r w:rsidRPr="00C43C1E">
          <w:rPr>
            <w:rFonts w:eastAsia="DengXian" w:cs="Times New Roman"/>
            <w:iCs/>
            <w:sz w:val="24"/>
            <w:szCs w:val="24"/>
          </w:rPr>
          <w:t xml:space="preserve">) </w:t>
        </w:r>
        <w:r>
          <w:rPr>
            <w:rFonts w:eastAsia="DengXian" w:cs="Times New Roman"/>
            <w:iCs/>
            <w:sz w:val="24"/>
            <w:szCs w:val="24"/>
          </w:rPr>
          <w:t>is balanced by the heat</w:t>
        </w:r>
        <w:r w:rsidRPr="00C43C1E">
          <w:rPr>
            <w:rFonts w:eastAsia="DengXian" w:cs="Times New Roman"/>
            <w:iCs/>
            <w:sz w:val="24"/>
            <w:szCs w:val="24"/>
          </w:rPr>
          <w:t xml:space="preserve"> transfer </w:t>
        </w:r>
      </w:ins>
      <w:ins w:id="651" w:author="Cheng, Jiangtao" w:date="2021-07-17T06:49:00Z">
        <w:r w:rsidR="0043052C">
          <w:rPr>
            <w:rFonts w:eastAsia="DengXian" w:cs="Times New Roman"/>
            <w:iCs/>
            <w:sz w:val="24"/>
            <w:szCs w:val="24"/>
          </w:rPr>
          <w:t>to</w:t>
        </w:r>
      </w:ins>
      <w:ins w:id="652" w:author="Cheng, Jiangtao" w:date="2021-07-17T06:34:00Z">
        <w:r w:rsidRPr="00C43C1E">
          <w:rPr>
            <w:rFonts w:eastAsia="DengXian" w:cs="Times New Roman"/>
            <w:iCs/>
            <w:sz w:val="24"/>
            <w:szCs w:val="24"/>
          </w:rPr>
          <w:t xml:space="preserve"> the top surface (</w:t>
        </w:r>
      </w:ins>
      <m:oMath>
        <m:sSub>
          <m:sSubPr>
            <m:ctrlPr>
              <w:ins w:id="653" w:author="Cheng, Jiangtao" w:date="2021-07-17T06:34:00Z">
                <w:rPr>
                  <w:rFonts w:ascii="Cambria Math" w:hAnsi="Cambria Math" w:cs="Times New Roman"/>
                  <w:i/>
                  <w:iCs/>
                  <w:kern w:val="14"/>
                  <w:sz w:val="24"/>
                  <w:szCs w:val="24"/>
                  <w:lang w:eastAsia="en-US"/>
                </w:rPr>
              </w:ins>
            </m:ctrlPr>
          </m:sSubPr>
          <m:e>
            <m:r>
              <w:ins w:id="654" w:author="Cheng, Jiangtao" w:date="2021-07-17T06:34:00Z">
                <w:rPr>
                  <w:rFonts w:ascii="Cambria Math" w:hAnsi="Cambria Math" w:cs="Times New Roman"/>
                  <w:kern w:val="0"/>
                  <w:sz w:val="24"/>
                  <w:szCs w:val="24"/>
                  <w:lang w:eastAsia="en-US"/>
                </w:rPr>
                <m:t>q</m:t>
              </w:ins>
            </m:r>
          </m:e>
          <m:sub>
            <m:r>
              <w:ins w:id="655" w:author="Cheng, Jiangtao" w:date="2021-07-17T06:34:00Z">
                <m:rPr>
                  <m:sty m:val="p"/>
                </m:rPr>
                <w:rPr>
                  <w:rFonts w:ascii="Cambria Math" w:hAnsi="Cambria Math" w:cs="Times New Roman"/>
                  <w:kern w:val="0"/>
                  <w:sz w:val="24"/>
                  <w:szCs w:val="24"/>
                  <w:lang w:eastAsia="en-US"/>
                </w:rPr>
                <m:t>i+1</m:t>
              </w:ins>
            </m:r>
          </m:sub>
        </m:sSub>
      </m:oMath>
      <w:ins w:id="656" w:author="Cheng, Jiangtao" w:date="2021-07-17T06:34:00Z">
        <w:r w:rsidRPr="00C43C1E">
          <w:rPr>
            <w:rFonts w:eastAsia="DengXian" w:cs="Times New Roman"/>
            <w:iCs/>
            <w:sz w:val="24"/>
            <w:szCs w:val="24"/>
          </w:rPr>
          <w:t xml:space="preserve">) and </w:t>
        </w:r>
      </w:ins>
      <w:ins w:id="657" w:author="Cheng, Jiangtao" w:date="2021-07-17T06:35:00Z">
        <w:r>
          <w:rPr>
            <w:rFonts w:eastAsia="DengXian" w:cs="Times New Roman"/>
            <w:iCs/>
            <w:sz w:val="24"/>
            <w:szCs w:val="24"/>
          </w:rPr>
          <w:t xml:space="preserve">the evaporation from </w:t>
        </w:r>
      </w:ins>
      <w:ins w:id="658" w:author="Cheng, Jiangtao" w:date="2021-07-17T06:34:00Z">
        <w:r>
          <w:rPr>
            <w:rFonts w:eastAsia="DengXian" w:cs="Times New Roman"/>
            <w:iCs/>
            <w:sz w:val="24"/>
            <w:szCs w:val="24"/>
          </w:rPr>
          <w:t xml:space="preserve">the </w:t>
        </w:r>
        <w:r w:rsidRPr="00C43C1E">
          <w:rPr>
            <w:rFonts w:eastAsia="DengXian" w:cs="Times New Roman"/>
            <w:iCs/>
            <w:sz w:val="24"/>
            <w:szCs w:val="24"/>
          </w:rPr>
          <w:t>side surface.</w:t>
        </w:r>
      </w:ins>
      <w:ins w:id="659" w:author="Cheng, Jiangtao" w:date="2021-07-17T06:35:00Z">
        <w:r>
          <w:rPr>
            <w:rFonts w:eastAsia="DengXian" w:cs="Times New Roman"/>
            <w:iCs/>
            <w:sz w:val="24"/>
            <w:szCs w:val="24"/>
          </w:rPr>
          <w:t xml:space="preserve"> </w:t>
        </w:r>
      </w:ins>
      <w:r w:rsidR="00C43C1E" w:rsidRPr="00C43C1E">
        <w:rPr>
          <w:rFonts w:eastAsia="DengXian" w:cs="Times New Roman"/>
          <w:iCs/>
          <w:sz w:val="24"/>
          <w:szCs w:val="24"/>
        </w:rPr>
        <w:t>The energy balance</w:t>
      </w:r>
      <w:del w:id="660" w:author="Cheng, Jiangtao" w:date="2021-07-17T06:16:00Z">
        <w:r w:rsidR="00C43C1E" w:rsidRPr="00C43C1E" w:rsidDel="00DE5159">
          <w:rPr>
            <w:rFonts w:eastAsia="DengXian" w:cs="Times New Roman"/>
            <w:iCs/>
            <w:sz w:val="24"/>
            <w:szCs w:val="24"/>
          </w:rPr>
          <w:delText xml:space="preserve"> equation</w:delText>
        </w:r>
      </w:del>
      <w:r w:rsidR="00C43C1E" w:rsidRPr="00C43C1E">
        <w:rPr>
          <w:rFonts w:eastAsia="DengXian" w:cs="Times New Roman"/>
          <w:iCs/>
          <w:sz w:val="24"/>
          <w:szCs w:val="24"/>
        </w:rPr>
        <w:t xml:space="preserve"> in</w:t>
      </w:r>
      <w:ins w:id="661" w:author="Cheng, Jiangtao" w:date="2021-07-17T05:55:00Z">
        <w:r w:rsidR="006554D7">
          <w:rPr>
            <w:rFonts w:eastAsia="DengXian" w:cs="Times New Roman"/>
            <w:iCs/>
            <w:sz w:val="24"/>
            <w:szCs w:val="24"/>
          </w:rPr>
          <w:t xml:space="preserve"> </w:t>
        </w:r>
      </w:ins>
      <w:del w:id="662" w:author="Cheng, Jiangtao" w:date="2021-07-17T06:36:00Z">
        <w:r w:rsidR="00C43C1E" w:rsidRPr="00C43C1E" w:rsidDel="00481D0C">
          <w:rPr>
            <w:rFonts w:eastAsia="DengXian" w:cs="Times New Roman"/>
            <w:iCs/>
            <w:sz w:val="24"/>
            <w:szCs w:val="24"/>
          </w:rPr>
          <w:delText xml:space="preserve"> </w:delText>
        </w:r>
      </w:del>
      <w:r w:rsidR="00C43C1E" w:rsidRPr="00C43C1E">
        <w:rPr>
          <w:rFonts w:eastAsia="DengXian" w:cs="Times New Roman"/>
          <w:iCs/>
          <w:sz w:val="24"/>
          <w:szCs w:val="24"/>
        </w:rPr>
        <w:t xml:space="preserve">the </w:t>
      </w:r>
      <w:proofErr w:type="spellStart"/>
      <w:ins w:id="663" w:author="Cheng, Jiangtao" w:date="2021-07-17T05:54:00Z">
        <w:r w:rsidR="006554D7" w:rsidRPr="006554D7">
          <w:rPr>
            <w:rFonts w:eastAsia="DengXian" w:cs="Times New Roman"/>
            <w:i/>
            <w:sz w:val="24"/>
            <w:szCs w:val="24"/>
            <w:rPrChange w:id="664" w:author="Cheng, Jiangtao" w:date="2021-07-17T05:54:00Z">
              <w:rPr>
                <w:rFonts w:eastAsia="DengXian" w:cs="Times New Roman"/>
                <w:iCs/>
                <w:sz w:val="24"/>
                <w:szCs w:val="24"/>
              </w:rPr>
            </w:rPrChange>
          </w:rPr>
          <w:t>i</w:t>
        </w:r>
        <w:r w:rsidR="006554D7">
          <w:rPr>
            <w:rFonts w:eastAsia="DengXian" w:cs="Times New Roman"/>
            <w:iCs/>
            <w:sz w:val="24"/>
            <w:szCs w:val="24"/>
          </w:rPr>
          <w:t>th</w:t>
        </w:r>
        <w:proofErr w:type="spellEnd"/>
        <w:r w:rsidR="006554D7">
          <w:rPr>
            <w:rFonts w:eastAsia="DengXian" w:cs="Times New Roman"/>
            <w:iCs/>
            <w:sz w:val="24"/>
            <w:szCs w:val="24"/>
          </w:rPr>
          <w:t xml:space="preserve"> </w:t>
        </w:r>
      </w:ins>
      <w:r w:rsidR="00C43C1E" w:rsidRPr="00C43C1E">
        <w:rPr>
          <w:rFonts w:eastAsia="DengXian" w:cs="Times New Roman"/>
          <w:iCs/>
          <w:sz w:val="24"/>
          <w:szCs w:val="24"/>
        </w:rPr>
        <w:t xml:space="preserve">water layer </w:t>
      </w:r>
      <w:del w:id="665" w:author="Cheng, Jiangtao" w:date="2021-07-17T05:55:00Z">
        <w:r w:rsidR="00C43C1E" w:rsidRPr="00C43C1E" w:rsidDel="006554D7">
          <w:rPr>
            <w:rFonts w:eastAsia="DengXian" w:cs="Times New Roman"/>
            <w:iCs/>
            <w:sz w:val="24"/>
            <w:szCs w:val="24"/>
          </w:rPr>
          <w:delText xml:space="preserve">control volume </w:delText>
        </w:r>
      </w:del>
      <w:r w:rsidR="00C43C1E" w:rsidRPr="00C43C1E">
        <w:rPr>
          <w:rFonts w:eastAsia="DengXian" w:cs="Times New Roman"/>
          <w:iCs/>
          <w:sz w:val="24"/>
          <w:szCs w:val="24"/>
        </w:rPr>
        <w:t>is</w:t>
      </w:r>
      <w:r w:rsidR="00774E97">
        <w:rPr>
          <w:rFonts w:eastAsia="DengXian" w:cs="Times New Roman"/>
          <w:iCs/>
          <w:sz w:val="24"/>
          <w:szCs w:val="24"/>
        </w:rPr>
        <w:t>:</w:t>
      </w:r>
      <w:r w:rsidR="00C43C1E" w:rsidRPr="00C43C1E">
        <w:rPr>
          <w:rFonts w:eastAsia="DengXian" w:cs="Times New Roman"/>
          <w:iCs/>
          <w:sz w:val="24"/>
          <w:szCs w:val="24"/>
        </w:rPr>
        <w:t xml:space="preserve"> </w:t>
      </w:r>
    </w:p>
    <w:p w14:paraId="186D00C2" w14:textId="07C0BB34" w:rsidR="00C43C1E" w:rsidRPr="00774E97" w:rsidRDefault="00700D43" w:rsidP="006F139C">
      <w:pPr>
        <w:spacing w:line="360" w:lineRule="auto"/>
        <w:ind w:firstLine="369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sSub>
          <m:sSubPr>
            <m:ctrlPr>
              <w:rPr>
                <w:rFonts w:ascii="Cambria Math" w:hAnsi="Cambria Math" w:cs="Times New Roman"/>
                <w:i/>
                <w:iCs/>
                <w:kern w:val="14"/>
                <w:sz w:val="24"/>
                <w:szCs w:val="24"/>
                <w:lang w:eastAsia="en-US"/>
              </w:rPr>
            </m:ctrlPr>
          </m:sSubPr>
          <m:e>
            <m:r>
              <w:del w:id="666" w:author="Cheng, Jiangtao" w:date="2021-07-17T06:32:00Z">
                <w:rPr>
                  <w:rFonts w:ascii="Cambria Math" w:hAnsi="Cambria Math" w:cs="Times New Roman"/>
                  <w:kern w:val="0"/>
                  <w:sz w:val="24"/>
                  <w:szCs w:val="24"/>
                  <w:lang w:eastAsia="en-US"/>
                </w:rPr>
                <m:t>J</m:t>
              </w:del>
            </m:r>
            <m:sSub>
              <m:sSubPr>
                <m:ctrlPr>
                  <w:ins w:id="667" w:author="Cheng, Jiangtao" w:date="2021-07-17T06:32:00Z">
                    <w:rPr>
                      <w:rFonts w:ascii="Cambria Math" w:eastAsia="DengXian" w:hAnsi="Cambria Math" w:cs="Times New Roman"/>
                      <w:sz w:val="24"/>
                      <w:szCs w:val="24"/>
                    </w:rPr>
                  </w:ins>
                </m:ctrlPr>
              </m:sSubPr>
              <m:e>
                <m:r>
                  <w:ins w:id="668" w:author="Cheng, Jiangtao" w:date="2021-07-17T06:32:00Z">
                    <w:rPr>
                      <w:rFonts w:ascii="Cambria Math" w:eastAsia="DengXian" w:hAnsi="Cambria Math" w:cs="Times New Roman"/>
                      <w:sz w:val="24"/>
                      <w:szCs w:val="24"/>
                    </w:rPr>
                    <m:t>J</m:t>
                  </w:ins>
                </m:r>
              </m:e>
              <m:sub>
                <m:r>
                  <w:ins w:id="669" w:author="Cheng, Jiangtao" w:date="2021-07-17T06:32:00Z">
                    <w:rPr>
                      <w:rFonts w:ascii="Cambria Math" w:eastAsia="DengXian" w:hAnsi="Cambria Math" w:cs="Times New Roman"/>
                      <w:sz w:val="24"/>
                      <w:szCs w:val="24"/>
                    </w:rPr>
                    <m:t>i</m:t>
                  </w:ins>
                </m:r>
              </m:sub>
            </m:sSub>
            <m:r>
              <w:rPr>
                <w:rFonts w:ascii="Cambria Math" w:hAnsi="Cambria Math" w:cs="Times New Roman"/>
                <w:kern w:val="0"/>
                <w:sz w:val="24"/>
                <w:szCs w:val="24"/>
                <w:lang w:eastAsia="en-US"/>
              </w:rPr>
              <m:t>(r)∙h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m:t>
        </m:r>
        <m:r>
          <w:del w:id="670" w:author="Cheng, Jiangtao" w:date="2021-07-17T06:50:00Z">
            <w:rPr>
              <w:rFonts w:ascii="Cambria Math" w:hAnsi="Cambria Math" w:cs="Times New Roman"/>
              <w:kern w:val="14"/>
              <w:sz w:val="24"/>
              <w:szCs w:val="24"/>
              <w:lang w:eastAsia="en-US"/>
            </w:rPr>
            <m:t>S</m:t>
          </w:del>
        </m:r>
        <m:sSub>
          <m:sSubPr>
            <m:ctrlPr>
              <w:ins w:id="671" w:author="Cheng, Jiangtao" w:date="2021-07-17T06:50:00Z">
                <w:rPr>
                  <w:rFonts w:ascii="Cambria Math" w:hAnsi="Cambria Math" w:cs="Times New Roman"/>
                  <w:i/>
                  <w:kern w:val="14"/>
                  <w:sz w:val="24"/>
                  <w:szCs w:val="24"/>
                  <w:lang w:eastAsia="en-US"/>
                </w:rPr>
              </w:ins>
            </m:ctrlPr>
          </m:sSubPr>
          <m:e>
            <m:r>
              <w:ins w:id="672" w:author="Cheng, Jiangtao" w:date="2021-07-17T06:50:00Z">
                <w:rPr>
                  <w:rFonts w:ascii="Cambria Math" w:hAnsi="Cambria Math" w:cs="Times New Roman"/>
                  <w:kern w:val="14"/>
                  <w:sz w:val="24"/>
                  <w:szCs w:val="24"/>
                  <w:lang w:eastAsia="en-US"/>
                </w:rPr>
                <m:t>S</m:t>
              </w:ins>
            </m:r>
          </m:e>
          <m:sub>
            <m:r>
              <w:ins w:id="673" w:author="Cheng, Jiangtao" w:date="2021-07-17T06:50:00Z">
                <w:rPr>
                  <w:rFonts w:ascii="Cambria Math" w:hAnsi="Cambria Math" w:cs="Times New Roman"/>
                  <w:kern w:val="14"/>
                  <w:sz w:val="24"/>
                  <w:szCs w:val="24"/>
                  <w:lang w:eastAsia="en-US"/>
                </w:rPr>
                <m:t>i</m:t>
              </w:ins>
            </m:r>
          </m:sub>
        </m:sSub>
      </m:oMath>
      <w:r w:rsidR="00C43C1E" w:rsidRPr="00C43C1E">
        <w:rPr>
          <w:rFonts w:eastAsia="DengXian" w:cs="Times New Roman"/>
          <w:iCs/>
          <w:kern w:val="14"/>
          <w:sz w:val="24"/>
          <w:szCs w:val="24"/>
        </w:rPr>
        <w:t xml:space="preserve">  </w:t>
      </w:r>
      <w:r w:rsidR="00C43C1E" w:rsidRPr="00C43C1E">
        <w:rPr>
          <w:rFonts w:eastAsia="DengXian" w:cs="Times New Roman"/>
          <w:iCs/>
          <w:kern w:val="14"/>
          <w:sz w:val="24"/>
          <w:szCs w:val="24"/>
        </w:rPr>
        <w:tab/>
      </w:r>
      <w:r w:rsidR="00C43C1E" w:rsidRPr="00C43C1E">
        <w:rPr>
          <w:rFonts w:eastAsia="DengXian" w:cs="Times New Roman"/>
          <w:iCs/>
          <w:kern w:val="14"/>
          <w:sz w:val="24"/>
          <w:szCs w:val="24"/>
        </w:rPr>
        <w:tab/>
      </w:r>
      <w:r w:rsidR="00C43C1E"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6F139C">
        <w:rPr>
          <w:rFonts w:eastAsia="DengXian" w:cs="Times New Roman"/>
          <w:iCs/>
          <w:kern w:val="14"/>
          <w:sz w:val="24"/>
          <w:szCs w:val="24"/>
        </w:rPr>
        <w:t xml:space="preserve"> </w:t>
      </w:r>
      <w:r w:rsidR="00C43C1E" w:rsidRPr="00C43C1E">
        <w:rPr>
          <w:rFonts w:eastAsia="DengXian" w:cs="Times New Roman"/>
          <w:iCs/>
          <w:kern w:val="14"/>
          <w:sz w:val="24"/>
          <w:szCs w:val="24"/>
        </w:rPr>
        <w:t>(23)</w:t>
      </w:r>
    </w:p>
    <w:p w14:paraId="28C2C641" w14:textId="23575A72" w:rsidR="00C43C1E" w:rsidRP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r>
          <w:rPr>
            <w:rFonts w:ascii="Cambria Math" w:hAnsi="Cambria Math" w:cs="Times New Roman"/>
            <w:kern w:val="14"/>
            <w:sz w:val="24"/>
            <w:szCs w:val="24"/>
            <w:lang w:eastAsia="en-US"/>
          </w:rPr>
          <m:t>∆</m:t>
        </m:r>
        <m:r>
          <w:del w:id="674" w:author="Cheng, Jiangtao" w:date="2021-07-17T06:50:00Z">
            <w:rPr>
              <w:rFonts w:ascii="Cambria Math" w:hAnsi="Cambria Math" w:cs="Times New Roman"/>
              <w:kern w:val="14"/>
              <w:sz w:val="24"/>
              <w:szCs w:val="24"/>
              <w:lang w:eastAsia="en-US"/>
            </w:rPr>
            <m:t>S</m:t>
          </w:del>
        </m:r>
        <m:sSub>
          <m:sSubPr>
            <m:ctrlPr>
              <w:ins w:id="675" w:author="Cheng, Jiangtao" w:date="2021-07-17T06:50:00Z">
                <w:rPr>
                  <w:rFonts w:ascii="Cambria Math" w:hAnsi="Cambria Math" w:cs="Times New Roman"/>
                  <w:i/>
                  <w:kern w:val="14"/>
                  <w:sz w:val="24"/>
                  <w:szCs w:val="24"/>
                  <w:lang w:eastAsia="en-US"/>
                </w:rPr>
              </w:ins>
            </m:ctrlPr>
          </m:sSubPr>
          <m:e>
            <m:r>
              <w:ins w:id="676" w:author="Cheng, Jiangtao" w:date="2021-07-17T06:50:00Z">
                <w:rPr>
                  <w:rFonts w:ascii="Cambria Math" w:hAnsi="Cambria Math" w:cs="Times New Roman"/>
                  <w:kern w:val="14"/>
                  <w:sz w:val="24"/>
                  <w:szCs w:val="24"/>
                  <w:lang w:eastAsia="en-US"/>
                </w:rPr>
                <m:t>S</m:t>
              </w:ins>
            </m:r>
          </m:e>
          <m:sub>
            <m:r>
              <w:ins w:id="677" w:author="Cheng, Jiangtao" w:date="2021-07-17T06:50:00Z">
                <w:rPr>
                  <w:rFonts w:ascii="Cambria Math" w:hAnsi="Cambria Math" w:cs="Times New Roman"/>
                  <w:kern w:val="14"/>
                  <w:sz w:val="24"/>
                  <w:szCs w:val="24"/>
                  <w:lang w:eastAsia="en-US"/>
                </w:rPr>
                <m:t>i</m:t>
              </w:ins>
            </m:r>
          </m:sub>
        </m:sSub>
      </m:oMath>
      <w:r w:rsidRPr="00C43C1E">
        <w:rPr>
          <w:rFonts w:eastAsia="DengXian" w:cs="Times New Roman"/>
          <w:iCs/>
          <w:kern w:val="14"/>
          <w:sz w:val="24"/>
          <w:szCs w:val="24"/>
        </w:rPr>
        <w:t xml:space="preserve"> is the side surface area of the water layer</w:t>
      </w:r>
      <w:ins w:id="678" w:author="Cheng, Jiangtao" w:date="2021-07-17T06:37:00Z">
        <w:r w:rsidR="00481D0C">
          <w:rPr>
            <w:rFonts w:eastAsia="DengXian" w:cs="Times New Roman"/>
            <w:iCs/>
            <w:kern w:val="14"/>
            <w:sz w:val="24"/>
            <w:szCs w:val="24"/>
          </w:rPr>
          <w:t xml:space="preserve">, </w:t>
        </w:r>
      </w:ins>
      <m:oMath>
        <m:sSub>
          <m:sSubPr>
            <m:ctrlPr>
              <w:ins w:id="679" w:author="Cheng, Jiangtao" w:date="2021-07-17T06:37:00Z">
                <w:rPr>
                  <w:rFonts w:ascii="Cambria Math" w:hAnsi="Cambria Math" w:cs="Times New Roman"/>
                  <w:i/>
                  <w:iCs/>
                  <w:kern w:val="14"/>
                  <w:sz w:val="24"/>
                  <w:szCs w:val="24"/>
                  <w:lang w:eastAsia="en-US"/>
                </w:rPr>
              </w:ins>
            </m:ctrlPr>
          </m:sSubPr>
          <m:e>
            <m:r>
              <w:ins w:id="680" w:author="Cheng, Jiangtao" w:date="2021-07-17T06:37:00Z">
                <w:rPr>
                  <w:rFonts w:ascii="Cambria Math" w:hAnsi="Cambria Math" w:cs="Times New Roman"/>
                  <w:kern w:val="0"/>
                  <w:sz w:val="24"/>
                  <w:szCs w:val="24"/>
                  <w:lang w:eastAsia="en-US"/>
                </w:rPr>
                <m:t>h</m:t>
              </w:ins>
            </m:r>
          </m:e>
          <m:sub>
            <m:r>
              <w:ins w:id="681" w:author="Cheng, Jiangtao" w:date="2021-07-17T06:37:00Z">
                <m:rPr>
                  <m:sty m:val="p"/>
                </m:rPr>
                <w:rPr>
                  <w:rFonts w:ascii="Cambria Math" w:hAnsi="Cambria Math" w:cs="Times New Roman"/>
                  <w:kern w:val="0"/>
                  <w:sz w:val="24"/>
                  <w:szCs w:val="24"/>
                  <w:lang w:eastAsia="en-US"/>
                </w:rPr>
                <m:t>fg</m:t>
              </w:ins>
            </m:r>
          </m:sub>
        </m:sSub>
      </m:oMath>
      <w:r w:rsidRPr="00C43C1E">
        <w:rPr>
          <w:rFonts w:eastAsia="DengXian" w:cs="Times New Roman"/>
          <w:iCs/>
          <w:kern w:val="14"/>
          <w:sz w:val="24"/>
          <w:szCs w:val="24"/>
        </w:rPr>
        <w:t xml:space="preserve"> </w:t>
      </w:r>
      <w:ins w:id="682" w:author="Cheng, Jiangtao" w:date="2021-07-17T06:37:00Z">
        <w:r w:rsidR="00481D0C">
          <w:rPr>
            <w:rFonts w:eastAsia="DengXian" w:cs="Times New Roman"/>
            <w:iCs/>
            <w:kern w:val="14"/>
            <w:sz w:val="24"/>
            <w:szCs w:val="24"/>
          </w:rPr>
          <w:t xml:space="preserve">is the latent heat, </w:t>
        </w:r>
      </w:ins>
      <w:r w:rsidRPr="00C43C1E">
        <w:rPr>
          <w:rFonts w:eastAsia="DengXian" w:cs="Times New Roman"/>
          <w:iCs/>
          <w:kern w:val="14"/>
          <w:sz w:val="24"/>
          <w:szCs w:val="24"/>
        </w:rPr>
        <w:t xml:space="preserve">and </w:t>
      </w:r>
      <w:commentRangeStart w:id="683"/>
      <m:oMath>
        <m:r>
          <w:del w:id="684" w:author="Cheng, Jiangtao" w:date="2021-07-17T06:32:00Z">
            <w:rPr>
              <w:rFonts w:ascii="Cambria Math" w:hAnsi="Cambria Math" w:cs="Times New Roman"/>
              <w:kern w:val="0"/>
              <w:sz w:val="24"/>
              <w:szCs w:val="24"/>
              <w:highlight w:val="magenta"/>
              <w:lang w:eastAsia="en-US"/>
              <w:rPrChange w:id="685" w:author="Cheng, Jiangtao" w:date="2021-07-17T11:44:00Z">
                <w:rPr>
                  <w:rFonts w:ascii="Cambria Math" w:hAnsi="Cambria Math" w:cs="Times New Roman"/>
                  <w:kern w:val="0"/>
                  <w:sz w:val="24"/>
                  <w:szCs w:val="24"/>
                  <w:lang w:eastAsia="en-US"/>
                </w:rPr>
              </w:rPrChange>
            </w:rPr>
            <m:t>J</m:t>
          </w:del>
        </m:r>
        <m:sSub>
          <m:sSubPr>
            <m:ctrlPr>
              <w:ins w:id="686" w:author="Cheng, Jiangtao" w:date="2021-07-17T06:32:00Z">
                <w:rPr>
                  <w:rFonts w:ascii="Cambria Math" w:hAnsi="Cambria Math" w:cs="Times New Roman"/>
                  <w:i/>
                  <w:kern w:val="0"/>
                  <w:sz w:val="24"/>
                  <w:szCs w:val="24"/>
                  <w:highlight w:val="magenta"/>
                  <w:lang w:eastAsia="en-US"/>
                  <w:rPrChange w:id="687" w:author="Cheng, Jiangtao" w:date="2021-07-17T11:44:00Z">
                    <w:rPr>
                      <w:rFonts w:ascii="Cambria Math" w:hAnsi="Cambria Math" w:cs="Times New Roman"/>
                      <w:i/>
                      <w:kern w:val="0"/>
                      <w:sz w:val="24"/>
                      <w:szCs w:val="24"/>
                      <w:lang w:eastAsia="en-US"/>
                    </w:rPr>
                  </w:rPrChange>
                </w:rPr>
              </w:ins>
            </m:ctrlPr>
          </m:sSubPr>
          <m:e>
            <m:r>
              <w:ins w:id="688" w:author="Cheng, Jiangtao" w:date="2021-07-17T06:32:00Z">
                <w:rPr>
                  <w:rFonts w:ascii="Cambria Math" w:hAnsi="Cambria Math" w:cs="Times New Roman"/>
                  <w:kern w:val="0"/>
                  <w:sz w:val="24"/>
                  <w:szCs w:val="24"/>
                  <w:highlight w:val="magenta"/>
                  <w:lang w:eastAsia="en-US"/>
                  <w:rPrChange w:id="689" w:author="Cheng, Jiangtao" w:date="2021-07-17T11:44:00Z">
                    <w:rPr>
                      <w:rFonts w:ascii="Cambria Math" w:hAnsi="Cambria Math" w:cs="Times New Roman"/>
                      <w:kern w:val="0"/>
                      <w:sz w:val="24"/>
                      <w:szCs w:val="24"/>
                      <w:lang w:eastAsia="en-US"/>
                    </w:rPr>
                  </w:rPrChange>
                </w:rPr>
                <m:t>J</m:t>
              </w:ins>
            </m:r>
          </m:e>
          <m:sub>
            <m:r>
              <w:ins w:id="690" w:author="Cheng, Jiangtao" w:date="2021-07-17T06:32:00Z">
                <w:rPr>
                  <w:rFonts w:ascii="Cambria Math" w:hAnsi="Cambria Math" w:cs="Times New Roman"/>
                  <w:kern w:val="0"/>
                  <w:sz w:val="24"/>
                  <w:szCs w:val="24"/>
                  <w:highlight w:val="magenta"/>
                  <w:lang w:eastAsia="en-US"/>
                  <w:rPrChange w:id="691" w:author="Cheng, Jiangtao" w:date="2021-07-17T11:44:00Z">
                    <w:rPr>
                      <w:rFonts w:ascii="Cambria Math" w:hAnsi="Cambria Math" w:cs="Times New Roman"/>
                      <w:kern w:val="0"/>
                      <w:sz w:val="24"/>
                      <w:szCs w:val="24"/>
                      <w:lang w:eastAsia="en-US"/>
                    </w:rPr>
                  </w:rPrChange>
                </w:rPr>
                <m:t>i</m:t>
              </w:ins>
            </m:r>
          </m:sub>
        </m:sSub>
        <m:r>
          <w:rPr>
            <w:rFonts w:ascii="Cambria Math" w:hAnsi="Cambria Math" w:cs="Times New Roman"/>
            <w:kern w:val="0"/>
            <w:sz w:val="24"/>
            <w:szCs w:val="24"/>
            <w:highlight w:val="magenta"/>
            <w:lang w:eastAsia="en-US"/>
            <w:rPrChange w:id="692" w:author="Cheng, Jiangtao" w:date="2021-07-17T11:44:00Z">
              <w:rPr>
                <w:rFonts w:ascii="Cambria Math" w:hAnsi="Cambria Math" w:cs="Times New Roman"/>
                <w:kern w:val="0"/>
                <w:sz w:val="24"/>
                <w:szCs w:val="24"/>
                <w:lang w:eastAsia="en-US"/>
              </w:rPr>
            </w:rPrChange>
          </w:rPr>
          <m:t>(r)</m:t>
        </m:r>
      </m:oMath>
      <w:r w:rsidRPr="00EA594A">
        <w:rPr>
          <w:rFonts w:eastAsia="DengXian" w:cs="Times New Roman"/>
          <w:iCs/>
          <w:kern w:val="14"/>
          <w:sz w:val="24"/>
          <w:szCs w:val="24"/>
          <w:highlight w:val="magenta"/>
          <w:rPrChange w:id="693" w:author="Cheng, Jiangtao" w:date="2021-07-17T11:44:00Z">
            <w:rPr>
              <w:rFonts w:eastAsia="DengXian" w:cs="Times New Roman"/>
              <w:iCs/>
              <w:kern w:val="14"/>
              <w:sz w:val="24"/>
              <w:szCs w:val="24"/>
            </w:rPr>
          </w:rPrChange>
        </w:rPr>
        <w:t xml:space="preserve"> is the local evaporation </w:t>
      </w:r>
      <w:ins w:id="694" w:author="Cheng, Jiangtao" w:date="2021-07-17T11:44:00Z">
        <w:r w:rsidR="00EA594A">
          <w:rPr>
            <w:rFonts w:eastAsia="DengXian" w:cs="Times New Roman"/>
            <w:iCs/>
            <w:kern w:val="14"/>
            <w:sz w:val="24"/>
            <w:szCs w:val="24"/>
            <w:highlight w:val="magenta"/>
          </w:rPr>
          <w:t xml:space="preserve">mass </w:t>
        </w:r>
      </w:ins>
      <w:r w:rsidRPr="00EA594A">
        <w:rPr>
          <w:rFonts w:eastAsia="DengXian" w:cs="Times New Roman"/>
          <w:iCs/>
          <w:kern w:val="14"/>
          <w:sz w:val="24"/>
          <w:szCs w:val="24"/>
          <w:highlight w:val="magenta"/>
          <w:rPrChange w:id="695" w:author="Cheng, Jiangtao" w:date="2021-07-17T11:44:00Z">
            <w:rPr>
              <w:rFonts w:eastAsia="DengXian" w:cs="Times New Roman"/>
              <w:iCs/>
              <w:kern w:val="14"/>
              <w:sz w:val="24"/>
              <w:szCs w:val="24"/>
            </w:rPr>
          </w:rPrChange>
        </w:rPr>
        <w:t>flux</w:t>
      </w:r>
      <w:commentRangeEnd w:id="683"/>
      <w:r w:rsidR="00EA594A">
        <w:rPr>
          <w:rStyle w:val="CommentReference"/>
        </w:rPr>
        <w:commentReference w:id="683"/>
      </w:r>
      <w:r w:rsidRPr="00C43C1E">
        <w:rPr>
          <w:rFonts w:eastAsia="DengXian" w:cs="Times New Roman"/>
          <w:iCs/>
          <w:kern w:val="14"/>
          <w:sz w:val="24"/>
          <w:szCs w:val="24"/>
        </w:rPr>
        <w:t xml:space="preserve">. </w:t>
      </w:r>
    </w:p>
    <w:p w14:paraId="4BA7C237" w14:textId="5294F545" w:rsidR="00774E97" w:rsidRDefault="0043052C" w:rsidP="00856045">
      <w:pPr>
        <w:spacing w:line="360" w:lineRule="auto"/>
        <w:ind w:firstLine="360"/>
        <w:rPr>
          <w:rFonts w:eastAsia="DengXian" w:cs="Times New Roman"/>
          <w:iCs/>
          <w:kern w:val="14"/>
          <w:sz w:val="24"/>
          <w:szCs w:val="24"/>
        </w:rPr>
      </w:pPr>
      <w:ins w:id="696" w:author="Cheng, Jiangtao" w:date="2021-07-17T06:51:00Z">
        <w:r>
          <w:rPr>
            <w:rFonts w:eastAsia="DengXian" w:cs="Times New Roman"/>
            <w:iCs/>
            <w:kern w:val="14"/>
            <w:sz w:val="24"/>
            <w:szCs w:val="24"/>
          </w:rPr>
          <w:t>Then w</w:t>
        </w:r>
      </w:ins>
      <w:ins w:id="697" w:author="Cheng, Jiangtao" w:date="2021-07-17T06:25:00Z">
        <w:r w:rsidR="000F7B6E">
          <w:rPr>
            <w:rFonts w:eastAsia="DengXian" w:cs="Times New Roman"/>
            <w:iCs/>
            <w:kern w:val="14"/>
            <w:sz w:val="24"/>
            <w:szCs w:val="24"/>
          </w:rPr>
          <w:t xml:space="preserve">e applied </w:t>
        </w:r>
        <w:r w:rsidR="000F7B6E" w:rsidRPr="00C43C1E">
          <w:rPr>
            <w:rFonts w:eastAsia="DengXian" w:cs="Times New Roman"/>
            <w:iCs/>
            <w:kern w:val="14"/>
            <w:sz w:val="24"/>
            <w:szCs w:val="24"/>
          </w:rPr>
          <w:t xml:space="preserve">the </w:t>
        </w:r>
        <w:commentRangeStart w:id="698"/>
        <w:r w:rsidR="000F7B6E" w:rsidRPr="00C43C1E">
          <w:rPr>
            <w:rFonts w:eastAsia="DengXian" w:cs="Times New Roman"/>
            <w:iCs/>
            <w:kern w:val="14"/>
            <w:sz w:val="24"/>
            <w:szCs w:val="24"/>
          </w:rPr>
          <w:t>diffusion-driven model</w:t>
        </w:r>
      </w:ins>
      <w:commentRangeEnd w:id="698"/>
      <w:ins w:id="699" w:author="Cheng, Jiangtao" w:date="2021-07-17T06:26:00Z">
        <w:r w:rsidR="000F7B6E">
          <w:rPr>
            <w:rStyle w:val="CommentReference"/>
          </w:rPr>
          <w:commentReference w:id="698"/>
        </w:r>
      </w:ins>
      <w:ins w:id="700" w:author="Cheng, Jiangtao" w:date="2021-07-17T06:25:00Z">
        <w:r w:rsidR="000F7B6E" w:rsidRPr="00C43C1E">
          <w:rPr>
            <w:rFonts w:eastAsia="DengXian" w:cs="Times New Roman"/>
            <w:iCs/>
            <w:kern w:val="14"/>
            <w:sz w:val="24"/>
            <w:szCs w:val="24"/>
          </w:rPr>
          <w:t xml:space="preserve"> </w:t>
        </w:r>
        <w:r w:rsidR="000F7B6E">
          <w:rPr>
            <w:rFonts w:eastAsia="DengXian" w:cs="Times New Roman"/>
            <w:iCs/>
            <w:kern w:val="14"/>
            <w:sz w:val="24"/>
            <w:szCs w:val="24"/>
          </w:rPr>
          <w:t>t</w:t>
        </w:r>
      </w:ins>
      <w:ins w:id="701" w:author="Cheng, Jiangtao" w:date="2021-07-17T06:26:00Z">
        <w:r w:rsidR="000F7B6E">
          <w:rPr>
            <w:rFonts w:eastAsia="DengXian" w:cs="Times New Roman"/>
            <w:iCs/>
            <w:kern w:val="14"/>
            <w:sz w:val="24"/>
            <w:szCs w:val="24"/>
          </w:rPr>
          <w:t>o estimate t</w:t>
        </w:r>
      </w:ins>
      <w:del w:id="702" w:author="Cheng, Jiangtao" w:date="2021-07-17T06:26:00Z">
        <w:r w:rsidR="00C43C1E" w:rsidRPr="00C43C1E" w:rsidDel="000F7B6E">
          <w:rPr>
            <w:rFonts w:eastAsia="DengXian" w:cs="Times New Roman"/>
            <w:iCs/>
            <w:kern w:val="14"/>
            <w:sz w:val="24"/>
            <w:szCs w:val="24"/>
          </w:rPr>
          <w:delText>T</w:delText>
        </w:r>
      </w:del>
      <w:r w:rsidR="00C43C1E" w:rsidRPr="00C43C1E">
        <w:rPr>
          <w:rFonts w:eastAsia="DengXian" w:cs="Times New Roman"/>
          <w:iCs/>
          <w:kern w:val="14"/>
          <w:sz w:val="24"/>
          <w:szCs w:val="24"/>
        </w:rPr>
        <w:t>he local evaporation flux</w:t>
      </w:r>
      <w:del w:id="703" w:author="Cheng, Jiangtao" w:date="2021-07-17T06:26:00Z">
        <w:r w:rsidR="00C43C1E" w:rsidRPr="00C43C1E" w:rsidDel="000F7B6E">
          <w:rPr>
            <w:rFonts w:eastAsia="DengXian" w:cs="Times New Roman"/>
            <w:iCs/>
            <w:kern w:val="14"/>
            <w:sz w:val="24"/>
            <w:szCs w:val="24"/>
          </w:rPr>
          <w:delText xml:space="preserve"> is calculated based on</w:delText>
        </w:r>
      </w:del>
      <w:del w:id="704" w:author="Cheng, Jiangtao" w:date="2021-07-17T06:25:00Z">
        <w:r w:rsidR="00C43C1E" w:rsidRPr="00C43C1E" w:rsidDel="000F7B6E">
          <w:rPr>
            <w:rFonts w:eastAsia="DengXian" w:cs="Times New Roman"/>
            <w:iCs/>
            <w:kern w:val="14"/>
            <w:sz w:val="24"/>
            <w:szCs w:val="24"/>
          </w:rPr>
          <w:delText xml:space="preserve"> the diffusion-driven model</w:delText>
        </w:r>
      </w:del>
      <w:r w:rsidR="00C43C1E" w:rsidRPr="00C43C1E">
        <w:rPr>
          <w:rFonts w:eastAsia="DengXian" w:cs="Times New Roman"/>
          <w:iCs/>
          <w:kern w:val="14"/>
          <w:sz w:val="24"/>
          <w:szCs w:val="24"/>
        </w:rPr>
        <w:t xml:space="preserve">, which is the solution </w:t>
      </w:r>
      <w:ins w:id="705" w:author="Cheng, Jiangtao" w:date="2021-07-17T06:27:00Z">
        <w:r w:rsidR="000F7B6E">
          <w:rPr>
            <w:rFonts w:eastAsia="DengXian" w:cs="Times New Roman"/>
            <w:iCs/>
            <w:kern w:val="14"/>
            <w:sz w:val="24"/>
            <w:szCs w:val="24"/>
          </w:rPr>
          <w:t>to</w:t>
        </w:r>
      </w:ins>
      <w:del w:id="706" w:author="Cheng, Jiangtao" w:date="2021-07-17T06:27:00Z">
        <w:r w:rsidR="00C43C1E" w:rsidRPr="00C43C1E" w:rsidDel="000F7B6E">
          <w:rPr>
            <w:rFonts w:eastAsia="DengXian" w:cs="Times New Roman"/>
            <w:iCs/>
            <w:kern w:val="14"/>
            <w:sz w:val="24"/>
            <w:szCs w:val="24"/>
          </w:rPr>
          <w:delText>of</w:delText>
        </w:r>
      </w:del>
      <w:r w:rsidR="00C43C1E" w:rsidRPr="00C43C1E">
        <w:rPr>
          <w:rFonts w:eastAsia="DengXian" w:cs="Times New Roman"/>
          <w:iCs/>
          <w:kern w:val="14"/>
          <w:sz w:val="24"/>
          <w:szCs w:val="24"/>
        </w:rPr>
        <w:t xml:space="preserve"> the Laplace equation based on Fick’s law of </w:t>
      </w:r>
      <w:del w:id="707" w:author="Cheng, Jiangtao" w:date="2021-07-17T06:51:00Z">
        <w:r w:rsidR="00C43C1E" w:rsidRPr="00C43C1E" w:rsidDel="0043052C">
          <w:rPr>
            <w:rFonts w:eastAsia="DengXian" w:cs="Times New Roman"/>
            <w:iCs/>
            <w:kern w:val="14"/>
            <w:sz w:val="24"/>
            <w:szCs w:val="24"/>
          </w:rPr>
          <w:delText xml:space="preserve">the diffusion of the </w:delText>
        </w:r>
      </w:del>
      <w:r w:rsidR="00C43C1E" w:rsidRPr="00C43C1E">
        <w:rPr>
          <w:rFonts w:eastAsia="DengXian" w:cs="Times New Roman"/>
          <w:iCs/>
          <w:kern w:val="14"/>
          <w:sz w:val="24"/>
          <w:szCs w:val="24"/>
        </w:rPr>
        <w:t xml:space="preserve">water vapor </w:t>
      </w:r>
      <w:ins w:id="708" w:author="Cheng, Jiangtao" w:date="2021-07-17T06:51:00Z">
        <w:r>
          <w:rPr>
            <w:rFonts w:eastAsia="DengXian" w:cs="Times New Roman"/>
            <w:iCs/>
            <w:kern w:val="14"/>
            <w:sz w:val="24"/>
            <w:szCs w:val="24"/>
          </w:rPr>
          <w:t xml:space="preserve">diffusion </w:t>
        </w:r>
      </w:ins>
      <w:r w:rsidR="00C43C1E" w:rsidRPr="00C43C1E">
        <w:rPr>
          <w:rFonts w:eastAsia="DengXian" w:cs="Times New Roman"/>
          <w:iCs/>
          <w:kern w:val="14"/>
          <w:sz w:val="24"/>
          <w:szCs w:val="24"/>
        </w:rPr>
        <w:t xml:space="preserve">around the droplet. </w:t>
      </w:r>
      <w:ins w:id="709" w:author="Cheng, Jiangtao" w:date="2021-07-17T06:28:00Z">
        <w:r w:rsidR="000F7B6E">
          <w:rPr>
            <w:rFonts w:eastAsia="DengXian" w:cs="Times New Roman"/>
            <w:iCs/>
            <w:kern w:val="14"/>
            <w:sz w:val="24"/>
            <w:szCs w:val="24"/>
          </w:rPr>
          <w:t>Hence, t</w:t>
        </w:r>
      </w:ins>
      <w:del w:id="710" w:author="Cheng, Jiangtao" w:date="2021-07-17T06:28:00Z">
        <w:r w:rsidR="00C43C1E" w:rsidRPr="00C43C1E" w:rsidDel="000F7B6E">
          <w:rPr>
            <w:rFonts w:eastAsia="DengXian" w:cs="Times New Roman"/>
            <w:iCs/>
            <w:kern w:val="14"/>
            <w:sz w:val="24"/>
            <w:szCs w:val="24"/>
          </w:rPr>
          <w:delText>T</w:delText>
        </w:r>
      </w:del>
      <w:r w:rsidR="00C43C1E" w:rsidRPr="00C43C1E">
        <w:rPr>
          <w:rFonts w:eastAsia="DengXian" w:cs="Times New Roman"/>
          <w:iCs/>
          <w:kern w:val="14"/>
          <w:sz w:val="24"/>
          <w:szCs w:val="24"/>
        </w:rPr>
        <w:t xml:space="preserve">he exact solution of the local evaporation flux is </w:t>
      </w:r>
      <w:ins w:id="711" w:author="Cheng, Jiangtao" w:date="2021-07-17T06:52:00Z">
        <w:r>
          <w:rPr>
            <w:rFonts w:eastAsia="DengXian" w:cs="Times New Roman"/>
            <w:iCs/>
            <w:kern w:val="14"/>
            <w:sz w:val="24"/>
            <w:szCs w:val="24"/>
          </w:rPr>
          <w:t>given by</w:t>
        </w:r>
      </w:ins>
      <w:del w:id="712" w:author="Cheng, Jiangtao" w:date="2021-07-17T06:52:00Z">
        <w:r w:rsidR="00C43C1E" w:rsidRPr="00C43C1E" w:rsidDel="0043052C">
          <w:rPr>
            <w:rFonts w:eastAsia="DengXian" w:cs="Times New Roman"/>
            <w:iCs/>
            <w:kern w:val="14"/>
            <w:sz w:val="24"/>
            <w:szCs w:val="24"/>
          </w:rPr>
          <w:delText>calculated as</w:delText>
        </w:r>
      </w:del>
      <w:r w:rsidR="00C43C1E" w:rsidRPr="00C43C1E">
        <w:rPr>
          <w:rFonts w:eastAsia="DengXian" w:cs="Times New Roman"/>
          <w:iCs/>
          <w:kern w:val="14"/>
          <w:sz w:val="24"/>
          <w:szCs w:val="24"/>
        </w:rPr>
        <w:t>:</w:t>
      </w:r>
      <w:ins w:id="713" w:author="Cheng, Jiangtao" w:date="2021-07-17T06:37:00Z">
        <w:r w:rsidR="00481D0C">
          <w:rPr>
            <w:rFonts w:eastAsia="DengXian" w:cs="Times New Roman"/>
            <w:iCs/>
            <w:kern w:val="14"/>
            <w:sz w:val="24"/>
            <w:szCs w:val="24"/>
          </w:rPr>
          <w:t xml:space="preserve"> </w:t>
        </w:r>
      </w:ins>
    </w:p>
    <w:p w14:paraId="510CC504" w14:textId="550B9794" w:rsidR="00C43C1E" w:rsidRPr="00C43C1E" w:rsidRDefault="00C43C1E" w:rsidP="006F139C">
      <w:pPr>
        <w:spacing w:line="360" w:lineRule="auto"/>
        <w:ind w:firstLine="1890"/>
        <w:rPr>
          <w:rFonts w:eastAsia="DengXian" w:cs="Times New Roman"/>
          <w:iCs/>
          <w:kern w:val="14"/>
          <w:sz w:val="24"/>
          <w:szCs w:val="24"/>
        </w:rPr>
      </w:pPr>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714"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714"/>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(24)</w:t>
      </w:r>
    </w:p>
    <w:p w14:paraId="71EEFA2D" w14:textId="4F48DFB5"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w:commentRangeStart w:id="715"/>
      <w:commentRangeStart w:id="716"/>
      <m:oMath>
        <m:sSub>
          <m:sSubPr>
            <m:ctrlPr>
              <w:rPr>
                <w:rFonts w:ascii="Cambria Math" w:eastAsia="DengXian" w:hAnsi="Cambria Math" w:cs="Times New Roman"/>
                <w:i/>
                <w:iCs/>
                <w:kern w:val="14"/>
                <w:sz w:val="24"/>
                <w:szCs w:val="24"/>
                <w:highlight w:val="yellow"/>
                <w:rPrChange w:id="717" w:author="Cheng, Jiangtao" w:date="2021-07-16T09:58:00Z">
                  <w:rPr>
                    <w:rFonts w:ascii="Cambria Math" w:eastAsia="DengXian" w:hAnsi="Cambria Math" w:cs="Times New Roman"/>
                    <w:i/>
                    <w:iCs/>
                    <w:kern w:val="14"/>
                    <w:sz w:val="24"/>
                    <w:szCs w:val="24"/>
                  </w:rPr>
                </w:rPrChange>
              </w:rPr>
            </m:ctrlPr>
          </m:sSubPr>
          <m:e>
            <m:r>
              <w:rPr>
                <w:rFonts w:ascii="Cambria Math" w:eastAsia="DengXian" w:hAnsi="Cambria Math" w:cs="Times New Roman"/>
                <w:kern w:val="14"/>
                <w:sz w:val="24"/>
                <w:szCs w:val="24"/>
                <w:highlight w:val="yellow"/>
                <w:rPrChange w:id="718" w:author="Cheng, Jiangtao" w:date="2021-07-16T09:58:00Z">
                  <w:rPr>
                    <w:rFonts w:ascii="Cambria Math" w:eastAsia="DengXian" w:hAnsi="Cambria Math" w:cs="Times New Roman"/>
                    <w:kern w:val="14"/>
                    <w:sz w:val="24"/>
                    <w:szCs w:val="24"/>
                  </w:rPr>
                </w:rPrChange>
              </w:rPr>
              <m:t>T</m:t>
            </m:r>
          </m:e>
          <m:sub>
            <m:r>
              <m:rPr>
                <m:sty m:val="p"/>
              </m:rPr>
              <w:rPr>
                <w:rFonts w:ascii="Cambria Math" w:eastAsia="DengXian" w:hAnsi="Cambria Math" w:cs="Times New Roman"/>
                <w:kern w:val="14"/>
                <w:sz w:val="24"/>
                <w:szCs w:val="24"/>
                <w:highlight w:val="yellow"/>
                <w:rPrChange w:id="719" w:author="Cheng, Jiangtao" w:date="2021-07-16T09:58:00Z">
                  <w:rPr>
                    <w:rFonts w:ascii="Cambria Math" w:eastAsia="DengXian" w:hAnsi="Cambria Math" w:cs="Times New Roman"/>
                    <w:kern w:val="14"/>
                    <w:sz w:val="24"/>
                    <w:szCs w:val="24"/>
                  </w:rPr>
                </w:rPrChange>
              </w:rPr>
              <m:t>i</m:t>
            </m:r>
          </m:sub>
        </m:sSub>
      </m:oMath>
      <w:r w:rsidRPr="00792342">
        <w:rPr>
          <w:rFonts w:eastAsia="DengXian" w:cs="Times New Roman"/>
          <w:iCs/>
          <w:kern w:val="14"/>
          <w:sz w:val="24"/>
          <w:szCs w:val="24"/>
          <w:highlight w:val="yellow"/>
          <w:rPrChange w:id="720" w:author="Cheng, Jiangtao" w:date="2021-07-16T09:58:00Z">
            <w:rPr>
              <w:rFonts w:eastAsia="DengXian" w:cs="Times New Roman"/>
              <w:iCs/>
              <w:kern w:val="14"/>
              <w:sz w:val="24"/>
              <w:szCs w:val="24"/>
            </w:rPr>
          </w:rPrChange>
        </w:rPr>
        <w:t xml:space="preserve"> is the temperature at the side surface</w:t>
      </w:r>
      <w:commentRangeEnd w:id="715"/>
      <w:r w:rsidR="00CA5601">
        <w:rPr>
          <w:rStyle w:val="CommentReference"/>
        </w:rPr>
        <w:commentReference w:id="715"/>
      </w:r>
      <w:commentRangeEnd w:id="716"/>
      <w:r w:rsidR="00A412CD">
        <w:rPr>
          <w:rStyle w:val="CommentReference"/>
        </w:rPr>
        <w:commentReference w:id="716"/>
      </w:r>
      <w:ins w:id="721" w:author="Cheng, Jiangtao" w:date="2021-07-16T18:46:00Z">
        <w:r w:rsidR="00CA5601">
          <w:rPr>
            <w:rFonts w:eastAsia="DengXian" w:cs="Times New Roman"/>
            <w:iCs/>
            <w:kern w:val="14"/>
            <w:sz w:val="24"/>
            <w:szCs w:val="24"/>
          </w:rPr>
          <w:t>,</w:t>
        </w:r>
      </w:ins>
      <w:del w:id="722" w:author="Cheng, Jiangtao" w:date="2021-07-16T18:46:00Z">
        <w:r w:rsidR="007514DF" w:rsidDel="00CA5601">
          <w:rPr>
            <w:rFonts w:eastAsia="DengXian" w:cs="Times New Roman"/>
            <w:iCs/>
            <w:kern w:val="14"/>
            <w:sz w:val="24"/>
            <w:szCs w:val="24"/>
          </w:rPr>
          <w:delText>;</w:delText>
        </w:r>
      </w:del>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w:t>
      </w:r>
      <w:ins w:id="723" w:author="Cheng, Jiangtao" w:date="2021-07-17T06:30:00Z">
        <w:r w:rsidR="00A412CD">
          <w:rPr>
            <w:rFonts w:eastAsia="DengXian" w:cs="Times New Roman"/>
            <w:iCs/>
            <w:kern w:val="14"/>
            <w:sz w:val="24"/>
            <w:szCs w:val="24"/>
          </w:rPr>
          <w:t>diffusion</w:t>
        </w:r>
        <w:r w:rsidR="00A412CD">
          <w:rPr>
            <w:rFonts w:eastAsia="DengXian" w:cs="Times New Roman"/>
            <w:iCs/>
            <w:kern w:val="14"/>
            <w:sz w:val="24"/>
            <w:szCs w:val="24"/>
          </w:rPr>
          <w:t xml:space="preserve"> </w:t>
        </w:r>
      </w:ins>
      <w:r w:rsidR="007514DF">
        <w:rPr>
          <w:rFonts w:eastAsia="DengXian" w:cs="Times New Roman"/>
          <w:iCs/>
          <w:kern w:val="14"/>
          <w:sz w:val="24"/>
          <w:szCs w:val="24"/>
        </w:rPr>
        <w:t>coefficient of vapor</w:t>
      </w:r>
      <w:del w:id="724" w:author="Cheng, Jiangtao" w:date="2021-07-17T06:30:00Z">
        <w:r w:rsidR="007514DF" w:rsidDel="00A412CD">
          <w:rPr>
            <w:rFonts w:eastAsia="DengXian" w:cs="Times New Roman"/>
            <w:iCs/>
            <w:kern w:val="14"/>
            <w:sz w:val="24"/>
            <w:szCs w:val="24"/>
          </w:rPr>
          <w:delText xml:space="preserve"> diffusion</w:delText>
        </w:r>
      </w:del>
      <w:r w:rsidR="007514DF">
        <w:rPr>
          <w:rFonts w:eastAsia="DengXian" w:cs="Times New Roman"/>
          <w:iCs/>
          <w:kern w:val="14"/>
          <w:sz w:val="24"/>
          <w:szCs w:val="24"/>
        </w:rPr>
        <w:t>,</w:t>
      </w:r>
      <w:ins w:id="725" w:author="Cheng, Jiangtao" w:date="2021-07-17T06:30:00Z">
        <w:r w:rsidR="00A412CD">
          <w:rPr>
            <w:rFonts w:eastAsia="DengXian" w:cs="Times New Roman"/>
            <w:iCs/>
            <w:kern w:val="14"/>
            <w:sz w:val="24"/>
            <w:szCs w:val="24"/>
          </w:rPr>
          <w:t xml:space="preserve"> and</w:t>
        </w:r>
      </w:ins>
      <w:r w:rsidR="007514DF">
        <w:rPr>
          <w:rFonts w:eastAsia="DengXian" w:cs="Times New Roman"/>
          <w:iCs/>
          <w:kern w:val="14"/>
          <w:sz w:val="24"/>
          <w:szCs w:val="24"/>
        </w:rPr>
        <w:t xml:space="preserve">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w:t>
      </w:r>
      <w:proofErr w:type="gramStart"/>
      <w:r w:rsidR="007514DF">
        <w:rPr>
          <w:rFonts w:eastAsia="DengXian" w:cs="Times New Roman"/>
          <w:iCs/>
          <w:kern w:val="14"/>
          <w:sz w:val="24"/>
          <w:szCs w:val="24"/>
        </w:rPr>
        <w:t>humidity.</w:t>
      </w:r>
      <w:proofErr w:type="gramEnd"/>
      <w:r w:rsidR="007514DF">
        <w:rPr>
          <w:rFonts w:eastAsia="DengXian" w:cs="Times New Roman"/>
          <w:iCs/>
          <w:kern w:val="14"/>
          <w:sz w:val="24"/>
          <w:szCs w:val="24"/>
        </w:rPr>
        <w:t xml:space="preserve"> </w:t>
      </w:r>
    </w:p>
    <w:p w14:paraId="34A314D5" w14:textId="247E08DF"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ins w:id="726" w:author="Cheng, Jiangtao" w:date="2021-07-17T06:54:00Z">
        <w:r w:rsidR="00433D83">
          <w:rPr>
            <w:rFonts w:eastAsia="DengXian" w:cs="Times New Roman"/>
            <w:iCs/>
            <w:kern w:val="14"/>
            <w:sz w:val="24"/>
            <w:szCs w:val="24"/>
          </w:rPr>
          <w:t>s</w:t>
        </w:r>
      </w:ins>
      <w:r w:rsidR="007514DF">
        <w:rPr>
          <w:rFonts w:eastAsia="DengXian" w:cs="Times New Roman"/>
          <w:iCs/>
          <w:kern w:val="14"/>
          <w:sz w:val="24"/>
          <w:szCs w:val="24"/>
        </w:rPr>
        <w:t>:</w:t>
      </w:r>
      <w:bookmarkStart w:id="727" w:name="_Hlk75021285"/>
    </w:p>
    <w:p w14:paraId="447D7399" w14:textId="269839E9" w:rsidR="00C43C1E" w:rsidRPr="007514DF" w:rsidRDefault="00700D43" w:rsidP="006F139C">
      <w:pPr>
        <w:spacing w:line="360" w:lineRule="auto"/>
        <w:ind w:firstLine="3780"/>
        <w:rPr>
          <w:rFonts w:eastAsia="DengXian" w:cs="Times New Roman"/>
          <w:iCs/>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ctrlPr>
              <w:ins w:id="728" w:author="Cheng, Jiangtao" w:date="2021-07-17T06:53:00Z">
                <w:rPr>
                  <w:rFonts w:ascii="Cambria Math" w:eastAsia="DengXian" w:cs="Times New Roman"/>
                  <w:kern w:val="14"/>
                  <w:sz w:val="24"/>
                  <w:szCs w:val="24"/>
                </w:rPr>
              </w:ins>
            </m:ctrlPr>
          </m:naryPr>
          <m:sub>
            <m:r>
              <w:ins w:id="729" w:author="Cheng, Jiangtao" w:date="2021-07-17T06:53:00Z">
                <w:rPr>
                  <w:rFonts w:ascii="Cambria Math" w:eastAsia="DengXian" w:cs="Times New Roman"/>
                  <w:kern w:val="14"/>
                  <w:sz w:val="24"/>
                  <w:szCs w:val="24"/>
                </w:rPr>
                <m:t>i=1</m:t>
              </w:ins>
            </m:r>
          </m:sub>
          <m:sup>
            <m:r>
              <w:ins w:id="730" w:author="Cheng, Jiangtao" w:date="2021-07-17T11:37:00Z">
                <w:rPr>
                  <w:rFonts w:ascii="Cambria Math" w:eastAsia="DengXian" w:cs="Times New Roman"/>
                  <w:kern w:val="14"/>
                  <w:sz w:val="24"/>
                  <w:szCs w:val="24"/>
                </w:rPr>
                <m:t>M</m:t>
              </w:ins>
            </m:r>
          </m:sup>
          <m:e>
            <m:sSub>
              <m:sSubPr>
                <m:ctrlPr>
                  <w:ins w:id="731" w:author="Cheng, Jiangtao" w:date="2021-07-17T06:54:00Z">
                    <w:rPr>
                      <w:rFonts w:ascii="Cambria Math" w:hAnsi="Cambria Math" w:cs="Times New Roman"/>
                      <w:i/>
                      <w:iCs/>
                      <w:kern w:val="14"/>
                      <w:sz w:val="24"/>
                      <w:szCs w:val="24"/>
                      <w:lang w:eastAsia="en-US"/>
                    </w:rPr>
                  </w:ins>
                </m:ctrlPr>
              </m:sSubPr>
              <m:e>
                <m:sSub>
                  <m:sSubPr>
                    <m:ctrlPr>
                      <w:ins w:id="732" w:author="Cheng, Jiangtao" w:date="2021-07-17T06:54:00Z">
                        <w:rPr>
                          <w:rFonts w:ascii="Cambria Math" w:hAnsi="Cambria Math" w:cs="Times New Roman"/>
                          <w:i/>
                          <w:kern w:val="0"/>
                          <w:sz w:val="24"/>
                          <w:szCs w:val="24"/>
                          <w:lang w:eastAsia="en-US"/>
                        </w:rPr>
                      </w:ins>
                    </m:ctrlPr>
                  </m:sSubPr>
                  <m:e>
                    <m:r>
                      <w:ins w:id="733" w:author="Cheng, Jiangtao" w:date="2021-07-17T06:54:00Z">
                        <w:rPr>
                          <w:rFonts w:ascii="Cambria Math" w:hAnsi="Cambria Math" w:cs="Times New Roman"/>
                          <w:kern w:val="0"/>
                          <w:sz w:val="24"/>
                          <w:szCs w:val="24"/>
                          <w:lang w:eastAsia="en-US"/>
                        </w:rPr>
                        <m:t>J</m:t>
                      </w:ins>
                    </m:r>
                  </m:e>
                  <m:sub>
                    <m:r>
                      <w:ins w:id="734" w:author="Cheng, Jiangtao" w:date="2021-07-17T06:54:00Z">
                        <w:rPr>
                          <w:rFonts w:ascii="Cambria Math" w:hAnsi="Cambria Math" w:cs="Times New Roman"/>
                          <w:kern w:val="0"/>
                          <w:sz w:val="24"/>
                          <w:szCs w:val="24"/>
                          <w:lang w:eastAsia="en-US"/>
                        </w:rPr>
                        <m:t>i</m:t>
                      </w:ins>
                    </m:r>
                  </m:sub>
                </m:sSub>
                <m:r>
                  <w:ins w:id="735" w:author="Cheng, Jiangtao" w:date="2021-07-17T06:54:00Z">
                    <w:rPr>
                      <w:rFonts w:ascii="Cambria Math" w:hAnsi="Cambria Math" w:cs="Times New Roman"/>
                      <w:kern w:val="0"/>
                      <w:sz w:val="24"/>
                      <w:szCs w:val="24"/>
                      <w:lang w:eastAsia="en-US"/>
                    </w:rPr>
                    <m:t>(r)∙h</m:t>
                  </w:ins>
                </m:r>
              </m:e>
              <m:sub>
                <m:r>
                  <w:ins w:id="736" w:author="Cheng, Jiangtao" w:date="2021-07-17T06:54:00Z">
                    <m:rPr>
                      <m:sty m:val="p"/>
                    </m:rPr>
                    <w:rPr>
                      <w:rFonts w:ascii="Cambria Math" w:hAnsi="Cambria Math" w:cs="Times New Roman"/>
                      <w:kern w:val="0"/>
                      <w:sz w:val="24"/>
                      <w:szCs w:val="24"/>
                      <w:lang w:eastAsia="en-US"/>
                    </w:rPr>
                    <m:t>fg</m:t>
                  </w:ins>
                </m:r>
              </m:sub>
            </m:sSub>
            <m:r>
              <w:ins w:id="737" w:author="Cheng, Jiangtao" w:date="2021-07-17T06:54:00Z">
                <w:rPr>
                  <w:rFonts w:ascii="Cambria Math" w:hAnsi="Cambria Math" w:cs="Times New Roman"/>
                  <w:kern w:val="14"/>
                  <w:sz w:val="24"/>
                  <w:szCs w:val="24"/>
                  <w:lang w:eastAsia="en-US"/>
                </w:rPr>
                <m:t>∙∆</m:t>
              </w:ins>
            </m:r>
            <m:sSub>
              <m:sSubPr>
                <m:ctrlPr>
                  <w:ins w:id="738" w:author="Cheng, Jiangtao" w:date="2021-07-17T06:54:00Z">
                    <w:rPr>
                      <w:rFonts w:ascii="Cambria Math" w:hAnsi="Cambria Math" w:cs="Times New Roman"/>
                      <w:i/>
                      <w:kern w:val="14"/>
                      <w:sz w:val="24"/>
                      <w:szCs w:val="24"/>
                      <w:lang w:eastAsia="en-US"/>
                    </w:rPr>
                  </w:ins>
                </m:ctrlPr>
              </m:sSubPr>
              <m:e>
                <m:r>
                  <w:ins w:id="739" w:author="Cheng, Jiangtao" w:date="2021-07-17T06:54:00Z">
                    <w:rPr>
                      <w:rFonts w:ascii="Cambria Math" w:hAnsi="Cambria Math" w:cs="Times New Roman"/>
                      <w:kern w:val="14"/>
                      <w:sz w:val="24"/>
                      <w:szCs w:val="24"/>
                      <w:lang w:eastAsia="en-US"/>
                    </w:rPr>
                    <m:t>S</m:t>
                  </w:ins>
                </m:r>
              </m:e>
              <m:sub>
                <m:r>
                  <w:ins w:id="740" w:author="Cheng, Jiangtao" w:date="2021-07-17T06:54:00Z">
                    <w:rPr>
                      <w:rFonts w:ascii="Cambria Math" w:hAnsi="Cambria Math" w:cs="Times New Roman"/>
                      <w:kern w:val="14"/>
                      <w:sz w:val="24"/>
                      <w:szCs w:val="24"/>
                      <w:lang w:eastAsia="en-US"/>
                    </w:rPr>
                    <m:t>i</m:t>
                  </w:ins>
                </m:r>
              </m:sub>
            </m:sSub>
          </m:e>
        </m:nary>
        <m:nary>
          <m:naryPr>
            <m:chr m:val="∑"/>
            <m:limLoc m:val="undOvr"/>
            <m:supHide m:val="1"/>
            <m:ctrlPr>
              <w:del w:id="741" w:author="Cheng, Jiangtao" w:date="2021-07-17T06:54:00Z">
                <w:rPr>
                  <w:rFonts w:ascii="Cambria Math" w:eastAsia="DengXian" w:hAnsi="Cambria Math" w:cs="Times New Roman"/>
                  <w:i/>
                  <w:kern w:val="14"/>
                  <w:sz w:val="24"/>
                  <w:szCs w:val="24"/>
                </w:rPr>
              </w:del>
            </m:ctrlPr>
          </m:naryPr>
          <m:sub>
            <m:sSub>
              <m:sSubPr>
                <m:ctrlPr>
                  <w:del w:id="742" w:author="Cheng, Jiangtao" w:date="2021-07-17T06:54:00Z">
                    <w:rPr>
                      <w:rFonts w:ascii="Cambria Math" w:eastAsia="DengXian" w:hAnsi="Cambria Math" w:cs="Times New Roman"/>
                      <w:i/>
                      <w:kern w:val="14"/>
                      <w:sz w:val="24"/>
                      <w:szCs w:val="24"/>
                    </w:rPr>
                  </w:del>
                </m:ctrlPr>
              </m:sSubPr>
              <m:e>
                <m:r>
                  <w:del w:id="743" w:author="Cheng, Jiangtao" w:date="2021-07-17T06:54:00Z">
                    <w:rPr>
                      <w:rFonts w:ascii="Cambria Math" w:eastAsia="DengXian" w:hAnsi="Cambria Math" w:cs="Times New Roman"/>
                      <w:kern w:val="14"/>
                      <w:sz w:val="24"/>
                      <w:szCs w:val="24"/>
                    </w:rPr>
                    <m:t>S</m:t>
                  </w:del>
                </m:r>
              </m:e>
              <m:sub>
                <m:r>
                  <w:del w:id="744" w:author="Cheng, Jiangtao" w:date="2021-07-17T06:54:00Z">
                    <m:rPr>
                      <m:sty m:val="p"/>
                    </m:rPr>
                    <w:rPr>
                      <w:rFonts w:ascii="Cambria Math" w:eastAsia="DengXian" w:hAnsi="Cambria Math" w:cs="Times New Roman"/>
                      <w:kern w:val="14"/>
                      <w:sz w:val="24"/>
                      <w:szCs w:val="24"/>
                    </w:rPr>
                    <m:t>cap</m:t>
                  </w:del>
                </m:r>
              </m:sub>
            </m:sSub>
          </m:sub>
          <m:sup/>
          <m:e>
            <m:sSub>
              <m:sSubPr>
                <m:ctrlPr>
                  <w:del w:id="745" w:author="Cheng, Jiangtao" w:date="2021-07-17T06:54:00Z">
                    <w:rPr>
                      <w:rFonts w:ascii="Cambria Math" w:hAnsi="Cambria Math" w:cs="Times New Roman"/>
                      <w:i/>
                      <w:iCs/>
                      <w:kern w:val="14"/>
                      <w:sz w:val="24"/>
                      <w:szCs w:val="24"/>
                      <w:lang w:eastAsia="en-US"/>
                    </w:rPr>
                  </w:del>
                </m:ctrlPr>
              </m:sSubPr>
              <m:e>
                <m:r>
                  <w:del w:id="746" w:author="Cheng, Jiangtao" w:date="2021-07-17T06:52:00Z">
                    <w:rPr>
                      <w:rFonts w:ascii="Cambria Math" w:hAnsi="Cambria Math" w:cs="Times New Roman"/>
                      <w:kern w:val="0"/>
                      <w:sz w:val="24"/>
                      <w:szCs w:val="24"/>
                      <w:lang w:eastAsia="en-US"/>
                    </w:rPr>
                    <m:t>J</m:t>
                  </w:del>
                </m:r>
                <m:r>
                  <w:del w:id="747" w:author="Cheng, Jiangtao" w:date="2021-07-17T06:54:00Z">
                    <w:rPr>
                      <w:rFonts w:ascii="Cambria Math" w:hAnsi="Cambria Math" w:cs="Times New Roman"/>
                      <w:kern w:val="0"/>
                      <w:sz w:val="24"/>
                      <w:szCs w:val="24"/>
                      <w:lang w:eastAsia="en-US"/>
                    </w:rPr>
                    <m:t>(r)∙h</m:t>
                  </w:del>
                </m:r>
              </m:e>
              <m:sub>
                <m:r>
                  <w:del w:id="748" w:author="Cheng, Jiangtao" w:date="2021-07-17T06:54:00Z">
                    <m:rPr>
                      <m:sty m:val="p"/>
                    </m:rPr>
                    <w:rPr>
                      <w:rFonts w:ascii="Cambria Math" w:hAnsi="Cambria Math" w:cs="Times New Roman"/>
                      <w:kern w:val="0"/>
                      <w:sz w:val="24"/>
                      <w:szCs w:val="24"/>
                      <w:lang w:eastAsia="en-US"/>
                    </w:rPr>
                    <m:t>fg</m:t>
                  </w:del>
                </m:r>
              </m:sub>
            </m:sSub>
            <m:r>
              <w:del w:id="749" w:author="Cheng, Jiangtao" w:date="2021-07-17T06:54:00Z">
                <w:rPr>
                  <w:rFonts w:ascii="Cambria Math" w:hAnsi="Cambria Math" w:cs="Times New Roman"/>
                  <w:kern w:val="14"/>
                  <w:sz w:val="24"/>
                  <w:szCs w:val="24"/>
                  <w:lang w:eastAsia="en-US"/>
                </w:rPr>
                <m:t>∙∆</m:t>
              </w:del>
            </m:r>
            <m:r>
              <w:del w:id="750" w:author="Cheng, Jiangtao" w:date="2021-07-17T06:52:00Z">
                <w:rPr>
                  <w:rFonts w:ascii="Cambria Math" w:hAnsi="Cambria Math" w:cs="Times New Roman"/>
                  <w:kern w:val="14"/>
                  <w:sz w:val="24"/>
                  <w:szCs w:val="24"/>
                  <w:lang w:eastAsia="en-US"/>
                </w:rPr>
                <m:t>S</m:t>
              </w:del>
            </m:r>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C43C1E" w:rsidRPr="00C43C1E">
        <w:rPr>
          <w:rFonts w:eastAsia="DengXian" w:cs="Times New Roman"/>
          <w:kern w:val="14"/>
          <w:sz w:val="24"/>
          <w:szCs w:val="24"/>
        </w:rPr>
        <w:t>(25)</w:t>
      </w:r>
    </w:p>
    <w:bookmarkEnd w:id="727"/>
    <w:p w14:paraId="650DC845" w14:textId="1447F7BC"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lastRenderedPageBreak/>
        <w:t>The</w:t>
      </w:r>
      <w:r w:rsidR="00F37251">
        <w:rPr>
          <w:rFonts w:eastAsia="DengXian" w:cs="Times New Roman"/>
          <w:kern w:val="14"/>
          <w:sz w:val="24"/>
          <w:szCs w:val="24"/>
        </w:rPr>
        <w:t xml:space="preserve"> heat transferred</w:t>
      </w:r>
      <w:r w:rsidRPr="00C43C1E">
        <w:rPr>
          <w:rFonts w:eastAsia="DengXian" w:cs="Times New Roman"/>
          <w:kern w:val="14"/>
          <w:sz w:val="24"/>
          <w:szCs w:val="24"/>
        </w:rPr>
        <w:t xml:space="preserve"> from the droplet cap</w:t>
      </w:r>
      <w:r w:rsidR="007514DF">
        <w:rPr>
          <w:rFonts w:eastAsia="DengXian" w:cs="Times New Roman"/>
          <w:kern w:val="14"/>
          <w:sz w:val="24"/>
          <w:szCs w:val="24"/>
        </w:rPr>
        <w:t xml:space="preserve"> surface</w:t>
      </w:r>
      <w:r w:rsidRPr="00C43C1E">
        <w:rPr>
          <w:rFonts w:eastAsia="DengXian" w:cs="Times New Roman"/>
          <w:kern w:val="14"/>
          <w:sz w:val="24"/>
          <w:szCs w:val="24"/>
        </w:rPr>
        <w:t xml:space="preserve"> should be the same as the heat transferred through the water droplet</w:t>
      </w:r>
      <w:r w:rsidR="007514DF">
        <w:rPr>
          <w:rFonts w:eastAsia="DengXian" w:cs="Times New Roman"/>
          <w:kern w:val="14"/>
          <w:sz w:val="24"/>
          <w:szCs w:val="24"/>
        </w:rPr>
        <w:t>:</w:t>
      </w:r>
    </w:p>
    <w:p w14:paraId="7588B3DF" w14:textId="58270E86" w:rsidR="00C43C1E" w:rsidRPr="00C43C1E" w:rsidRDefault="00700D43" w:rsidP="006F139C">
      <w:pPr>
        <w:spacing w:line="360" w:lineRule="auto"/>
        <w:ind w:firstLine="4140"/>
        <w:rPr>
          <w:rFonts w:eastAsia="DengXian" w:cs="Times New Roman"/>
          <w:kern w:val="14"/>
          <w:sz w:val="24"/>
          <w:szCs w:val="24"/>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(26)</w:t>
      </w:r>
    </w:p>
    <w:p w14:paraId="58DBA7F9" w14:textId="78C1D924"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 xml:space="preserve">As </w:t>
      </w:r>
      <w:del w:id="751" w:author="Cheng, Jiangtao" w:date="2021-07-17T07:24:00Z">
        <w:r w:rsidRPr="00C43C1E" w:rsidDel="007F0F19">
          <w:rPr>
            <w:rFonts w:eastAsia="DengXian" w:cs="Times New Roman"/>
            <w:kern w:val="14"/>
            <w:sz w:val="24"/>
            <w:szCs w:val="24"/>
          </w:rPr>
          <w:delText xml:space="preserve">is </w:delText>
        </w:r>
      </w:del>
      <w:r w:rsidRPr="00C43C1E">
        <w:rPr>
          <w:rFonts w:eastAsia="DengXian" w:cs="Times New Roman"/>
          <w:kern w:val="14"/>
          <w:sz w:val="24"/>
          <w:szCs w:val="24"/>
        </w:rPr>
        <w:t>mentioned before, the experimental temperature</w:t>
      </w:r>
      <w:ins w:id="752" w:author="Cheng, Jiangtao" w:date="2021-07-17T07:26:00Z">
        <w:r w:rsidR="00BB5831">
          <w:rPr>
            <w:rFonts w:eastAsia="DengXian" w:cs="Times New Roman"/>
            <w:kern w:val="14"/>
            <w:sz w:val="24"/>
            <w:szCs w:val="24"/>
          </w:rPr>
          <w:t xml:space="preserve"> measure</w:t>
        </w:r>
      </w:ins>
      <w:ins w:id="753" w:author="Cheng, Jiangtao" w:date="2021-07-17T07:27:00Z">
        <w:r w:rsidR="00BB5831">
          <w:rPr>
            <w:rFonts w:eastAsia="DengXian" w:cs="Times New Roman"/>
            <w:kern w:val="14"/>
            <w:sz w:val="24"/>
            <w:szCs w:val="24"/>
          </w:rPr>
          <w:t>d</w:t>
        </w:r>
      </w:ins>
      <w:del w:id="754" w:author="Cheng, Jiangtao" w:date="2021-07-17T07:26:00Z">
        <w:r w:rsidRPr="00C43C1E" w:rsidDel="00BB5831">
          <w:rPr>
            <w:rFonts w:eastAsia="DengXian" w:cs="Times New Roman"/>
            <w:kern w:val="14"/>
            <w:sz w:val="24"/>
            <w:szCs w:val="24"/>
          </w:rPr>
          <w:delText xml:space="preserve"> of tested</w:delText>
        </w:r>
      </w:del>
      <w:r w:rsidRPr="00C43C1E">
        <w:rPr>
          <w:rFonts w:eastAsia="DengXian" w:cs="Times New Roman"/>
          <w:kern w:val="14"/>
          <w:sz w:val="24"/>
          <w:szCs w:val="24"/>
        </w:rPr>
        <w:t xml:space="preserve"> by the IR camera is </w:t>
      </w:r>
      <w:ins w:id="755" w:author="Cheng, Jiangtao" w:date="2021-07-17T07:27:00Z">
        <w:r w:rsidR="00BB5831">
          <w:rPr>
            <w:rFonts w:eastAsia="DengXian" w:cs="Times New Roman"/>
            <w:kern w:val="14"/>
            <w:sz w:val="24"/>
            <w:szCs w:val="24"/>
          </w:rPr>
          <w:t>taken</w:t>
        </w:r>
      </w:ins>
      <w:del w:id="756" w:author="Cheng, Jiangtao" w:date="2021-07-17T07:27:00Z">
        <w:r w:rsidRPr="00C43C1E" w:rsidDel="00BB5831">
          <w:rPr>
            <w:rFonts w:eastAsia="DengXian" w:cs="Times New Roman"/>
            <w:kern w:val="14"/>
            <w:sz w:val="24"/>
            <w:szCs w:val="24"/>
          </w:rPr>
          <w:delText>understood</w:delText>
        </w:r>
      </w:del>
      <w:r w:rsidRPr="00C43C1E">
        <w:rPr>
          <w:rFonts w:eastAsia="DengXian" w:cs="Times New Roman"/>
          <w:kern w:val="14"/>
          <w:sz w:val="24"/>
          <w:szCs w:val="24"/>
        </w:rPr>
        <w:t xml:space="preserve">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w:t>
      </w:r>
      <w:del w:id="757" w:author="Cheng, Jiangtao" w:date="2021-07-17T07:27:00Z">
        <w:r w:rsidRPr="00C43C1E" w:rsidDel="00BB5831">
          <w:rPr>
            <w:rFonts w:eastAsia="DengXian" w:cs="Times New Roman"/>
            <w:kern w:val="14"/>
            <w:sz w:val="24"/>
            <w:szCs w:val="24"/>
          </w:rPr>
          <w:delText xml:space="preserve">obtaining </w:delText>
        </w:r>
      </w:del>
      <w:r w:rsidRPr="00C43C1E">
        <w:rPr>
          <w:rFonts w:eastAsia="DengXian" w:cs="Times New Roman"/>
          <w:kern w:val="14"/>
          <w:sz w:val="24"/>
          <w:szCs w:val="24"/>
        </w:rPr>
        <w:t>the average base temperature of the water droplet</w:t>
      </w:r>
      <w:ins w:id="758" w:author="Cheng, Jiangtao" w:date="2021-07-17T07:27:00Z">
        <w:r w:rsidR="00BB5831">
          <w:rPr>
            <w:rFonts w:eastAsia="DengXian" w:cs="Times New Roman"/>
            <w:kern w:val="14"/>
            <w:sz w:val="24"/>
            <w:szCs w:val="24"/>
          </w:rPr>
          <w:t xml:space="preserve"> </w:t>
        </w:r>
        <w:proofErr w:type="gramStart"/>
        <w:r w:rsidR="00BB5831">
          <w:rPr>
            <w:rFonts w:eastAsia="DengXian" w:cs="Times New Roman"/>
            <w:kern w:val="14"/>
            <w:sz w:val="24"/>
            <w:szCs w:val="24"/>
          </w:rPr>
          <w:t>obtained</w:t>
        </w:r>
      </w:ins>
      <w:r w:rsidRPr="00C43C1E">
        <w:rPr>
          <w:rFonts w:eastAsia="DengXian" w:cs="Times New Roman"/>
          <w:kern w:val="14"/>
          <w:sz w:val="24"/>
          <w:szCs w:val="24"/>
        </w:rPr>
        <w:t>,</w:t>
      </w:r>
      <w:proofErr w:type="gramEnd"/>
      <w:r w:rsidRPr="00C43C1E">
        <w:rPr>
          <w:rFonts w:eastAsia="DengXian" w:cs="Times New Roman"/>
          <w:kern w:val="14"/>
          <w:sz w:val="24"/>
          <w:szCs w:val="24"/>
        </w:rPr>
        <w:t xml:space="preserve"> we can calculate the surface temperature distribution based on the heat transfer equation</w:t>
      </w:r>
      <w:del w:id="759" w:author="Cheng, Jiangtao" w:date="2021-07-17T07:27:00Z">
        <w:r w:rsidRPr="00C43C1E" w:rsidDel="00BB5831">
          <w:rPr>
            <w:rFonts w:eastAsia="DengXian" w:cs="Times New Roman"/>
            <w:kern w:val="14"/>
            <w:sz w:val="24"/>
            <w:szCs w:val="24"/>
          </w:rPr>
          <w:delText>s</w:delText>
        </w:r>
      </w:del>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w:t>
      </w:r>
      <w:ins w:id="760" w:author="Cheng, Jiangtao" w:date="2021-07-17T07:24:00Z">
        <w:r w:rsidR="007F0F19">
          <w:rPr>
            <w:rFonts w:eastAsia="DengXian" w:cs="Times New Roman"/>
            <w:kern w:val="14"/>
            <w:sz w:val="24"/>
            <w:szCs w:val="24"/>
          </w:rPr>
          <w:t xml:space="preserve">can </w:t>
        </w:r>
      </w:ins>
      <w:ins w:id="761" w:author="Cheng, Jiangtao" w:date="2021-07-17T07:28:00Z">
        <w:r w:rsidR="00BB5831">
          <w:rPr>
            <w:rFonts w:eastAsia="DengXian" w:cs="Times New Roman"/>
            <w:kern w:val="14"/>
            <w:sz w:val="24"/>
            <w:szCs w:val="24"/>
          </w:rPr>
          <w:t>approximate</w:t>
        </w:r>
      </w:ins>
      <w:del w:id="762" w:author="Cheng, Jiangtao" w:date="2021-07-17T07:24:00Z">
        <w:r w:rsidRPr="00C43C1E" w:rsidDel="007F0F19">
          <w:rPr>
            <w:rFonts w:eastAsia="DengXian" w:cs="Times New Roman"/>
            <w:kern w:val="14"/>
            <w:sz w:val="24"/>
            <w:szCs w:val="24"/>
          </w:rPr>
          <w:delText>calculate</w:delText>
        </w:r>
      </w:del>
      <w:r w:rsidRPr="00C43C1E">
        <w:rPr>
          <w:rFonts w:eastAsia="DengXian" w:cs="Times New Roman"/>
          <w:kern w:val="14"/>
          <w:sz w:val="24"/>
          <w:szCs w:val="24"/>
        </w:rPr>
        <w:t xml:space="preserve"> the average </w:t>
      </w:r>
      <w:ins w:id="763" w:author="Cheng, Jiangtao" w:date="2021-07-17T07:24:00Z">
        <w:r w:rsidR="007F0F19" w:rsidRPr="00C43C1E">
          <w:rPr>
            <w:rFonts w:eastAsia="DengXian" w:cs="Times New Roman"/>
            <w:kern w:val="14"/>
            <w:sz w:val="24"/>
            <w:szCs w:val="24"/>
          </w:rPr>
          <w:t>temperature</w:t>
        </w:r>
        <w:r w:rsidR="007F0F19" w:rsidRPr="00C43C1E">
          <w:rPr>
            <w:rFonts w:eastAsia="DengXian" w:cs="Times New Roman"/>
            <w:kern w:val="14"/>
            <w:sz w:val="24"/>
            <w:szCs w:val="24"/>
          </w:rPr>
          <w:t xml:space="preserve"> </w:t>
        </w:r>
      </w:ins>
      <w:r w:rsidRPr="00C43C1E">
        <w:rPr>
          <w:rFonts w:eastAsia="DengXian" w:cs="Times New Roman"/>
          <w:kern w:val="14"/>
          <w:sz w:val="24"/>
          <w:szCs w:val="24"/>
        </w:rPr>
        <w:t xml:space="preserve">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 xml:space="preserve">surface </w:t>
      </w:r>
      <w:del w:id="764" w:author="Cheng, Jiangtao" w:date="2021-07-17T07:24:00Z">
        <w:r w:rsidRPr="00C43C1E" w:rsidDel="007F0F19">
          <w:rPr>
            <w:rFonts w:eastAsia="DengXian" w:cs="Times New Roman"/>
            <w:kern w:val="14"/>
            <w:sz w:val="24"/>
            <w:szCs w:val="24"/>
          </w:rPr>
          <w:delText xml:space="preserve">temperature </w:delText>
        </w:r>
      </w:del>
      <w:r w:rsidRPr="00C43C1E">
        <w:rPr>
          <w:rFonts w:eastAsia="DengXian" w:cs="Times New Roman"/>
          <w:kern w:val="14"/>
          <w:sz w:val="24"/>
          <w:szCs w:val="24"/>
        </w:rPr>
        <w:t>of the droplet</w:t>
      </w:r>
      <w:ins w:id="765" w:author="Cheng, Jiangtao" w:date="2021-07-17T07:25:00Z">
        <w:r w:rsidR="007F0F19">
          <w:rPr>
            <w:rFonts w:eastAsia="DengXian" w:cs="Times New Roman"/>
            <w:kern w:val="14"/>
            <w:sz w:val="24"/>
            <w:szCs w:val="24"/>
          </w:rPr>
          <w:t xml:space="preserve"> as</w:t>
        </w:r>
      </w:ins>
      <w:r w:rsidRPr="00C43C1E">
        <w:rPr>
          <w:rFonts w:eastAsia="DengXian" w:cs="Times New Roman"/>
          <w:kern w:val="14"/>
          <w:sz w:val="24"/>
          <w:szCs w:val="24"/>
        </w:rPr>
        <w:t>:</w:t>
      </w:r>
    </w:p>
    <w:p w14:paraId="209A365E" w14:textId="57891403" w:rsidR="00C43C1E" w:rsidRDefault="00700D43" w:rsidP="00DA29D0">
      <w:pPr>
        <w:spacing w:line="360" w:lineRule="auto"/>
        <w:ind w:firstLine="3510"/>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ins w:id="766" w:author="Cheng, Jiangtao" w:date="2021-07-17T07:25:00Z">
                    <w:rPr>
                      <w:rFonts w:ascii="Cambria Math" w:eastAsia="DengXian" w:hAnsi="Cambria Math" w:cs="Times New Roman"/>
                      <w:kern w:val="14"/>
                      <w:sz w:val="24"/>
                      <w:szCs w:val="24"/>
                    </w:rPr>
                    <m:t>i=</m:t>
                  </w:ins>
                </m:r>
                <m:r>
                  <w:rPr>
                    <w:rFonts w:ascii="Cambria Math" w:eastAsia="DengXian" w:hAnsi="Cambria Math" w:cs="Times New Roman"/>
                    <w:kern w:val="14"/>
                    <w:sz w:val="24"/>
                    <w:szCs w:val="24"/>
                  </w:rPr>
                  <m:t>1</m:t>
                </m:r>
              </m:sub>
              <m:sup>
                <m:r>
                  <w:del w:id="767" w:author="Cheng, Jiangtao" w:date="2021-07-17T11:38:00Z">
                    <w:rPr>
                      <w:rFonts w:ascii="Cambria Math" w:eastAsia="DengXian" w:hAnsi="Cambria Math" w:cs="Times New Roman"/>
                      <w:kern w:val="14"/>
                      <w:sz w:val="24"/>
                      <w:szCs w:val="24"/>
                      <w:highlight w:val="magenta"/>
                      <w:rPrChange w:id="768" w:author="Cheng, Jiangtao" w:date="2021-07-17T06:55:00Z">
                        <w:rPr>
                          <w:rFonts w:ascii="Cambria Math" w:eastAsia="DengXian" w:hAnsi="Cambria Math" w:cs="Times New Roman"/>
                          <w:kern w:val="14"/>
                          <w:sz w:val="24"/>
                          <w:szCs w:val="24"/>
                        </w:rPr>
                      </w:rPrChange>
                    </w:rPr>
                    <m:t>m</m:t>
                  </w:del>
                </m:r>
                <m:r>
                  <w:ins w:id="769" w:author="Cheng, Jiangtao" w:date="2021-07-17T11:38:00Z">
                    <w:rPr>
                      <w:rFonts w:ascii="Cambria Math" w:eastAsia="DengXian" w:hAnsi="Cambria Math" w:cs="Times New Roman"/>
                      <w:kern w:val="14"/>
                      <w:sz w:val="24"/>
                      <w:szCs w:val="24"/>
                    </w:rPr>
                    <m:t>M</m:t>
                  </w:ins>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r>
                  <w:del w:id="770" w:author="Cheng, Jiangtao" w:date="2021-07-17T07:26:00Z">
                    <w:rPr>
                      <w:rFonts w:ascii="Cambria Math" w:hAnsi="Cambria Math" w:cs="Times New Roman"/>
                      <w:kern w:val="14"/>
                      <w:sz w:val="24"/>
                      <w:szCs w:val="24"/>
                      <w:lang w:eastAsia="en-US"/>
                    </w:rPr>
                    <m:t>S</m:t>
                  </w:del>
                </m:r>
                <m:sSub>
                  <m:sSubPr>
                    <m:ctrlPr>
                      <w:ins w:id="771" w:author="Cheng, Jiangtao" w:date="2021-07-17T07:26:00Z">
                        <w:rPr>
                          <w:rFonts w:ascii="Cambria Math" w:hAnsi="Cambria Math" w:cs="Times New Roman"/>
                          <w:i/>
                          <w:kern w:val="14"/>
                          <w:sz w:val="24"/>
                          <w:szCs w:val="24"/>
                          <w:lang w:eastAsia="en-US"/>
                        </w:rPr>
                      </w:ins>
                    </m:ctrlPr>
                  </m:sSubPr>
                  <m:e>
                    <m:r>
                      <w:ins w:id="772" w:author="Cheng, Jiangtao" w:date="2021-07-17T07:26:00Z">
                        <w:rPr>
                          <w:rFonts w:ascii="Cambria Math" w:hAnsi="Cambria Math" w:cs="Times New Roman"/>
                          <w:kern w:val="14"/>
                          <w:sz w:val="24"/>
                          <w:szCs w:val="24"/>
                          <w:lang w:eastAsia="en-US"/>
                        </w:rPr>
                        <m:t>S</m:t>
                      </w:ins>
                    </m:r>
                  </m:e>
                  <m:sub>
                    <m:r>
                      <w:ins w:id="773" w:author="Cheng, Jiangtao" w:date="2021-07-17T07:26:00Z">
                        <w:rPr>
                          <w:rFonts w:ascii="Cambria Math" w:hAnsi="Cambria Math" w:cs="Times New Roman"/>
                          <w:kern w:val="14"/>
                          <w:sz w:val="24"/>
                          <w:szCs w:val="24"/>
                          <w:lang w:eastAsia="en-US"/>
                        </w:rPr>
                        <m:t>i</m:t>
                      </w:ins>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del w:id="774" w:author="Cheng, Jiangtao" w:date="2021-07-17T07:25:00Z">
        <w:r w:rsidR="00C43C1E" w:rsidRPr="00C43C1E" w:rsidDel="007F0F19">
          <w:rPr>
            <w:rFonts w:eastAsia="DengXian" w:cs="Times New Roman"/>
            <w:kern w:val="14"/>
            <w:sz w:val="24"/>
            <w:szCs w:val="24"/>
          </w:rPr>
          <w:tab/>
        </w:r>
      </w:del>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(2</w:t>
      </w:r>
      <w:r w:rsidR="007E3F1A">
        <w:rPr>
          <w:rFonts w:eastAsia="DengXian" w:cs="Times New Roman"/>
          <w:kern w:val="14"/>
          <w:sz w:val="24"/>
          <w:szCs w:val="24"/>
        </w:rPr>
        <w:t>7</w:t>
      </w:r>
      <w:r w:rsidR="00C43C1E" w:rsidRPr="00C43C1E">
        <w:rPr>
          <w:rFonts w:eastAsia="DengXian" w:cs="Times New Roman"/>
          <w:kern w:val="14"/>
          <w:sz w:val="24"/>
          <w:szCs w:val="24"/>
        </w:rPr>
        <w:t>)</w:t>
      </w:r>
    </w:p>
    <w:p w14:paraId="2788B579" w14:textId="2EF905AA" w:rsidR="007E3F1A" w:rsidRPr="00C43C1E" w:rsidRDefault="007E3F1A" w:rsidP="007E3F1A">
      <w:pPr>
        <w:spacing w:line="360" w:lineRule="auto"/>
        <w:rPr>
          <w:rFonts w:eastAsia="DengXian" w:cs="Times New Roman"/>
          <w:kern w:val="14"/>
          <w:sz w:val="24"/>
          <w:szCs w:val="24"/>
        </w:rPr>
      </w:pPr>
      <w:r>
        <w:rPr>
          <w:rFonts w:eastAsia="DengXian" w:cs="Times New Roman"/>
          <w:kern w:val="14"/>
          <w:sz w:val="24"/>
          <w:szCs w:val="24"/>
        </w:rPr>
        <w:t xml:space="preserve">where </w:t>
      </w:r>
      <w:commentRangeStart w:id="775"/>
      <w:del w:id="776" w:author="Cheng, Jiangtao" w:date="2021-07-17T11:38:00Z">
        <w:r w:rsidRPr="00433D83" w:rsidDel="00C12D9A">
          <w:rPr>
            <w:rFonts w:eastAsia="DengXian" w:cs="Times New Roman"/>
            <w:i/>
            <w:iCs/>
            <w:kern w:val="14"/>
            <w:sz w:val="24"/>
            <w:szCs w:val="24"/>
            <w:highlight w:val="magenta"/>
            <w:rPrChange w:id="777" w:author="Cheng, Jiangtao" w:date="2021-07-17T06:55:00Z">
              <w:rPr>
                <w:rFonts w:eastAsia="DengXian" w:cs="Times New Roman"/>
                <w:i/>
                <w:iCs/>
                <w:kern w:val="14"/>
                <w:sz w:val="24"/>
                <w:szCs w:val="24"/>
              </w:rPr>
            </w:rPrChange>
          </w:rPr>
          <w:delText>m</w:delText>
        </w:r>
        <w:commentRangeEnd w:id="775"/>
        <w:r w:rsidR="00433D83" w:rsidRPr="00433D83" w:rsidDel="00C12D9A">
          <w:rPr>
            <w:rStyle w:val="CommentReference"/>
            <w:highlight w:val="magenta"/>
            <w:rPrChange w:id="778" w:author="Cheng, Jiangtao" w:date="2021-07-17T06:55:00Z">
              <w:rPr>
                <w:rStyle w:val="CommentReference"/>
              </w:rPr>
            </w:rPrChange>
          </w:rPr>
          <w:commentReference w:id="775"/>
        </w:r>
        <w:r w:rsidDel="00C12D9A">
          <w:rPr>
            <w:rFonts w:eastAsia="DengXian" w:cs="Times New Roman"/>
            <w:kern w:val="14"/>
            <w:sz w:val="24"/>
            <w:szCs w:val="24"/>
          </w:rPr>
          <w:delText xml:space="preserve"> </w:delText>
        </w:r>
      </w:del>
      <w:del w:id="779" w:author="Cheng, Jiangtao" w:date="2021-07-17T11:52:00Z">
        <w:r w:rsidDel="00747A93">
          <w:rPr>
            <w:rFonts w:eastAsia="DengXian" w:cs="Times New Roman"/>
            <w:kern w:val="14"/>
            <w:sz w:val="24"/>
            <w:szCs w:val="24"/>
          </w:rPr>
          <w:delText xml:space="preserve">is the number of discrete water layer in the upper hemisphere of the droplet spherical cap and </w:delText>
        </w:r>
      </w:del>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Pr>
          <w:rFonts w:eastAsia="DengXian" w:cs="Times New Roman"/>
          <w:sz w:val="24"/>
          <w:szCs w:val="24"/>
        </w:rPr>
        <w:t xml:space="preserve"> is the radius of the spherical </w:t>
      </w:r>
      <w:proofErr w:type="gramStart"/>
      <w:r>
        <w:rPr>
          <w:rFonts w:eastAsia="DengXian" w:cs="Times New Roman"/>
          <w:sz w:val="24"/>
          <w:szCs w:val="24"/>
        </w:rPr>
        <w:t>cap.</w:t>
      </w:r>
      <w:proofErr w:type="gramEnd"/>
    </w:p>
    <w:p w14:paraId="57247616" w14:textId="7DC6D919" w:rsidR="00C43C1E" w:rsidRPr="00C111B2" w:rsidRDefault="00C43C1E" w:rsidP="00C43C1E">
      <w:pPr>
        <w:spacing w:line="360" w:lineRule="auto"/>
        <w:rPr>
          <w:rFonts w:eastAsia="DengXian" w:cs="Times New Roman"/>
          <w:b/>
          <w:bCs/>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del w:id="780" w:author="Cheng, Jiangtao" w:date="2021-07-17T07:29:00Z">
        <w:r w:rsidR="00725570" w:rsidRPr="00C111B2" w:rsidDel="00BB5831">
          <w:rPr>
            <w:rFonts w:eastAsia="DengXian" w:cs="Times New Roman"/>
            <w:b/>
            <w:bCs/>
            <w:kern w:val="14"/>
            <w:sz w:val="24"/>
            <w:szCs w:val="24"/>
          </w:rPr>
          <w:delText>.</w:delText>
        </w:r>
      </w:del>
    </w:p>
    <w:p w14:paraId="2CD2FDD7" w14:textId="660131F8" w:rsidR="00C43C1E" w:rsidRPr="00C43C1E" w:rsidRDefault="00053D36" w:rsidP="001C2287">
      <w:pPr>
        <w:spacing w:line="360" w:lineRule="auto"/>
        <w:jc w:val="center"/>
        <w:rPr>
          <w:rFonts w:eastAsia="DengXian" w:cs="Times New Roman"/>
          <w:kern w:val="14"/>
          <w:sz w:val="24"/>
          <w:szCs w:val="24"/>
        </w:rPr>
      </w:pPr>
      <w:r>
        <w:rPr>
          <w:noProof/>
        </w:rPr>
        <w:drawing>
          <wp:inline distT="0" distB="0" distL="0" distR="0" wp14:anchorId="2BF5CFAF" wp14:editId="5BAAA1BA">
            <wp:extent cx="2715768" cy="3785616"/>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r>
        <w:rPr>
          <w:noProof/>
        </w:rPr>
        <w:t xml:space="preserve"> </w:t>
      </w:r>
    </w:p>
    <w:p w14:paraId="3560DE66" w14:textId="3E46F640" w:rsidR="00C43C1E" w:rsidRPr="00C43C1E" w:rsidRDefault="00C43C1E" w:rsidP="00705B47">
      <w:pPr>
        <w:rPr>
          <w:rFonts w:eastAsia="DengXian" w:cs="Times New Roman"/>
          <w:kern w:val="14"/>
          <w:sz w:val="24"/>
          <w:szCs w:val="24"/>
        </w:rPr>
        <w:pPrChange w:id="781" w:author="Cheng, Jiangtao" w:date="2021-07-17T07:58:00Z">
          <w:pPr>
            <w:spacing w:line="360" w:lineRule="auto"/>
          </w:pPr>
        </w:pPrChange>
      </w:pPr>
      <w:r w:rsidRPr="00DA29D0">
        <w:rPr>
          <w:rFonts w:eastAsia="DengXian" w:cs="Times New Roman"/>
          <w:b/>
          <w:bCs/>
          <w:kern w:val="14"/>
          <w:sz w:val="24"/>
          <w:szCs w:val="24"/>
        </w:rPr>
        <w:t xml:space="preserve">Figure </w:t>
      </w:r>
      <w:r w:rsidR="00792C98" w:rsidRPr="00DA29D0">
        <w:rPr>
          <w:rFonts w:eastAsia="DengXian" w:cs="Times New Roman"/>
          <w:b/>
          <w:bCs/>
          <w:kern w:val="14"/>
          <w:sz w:val="24"/>
          <w:szCs w:val="24"/>
        </w:rPr>
        <w:t>4</w:t>
      </w:r>
      <w:r w:rsidRPr="00DA29D0">
        <w:rPr>
          <w:rFonts w:eastAsia="DengXian" w:cs="Times New Roman"/>
          <w:b/>
          <w:bCs/>
          <w:kern w:val="14"/>
          <w:sz w:val="24"/>
          <w:szCs w:val="24"/>
        </w:rPr>
        <w:t>.</w:t>
      </w:r>
      <w:r w:rsidRPr="00C43C1E">
        <w:rPr>
          <w:rFonts w:eastAsia="DengXian" w:cs="Times New Roman"/>
          <w:kern w:val="14"/>
          <w:sz w:val="24"/>
          <w:szCs w:val="24"/>
        </w:rPr>
        <w:t xml:space="preserve"> Algorithm for </w:t>
      </w:r>
      <w:ins w:id="782" w:author="Cheng, Jiangtao" w:date="2021-07-17T07:29:00Z">
        <w:r w:rsidR="00BB5831">
          <w:rPr>
            <w:rFonts w:eastAsia="DengXian" w:cs="Times New Roman"/>
            <w:kern w:val="14"/>
            <w:sz w:val="24"/>
            <w:szCs w:val="24"/>
          </w:rPr>
          <w:t xml:space="preserve">calculating </w:t>
        </w:r>
      </w:ins>
      <w:r w:rsidRPr="00C43C1E">
        <w:rPr>
          <w:rFonts w:eastAsia="DengXian" w:cs="Times New Roman"/>
          <w:kern w:val="14"/>
          <w:sz w:val="24"/>
          <w:szCs w:val="24"/>
        </w:rPr>
        <w:t>the droplet surface temperature and evaporation ratio</w:t>
      </w:r>
      <w:ins w:id="783" w:author="Cheng, Jiangtao" w:date="2021-07-17T07:35:00Z">
        <w:r w:rsidR="000335D4" w:rsidRPr="000335D4">
          <w:rPr>
            <w:rFonts w:eastAsia="DengXian" w:cs="Times New Roman"/>
            <w:iCs/>
            <w:color w:val="000000"/>
            <w:kern w:val="24"/>
            <w:sz w:val="24"/>
            <w:szCs w:val="24"/>
          </w:rPr>
          <w:t xml:space="preserve"> </w:t>
        </w:r>
      </w:ins>
      <m:oMath>
        <m:r>
          <w:ins w:id="784" w:author="Cheng, Jiangtao" w:date="2021-07-17T07:35:00Z">
            <w:rPr>
              <w:rFonts w:ascii="Cambria Math" w:eastAsia="DengXian" w:hAnsi="Cambria Math" w:cs="Times New Roman"/>
              <w:color w:val="000000"/>
              <w:kern w:val="24"/>
              <w:sz w:val="24"/>
              <w:szCs w:val="24"/>
            </w:rPr>
            <m:t>φ</m:t>
          </w:ins>
        </m:r>
      </m:oMath>
      <w:ins w:id="785" w:author="Cheng, Jiangtao" w:date="2021-07-17T07:35:00Z">
        <w:r w:rsidR="000335D4" w:rsidRPr="00C43C1E">
          <w:rPr>
            <w:rFonts w:eastAsia="DengXian" w:cs="Times New Roman"/>
            <w:iCs/>
            <w:color w:val="000000"/>
            <w:kern w:val="24"/>
            <w:sz w:val="24"/>
            <w:szCs w:val="24"/>
          </w:rPr>
          <w:t xml:space="preserve"> </w:t>
        </w:r>
        <w:r w:rsidR="000335D4" w:rsidRPr="00C43C1E">
          <w:rPr>
            <w:rFonts w:eastAsia="DengXian" w:cs="Times New Roman"/>
            <w:iCs/>
            <w:color w:val="000000"/>
            <w:kern w:val="24"/>
            <w:sz w:val="24"/>
            <w:szCs w:val="24"/>
          </w:rPr>
          <w:t xml:space="preserve">which is defined as the ratio of evaporation rate from the droplet base surface </w:t>
        </w:r>
        <w:r w:rsidR="000335D4">
          <w:rPr>
            <w:rFonts w:eastAsia="DengXian" w:cs="Times New Roman"/>
            <w:iCs/>
            <w:color w:val="000000"/>
            <w:kern w:val="24"/>
            <w:sz w:val="24"/>
            <w:szCs w:val="24"/>
          </w:rPr>
          <w:t>to th</w:t>
        </w:r>
      </w:ins>
      <w:ins w:id="786" w:author="Cheng, Jiangtao" w:date="2021-07-17T07:36:00Z">
        <w:r w:rsidR="000335D4">
          <w:rPr>
            <w:rFonts w:eastAsia="DengXian" w:cs="Times New Roman"/>
            <w:iCs/>
            <w:color w:val="000000"/>
            <w:kern w:val="24"/>
            <w:sz w:val="24"/>
            <w:szCs w:val="24"/>
          </w:rPr>
          <w:t>e</w:t>
        </w:r>
      </w:ins>
      <w:ins w:id="787" w:author="Cheng, Jiangtao" w:date="2021-07-17T07:35:00Z">
        <w:r w:rsidR="000335D4" w:rsidRPr="00C43C1E">
          <w:rPr>
            <w:rFonts w:eastAsia="DengXian" w:cs="Times New Roman"/>
            <w:iCs/>
            <w:color w:val="000000"/>
            <w:kern w:val="24"/>
            <w:sz w:val="24"/>
            <w:szCs w:val="24"/>
          </w:rPr>
          <w:t xml:space="preserve"> heat transfer rate </w:t>
        </w:r>
      </w:ins>
      <w:ins w:id="788" w:author="Cheng, Jiangtao" w:date="2021-07-17T07:36:00Z">
        <w:r w:rsidR="000335D4">
          <w:rPr>
            <w:rFonts w:eastAsia="DengXian" w:cs="Times New Roman"/>
            <w:iCs/>
            <w:color w:val="000000"/>
            <w:kern w:val="24"/>
            <w:sz w:val="24"/>
            <w:szCs w:val="24"/>
          </w:rPr>
          <w:t>through</w:t>
        </w:r>
      </w:ins>
      <w:ins w:id="789" w:author="Cheng, Jiangtao" w:date="2021-07-17T07:35:00Z">
        <w:r w:rsidR="000335D4" w:rsidRPr="00C43C1E">
          <w:rPr>
            <w:rFonts w:eastAsia="DengXian" w:cs="Times New Roman"/>
            <w:iCs/>
            <w:color w:val="000000"/>
            <w:kern w:val="24"/>
            <w:sz w:val="24"/>
            <w:szCs w:val="24"/>
          </w:rPr>
          <w:t xml:space="preserve"> the micropillar in one unit cell</w:t>
        </w:r>
      </w:ins>
      <w:ins w:id="790" w:author="Cheng, Jiangtao" w:date="2021-07-17T07:29:00Z">
        <w:r w:rsidR="00BB5831">
          <w:rPr>
            <w:rFonts w:eastAsia="DengXian" w:cs="Times New Roman"/>
            <w:kern w:val="14"/>
            <w:sz w:val="24"/>
            <w:szCs w:val="24"/>
          </w:rPr>
          <w:t>.</w:t>
        </w:r>
      </w:ins>
    </w:p>
    <w:p w14:paraId="6040B8DB" w14:textId="23ED9FDE" w:rsidR="00C43C1E" w:rsidRPr="00C43C1E" w:rsidRDefault="00C43C1E" w:rsidP="00856045">
      <w:pPr>
        <w:spacing w:line="360" w:lineRule="auto"/>
        <w:ind w:firstLine="360"/>
        <w:rPr>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is </w:t>
      </w:r>
      <w:r w:rsidRPr="00C43C1E">
        <w:rPr>
          <w:rFonts w:eastAsia="DengXian" w:cs="Times New Roman"/>
          <w:kern w:val="14"/>
          <w:sz w:val="24"/>
          <w:szCs w:val="24"/>
        </w:rPr>
        <w:lastRenderedPageBreak/>
        <w:t xml:space="preserve">shown in 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w:t>
      </w:r>
      <w:ins w:id="791" w:author="Cheng, Jiangtao" w:date="2021-07-17T07:31:00Z">
        <w:r w:rsidR="00BB5831">
          <w:rPr>
            <w:rFonts w:eastAsia="DengXian" w:cs="Times New Roman"/>
            <w:kern w:val="14"/>
            <w:sz w:val="24"/>
            <w:szCs w:val="24"/>
          </w:rPr>
          <w:t>measur</w:t>
        </w:r>
      </w:ins>
      <w:del w:id="792" w:author="Cheng, Jiangtao" w:date="2021-07-17T07:31:00Z">
        <w:r w:rsidRPr="00C43C1E" w:rsidDel="00BB5831">
          <w:rPr>
            <w:rFonts w:eastAsia="DengXian" w:cs="Times New Roman"/>
            <w:kern w:val="14"/>
            <w:sz w:val="24"/>
            <w:szCs w:val="24"/>
          </w:rPr>
          <w:delText>test</w:delText>
        </w:r>
      </w:del>
      <w:r w:rsidRPr="00C43C1E">
        <w:rPr>
          <w:rFonts w:eastAsia="DengXian" w:cs="Times New Roman"/>
          <w:kern w:val="14"/>
          <w:sz w:val="24"/>
          <w:szCs w:val="24"/>
        </w:rPr>
        <w:t xml:space="preserve">ed by the thermocouple and the heat transfer rate from </w:t>
      </w:r>
      <w:ins w:id="793" w:author="Cheng, Jiangtao" w:date="2021-07-17T07:34:00Z">
        <w:r w:rsidR="000335D4">
          <w:rPr>
            <w:rFonts w:eastAsia="DengXian" w:cs="Times New Roman"/>
            <w:kern w:val="14"/>
            <w:sz w:val="24"/>
            <w:szCs w:val="24"/>
          </w:rPr>
          <w:t xml:space="preserve">the </w:t>
        </w:r>
      </w:ins>
      <w:r w:rsidRPr="00C43C1E">
        <w:rPr>
          <w:rFonts w:eastAsia="DengXian" w:cs="Times New Roman"/>
          <w:kern w:val="14"/>
          <w:sz w:val="24"/>
          <w:szCs w:val="24"/>
        </w:rPr>
        <w:t xml:space="preserve">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 transient droplet volume decrease rate based on Eq. (5). An initial value </w:t>
      </w:r>
      <w:del w:id="794" w:author="Cheng, Jiangtao" w:date="2021-07-17T07:34:00Z">
        <w:r w:rsidRPr="00C43C1E" w:rsidDel="000335D4">
          <w:rPr>
            <w:rFonts w:eastAsia="DengXian" w:cs="Times New Roman"/>
            <w:kern w:val="14"/>
            <w:sz w:val="24"/>
            <w:szCs w:val="24"/>
          </w:rPr>
          <w:delText xml:space="preserve">(0.5) </w:delText>
        </w:r>
      </w:del>
      <w:r w:rsidRPr="00C43C1E">
        <w:rPr>
          <w:rFonts w:eastAsia="DengXian" w:cs="Times New Roman"/>
          <w:kern w:val="14"/>
          <w:sz w:val="24"/>
          <w:szCs w:val="24"/>
        </w:rPr>
        <w:t xml:space="preserve">of the evaporation ratio </w:t>
      </w:r>
      <m:oMath>
        <m:r>
          <w:rPr>
            <w:rFonts w:ascii="Cambria Math" w:eastAsia="DengXian" w:hAnsi="Cambria Math" w:cs="Times New Roman"/>
            <w:color w:val="000000"/>
            <w:kern w:val="24"/>
            <w:sz w:val="24"/>
            <w:szCs w:val="24"/>
          </w:rPr>
          <m:t>φ</m:t>
        </m:r>
        <m:r>
          <w:ins w:id="795" w:author="Cheng, Jiangtao" w:date="2021-07-17T07:35:00Z">
            <w:rPr>
              <w:rFonts w:ascii="Cambria Math" w:eastAsia="DengXian" w:hAnsi="Cambria Math" w:cs="Times New Roman"/>
              <w:color w:val="000000"/>
              <w:kern w:val="24"/>
              <w:sz w:val="24"/>
              <w:szCs w:val="24"/>
            </w:rPr>
            <m:t>=</m:t>
          </w:ins>
        </m:r>
        <m:r>
          <w:ins w:id="796" w:author="Cheng, Jiangtao" w:date="2021-07-17T07:35:00Z">
            <m:rPr>
              <m:sty m:val="p"/>
            </m:rPr>
            <w:rPr>
              <w:rFonts w:ascii="Cambria Math" w:eastAsia="DengXian" w:hAnsi="Cambria Math" w:cs="Times New Roman"/>
              <w:kern w:val="14"/>
              <w:sz w:val="24"/>
              <w:szCs w:val="24"/>
            </w:rPr>
            <m:t>0.5</m:t>
          </w:ins>
        </m:r>
      </m:oMath>
      <w:r w:rsidRPr="00C43C1E">
        <w:rPr>
          <w:rFonts w:eastAsia="DengXian" w:cs="Times New Roman"/>
          <w:iCs/>
          <w:color w:val="000000"/>
          <w:kern w:val="24"/>
          <w:sz w:val="24"/>
          <w:szCs w:val="24"/>
        </w:rPr>
        <w:t xml:space="preserve"> </w:t>
      </w:r>
      <w:del w:id="797" w:author="Cheng, Jiangtao" w:date="2021-07-17T07:35:00Z">
        <w:r w:rsidRPr="00C43C1E" w:rsidDel="000335D4">
          <w:rPr>
            <w:rFonts w:eastAsia="DengXian" w:cs="Times New Roman"/>
            <w:iCs/>
            <w:color w:val="000000"/>
            <w:kern w:val="24"/>
            <w:sz w:val="24"/>
            <w:szCs w:val="24"/>
          </w:rPr>
          <w:delText xml:space="preserve">which is defined as the ratio of evaporation rate from the droplet base surface and heat transfer rate in the micropillar in one unit cell </w:delText>
        </w:r>
      </w:del>
      <w:r w:rsidRPr="00C43C1E">
        <w:rPr>
          <w:rFonts w:eastAsia="DengXian" w:cs="Times New Roman"/>
          <w:iCs/>
          <w:color w:val="000000"/>
          <w:kern w:val="24"/>
          <w:sz w:val="24"/>
          <w:szCs w:val="24"/>
        </w:rPr>
        <w:t xml:space="preserve">is used to solve the heat transfer equation at the droplet base. The heat transfer equation Eq. (11) can be solved </w:t>
      </w:r>
      <w:del w:id="798" w:author="Cheng, Jiangtao" w:date="2021-07-17T07:37:00Z">
        <w:r w:rsidRPr="00C43C1E" w:rsidDel="00DE06AF">
          <w:rPr>
            <w:rFonts w:eastAsia="DengXian" w:cs="Times New Roman"/>
            <w:iCs/>
            <w:color w:val="000000"/>
            <w:kern w:val="24"/>
            <w:sz w:val="24"/>
            <w:szCs w:val="24"/>
          </w:rPr>
          <w:delText>with knowing all the three</w:delText>
        </w:r>
      </w:del>
      <w:ins w:id="799" w:author="Cheng, Jiangtao" w:date="2021-07-17T07:37:00Z">
        <w:r w:rsidR="00DE06AF">
          <w:rPr>
            <w:rFonts w:eastAsia="DengXian" w:cs="Times New Roman"/>
            <w:iCs/>
            <w:color w:val="000000"/>
            <w:kern w:val="24"/>
            <w:sz w:val="24"/>
            <w:szCs w:val="24"/>
          </w:rPr>
          <w:t>according to the</w:t>
        </w:r>
      </w:ins>
      <w:r w:rsidRPr="00C43C1E">
        <w:rPr>
          <w:rFonts w:eastAsia="DengXian" w:cs="Times New Roman"/>
          <w:iCs/>
          <w:color w:val="000000"/>
          <w:kern w:val="24"/>
          <w:sz w:val="24"/>
          <w:szCs w:val="24"/>
        </w:rPr>
        <w:t xml:space="preserve"> boundary conditions. Thus, the temperature distribution at the droplet base surface Eq. (16) is obtained and </w:t>
      </w:r>
      <w:ins w:id="800" w:author="Cheng, Jiangtao" w:date="2021-07-17T07:38:00Z">
        <w:r w:rsidR="00DE06AF">
          <w:rPr>
            <w:rFonts w:eastAsia="DengXian" w:cs="Times New Roman"/>
            <w:iCs/>
            <w:color w:val="000000"/>
            <w:kern w:val="24"/>
            <w:sz w:val="24"/>
            <w:szCs w:val="24"/>
          </w:rPr>
          <w:t xml:space="preserve">consequently </w:t>
        </w:r>
      </w:ins>
      <w:r w:rsidRPr="00C43C1E">
        <w:rPr>
          <w:rFonts w:eastAsia="DengXian" w:cs="Times New Roman"/>
          <w:iCs/>
          <w:color w:val="000000"/>
          <w:kern w:val="24"/>
          <w:sz w:val="24"/>
          <w:szCs w:val="24"/>
        </w:rPr>
        <w:t xml:space="preserve">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color w:val="836967"/>
                    <w:kern w:val="24"/>
                    <w:sz w:val="24"/>
                    <w:szCs w:val="24"/>
                  </w:rPr>
                </m:ctrlPr>
              </m:accPr>
              <m:e>
                <m:r>
                  <w:rPr>
                    <w:rFonts w:ascii="Cambria Math" w:eastAsia="+mn-ea" w:hAnsi="Cambria Math" w:cs="+mn-cs"/>
                    <w:color w:val="000000"/>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 calculated. Based on the one-dimensional conduction heat transfer model inside the water droplet, the </w:t>
      </w:r>
      <w:r w:rsidRPr="00395F1D">
        <w:rPr>
          <w:rFonts w:eastAsia="DengXian" w:cs="Times New Roman"/>
          <w:iCs/>
          <w:color w:val="000000"/>
          <w:kern w:val="24"/>
          <w:sz w:val="24"/>
          <w:szCs w:val="24"/>
          <w:highlight w:val="magenta"/>
          <w:rPrChange w:id="801" w:author="Cheng, Jiangtao" w:date="2021-07-17T07:41:00Z">
            <w:rPr>
              <w:rFonts w:eastAsia="DengXian" w:cs="Times New Roman"/>
              <w:iCs/>
              <w:color w:val="000000"/>
              <w:kern w:val="24"/>
              <w:sz w:val="24"/>
              <w:szCs w:val="24"/>
            </w:rPr>
          </w:rPrChange>
        </w:rPr>
        <w:t xml:space="preserve">nonuniform surface temperature distribution </w:t>
      </w:r>
      <w:r w:rsidR="004E14A9" w:rsidRPr="00395F1D">
        <w:rPr>
          <w:rFonts w:eastAsia="DengXian" w:cs="Times New Roman"/>
          <w:iCs/>
          <w:color w:val="000000"/>
          <w:kern w:val="24"/>
          <w:sz w:val="24"/>
          <w:szCs w:val="24"/>
          <w:highlight w:val="magenta"/>
          <w:rPrChange w:id="802" w:author="Cheng, Jiangtao" w:date="2021-07-17T07:41:00Z">
            <w:rPr>
              <w:rFonts w:eastAsia="DengXian" w:cs="Times New Roman"/>
              <w:iCs/>
              <w:color w:val="000000"/>
              <w:kern w:val="24"/>
              <w:sz w:val="24"/>
              <w:szCs w:val="24"/>
            </w:rPr>
          </w:rPrChange>
        </w:rPr>
        <w:t>of the droplet</w:t>
      </w:r>
      <w:ins w:id="803" w:author="Cheng, Jiangtao" w:date="2021-07-17T11:53:00Z">
        <w:r w:rsidR="007359F9">
          <w:rPr>
            <w:rFonts w:eastAsia="DengXian" w:cs="Times New Roman"/>
            <w:iCs/>
            <w:color w:val="000000"/>
            <w:kern w:val="24"/>
            <w:sz w:val="24"/>
            <w:szCs w:val="24"/>
          </w:rPr>
          <w:t xml:space="preserve"> </w:t>
        </w:r>
        <w:r w:rsidR="007359F9" w:rsidRPr="007359F9">
          <w:rPr>
            <w:rFonts w:eastAsia="DengXian" w:cs="Times New Roman"/>
            <w:iCs/>
            <w:color w:val="000000"/>
            <w:kern w:val="24"/>
            <w:sz w:val="24"/>
            <w:szCs w:val="24"/>
            <w:highlight w:val="magenta"/>
            <w:rPrChange w:id="804" w:author="Cheng, Jiangtao" w:date="2021-07-17T11:53:00Z">
              <w:rPr>
                <w:rFonts w:eastAsia="DengXian" w:cs="Times New Roman"/>
                <w:iCs/>
                <w:color w:val="000000"/>
                <w:kern w:val="24"/>
                <w:sz w:val="24"/>
                <w:szCs w:val="24"/>
              </w:rPr>
            </w:rPrChange>
          </w:rPr>
          <w:t>cap</w:t>
        </w:r>
      </w:ins>
      <w:r w:rsidR="004E14A9">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can be solved. </w:t>
      </w:r>
      <w:r w:rsidR="004E14A9">
        <w:rPr>
          <w:rFonts w:eastAsia="DengXian" w:cs="Times New Roman"/>
          <w:iCs/>
          <w:color w:val="000000"/>
          <w:kern w:val="24"/>
          <w:sz w:val="24"/>
          <w:szCs w:val="24"/>
        </w:rPr>
        <w:t>With</w:t>
      </w:r>
      <w:del w:id="805" w:author="Cheng, Jiangtao" w:date="2021-07-17T07:43:00Z">
        <w:r w:rsidR="004E14A9" w:rsidDel="00E24BDC">
          <w:rPr>
            <w:rFonts w:eastAsia="DengXian" w:cs="Times New Roman"/>
            <w:iCs/>
            <w:color w:val="000000"/>
            <w:kern w:val="24"/>
            <w:sz w:val="24"/>
            <w:szCs w:val="24"/>
          </w:rPr>
          <w:delText xml:space="preserve"> knowing</w:delText>
        </w:r>
      </w:del>
      <w:r w:rsidR="004E14A9">
        <w:rPr>
          <w:rFonts w:eastAsia="DengXian" w:cs="Times New Roman"/>
          <w:iCs/>
          <w:color w:val="000000"/>
          <w:kern w:val="24"/>
          <w:sz w:val="24"/>
          <w:szCs w:val="24"/>
        </w:rPr>
        <w:t xml:space="preserve"> the droplet surface temperature distribution</w:t>
      </w:r>
      <w:ins w:id="806" w:author="Cheng, Jiangtao" w:date="2021-07-17T07:43:00Z">
        <w:r w:rsidR="00E24BDC">
          <w:rPr>
            <w:rFonts w:eastAsia="DengXian" w:cs="Times New Roman"/>
            <w:iCs/>
            <w:color w:val="000000"/>
            <w:kern w:val="24"/>
            <w:sz w:val="24"/>
            <w:szCs w:val="24"/>
          </w:rPr>
          <w:t xml:space="preserve"> known</w:t>
        </w:r>
      </w:ins>
      <w:r w:rsidR="004E14A9">
        <w:rPr>
          <w:rFonts w:eastAsia="DengXian" w:cs="Times New Roman"/>
          <w:iCs/>
          <w:color w:val="000000"/>
          <w:kern w:val="24"/>
          <w:sz w:val="24"/>
          <w:szCs w:val="24"/>
        </w:rPr>
        <w:t xml:space="preserve">, the modified diffusion-driven heat transfer model with </w:t>
      </w:r>
      <w:del w:id="807" w:author="Cheng, Jiangtao" w:date="2021-07-17T07:44:00Z">
        <w:r w:rsidR="004E14A9" w:rsidDel="00E24BDC">
          <w:rPr>
            <w:rFonts w:eastAsia="DengXian" w:cs="Times New Roman"/>
            <w:iCs/>
            <w:color w:val="000000"/>
            <w:kern w:val="24"/>
            <w:sz w:val="24"/>
            <w:szCs w:val="24"/>
          </w:rPr>
          <w:delText xml:space="preserve">considering </w:delText>
        </w:r>
      </w:del>
      <w:r w:rsidR="004E14A9">
        <w:rPr>
          <w:rFonts w:eastAsia="DengXian" w:cs="Times New Roman"/>
          <w:iCs/>
          <w:color w:val="000000"/>
          <w:kern w:val="24"/>
          <w:sz w:val="24"/>
          <w:szCs w:val="24"/>
        </w:rPr>
        <w:t xml:space="preserve">the </w:t>
      </w:r>
      <w:r w:rsidR="008F385B">
        <w:rPr>
          <w:rFonts w:eastAsia="DengXian" w:cs="Times New Roman"/>
          <w:iCs/>
          <w:color w:val="000000"/>
          <w:kern w:val="24"/>
          <w:sz w:val="24"/>
          <w:szCs w:val="24"/>
        </w:rPr>
        <w:t xml:space="preserve">nonuniform surface temperature is used to calculate the evaporation flux from the droplet cap surface. </w:t>
      </w:r>
      <w:r w:rsidRPr="00C43C1E">
        <w:rPr>
          <w:rFonts w:eastAsia="DengXian" w:cs="Times New Roman"/>
          <w:iCs/>
          <w:color w:val="000000"/>
          <w:kern w:val="24"/>
          <w:sz w:val="24"/>
          <w:szCs w:val="24"/>
        </w:rPr>
        <w:t xml:space="preserve">It is not practical to directly calculate the evaporation rate from the droplet base </w:t>
      </w:r>
      <w:r w:rsidR="008F385B">
        <w:rPr>
          <w:rFonts w:eastAsia="DengXian" w:cs="Times New Roman"/>
          <w:iCs/>
          <w:color w:val="000000"/>
          <w:kern w:val="24"/>
          <w:sz w:val="24"/>
          <w:szCs w:val="24"/>
        </w:rPr>
        <w:t>because of the complex</w:t>
      </w:r>
      <w:ins w:id="808" w:author="Cheng, Jiangtao" w:date="2021-07-17T07:44:00Z">
        <w:r w:rsidR="00E24BDC" w:rsidRPr="00E24BDC">
          <w:rPr>
            <w:rFonts w:eastAsia="DengXian" w:cs="Times New Roman"/>
            <w:iCs/>
            <w:color w:val="000000"/>
            <w:kern w:val="24"/>
            <w:sz w:val="24"/>
            <w:szCs w:val="24"/>
          </w:rPr>
          <w:t xml:space="preserve"> </w:t>
        </w:r>
        <w:r w:rsidR="00E24BDC">
          <w:rPr>
            <w:rFonts w:eastAsia="DengXian" w:cs="Times New Roman"/>
            <w:iCs/>
            <w:color w:val="000000"/>
            <w:kern w:val="24"/>
            <w:sz w:val="24"/>
            <w:szCs w:val="24"/>
          </w:rPr>
          <w:t>micro</w:t>
        </w:r>
      </w:ins>
      <w:ins w:id="809" w:author="Cheng, Jiangtao" w:date="2021-07-17T15:13:00Z">
        <w:r w:rsidR="00A84C20">
          <w:rPr>
            <w:rFonts w:eastAsia="DengXian" w:cs="Times New Roman"/>
            <w:iCs/>
            <w:color w:val="000000"/>
            <w:kern w:val="24"/>
            <w:sz w:val="24"/>
            <w:szCs w:val="24"/>
          </w:rPr>
          <w:t>-</w:t>
        </w:r>
      </w:ins>
      <w:ins w:id="810" w:author="Cheng, Jiangtao" w:date="2021-07-17T07:44:00Z">
        <w:r w:rsidR="00E24BDC">
          <w:rPr>
            <w:rFonts w:eastAsia="DengXian" w:cs="Times New Roman"/>
            <w:iCs/>
            <w:color w:val="000000"/>
            <w:kern w:val="24"/>
            <w:sz w:val="24"/>
            <w:szCs w:val="24"/>
          </w:rPr>
          <w:t>pillar</w:t>
        </w:r>
        <w:r w:rsidR="00E24BDC">
          <w:rPr>
            <w:rFonts w:eastAsia="DengXian" w:cs="Times New Roman"/>
            <w:iCs/>
            <w:color w:val="000000"/>
            <w:kern w:val="24"/>
            <w:sz w:val="24"/>
            <w:szCs w:val="24"/>
          </w:rPr>
          <w:t>ed</w:t>
        </w:r>
      </w:ins>
      <w:r w:rsidR="008F385B">
        <w:rPr>
          <w:rFonts w:eastAsia="DengXian" w:cs="Times New Roman"/>
          <w:iCs/>
          <w:color w:val="000000"/>
          <w:kern w:val="24"/>
          <w:sz w:val="24"/>
          <w:szCs w:val="24"/>
        </w:rPr>
        <w:t xml:space="preserve"> structure</w:t>
      </w:r>
      <w:del w:id="811" w:author="Cheng, Jiangtao" w:date="2021-07-17T07:44:00Z">
        <w:r w:rsidR="008F385B" w:rsidDel="00E24BDC">
          <w:rPr>
            <w:rFonts w:eastAsia="DengXian" w:cs="Times New Roman"/>
            <w:iCs/>
            <w:color w:val="000000"/>
            <w:kern w:val="24"/>
            <w:sz w:val="24"/>
            <w:szCs w:val="24"/>
          </w:rPr>
          <w:delText xml:space="preserve"> of the</w:delText>
        </w:r>
      </w:del>
      <w:r w:rsidR="008F385B">
        <w:rPr>
          <w:rFonts w:eastAsia="DengXian" w:cs="Times New Roman"/>
          <w:iCs/>
          <w:color w:val="000000"/>
          <w:kern w:val="24"/>
          <w:sz w:val="24"/>
          <w:szCs w:val="24"/>
        </w:rPr>
        <w:t xml:space="preserve"> </w:t>
      </w:r>
      <w:del w:id="812" w:author="Cheng, Jiangtao" w:date="2021-07-17T07:44:00Z">
        <w:r w:rsidR="008F385B" w:rsidDel="00E24BDC">
          <w:rPr>
            <w:rFonts w:eastAsia="DengXian" w:cs="Times New Roman"/>
            <w:iCs/>
            <w:color w:val="000000"/>
            <w:kern w:val="24"/>
            <w:sz w:val="24"/>
            <w:szCs w:val="24"/>
          </w:rPr>
          <w:delText xml:space="preserve">micropillar </w:delText>
        </w:r>
      </w:del>
      <w:r w:rsidR="008F385B">
        <w:rPr>
          <w:rFonts w:eastAsia="DengXian" w:cs="Times New Roman"/>
          <w:iCs/>
          <w:color w:val="000000"/>
          <w:kern w:val="24"/>
          <w:sz w:val="24"/>
          <w:szCs w:val="24"/>
        </w:rPr>
        <w:t xml:space="preserve">in this </w:t>
      </w:r>
      <w:ins w:id="813" w:author="Cheng, Jiangtao" w:date="2021-07-17T07:44:00Z">
        <w:r w:rsidR="00E24BDC">
          <w:rPr>
            <w:rFonts w:eastAsia="DengXian" w:cs="Times New Roman"/>
            <w:iCs/>
            <w:color w:val="000000"/>
            <w:kern w:val="24"/>
            <w:sz w:val="24"/>
            <w:szCs w:val="24"/>
          </w:rPr>
          <w:t>study</w:t>
        </w:r>
      </w:ins>
      <w:del w:id="814" w:author="Cheng, Jiangtao" w:date="2021-07-17T07:44:00Z">
        <w:r w:rsidR="008F385B" w:rsidDel="00E24BDC">
          <w:rPr>
            <w:rFonts w:eastAsia="DengXian" w:cs="Times New Roman"/>
            <w:iCs/>
            <w:color w:val="000000"/>
            <w:kern w:val="24"/>
            <w:sz w:val="24"/>
            <w:szCs w:val="24"/>
          </w:rPr>
          <w:delText>investigation</w:delText>
        </w:r>
      </w:del>
      <w:r w:rsidRPr="00C43C1E">
        <w:rPr>
          <w:rFonts w:eastAsia="DengXian" w:cs="Times New Roman"/>
          <w:iCs/>
          <w:color w:val="000000"/>
          <w:kern w:val="24"/>
          <w:sz w:val="24"/>
          <w:szCs w:val="24"/>
        </w:rPr>
        <w:t xml:space="preserve">. </w:t>
      </w:r>
      <w:ins w:id="815" w:author="Cheng, Jiangtao" w:date="2021-07-17T07:45:00Z">
        <w:r w:rsidR="008B50AF">
          <w:rPr>
            <w:rFonts w:eastAsia="DengXian" w:cs="Times New Roman"/>
            <w:iCs/>
            <w:color w:val="000000"/>
            <w:kern w:val="24"/>
            <w:sz w:val="24"/>
            <w:szCs w:val="24"/>
          </w:rPr>
          <w:t>Thus, t</w:t>
        </w:r>
      </w:ins>
      <w:del w:id="816" w:author="Cheng, Jiangtao" w:date="2021-07-17T07:45:00Z">
        <w:r w:rsidRPr="00C43C1E" w:rsidDel="008B50AF">
          <w:rPr>
            <w:rFonts w:eastAsia="DengXian" w:cs="Times New Roman"/>
            <w:iCs/>
            <w:color w:val="000000"/>
            <w:kern w:val="24"/>
            <w:sz w:val="24"/>
            <w:szCs w:val="24"/>
          </w:rPr>
          <w:delText>T</w:delText>
        </w:r>
      </w:del>
      <w:proofErr w:type="gramStart"/>
      <w:r w:rsidRPr="00C43C1E">
        <w:rPr>
          <w:rFonts w:eastAsia="DengXian" w:cs="Times New Roman"/>
          <w:iCs/>
          <w:color w:val="000000"/>
          <w:kern w:val="24"/>
          <w:sz w:val="24"/>
          <w:szCs w:val="24"/>
        </w:rPr>
        <w:t>he</w:t>
      </w:r>
      <w:proofErr w:type="gramEnd"/>
      <w:r w:rsidRPr="00C43C1E">
        <w:rPr>
          <w:rFonts w:eastAsia="DengXian" w:cs="Times New Roman"/>
          <w:iCs/>
          <w:color w:val="000000"/>
          <w:kern w:val="24"/>
          <w:sz w:val="24"/>
          <w:szCs w:val="24"/>
        </w:rPr>
        <w:t xml:space="preserve"> evaporation rate from the droplet base surface is </w:t>
      </w:r>
      <w:ins w:id="817" w:author="Cheng, Jiangtao" w:date="2021-07-17T07:45:00Z">
        <w:r w:rsidR="008B50AF">
          <w:rPr>
            <w:rFonts w:eastAsia="DengXian" w:cs="Times New Roman"/>
            <w:iCs/>
            <w:color w:val="000000"/>
            <w:kern w:val="24"/>
            <w:sz w:val="24"/>
            <w:szCs w:val="24"/>
          </w:rPr>
          <w:t>taken</w:t>
        </w:r>
      </w:ins>
      <w:del w:id="818" w:author="Cheng, Jiangtao" w:date="2021-07-17T07:45:00Z">
        <w:r w:rsidRPr="00C43C1E" w:rsidDel="008B50AF">
          <w:rPr>
            <w:rFonts w:eastAsia="DengXian" w:cs="Times New Roman"/>
            <w:iCs/>
            <w:color w:val="000000"/>
            <w:kern w:val="24"/>
            <w:sz w:val="24"/>
            <w:szCs w:val="24"/>
          </w:rPr>
          <w:delText>calculate</w:delText>
        </w:r>
      </w:del>
      <w:r w:rsidRPr="00C43C1E">
        <w:rPr>
          <w:rFonts w:eastAsia="DengXian" w:cs="Times New Roman"/>
          <w:iCs/>
          <w:color w:val="000000"/>
          <w:kern w:val="24"/>
          <w:sz w:val="24"/>
          <w:szCs w:val="24"/>
        </w:rPr>
        <w:t xml:space="preserve"> as the difference of the total evaporation rate and the evaporation rate from the droplet cap surface</w:t>
      </w:r>
      <w:r w:rsidR="008F385B">
        <w:rPr>
          <w:rFonts w:eastAsia="DengXian" w:cs="Times New Roman"/>
          <w:iCs/>
          <w:color w:val="000000"/>
          <w:kern w:val="24"/>
          <w:sz w:val="24"/>
          <w:szCs w:val="24"/>
        </w:rPr>
        <w:t xml:space="preserve"> calculated by Eq. (25)</w:t>
      </w:r>
      <w:r w:rsidRPr="00C43C1E">
        <w:rPr>
          <w:rFonts w:eastAsia="DengXian" w:cs="Times New Roman"/>
          <w:iCs/>
          <w:color w:val="000000"/>
          <w:kern w:val="24"/>
          <w:sz w:val="24"/>
          <w:szCs w:val="24"/>
        </w:rPr>
        <w:t>. The accuracy of the evaporation rate from the droplet base surface dependents on the accuracy of the calculat</w:t>
      </w:r>
      <w:ins w:id="819" w:author="Cheng, Jiangtao" w:date="2021-07-17T07:46:00Z">
        <w:r w:rsidR="008B50AF">
          <w:rPr>
            <w:rFonts w:eastAsia="DengXian" w:cs="Times New Roman"/>
            <w:iCs/>
            <w:color w:val="000000"/>
            <w:kern w:val="24"/>
            <w:sz w:val="24"/>
            <w:szCs w:val="24"/>
          </w:rPr>
          <w:t>ed</w:t>
        </w:r>
      </w:ins>
      <w:del w:id="820" w:author="Cheng, Jiangtao" w:date="2021-07-17T07:46:00Z">
        <w:r w:rsidRPr="00C43C1E" w:rsidDel="008B50AF">
          <w:rPr>
            <w:rFonts w:eastAsia="DengXian" w:cs="Times New Roman"/>
            <w:iCs/>
            <w:color w:val="000000"/>
            <w:kern w:val="24"/>
            <w:sz w:val="24"/>
            <w:szCs w:val="24"/>
          </w:rPr>
          <w:delText>ing of</w:delText>
        </w:r>
      </w:del>
      <w:r w:rsidRPr="00C43C1E">
        <w:rPr>
          <w:rFonts w:eastAsia="DengXian" w:cs="Times New Roman"/>
          <w:iCs/>
          <w:color w:val="000000"/>
          <w:kern w:val="24"/>
          <w:sz w:val="24"/>
          <w:szCs w:val="24"/>
        </w:rPr>
        <w:t xml:space="preserve"> evaporation rate from the droplet cap surface.</w:t>
      </w:r>
      <w:commentRangeStart w:id="821"/>
      <w:r w:rsidRPr="00C43C1E">
        <w:rPr>
          <w:rFonts w:eastAsia="DengXian" w:cs="Times New Roman"/>
          <w:iCs/>
          <w:color w:val="000000"/>
          <w:kern w:val="24"/>
          <w:sz w:val="24"/>
          <w:szCs w:val="24"/>
        </w:rPr>
        <w:t xml:space="preserve"> </w:t>
      </w:r>
      <w:ins w:id="822" w:author="Cheng, Jiangtao" w:date="2021-07-17T07:49:00Z">
        <w:r w:rsidR="008B50AF">
          <w:rPr>
            <w:rFonts w:eastAsia="DengXian" w:cs="Times New Roman"/>
            <w:iCs/>
            <w:color w:val="000000"/>
            <w:kern w:val="24"/>
            <w:sz w:val="24"/>
            <w:szCs w:val="24"/>
          </w:rPr>
          <w:t>W</w:t>
        </w:r>
        <w:r w:rsidR="008B50AF" w:rsidRPr="00C43C1E">
          <w:rPr>
            <w:rFonts w:eastAsia="DengXian" w:cs="Times New Roman"/>
            <w:iCs/>
            <w:color w:val="000000"/>
            <w:kern w:val="24"/>
            <w:sz w:val="24"/>
            <w:szCs w:val="24"/>
          </w:rPr>
          <w:t>ith the surface temperature distribution</w:t>
        </w:r>
        <w:r w:rsidR="008B50AF">
          <w:rPr>
            <w:rFonts w:eastAsia="DengXian" w:cs="Times New Roman"/>
            <w:iCs/>
            <w:color w:val="000000"/>
            <w:kern w:val="24"/>
            <w:sz w:val="24"/>
            <w:szCs w:val="24"/>
          </w:rPr>
          <w:t xml:space="preserve"> taken in to consideration,</w:t>
        </w:r>
        <w:r w:rsidR="008B50AF" w:rsidRPr="00C43C1E" w:rsidDel="008B50AF">
          <w:rPr>
            <w:rFonts w:eastAsia="DengXian" w:cs="Times New Roman"/>
            <w:iCs/>
            <w:color w:val="000000"/>
            <w:kern w:val="24"/>
            <w:sz w:val="24"/>
            <w:szCs w:val="24"/>
          </w:rPr>
          <w:t xml:space="preserve"> </w:t>
        </w:r>
      </w:ins>
      <w:del w:id="823" w:author="Cheng, Jiangtao" w:date="2021-07-17T07:46:00Z">
        <w:r w:rsidRPr="00C43C1E" w:rsidDel="008B50AF">
          <w:rPr>
            <w:rFonts w:eastAsia="DengXian" w:cs="Times New Roman"/>
            <w:iCs/>
            <w:color w:val="000000"/>
            <w:kern w:val="24"/>
            <w:sz w:val="24"/>
            <w:szCs w:val="24"/>
          </w:rPr>
          <w:delText xml:space="preserve">It was calculated by </w:delText>
        </w:r>
      </w:del>
      <w:r w:rsidRPr="00C43C1E">
        <w:rPr>
          <w:rFonts w:eastAsia="DengXian" w:cs="Times New Roman"/>
          <w:iCs/>
          <w:color w:val="000000"/>
          <w:kern w:val="24"/>
          <w:sz w:val="24"/>
          <w:szCs w:val="24"/>
        </w:rPr>
        <w:t>Gleason</w:t>
      </w:r>
      <w:r w:rsidR="008F385B">
        <w:rPr>
          <w:rFonts w:eastAsia="DengXian" w:cs="Times New Roman"/>
          <w:iCs/>
          <w:color w:val="000000"/>
          <w:kern w:val="24"/>
          <w:sz w:val="24"/>
          <w:szCs w:val="24"/>
        </w:rPr>
        <w:t xml:space="preserve"> and Putnam</w:t>
      </w:r>
      <w:commentRangeEnd w:id="821"/>
      <w:r w:rsidR="008B50AF">
        <w:rPr>
          <w:rStyle w:val="CommentReference"/>
        </w:rPr>
        <w:commentReference w:id="821"/>
      </w:r>
      <w:r w:rsidRPr="00C43C1E">
        <w:rPr>
          <w:rFonts w:eastAsia="DengXian" w:cs="Times New Roman"/>
          <w:iCs/>
          <w:color w:val="000000"/>
          <w:kern w:val="24"/>
          <w:sz w:val="24"/>
          <w:szCs w:val="24"/>
        </w:rPr>
        <w:t xml:space="preserve"> </w:t>
      </w:r>
      <w:ins w:id="824" w:author="Cheng, Jiangtao" w:date="2021-07-17T07:48:00Z">
        <w:r w:rsidR="008B50AF">
          <w:rPr>
            <w:rFonts w:eastAsia="DengXian" w:cs="Times New Roman"/>
            <w:iCs/>
            <w:color w:val="000000"/>
            <w:kern w:val="24"/>
            <w:sz w:val="24"/>
            <w:szCs w:val="24"/>
          </w:rPr>
          <w:t>report</w:t>
        </w:r>
      </w:ins>
      <w:ins w:id="825" w:author="Cheng, Jiangtao" w:date="2021-07-17T07:47:00Z">
        <w:r w:rsidR="008B50AF">
          <w:rPr>
            <w:rFonts w:eastAsia="DengXian" w:cs="Times New Roman"/>
            <w:iCs/>
            <w:color w:val="000000"/>
            <w:kern w:val="24"/>
            <w:sz w:val="24"/>
            <w:szCs w:val="24"/>
          </w:rPr>
          <w:t>ed</w:t>
        </w:r>
      </w:ins>
      <w:ins w:id="826" w:author="Cheng, Jiangtao" w:date="2021-07-17T07:48:00Z">
        <w:r w:rsidR="008B50AF">
          <w:rPr>
            <w:rFonts w:eastAsia="DengXian" w:cs="Times New Roman"/>
            <w:iCs/>
            <w:color w:val="000000"/>
            <w:kern w:val="24"/>
            <w:sz w:val="24"/>
            <w:szCs w:val="24"/>
          </w:rPr>
          <w:t xml:space="preserve"> that</w:t>
        </w:r>
      </w:ins>
      <w:del w:id="827" w:author="Cheng, Jiangtao" w:date="2021-07-17T07:47:00Z">
        <w:r w:rsidRPr="00C43C1E" w:rsidDel="008B50AF">
          <w:rPr>
            <w:rFonts w:eastAsia="DengXian" w:cs="Times New Roman"/>
            <w:iCs/>
            <w:color w:val="000000"/>
            <w:kern w:val="24"/>
            <w:sz w:val="24"/>
            <w:szCs w:val="24"/>
          </w:rPr>
          <w:delText>that</w:delText>
        </w:r>
      </w:del>
      <w:r w:rsidRPr="00C43C1E">
        <w:rPr>
          <w:rFonts w:eastAsia="DengXian" w:cs="Times New Roman"/>
          <w:iCs/>
          <w:color w:val="000000"/>
          <w:kern w:val="24"/>
          <w:sz w:val="24"/>
          <w:szCs w:val="24"/>
        </w:rPr>
        <w:t xml:space="preserve"> the evaporation rate errors for droplet evaporation on </w:t>
      </w:r>
      <w:ins w:id="828" w:author="Cheng, Jiangtao" w:date="2021-07-17T07:48:00Z">
        <w:r w:rsidR="008B50AF">
          <w:rPr>
            <w:rFonts w:eastAsia="DengXian" w:cs="Times New Roman"/>
            <w:iCs/>
            <w:color w:val="000000"/>
            <w:kern w:val="24"/>
            <w:sz w:val="24"/>
            <w:szCs w:val="24"/>
          </w:rPr>
          <w:t xml:space="preserve">a </w:t>
        </w:r>
      </w:ins>
      <w:r w:rsidRPr="00C43C1E">
        <w:rPr>
          <w:rFonts w:eastAsia="DengXian" w:cs="Times New Roman"/>
          <w:iCs/>
          <w:color w:val="000000"/>
          <w:kern w:val="24"/>
          <w:sz w:val="24"/>
          <w:szCs w:val="24"/>
        </w:rPr>
        <w:t xml:space="preserve">50 °C substrate and </w:t>
      </w:r>
      <w:ins w:id="829" w:author="Cheng, Jiangtao" w:date="2021-07-17T07:48:00Z">
        <w:r w:rsidR="008B50AF">
          <w:rPr>
            <w:rFonts w:eastAsia="DengXian" w:cs="Times New Roman"/>
            <w:iCs/>
            <w:color w:val="000000"/>
            <w:kern w:val="24"/>
            <w:sz w:val="24"/>
            <w:szCs w:val="24"/>
          </w:rPr>
          <w:t xml:space="preserve">a </w:t>
        </w:r>
      </w:ins>
      <w:r w:rsidRPr="00C43C1E">
        <w:rPr>
          <w:rFonts w:eastAsia="DengXian" w:cs="Times New Roman"/>
          <w:iCs/>
          <w:color w:val="000000"/>
          <w:kern w:val="24"/>
          <w:sz w:val="24"/>
          <w:szCs w:val="24"/>
        </w:rPr>
        <w:t xml:space="preserve">65 °C substrate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respectively</w:t>
      </w:r>
      <w:del w:id="830" w:author="Cheng, Jiangtao" w:date="2021-07-17T07:49:00Z">
        <w:r w:rsidRPr="00C43C1E" w:rsidDel="008B50AF">
          <w:rPr>
            <w:rFonts w:eastAsia="DengXian" w:cs="Times New Roman"/>
            <w:iCs/>
            <w:color w:val="000000"/>
            <w:kern w:val="24"/>
            <w:sz w:val="24"/>
            <w:szCs w:val="24"/>
          </w:rPr>
          <w:delText>,</w:delText>
        </w:r>
      </w:del>
      <w:del w:id="831" w:author="Cheng, Jiangtao" w:date="2021-07-17T07:48:00Z">
        <w:r w:rsidRPr="00C43C1E" w:rsidDel="008B50AF">
          <w:rPr>
            <w:rFonts w:eastAsia="DengXian" w:cs="Times New Roman"/>
            <w:iCs/>
            <w:color w:val="000000"/>
            <w:kern w:val="24"/>
            <w:sz w:val="24"/>
            <w:szCs w:val="24"/>
          </w:rPr>
          <w:delText xml:space="preserve"> with considering the surface temperature distribution</w:delText>
        </w:r>
      </w:del>
      <w:r w:rsidRPr="00C43C1E">
        <w:rPr>
          <w:rFonts w:eastAsia="DengXian" w:cs="Times New Roman"/>
          <w:iCs/>
          <w:color w:val="000000"/>
          <w:kern w:val="24"/>
          <w:sz w:val="24"/>
          <w:szCs w:val="24"/>
        </w:rPr>
        <w:t xml:space="preserve">. </w:t>
      </w:r>
      <w:ins w:id="832" w:author="Cheng, Jiangtao" w:date="2021-07-17T07:51:00Z">
        <w:r w:rsidR="0003068E">
          <w:rPr>
            <w:rFonts w:eastAsia="DengXian" w:cs="Times New Roman"/>
            <w:iCs/>
            <w:color w:val="000000"/>
            <w:kern w:val="24"/>
            <w:sz w:val="24"/>
            <w:szCs w:val="24"/>
          </w:rPr>
          <w:t>Therefore</w:t>
        </w:r>
      </w:ins>
      <w:del w:id="833" w:author="Cheng, Jiangtao" w:date="2021-07-17T07:50:00Z">
        <w:r w:rsidRPr="00C43C1E" w:rsidDel="00A61F18">
          <w:rPr>
            <w:rFonts w:eastAsia="DengXian" w:cs="Times New Roman"/>
            <w:iCs/>
            <w:color w:val="000000"/>
            <w:kern w:val="24"/>
            <w:sz w:val="24"/>
            <w:szCs w:val="24"/>
          </w:rPr>
          <w:delText>The</w:delText>
        </w:r>
      </w:del>
      <w:del w:id="834" w:author="Cheng, Jiangtao" w:date="2021-07-17T07:51:00Z">
        <w:r w:rsidRPr="00C43C1E" w:rsidDel="0003068E">
          <w:rPr>
            <w:rFonts w:eastAsia="DengXian" w:cs="Times New Roman"/>
            <w:iCs/>
            <w:color w:val="000000"/>
            <w:kern w:val="24"/>
            <w:sz w:val="24"/>
            <w:szCs w:val="24"/>
          </w:rPr>
          <w:delText xml:space="preserve"> small errors confirm that</w:delText>
        </w:r>
      </w:del>
      <w:r w:rsidRPr="00C43C1E">
        <w:rPr>
          <w:rFonts w:eastAsia="DengXian" w:cs="Times New Roman"/>
          <w:iCs/>
          <w:color w:val="000000"/>
          <w:kern w:val="24"/>
          <w:sz w:val="24"/>
          <w:szCs w:val="24"/>
        </w:rPr>
        <w:t xml:space="preserve"> it is reasonable to predict the droplet cap surface evaporation rate </w:t>
      </w:r>
      <w:del w:id="835" w:author="Cheng, Jiangtao" w:date="2021-07-17T07:52:00Z">
        <w:r w:rsidRPr="00C43C1E" w:rsidDel="0003068E">
          <w:rPr>
            <w:rFonts w:eastAsia="DengXian" w:cs="Times New Roman"/>
            <w:iCs/>
            <w:color w:val="000000"/>
            <w:kern w:val="24"/>
            <w:sz w:val="24"/>
            <w:szCs w:val="24"/>
          </w:rPr>
          <w:delText xml:space="preserve">with the surface temperature distribution </w:delText>
        </w:r>
      </w:del>
      <w:r w:rsidRPr="00C43C1E">
        <w:rPr>
          <w:rFonts w:eastAsia="DengXian" w:cs="Times New Roman"/>
          <w:iCs/>
          <w:color w:val="000000"/>
          <w:kern w:val="24"/>
          <w:sz w:val="24"/>
          <w:szCs w:val="24"/>
        </w:rPr>
        <w:t>based on the diffusion-driven model</w:t>
      </w:r>
      <w:ins w:id="836" w:author="Cheng, Jiangtao" w:date="2021-07-17T07:53:00Z">
        <w:r w:rsidR="0003068E">
          <w:rPr>
            <w:rFonts w:eastAsia="DengXian" w:cs="Times New Roman"/>
            <w:iCs/>
            <w:color w:val="000000"/>
            <w:kern w:val="24"/>
            <w:sz w:val="24"/>
            <w:szCs w:val="24"/>
          </w:rPr>
          <w:t xml:space="preserve"> and</w:t>
        </w:r>
        <w:r w:rsidR="0003068E" w:rsidRPr="00C43C1E">
          <w:rPr>
            <w:rFonts w:eastAsia="DengXian" w:cs="Times New Roman"/>
            <w:iCs/>
            <w:color w:val="000000"/>
            <w:kern w:val="24"/>
            <w:sz w:val="24"/>
            <w:szCs w:val="24"/>
          </w:rPr>
          <w:t xml:space="preserve"> the surface temperature distribution</w:t>
        </w:r>
      </w:ins>
      <w:r w:rsidRPr="00C43C1E">
        <w:rPr>
          <w:rFonts w:eastAsia="DengXian" w:cs="Times New Roman"/>
          <w:iCs/>
          <w:color w:val="000000"/>
          <w:kern w:val="24"/>
          <w:sz w:val="24"/>
          <w:szCs w:val="24"/>
        </w:rPr>
        <w:t xml:space="preserve">. Thus, the evaporation rate from the droplet cap surface </w:t>
      </w:r>
      <m:oMath>
        <m:sSub>
          <m:sSubPr>
            <m:ctrlPr>
              <w:rPr>
                <w:rFonts w:ascii="Cambria Math" w:eastAsia="DengXian" w:hAnsi="Cambria Math" w:cs="Times New Roman"/>
                <w:i/>
                <w:iCs/>
                <w:color w:val="836967"/>
                <w:kern w:val="24"/>
                <w:sz w:val="24"/>
                <w:szCs w:val="24"/>
              </w:rPr>
            </m:ctrlPr>
          </m:sSubPr>
          <m:e>
            <m:r>
              <w:del w:id="837" w:author="Cheng, Jiangtao" w:date="2021-07-17T07:53:00Z">
                <m:rPr>
                  <m:sty m:val="p"/>
                </m:rPr>
                <w:rPr>
                  <w:rFonts w:ascii="Cambria Math" w:eastAsia="DengXian" w:hAnsi="Cambria Math" w:cs="Times New Roman"/>
                  <w:color w:val="836967"/>
                  <w:kern w:val="24"/>
                  <w:sz w:val="24"/>
                  <w:szCs w:val="24"/>
                </w:rPr>
                <m:t> </m:t>
              </w:del>
            </m:r>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oMath>
      <w:r w:rsidRPr="00C43C1E">
        <w:rPr>
          <w:rFonts w:eastAsia="DengXian" w:cs="Times New Roman"/>
          <w:iCs/>
          <w:color w:val="000000"/>
          <w:kern w:val="24"/>
          <w:sz w:val="24"/>
          <w:szCs w:val="24"/>
        </w:rPr>
        <w:t xml:space="preserve"> </w:t>
      </w:r>
      <w:ins w:id="838" w:author="Cheng, Jiangtao" w:date="2021-07-17T07:54:00Z">
        <w:r w:rsidR="00705B47">
          <w:rPr>
            <w:rFonts w:eastAsia="DengXian" w:cs="Times New Roman"/>
            <w:iCs/>
            <w:color w:val="000000"/>
            <w:kern w:val="24"/>
            <w:sz w:val="24"/>
            <w:szCs w:val="24"/>
          </w:rPr>
          <w:t>can be</w:t>
        </w:r>
      </w:ins>
      <w:del w:id="839" w:author="Cheng, Jiangtao" w:date="2021-07-17T07:54:00Z">
        <w:r w:rsidRPr="00C43C1E" w:rsidDel="00705B47">
          <w:rPr>
            <w:rFonts w:eastAsia="DengXian" w:cs="Times New Roman"/>
            <w:iCs/>
            <w:color w:val="000000"/>
            <w:kern w:val="24"/>
            <w:sz w:val="24"/>
            <w:szCs w:val="24"/>
          </w:rPr>
          <w:delText>is</w:delText>
        </w:r>
      </w:del>
      <w:r w:rsidRPr="00C43C1E">
        <w:rPr>
          <w:rFonts w:eastAsia="DengXian" w:cs="Times New Roman"/>
          <w:iCs/>
          <w:color w:val="000000"/>
          <w:kern w:val="24"/>
          <w:sz w:val="24"/>
          <w:szCs w:val="24"/>
        </w:rPr>
        <w:t xml:space="preserve"> </w:t>
      </w:r>
      <w:ins w:id="840" w:author="Cheng, Jiangtao" w:date="2021-07-17T07:54:00Z">
        <w:r w:rsidR="00705B47">
          <w:rPr>
            <w:rFonts w:eastAsia="DengXian" w:cs="Times New Roman"/>
            <w:iCs/>
            <w:color w:val="000000"/>
            <w:kern w:val="24"/>
            <w:sz w:val="24"/>
            <w:szCs w:val="24"/>
          </w:rPr>
          <w:t>estima</w:t>
        </w:r>
      </w:ins>
      <w:ins w:id="841" w:author="Cheng, Jiangtao" w:date="2021-07-17T07:55:00Z">
        <w:r w:rsidR="00705B47">
          <w:rPr>
            <w:rFonts w:eastAsia="DengXian" w:cs="Times New Roman"/>
            <w:iCs/>
            <w:color w:val="000000"/>
            <w:kern w:val="24"/>
            <w:sz w:val="24"/>
            <w:szCs w:val="24"/>
          </w:rPr>
          <w:t>t</w:t>
        </w:r>
      </w:ins>
      <w:del w:id="842" w:author="Cheng, Jiangtao" w:date="2021-07-17T07:54:00Z">
        <w:r w:rsidRPr="00C43C1E" w:rsidDel="00705B47">
          <w:rPr>
            <w:rFonts w:eastAsia="DengXian" w:cs="Times New Roman"/>
            <w:iCs/>
            <w:color w:val="000000"/>
            <w:kern w:val="24"/>
            <w:sz w:val="24"/>
            <w:szCs w:val="24"/>
          </w:rPr>
          <w:delText>obtain</w:delText>
        </w:r>
      </w:del>
      <w:r w:rsidRPr="00C43C1E">
        <w:rPr>
          <w:rFonts w:eastAsia="DengXian" w:cs="Times New Roman"/>
          <w:iCs/>
          <w:color w:val="000000"/>
          <w:kern w:val="24"/>
          <w:sz w:val="24"/>
          <w:szCs w:val="24"/>
        </w:rPr>
        <w:t xml:space="preserve">ed and </w:t>
      </w:r>
      <w:ins w:id="843" w:author="Cheng, Jiangtao" w:date="2021-07-17T07:54:00Z">
        <w:r w:rsidR="00705B47">
          <w:rPr>
            <w:rFonts w:eastAsia="DengXian" w:cs="Times New Roman"/>
            <w:iCs/>
            <w:color w:val="000000"/>
            <w:kern w:val="24"/>
            <w:sz w:val="24"/>
            <w:szCs w:val="24"/>
          </w:rPr>
          <w:t xml:space="preserve">consequently the </w:t>
        </w:r>
      </w:ins>
      <w:r w:rsidRPr="00C43C1E">
        <w:rPr>
          <w:rFonts w:eastAsia="DengXian" w:cs="Times New Roman"/>
          <w:iCs/>
          <w:color w:val="000000"/>
          <w:kern w:val="24"/>
          <w:sz w:val="24"/>
          <w:szCs w:val="24"/>
        </w:rPr>
        <w:t xml:space="preserve">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t>
      </w:r>
      <w:ins w:id="844" w:author="Cheng, Jiangtao" w:date="2021-07-17T07:54:00Z">
        <w:r w:rsidR="00705B47">
          <w:rPr>
            <w:rFonts w:eastAsia="DengXian" w:cs="Times New Roman"/>
            <w:iCs/>
            <w:color w:val="000000"/>
            <w:kern w:val="24"/>
            <w:sz w:val="24"/>
            <w:szCs w:val="24"/>
          </w:rPr>
          <w:t>is</w:t>
        </w:r>
      </w:ins>
      <w:del w:id="845" w:author="Cheng, Jiangtao" w:date="2021-07-17T07:54:00Z">
        <w:r w:rsidRPr="00C43C1E" w:rsidDel="00705B47">
          <w:rPr>
            <w:rFonts w:eastAsia="DengXian" w:cs="Times New Roman"/>
            <w:iCs/>
            <w:color w:val="000000"/>
            <w:kern w:val="24"/>
            <w:sz w:val="24"/>
            <w:szCs w:val="24"/>
          </w:rPr>
          <w:delText>can be</w:delText>
        </w:r>
      </w:del>
      <w:r w:rsidRPr="00C43C1E">
        <w:rPr>
          <w:rFonts w:eastAsia="DengXian" w:cs="Times New Roman"/>
          <w:iCs/>
          <w:color w:val="000000"/>
          <w:kern w:val="24"/>
          <w:sz w:val="24"/>
          <w:szCs w:val="24"/>
        </w:rPr>
        <w:t xml:space="preserve"> obtained. After the iteration loop achieves convergence, </w:t>
      </w:r>
      <w:ins w:id="846" w:author="Cheng, Jiangtao" w:date="2021-07-17T07:55:00Z">
        <w:r w:rsidR="00705B47">
          <w:rPr>
            <w:rFonts w:eastAsia="DengXian" w:cs="Times New Roman"/>
            <w:iCs/>
            <w:color w:val="000000"/>
            <w:kern w:val="24"/>
            <w:sz w:val="24"/>
            <w:szCs w:val="24"/>
          </w:rPr>
          <w:t xml:space="preserve">both </w:t>
        </w:r>
      </w:ins>
      <w:r w:rsidRPr="00C43C1E">
        <w:rPr>
          <w:rFonts w:eastAsia="DengXian" w:cs="Times New Roman"/>
          <w:iCs/>
          <w:color w:val="000000"/>
          <w:kern w:val="24"/>
          <w:sz w:val="24"/>
          <w:szCs w:val="24"/>
        </w:rPr>
        <w:t xml:space="preserve">the </w:t>
      </w:r>
      <w:r w:rsidR="008F385B">
        <w:rPr>
          <w:rFonts w:eastAsia="DengXian" w:cs="Times New Roman"/>
          <w:iCs/>
          <w:color w:val="000000"/>
          <w:kern w:val="24"/>
          <w:sz w:val="24"/>
          <w:szCs w:val="24"/>
        </w:rPr>
        <w:t xml:space="preserve">stable </w:t>
      </w:r>
      <w:r w:rsidRPr="00C43C1E">
        <w:rPr>
          <w:rFonts w:eastAsia="DengXian" w:cs="Times New Roman"/>
          <w:iCs/>
          <w:color w:val="000000"/>
          <w:kern w:val="24"/>
          <w:sz w:val="24"/>
          <w:szCs w:val="24"/>
        </w:rPr>
        <w:t>evaporation ratio and temperature distribution o</w:t>
      </w:r>
      <w:ins w:id="847" w:author="Cheng, Jiangtao" w:date="2021-07-17T07:55:00Z">
        <w:r w:rsidR="00705B47">
          <w:rPr>
            <w:rFonts w:eastAsia="DengXian" w:cs="Times New Roman"/>
            <w:iCs/>
            <w:color w:val="000000"/>
            <w:kern w:val="24"/>
            <w:sz w:val="24"/>
            <w:szCs w:val="24"/>
          </w:rPr>
          <w:t>n</w:t>
        </w:r>
      </w:ins>
      <w:del w:id="848" w:author="Cheng, Jiangtao" w:date="2021-07-17T07:55:00Z">
        <w:r w:rsidRPr="00C43C1E" w:rsidDel="00705B47">
          <w:rPr>
            <w:rFonts w:eastAsia="DengXian" w:cs="Times New Roman"/>
            <w:iCs/>
            <w:color w:val="000000"/>
            <w:kern w:val="24"/>
            <w:sz w:val="24"/>
            <w:szCs w:val="24"/>
          </w:rPr>
          <w:delText>f</w:delText>
        </w:r>
      </w:del>
      <w:r w:rsidRPr="00C43C1E">
        <w:rPr>
          <w:rFonts w:eastAsia="DengXian" w:cs="Times New Roman"/>
          <w:iCs/>
          <w:color w:val="000000"/>
          <w:kern w:val="24"/>
          <w:sz w:val="24"/>
          <w:szCs w:val="24"/>
        </w:rPr>
        <w:t xml:space="preserve"> the droplet cap surface are </w:t>
      </w:r>
      <w:r w:rsidR="008F385B">
        <w:rPr>
          <w:rFonts w:eastAsia="DengXian" w:cs="Times New Roman"/>
          <w:iCs/>
          <w:color w:val="000000"/>
          <w:kern w:val="24"/>
          <w:sz w:val="24"/>
          <w:szCs w:val="24"/>
        </w:rPr>
        <w:t>obtained</w:t>
      </w:r>
      <w:r w:rsidRPr="00C43C1E">
        <w:rPr>
          <w:rFonts w:eastAsia="DengXian" w:cs="Times New Roman"/>
          <w:iCs/>
          <w:color w:val="000000"/>
          <w:kern w:val="24"/>
          <w:sz w:val="24"/>
          <w:szCs w:val="24"/>
        </w:rPr>
        <w:t xml:space="preserve">. With </w:t>
      </w:r>
      <w:commentRangeStart w:id="849"/>
      <w:del w:id="850" w:author="Cheng, Jiangtao" w:date="2021-07-17T11:54:00Z">
        <w:r w:rsidRPr="00705B47" w:rsidDel="007359F9">
          <w:rPr>
            <w:rFonts w:eastAsia="DengXian" w:cs="Times New Roman"/>
            <w:iCs/>
            <w:color w:val="000000"/>
            <w:kern w:val="24"/>
            <w:sz w:val="24"/>
            <w:szCs w:val="24"/>
            <w:highlight w:val="magenta"/>
            <w:rPrChange w:id="851" w:author="Cheng, Jiangtao" w:date="2021-07-17T07:56:00Z">
              <w:rPr>
                <w:rFonts w:eastAsia="DengXian" w:cs="Times New Roman"/>
                <w:iCs/>
                <w:color w:val="000000"/>
                <w:kern w:val="24"/>
                <w:sz w:val="24"/>
                <w:szCs w:val="24"/>
              </w:rPr>
            </w:rPrChange>
          </w:rPr>
          <w:delText>knowing</w:delText>
        </w:r>
        <w:commentRangeEnd w:id="849"/>
        <w:r w:rsidR="00705B47" w:rsidRPr="00705B47" w:rsidDel="007359F9">
          <w:rPr>
            <w:rStyle w:val="CommentReference"/>
            <w:highlight w:val="magenta"/>
            <w:rPrChange w:id="852" w:author="Cheng, Jiangtao" w:date="2021-07-17T07:56:00Z">
              <w:rPr>
                <w:rStyle w:val="CommentReference"/>
              </w:rPr>
            </w:rPrChange>
          </w:rPr>
          <w:commentReference w:id="849"/>
        </w:r>
        <w:r w:rsidRPr="00C43C1E" w:rsidDel="007359F9">
          <w:rPr>
            <w:rFonts w:eastAsia="DengXian" w:cs="Times New Roman"/>
            <w:iCs/>
            <w:color w:val="000000"/>
            <w:kern w:val="24"/>
            <w:sz w:val="24"/>
            <w:szCs w:val="24"/>
          </w:rPr>
          <w:delText xml:space="preserve"> </w:delText>
        </w:r>
      </w:del>
      <w:r w:rsidRPr="00C43C1E">
        <w:rPr>
          <w:rFonts w:eastAsia="DengXian" w:cs="Times New Roman"/>
          <w:iCs/>
          <w:color w:val="000000"/>
          <w:kern w:val="24"/>
          <w:sz w:val="24"/>
          <w:szCs w:val="24"/>
        </w:rPr>
        <w:t>the temperature distribution of the droplet cap surface</w:t>
      </w:r>
      <w:ins w:id="853" w:author="Cheng, Jiangtao" w:date="2021-07-17T11:54:00Z">
        <w:r w:rsidR="007359F9">
          <w:rPr>
            <w:rFonts w:eastAsia="DengXian" w:cs="Times New Roman"/>
            <w:iCs/>
            <w:color w:val="000000"/>
            <w:kern w:val="24"/>
            <w:sz w:val="24"/>
            <w:szCs w:val="24"/>
          </w:rPr>
          <w:t xml:space="preserve"> obtained</w:t>
        </w:r>
      </w:ins>
      <w:r w:rsidRPr="00C43C1E">
        <w:rPr>
          <w:rFonts w:eastAsia="DengXian" w:cs="Times New Roman"/>
          <w:iCs/>
          <w:color w:val="000000"/>
          <w:kern w:val="24"/>
          <w:sz w:val="24"/>
          <w:szCs w:val="24"/>
        </w:rPr>
        <w:t xml:space="preserve">, the average temperature of the upper </w:t>
      </w:r>
      <w:r w:rsidR="008F385B">
        <w:rPr>
          <w:rFonts w:eastAsia="DengXian" w:cs="Times New Roman"/>
          <w:iCs/>
          <w:color w:val="000000"/>
          <w:kern w:val="24"/>
          <w:sz w:val="24"/>
          <w:szCs w:val="24"/>
        </w:rPr>
        <w:t xml:space="preserve">hemispherical </w:t>
      </w:r>
      <w:r w:rsidRPr="00C43C1E">
        <w:rPr>
          <w:rFonts w:eastAsia="DengXian" w:cs="Times New Roman"/>
          <w:iCs/>
          <w:color w:val="000000"/>
          <w:kern w:val="24"/>
          <w:sz w:val="24"/>
          <w:szCs w:val="24"/>
        </w:rPr>
        <w:t xml:space="preserve">surface of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model</m:t>
            </m:r>
          </m:sub>
        </m:sSub>
      </m:oMath>
      <w:r w:rsidRPr="00C43C1E">
        <w:rPr>
          <w:rFonts w:eastAsia="DengXian" w:cs="Times New Roman"/>
          <w:iCs/>
          <w:color w:val="000000"/>
          <w:kern w:val="24"/>
          <w:sz w:val="24"/>
          <w:szCs w:val="24"/>
        </w:rPr>
        <w:t xml:space="preserve"> is calculated and compared with the experimental results for the validation of our thermal circuit model. </w:t>
      </w: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lastRenderedPageBreak/>
        <w:t>4.1. Droplet evaporation dynamics</w:t>
      </w:r>
    </w:p>
    <w:p w14:paraId="6163E798" w14:textId="14B874CE" w:rsidR="00846CF4" w:rsidRPr="00C43C1E" w:rsidRDefault="00794105" w:rsidP="00846CF4">
      <w:pPr>
        <w:spacing w:line="360" w:lineRule="auto"/>
        <w:jc w:val="center"/>
        <w:rPr>
          <w:rFonts w:cs="Times New Roman"/>
          <w:sz w:val="24"/>
          <w:szCs w:val="24"/>
        </w:rPr>
      </w:pPr>
      <w:r>
        <w:rPr>
          <w:noProof/>
        </w:rPr>
        <w:drawing>
          <wp:inline distT="0" distB="0" distL="0" distR="0" wp14:anchorId="763FF5DC" wp14:editId="33954119">
            <wp:extent cx="5993007" cy="171917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351" b="1722"/>
                    <a:stretch/>
                  </pic:blipFill>
                  <pic:spPr bwMode="auto">
                    <a:xfrm>
                      <a:off x="0" y="0"/>
                      <a:ext cx="6014494" cy="1725337"/>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29D2FFC9" w:rsidR="00C43C1E" w:rsidRPr="00C43C1E" w:rsidRDefault="00C43C1E" w:rsidP="00DA29D0">
      <w:pPr>
        <w:rPr>
          <w:rFonts w:cs="Times New Roman"/>
          <w:sz w:val="24"/>
          <w:szCs w:val="24"/>
        </w:rPr>
      </w:pPr>
      <w:commentRangeStart w:id="854"/>
      <w:r w:rsidRPr="00DA29D0">
        <w:rPr>
          <w:rFonts w:cs="Times New Roman"/>
          <w:b/>
          <w:bCs/>
          <w:sz w:val="24"/>
          <w:szCs w:val="24"/>
        </w:rPr>
        <w:t xml:space="preserve">Figure </w:t>
      </w:r>
      <w:r w:rsidR="00792C98" w:rsidRPr="00DA29D0">
        <w:rPr>
          <w:rFonts w:cs="Times New Roman"/>
          <w:b/>
          <w:bCs/>
          <w:sz w:val="24"/>
          <w:szCs w:val="24"/>
        </w:rPr>
        <w:t>5</w:t>
      </w:r>
      <w:r w:rsidRPr="00DA29D0">
        <w:rPr>
          <w:rFonts w:cs="Times New Roman"/>
          <w:b/>
          <w:bCs/>
          <w:sz w:val="24"/>
          <w:szCs w:val="24"/>
        </w:rPr>
        <w:t>.</w:t>
      </w:r>
      <w:commentRangeEnd w:id="854"/>
      <w:r w:rsidR="00260F39">
        <w:rPr>
          <w:rStyle w:val="CommentReference"/>
        </w:rPr>
        <w:commentReference w:id="854"/>
      </w:r>
      <w:r w:rsidRPr="00C43C1E">
        <w:rPr>
          <w:rFonts w:cs="Times New Roman"/>
          <w:sz w:val="24"/>
          <w:szCs w:val="24"/>
        </w:rPr>
        <w:t xml:space="preserve"> Temporal evolution of droplet volume on different substrates: (a) sample 1, (b) sample 2 and (c) sample 3. The substrate bases are heated to 40 °C, 60 °C and 80 °C</w:t>
      </w:r>
      <w:ins w:id="855" w:author="Cheng, Jiangtao" w:date="2021-07-17T08:14:00Z">
        <w:r w:rsidR="00D4662D">
          <w:rPr>
            <w:rFonts w:cs="Times New Roman"/>
            <w:sz w:val="24"/>
            <w:szCs w:val="24"/>
          </w:rPr>
          <w:t>, respectively</w:t>
        </w:r>
      </w:ins>
      <w:ins w:id="856" w:author="Cheng, Jiangtao" w:date="2021-07-17T08:17:00Z">
        <w:r w:rsidR="00F834B4">
          <w:rPr>
            <w:rFonts w:cs="Times New Roman"/>
            <w:sz w:val="24"/>
            <w:szCs w:val="24"/>
          </w:rPr>
          <w:t>,</w:t>
        </w:r>
      </w:ins>
      <w:ins w:id="857" w:author="Cheng, Jiangtao" w:date="2021-07-17T08:14:00Z">
        <w:r w:rsidR="00D4662D">
          <w:rPr>
            <w:rFonts w:cs="Times New Roman"/>
            <w:sz w:val="24"/>
            <w:szCs w:val="24"/>
          </w:rPr>
          <w:t xml:space="preserve"> on each sample</w:t>
        </w:r>
      </w:ins>
      <w:r w:rsidRPr="00C43C1E">
        <w:rPr>
          <w:rFonts w:cs="Times New Roman"/>
          <w:sz w:val="24"/>
          <w:szCs w:val="24"/>
        </w:rPr>
        <w:t>.</w:t>
      </w:r>
    </w:p>
    <w:p w14:paraId="43A71F8A" w14:textId="1F32F977"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variation of droplet volume with respect to evaporation time on different substrates is 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The total evaporation time increases with the increase of the substrate periodicity when the substrate base temperature is kept the same. </w:t>
      </w:r>
      <w:ins w:id="858" w:author="Cheng, Jiangtao" w:date="2021-07-17T08:20:00Z">
        <w:r w:rsidR="00AA2784">
          <w:rPr>
            <w:rFonts w:cs="Times New Roman"/>
            <w:sz w:val="24"/>
            <w:szCs w:val="24"/>
          </w:rPr>
          <w:t>W</w:t>
        </w:r>
      </w:ins>
      <w:ins w:id="859" w:author="Cheng, Jiangtao" w:date="2021-07-17T08:19:00Z">
        <w:r w:rsidR="00AA2784">
          <w:rPr>
            <w:rFonts w:cs="Times New Roman"/>
            <w:sz w:val="24"/>
            <w:szCs w:val="24"/>
          </w:rPr>
          <w:t>ith the same substrate base temperature</w:t>
        </w:r>
        <w:r w:rsidR="00AA2784">
          <w:rPr>
            <w:rFonts w:cs="Times New Roman"/>
            <w:sz w:val="24"/>
            <w:szCs w:val="24"/>
          </w:rPr>
          <w:t>,</w:t>
        </w:r>
        <w:r w:rsidR="00AA2784" w:rsidRPr="00C43C1E">
          <w:rPr>
            <w:rFonts w:cs="Times New Roman"/>
            <w:sz w:val="24"/>
            <w:szCs w:val="24"/>
          </w:rPr>
          <w:t xml:space="preserve"> </w:t>
        </w:r>
        <w:r w:rsidR="00AA2784">
          <w:rPr>
            <w:rFonts w:cs="Times New Roman"/>
            <w:sz w:val="24"/>
            <w:szCs w:val="24"/>
          </w:rPr>
          <w:t>d</w:t>
        </w:r>
      </w:ins>
      <w:del w:id="860" w:author="Cheng, Jiangtao" w:date="2021-07-17T08:19:00Z">
        <w:r w:rsidRPr="00C43C1E" w:rsidDel="00AA2784">
          <w:rPr>
            <w:rFonts w:cs="Times New Roman"/>
            <w:sz w:val="24"/>
            <w:szCs w:val="24"/>
          </w:rPr>
          <w:delText>D</w:delText>
        </w:r>
      </w:del>
      <w:r w:rsidRPr="00C43C1E">
        <w:rPr>
          <w:rFonts w:cs="Times New Roman"/>
          <w:sz w:val="24"/>
          <w:szCs w:val="24"/>
        </w:rPr>
        <w:t xml:space="preserve">roplet evaporation on sample 3 (60 </w:t>
      </w:r>
      <w:proofErr w:type="spellStart"/>
      <w:r w:rsidRPr="00C43C1E">
        <w:rPr>
          <w:rFonts w:cs="Times New Roman"/>
          <w:sz w:val="24"/>
          <w:szCs w:val="24"/>
        </w:rPr>
        <w:t>μm</w:t>
      </w:r>
      <w:proofErr w:type="spellEnd"/>
      <w:r w:rsidRPr="00C43C1E">
        <w:rPr>
          <w:rFonts w:cs="Times New Roman"/>
          <w:sz w:val="24"/>
          <w:szCs w:val="24"/>
        </w:rPr>
        <w:t xml:space="preserve"> periodicity) has the longest total evaporation time and on sample 1 (40 </w:t>
      </w:r>
      <w:proofErr w:type="spellStart"/>
      <w:r w:rsidRPr="00C43C1E">
        <w:rPr>
          <w:rFonts w:cs="Times New Roman"/>
          <w:sz w:val="24"/>
          <w:szCs w:val="24"/>
        </w:rPr>
        <w:t>μm</w:t>
      </w:r>
      <w:proofErr w:type="spellEnd"/>
      <w:r w:rsidRPr="00C43C1E">
        <w:rPr>
          <w:rFonts w:cs="Times New Roman"/>
          <w:sz w:val="24"/>
          <w:szCs w:val="24"/>
        </w:rPr>
        <w:t xml:space="preserve"> periodicity) has the shortest total evaporation time</w:t>
      </w:r>
      <w:del w:id="861" w:author="Cheng, Jiangtao" w:date="2021-07-17T08:19:00Z">
        <w:r w:rsidR="00CD1CBE" w:rsidDel="00AA2784">
          <w:rPr>
            <w:rFonts w:cs="Times New Roman"/>
            <w:sz w:val="24"/>
            <w:szCs w:val="24"/>
          </w:rPr>
          <w:delText xml:space="preserve"> for the experiment with the same substrate base temperature</w:delText>
        </w:r>
      </w:del>
      <w:r w:rsidRPr="00C43C1E">
        <w:rPr>
          <w:rFonts w:cs="Times New Roman"/>
          <w:sz w:val="24"/>
          <w:szCs w:val="24"/>
        </w:rPr>
        <w:t xml:space="preserve">. This increase of total evaporation time is </w:t>
      </w:r>
      <w:ins w:id="862" w:author="Cheng, Jiangtao" w:date="2021-07-17T08:21:00Z">
        <w:r w:rsidR="00AA2784">
          <w:rPr>
            <w:rFonts w:cs="Times New Roman"/>
            <w:sz w:val="24"/>
            <w:szCs w:val="24"/>
          </w:rPr>
          <w:t>ascribed</w:t>
        </w:r>
      </w:ins>
      <w:del w:id="863" w:author="Cheng, Jiangtao" w:date="2021-07-17T08:21:00Z">
        <w:r w:rsidRPr="00C43C1E" w:rsidDel="00AA2784">
          <w:rPr>
            <w:rFonts w:cs="Times New Roman"/>
            <w:sz w:val="24"/>
            <w:szCs w:val="24"/>
          </w:rPr>
          <w:delText>credited</w:delText>
        </w:r>
      </w:del>
      <w:r w:rsidRPr="00C43C1E">
        <w:rPr>
          <w:rFonts w:cs="Times New Roman"/>
          <w:sz w:val="24"/>
          <w:szCs w:val="24"/>
        </w:rPr>
        <w:t xml:space="preserve"> to the increase of the thermal resistance between the droplet base and the substrate, which is caused by the increase of the substrate periodicity. The total evaporation time of droplet evaporation on different sample substrates is shown in Table </w:t>
      </w:r>
      <w:r w:rsidR="009F574F">
        <w:rPr>
          <w:rFonts w:cs="Times New Roman" w:hint="eastAsia"/>
          <w:sz w:val="24"/>
          <w:szCs w:val="24"/>
        </w:rPr>
        <w:t>2</w:t>
      </w:r>
      <w:r w:rsidRPr="00C43C1E">
        <w:rPr>
          <w:rFonts w:cs="Times New Roman"/>
          <w:sz w:val="24"/>
          <w:szCs w:val="24"/>
        </w:rPr>
        <w:t xml:space="preserve">. </w:t>
      </w:r>
    </w:p>
    <w:p w14:paraId="7D71CAF8" w14:textId="688F57BA" w:rsidR="00C43C1E" w:rsidRPr="00C43C1E" w:rsidRDefault="00C43C1E" w:rsidP="00CF525E">
      <w:pPr>
        <w:spacing w:after="120"/>
        <w:rPr>
          <w:rFonts w:cs="Times New Roman"/>
          <w:sz w:val="24"/>
          <w:szCs w:val="24"/>
        </w:rPr>
        <w:pPrChange w:id="864" w:author="Cheng, Jiangtao" w:date="2021-07-17T12:30:00Z">
          <w:pPr>
            <w:spacing w:line="360" w:lineRule="auto"/>
          </w:pPr>
        </w:pPrChange>
      </w:pPr>
      <w:r w:rsidRPr="00DA29D0">
        <w:rPr>
          <w:rFonts w:cs="Times New Roman"/>
          <w:b/>
          <w:bCs/>
          <w:sz w:val="24"/>
          <w:szCs w:val="24"/>
        </w:rPr>
        <w:t xml:space="preserve">Table </w:t>
      </w:r>
      <w:r w:rsidR="009F574F" w:rsidRPr="00DA29D0">
        <w:rPr>
          <w:rFonts w:cs="Times New Roman" w:hint="eastAsia"/>
          <w:b/>
          <w:bCs/>
          <w:sz w:val="24"/>
          <w:szCs w:val="24"/>
        </w:rPr>
        <w:t>2</w:t>
      </w:r>
      <w:r w:rsidRPr="00DA29D0">
        <w:rPr>
          <w:rFonts w:cs="Times New Roman"/>
          <w:b/>
          <w:bCs/>
          <w:sz w:val="24"/>
          <w:szCs w:val="24"/>
        </w:rPr>
        <w:t>.</w:t>
      </w:r>
      <w:r w:rsidRPr="00C43C1E">
        <w:rPr>
          <w:rFonts w:cs="Times New Roman"/>
          <w:sz w:val="24"/>
          <w:szCs w:val="24"/>
        </w:rPr>
        <w:t xml:space="preserve"> Total evaporation time for </w:t>
      </w:r>
      <w:ins w:id="865" w:author="Cheng, Jiangtao" w:date="2021-07-17T08:22:00Z">
        <w:r w:rsidR="00AA2784">
          <w:rPr>
            <w:rFonts w:cs="Times New Roman"/>
            <w:sz w:val="24"/>
            <w:szCs w:val="24"/>
          </w:rPr>
          <w:t xml:space="preserve">water </w:t>
        </w:r>
      </w:ins>
      <w:r w:rsidRPr="00C43C1E">
        <w:rPr>
          <w:rFonts w:cs="Times New Roman"/>
          <w:sz w:val="24"/>
          <w:szCs w:val="24"/>
        </w:rPr>
        <w:t>droplet</w:t>
      </w:r>
      <w:ins w:id="866" w:author="Cheng, Jiangtao" w:date="2021-07-17T08:22:00Z">
        <w:r w:rsidR="00AA2784">
          <w:rPr>
            <w:rFonts w:cs="Times New Roman"/>
            <w:sz w:val="24"/>
            <w:szCs w:val="24"/>
          </w:rPr>
          <w:t xml:space="preserve"> of 4 </w:t>
        </w:r>
        <w:r w:rsidR="00AA2784" w:rsidRPr="00AA2784">
          <w:rPr>
            <w:rFonts w:ascii="Symbol" w:hAnsi="Symbol" w:cs="Times New Roman"/>
            <w:sz w:val="24"/>
            <w:szCs w:val="24"/>
            <w:rPrChange w:id="867" w:author="Cheng, Jiangtao" w:date="2021-07-17T08:22:00Z">
              <w:rPr>
                <w:rFonts w:cs="Times New Roman"/>
                <w:sz w:val="24"/>
                <w:szCs w:val="24"/>
              </w:rPr>
            </w:rPrChange>
          </w:rPr>
          <w:t>m</w:t>
        </w:r>
        <w:r w:rsidR="00AA2784">
          <w:rPr>
            <w:rFonts w:cs="Times New Roman"/>
            <w:sz w:val="24"/>
            <w:szCs w:val="24"/>
          </w:rPr>
          <w:t>L</w:t>
        </w:r>
      </w:ins>
      <w:r w:rsidRPr="00C43C1E">
        <w:rPr>
          <w:rFonts w:cs="Times New Roman"/>
          <w:sz w:val="24"/>
          <w:szCs w:val="24"/>
        </w:rPr>
        <w:t xml:space="preserve"> on </w:t>
      </w:r>
      <w:ins w:id="868" w:author="Cheng, Jiangtao" w:date="2021-07-17T08:22:00Z">
        <w:r w:rsidR="00AA2784">
          <w:rPr>
            <w:rFonts w:cs="Times New Roman"/>
            <w:sz w:val="24"/>
            <w:szCs w:val="24"/>
          </w:rPr>
          <w:t>micro-pillared</w:t>
        </w:r>
      </w:ins>
      <w:del w:id="869" w:author="Cheng, Jiangtao" w:date="2021-07-17T08:22:00Z">
        <w:r w:rsidRPr="00C43C1E" w:rsidDel="00AA2784">
          <w:rPr>
            <w:rFonts w:cs="Times New Roman"/>
            <w:sz w:val="24"/>
            <w:szCs w:val="24"/>
          </w:rPr>
          <w:delText>different</w:delText>
        </w:r>
      </w:del>
      <w:r w:rsidRPr="00C43C1E">
        <w:rPr>
          <w:rFonts w:cs="Times New Roman"/>
          <w:sz w:val="24"/>
          <w:szCs w:val="24"/>
        </w:rPr>
        <w:t xml:space="preserve"> substrates with different base temperature</w:t>
      </w:r>
      <w:ins w:id="870" w:author="Cheng, Jiangtao" w:date="2021-07-17T08:22:00Z">
        <w:r w:rsidR="00AA2784">
          <w:rPr>
            <w:rFonts w:cs="Times New Roman"/>
            <w:sz w:val="24"/>
            <w:szCs w:val="24"/>
          </w:rPr>
          <w:t>s</w:t>
        </w:r>
      </w:ins>
      <w:r w:rsidRPr="00C43C1E">
        <w:rPr>
          <w:rFonts w:cs="Times New Roman"/>
          <w:sz w:val="24"/>
          <w:szCs w:val="24"/>
        </w:rPr>
        <w:t xml:space="preserve">. </w:t>
      </w:r>
    </w:p>
    <w:tbl>
      <w:tblPr>
        <w:tblStyle w:val="TableGrid2"/>
        <w:tblW w:w="0" w:type="auto"/>
        <w:tblInd w:w="0" w:type="dxa"/>
        <w:tblBorders>
          <w:insideH w:val="none" w:sz="0" w:space="0" w:color="auto"/>
          <w:insideV w:val="none" w:sz="0" w:space="0" w:color="auto"/>
        </w:tblBorders>
        <w:tblLook w:val="04A0" w:firstRow="1" w:lastRow="0" w:firstColumn="1" w:lastColumn="0" w:noHBand="0" w:noVBand="1"/>
      </w:tblPr>
      <w:tblGrid>
        <w:gridCol w:w="1980"/>
        <w:gridCol w:w="3550"/>
        <w:gridCol w:w="2766"/>
      </w:tblGrid>
      <w:tr w:rsidR="00C43C1E" w:rsidRPr="00C43C1E" w14:paraId="631206C3" w14:textId="77777777" w:rsidTr="00C43C1E">
        <w:tc>
          <w:tcPr>
            <w:tcW w:w="1980" w:type="dxa"/>
            <w:tcBorders>
              <w:top w:val="single" w:sz="4" w:space="0" w:color="auto"/>
              <w:left w:val="nil"/>
              <w:bottom w:val="single" w:sz="4" w:space="0" w:color="auto"/>
              <w:right w:val="nil"/>
            </w:tcBorders>
            <w:hideMark/>
          </w:tcPr>
          <w:p w14:paraId="11848422" w14:textId="77777777" w:rsidR="00C43C1E" w:rsidRPr="00C43C1E" w:rsidRDefault="00C43C1E" w:rsidP="00AA2784">
            <w:pPr>
              <w:jc w:val="center"/>
              <w:rPr>
                <w:sz w:val="24"/>
                <w:szCs w:val="24"/>
              </w:rPr>
              <w:pPrChange w:id="871" w:author="Cheng, Jiangtao" w:date="2021-07-17T08:23:00Z">
                <w:pPr/>
              </w:pPrChange>
            </w:pPr>
            <w:r w:rsidRPr="00C43C1E">
              <w:rPr>
                <w:sz w:val="24"/>
                <w:szCs w:val="24"/>
              </w:rPr>
              <w:t>Substrate</w:t>
            </w:r>
          </w:p>
        </w:tc>
        <w:tc>
          <w:tcPr>
            <w:tcW w:w="3550" w:type="dxa"/>
            <w:tcBorders>
              <w:top w:val="single" w:sz="4" w:space="0" w:color="auto"/>
              <w:left w:val="nil"/>
              <w:bottom w:val="single" w:sz="4" w:space="0" w:color="auto"/>
              <w:right w:val="nil"/>
            </w:tcBorders>
            <w:hideMark/>
          </w:tcPr>
          <w:p w14:paraId="23CDBF88" w14:textId="77777777" w:rsidR="00C43C1E" w:rsidRPr="00C43C1E" w:rsidRDefault="00C43C1E" w:rsidP="00C43C1E">
            <w:pPr>
              <w:rPr>
                <w:sz w:val="24"/>
                <w:szCs w:val="24"/>
              </w:rPr>
            </w:pPr>
            <w:r w:rsidRPr="00C43C1E">
              <w:rPr>
                <w:sz w:val="24"/>
                <w:szCs w:val="24"/>
              </w:rPr>
              <w:t>Substrate base temperature (°C)</w:t>
            </w:r>
          </w:p>
        </w:tc>
        <w:tc>
          <w:tcPr>
            <w:tcW w:w="2766" w:type="dxa"/>
            <w:tcBorders>
              <w:top w:val="single" w:sz="4" w:space="0" w:color="auto"/>
              <w:left w:val="nil"/>
              <w:bottom w:val="single" w:sz="4" w:space="0" w:color="auto"/>
              <w:right w:val="nil"/>
            </w:tcBorders>
            <w:hideMark/>
          </w:tcPr>
          <w:p w14:paraId="27397A35" w14:textId="77777777" w:rsidR="00C43C1E" w:rsidRPr="00C43C1E" w:rsidRDefault="00C43C1E" w:rsidP="00C43C1E">
            <w:pPr>
              <w:rPr>
                <w:sz w:val="24"/>
                <w:szCs w:val="24"/>
              </w:rPr>
            </w:pPr>
            <w:r w:rsidRPr="00C43C1E">
              <w:rPr>
                <w:sz w:val="24"/>
                <w:szCs w:val="24"/>
              </w:rPr>
              <w:t>Total evaporation time (s)</w:t>
            </w:r>
          </w:p>
        </w:tc>
      </w:tr>
      <w:tr w:rsidR="00C43C1E" w:rsidRPr="00C43C1E" w14:paraId="09F5D13D" w14:textId="77777777" w:rsidTr="00C43C1E">
        <w:tc>
          <w:tcPr>
            <w:tcW w:w="1980" w:type="dxa"/>
            <w:tcBorders>
              <w:top w:val="single" w:sz="4" w:space="0" w:color="auto"/>
              <w:left w:val="nil"/>
              <w:bottom w:val="nil"/>
              <w:right w:val="nil"/>
            </w:tcBorders>
          </w:tcPr>
          <w:p w14:paraId="459A59EE" w14:textId="77777777" w:rsidR="00C43C1E" w:rsidRPr="00C43C1E" w:rsidRDefault="00C43C1E" w:rsidP="00C43C1E">
            <w:pPr>
              <w:jc w:val="center"/>
              <w:rPr>
                <w:sz w:val="24"/>
                <w:szCs w:val="24"/>
              </w:rPr>
            </w:pPr>
          </w:p>
          <w:p w14:paraId="4D78D94D" w14:textId="77777777" w:rsidR="00C43C1E" w:rsidRPr="00C43C1E" w:rsidRDefault="00C43C1E" w:rsidP="00C43C1E">
            <w:pPr>
              <w:jc w:val="center"/>
              <w:rPr>
                <w:sz w:val="24"/>
                <w:szCs w:val="24"/>
              </w:rPr>
            </w:pPr>
            <w:r w:rsidRPr="00C43C1E">
              <w:rPr>
                <w:sz w:val="24"/>
                <w:szCs w:val="24"/>
              </w:rPr>
              <w:t>Sample 1</w:t>
            </w:r>
          </w:p>
        </w:tc>
        <w:tc>
          <w:tcPr>
            <w:tcW w:w="3550"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3980356" w14:textId="77777777" w:rsidTr="00DA29D0">
              <w:tc>
                <w:tcPr>
                  <w:tcW w:w="2539" w:type="dxa"/>
                  <w:hideMark/>
                </w:tcPr>
                <w:p w14:paraId="303530A5" w14:textId="77777777" w:rsidR="00C43C1E" w:rsidRPr="00C43C1E" w:rsidRDefault="00C43C1E" w:rsidP="00C43C1E">
                  <w:pPr>
                    <w:jc w:val="center"/>
                    <w:rPr>
                      <w:sz w:val="24"/>
                      <w:szCs w:val="24"/>
                    </w:rPr>
                  </w:pPr>
                  <w:r w:rsidRPr="00C43C1E">
                    <w:rPr>
                      <w:sz w:val="24"/>
                      <w:szCs w:val="24"/>
                    </w:rPr>
                    <w:t>40</w:t>
                  </w:r>
                </w:p>
              </w:tc>
            </w:tr>
            <w:tr w:rsidR="00C43C1E" w:rsidRPr="00C43C1E" w14:paraId="078BB191" w14:textId="77777777" w:rsidTr="00DA29D0">
              <w:tc>
                <w:tcPr>
                  <w:tcW w:w="2539" w:type="dxa"/>
                  <w:hideMark/>
                </w:tcPr>
                <w:p w14:paraId="79C4A21A" w14:textId="77777777" w:rsidR="00C43C1E" w:rsidRPr="00C43C1E" w:rsidRDefault="00C43C1E" w:rsidP="00C43C1E">
                  <w:pPr>
                    <w:jc w:val="center"/>
                    <w:rPr>
                      <w:sz w:val="24"/>
                      <w:szCs w:val="24"/>
                    </w:rPr>
                  </w:pPr>
                  <w:r w:rsidRPr="00C43C1E">
                    <w:rPr>
                      <w:sz w:val="24"/>
                      <w:szCs w:val="24"/>
                    </w:rPr>
                    <w:t>60</w:t>
                  </w:r>
                </w:p>
              </w:tc>
            </w:tr>
            <w:tr w:rsidR="00C43C1E" w:rsidRPr="00C43C1E" w14:paraId="2E32B0A3" w14:textId="77777777" w:rsidTr="00DA29D0">
              <w:tc>
                <w:tcPr>
                  <w:tcW w:w="2539" w:type="dxa"/>
                  <w:hideMark/>
                </w:tcPr>
                <w:p w14:paraId="1527AD5E" w14:textId="77777777" w:rsidR="00C43C1E" w:rsidRPr="00C43C1E" w:rsidRDefault="00C43C1E" w:rsidP="00C43C1E">
                  <w:pPr>
                    <w:jc w:val="center"/>
                    <w:rPr>
                      <w:sz w:val="24"/>
                      <w:szCs w:val="24"/>
                    </w:rPr>
                  </w:pPr>
                  <w:r w:rsidRPr="00C43C1E">
                    <w:rPr>
                      <w:sz w:val="24"/>
                      <w:szCs w:val="24"/>
                    </w:rPr>
                    <w:t>80</w:t>
                  </w:r>
                </w:p>
              </w:tc>
            </w:tr>
          </w:tbl>
          <w:p w14:paraId="69AF2D9C" w14:textId="77777777" w:rsidR="00C43C1E" w:rsidRPr="00C43C1E" w:rsidRDefault="00C43C1E" w:rsidP="00C43C1E">
            <w:pPr>
              <w:jc w:val="center"/>
              <w:rPr>
                <w:sz w:val="24"/>
                <w:szCs w:val="24"/>
              </w:rPr>
            </w:pPr>
          </w:p>
        </w:tc>
        <w:tc>
          <w:tcPr>
            <w:tcW w:w="2766"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C43C1E" w14:paraId="3ED5FEA5" w14:textId="77777777" w:rsidTr="00DA29D0">
              <w:tc>
                <w:tcPr>
                  <w:tcW w:w="2540" w:type="dxa"/>
                  <w:hideMark/>
                </w:tcPr>
                <w:p w14:paraId="0075B60F" w14:textId="77777777" w:rsidR="00C43C1E" w:rsidRPr="00C43C1E" w:rsidRDefault="00C43C1E" w:rsidP="00C43C1E">
                  <w:pPr>
                    <w:jc w:val="center"/>
                    <w:rPr>
                      <w:sz w:val="24"/>
                      <w:szCs w:val="24"/>
                    </w:rPr>
                  </w:pPr>
                  <w:r w:rsidRPr="00C43C1E">
                    <w:rPr>
                      <w:sz w:val="24"/>
                      <w:szCs w:val="24"/>
                    </w:rPr>
                    <w:t>620.1</w:t>
                  </w:r>
                </w:p>
              </w:tc>
            </w:tr>
            <w:tr w:rsidR="00C43C1E" w:rsidRPr="00C43C1E" w14:paraId="5D1CEE19" w14:textId="77777777" w:rsidTr="00DA29D0">
              <w:tc>
                <w:tcPr>
                  <w:tcW w:w="2540" w:type="dxa"/>
                  <w:hideMark/>
                </w:tcPr>
                <w:p w14:paraId="3296C554" w14:textId="77777777" w:rsidR="00C43C1E" w:rsidRPr="00C43C1E" w:rsidRDefault="00C43C1E" w:rsidP="00C43C1E">
                  <w:pPr>
                    <w:jc w:val="center"/>
                    <w:rPr>
                      <w:sz w:val="24"/>
                      <w:szCs w:val="24"/>
                    </w:rPr>
                  </w:pPr>
                  <w:r w:rsidRPr="00C43C1E">
                    <w:rPr>
                      <w:sz w:val="24"/>
                      <w:szCs w:val="24"/>
                    </w:rPr>
                    <w:t>293.3</w:t>
                  </w:r>
                </w:p>
              </w:tc>
            </w:tr>
            <w:tr w:rsidR="00C43C1E" w:rsidRPr="00C43C1E" w14:paraId="70CF7E6C" w14:textId="77777777" w:rsidTr="00DA29D0">
              <w:tc>
                <w:tcPr>
                  <w:tcW w:w="2540" w:type="dxa"/>
                  <w:hideMark/>
                </w:tcPr>
                <w:p w14:paraId="39E712F8" w14:textId="77777777" w:rsidR="00C43C1E" w:rsidRPr="00C43C1E" w:rsidRDefault="00C43C1E" w:rsidP="00C43C1E">
                  <w:pPr>
                    <w:jc w:val="center"/>
                    <w:rPr>
                      <w:sz w:val="24"/>
                      <w:szCs w:val="24"/>
                    </w:rPr>
                  </w:pPr>
                  <w:r w:rsidRPr="00C43C1E">
                    <w:rPr>
                      <w:sz w:val="24"/>
                      <w:szCs w:val="24"/>
                    </w:rPr>
                    <w:t>156.8</w:t>
                  </w:r>
                </w:p>
              </w:tc>
            </w:tr>
          </w:tbl>
          <w:p w14:paraId="6331D644" w14:textId="77777777" w:rsidR="00C43C1E" w:rsidRPr="00C43C1E" w:rsidRDefault="00C43C1E" w:rsidP="00C43C1E">
            <w:pPr>
              <w:jc w:val="center"/>
              <w:rPr>
                <w:sz w:val="24"/>
                <w:szCs w:val="24"/>
              </w:rPr>
            </w:pPr>
          </w:p>
        </w:tc>
      </w:tr>
      <w:tr w:rsidR="00C43C1E" w:rsidRPr="00C43C1E" w14:paraId="3CA54B68" w14:textId="77777777" w:rsidTr="00C43C1E">
        <w:tc>
          <w:tcPr>
            <w:tcW w:w="1980" w:type="dxa"/>
            <w:tcBorders>
              <w:top w:val="nil"/>
              <w:left w:val="nil"/>
              <w:bottom w:val="nil"/>
              <w:right w:val="nil"/>
            </w:tcBorders>
          </w:tcPr>
          <w:p w14:paraId="3668BF2B" w14:textId="77777777" w:rsidR="00C43C1E" w:rsidRPr="00C43C1E" w:rsidRDefault="00C43C1E" w:rsidP="00C43C1E">
            <w:pPr>
              <w:jc w:val="center"/>
              <w:rPr>
                <w:sz w:val="24"/>
                <w:szCs w:val="24"/>
              </w:rPr>
            </w:pPr>
          </w:p>
          <w:p w14:paraId="6B7A9C53" w14:textId="77777777" w:rsidR="00C43C1E" w:rsidRPr="00C43C1E" w:rsidRDefault="00C43C1E" w:rsidP="00C43C1E">
            <w:pPr>
              <w:jc w:val="center"/>
              <w:rPr>
                <w:sz w:val="24"/>
                <w:szCs w:val="24"/>
              </w:rPr>
            </w:pPr>
            <w:r w:rsidRPr="00C43C1E">
              <w:rPr>
                <w:sz w:val="24"/>
                <w:szCs w:val="24"/>
              </w:rPr>
              <w:t>Sample 2</w:t>
            </w:r>
          </w:p>
        </w:tc>
        <w:tc>
          <w:tcPr>
            <w:tcW w:w="3550"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56E8BFC" w14:textId="77777777" w:rsidTr="00DA29D0">
              <w:tc>
                <w:tcPr>
                  <w:tcW w:w="2539" w:type="dxa"/>
                  <w:hideMark/>
                </w:tcPr>
                <w:p w14:paraId="59CC15D6" w14:textId="77777777" w:rsidR="00C43C1E" w:rsidRPr="00C43C1E" w:rsidRDefault="00C43C1E" w:rsidP="00C43C1E">
                  <w:pPr>
                    <w:jc w:val="center"/>
                    <w:rPr>
                      <w:sz w:val="24"/>
                      <w:szCs w:val="24"/>
                    </w:rPr>
                  </w:pPr>
                  <w:r w:rsidRPr="00C43C1E">
                    <w:rPr>
                      <w:sz w:val="24"/>
                      <w:szCs w:val="24"/>
                    </w:rPr>
                    <w:t>40</w:t>
                  </w:r>
                </w:p>
              </w:tc>
            </w:tr>
            <w:tr w:rsidR="00C43C1E" w:rsidRPr="00C43C1E" w14:paraId="11629FBD" w14:textId="77777777" w:rsidTr="00DA29D0">
              <w:tc>
                <w:tcPr>
                  <w:tcW w:w="2539" w:type="dxa"/>
                  <w:hideMark/>
                </w:tcPr>
                <w:p w14:paraId="7CFD02D5" w14:textId="77777777" w:rsidR="00C43C1E" w:rsidRPr="00C43C1E" w:rsidRDefault="00C43C1E" w:rsidP="00C43C1E">
                  <w:pPr>
                    <w:jc w:val="center"/>
                    <w:rPr>
                      <w:sz w:val="24"/>
                      <w:szCs w:val="24"/>
                    </w:rPr>
                  </w:pPr>
                  <w:r w:rsidRPr="00C43C1E">
                    <w:rPr>
                      <w:sz w:val="24"/>
                      <w:szCs w:val="24"/>
                    </w:rPr>
                    <w:t>60</w:t>
                  </w:r>
                </w:p>
              </w:tc>
            </w:tr>
            <w:tr w:rsidR="00C43C1E" w:rsidRPr="00C43C1E" w14:paraId="2A412C43" w14:textId="77777777" w:rsidTr="00DA29D0">
              <w:tc>
                <w:tcPr>
                  <w:tcW w:w="2539" w:type="dxa"/>
                  <w:hideMark/>
                </w:tcPr>
                <w:p w14:paraId="0F96E0F7" w14:textId="77777777" w:rsidR="00C43C1E" w:rsidRPr="00C43C1E" w:rsidRDefault="00C43C1E" w:rsidP="00C43C1E">
                  <w:pPr>
                    <w:jc w:val="center"/>
                    <w:rPr>
                      <w:sz w:val="24"/>
                      <w:szCs w:val="24"/>
                    </w:rPr>
                  </w:pPr>
                  <w:r w:rsidRPr="00C43C1E">
                    <w:rPr>
                      <w:sz w:val="24"/>
                      <w:szCs w:val="24"/>
                    </w:rPr>
                    <w:t>80</w:t>
                  </w:r>
                </w:p>
              </w:tc>
            </w:tr>
          </w:tbl>
          <w:p w14:paraId="214BD996" w14:textId="77777777" w:rsidR="00C43C1E" w:rsidRPr="00C43C1E" w:rsidRDefault="00C43C1E" w:rsidP="00C43C1E">
            <w:pPr>
              <w:jc w:val="center"/>
              <w:rPr>
                <w:sz w:val="24"/>
                <w:szCs w:val="24"/>
              </w:rPr>
            </w:pPr>
          </w:p>
        </w:tc>
        <w:tc>
          <w:tcPr>
            <w:tcW w:w="2766"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F07209D" w14:textId="77777777" w:rsidTr="00DA29D0">
              <w:tc>
                <w:tcPr>
                  <w:tcW w:w="2539" w:type="dxa"/>
                  <w:hideMark/>
                </w:tcPr>
                <w:p w14:paraId="75E721C3" w14:textId="77777777" w:rsidR="00C43C1E" w:rsidRPr="00C43C1E" w:rsidRDefault="00C43C1E" w:rsidP="00C43C1E">
                  <w:pPr>
                    <w:jc w:val="center"/>
                    <w:rPr>
                      <w:sz w:val="24"/>
                      <w:szCs w:val="24"/>
                    </w:rPr>
                  </w:pPr>
                  <w:r w:rsidRPr="00C43C1E">
                    <w:rPr>
                      <w:sz w:val="24"/>
                      <w:szCs w:val="24"/>
                    </w:rPr>
                    <w:t>627.1</w:t>
                  </w:r>
                </w:p>
              </w:tc>
            </w:tr>
            <w:tr w:rsidR="00C43C1E" w:rsidRPr="00C43C1E" w14:paraId="7BF1ADA6" w14:textId="77777777" w:rsidTr="00DA29D0">
              <w:tc>
                <w:tcPr>
                  <w:tcW w:w="2539" w:type="dxa"/>
                  <w:hideMark/>
                </w:tcPr>
                <w:p w14:paraId="0F7AFABC" w14:textId="77777777" w:rsidR="00C43C1E" w:rsidRPr="00C43C1E" w:rsidRDefault="00C43C1E" w:rsidP="00C43C1E">
                  <w:pPr>
                    <w:jc w:val="center"/>
                    <w:rPr>
                      <w:sz w:val="24"/>
                      <w:szCs w:val="24"/>
                    </w:rPr>
                  </w:pPr>
                  <w:r w:rsidRPr="00C43C1E">
                    <w:rPr>
                      <w:sz w:val="24"/>
                      <w:szCs w:val="24"/>
                    </w:rPr>
                    <w:t>312.2</w:t>
                  </w:r>
                </w:p>
              </w:tc>
            </w:tr>
            <w:tr w:rsidR="00C43C1E" w:rsidRPr="00C43C1E" w14:paraId="66718F6C" w14:textId="77777777" w:rsidTr="00DA29D0">
              <w:tc>
                <w:tcPr>
                  <w:tcW w:w="2539" w:type="dxa"/>
                  <w:hideMark/>
                </w:tcPr>
                <w:p w14:paraId="019FB1B8" w14:textId="77777777" w:rsidR="00C43C1E" w:rsidRPr="00C43C1E" w:rsidRDefault="00C43C1E" w:rsidP="00C43C1E">
                  <w:pPr>
                    <w:jc w:val="center"/>
                    <w:rPr>
                      <w:sz w:val="24"/>
                      <w:szCs w:val="24"/>
                    </w:rPr>
                  </w:pPr>
                  <w:r w:rsidRPr="00C43C1E">
                    <w:rPr>
                      <w:sz w:val="24"/>
                      <w:szCs w:val="24"/>
                    </w:rPr>
                    <w:t>177.1</w:t>
                  </w:r>
                </w:p>
              </w:tc>
            </w:tr>
          </w:tbl>
          <w:p w14:paraId="2D980930" w14:textId="77777777" w:rsidR="00C43C1E" w:rsidRPr="00C43C1E" w:rsidRDefault="00C43C1E" w:rsidP="00C43C1E">
            <w:pPr>
              <w:jc w:val="center"/>
              <w:rPr>
                <w:sz w:val="24"/>
                <w:szCs w:val="24"/>
              </w:rPr>
            </w:pPr>
          </w:p>
        </w:tc>
      </w:tr>
      <w:tr w:rsidR="00C43C1E" w:rsidRPr="00C43C1E" w14:paraId="44E0D325" w14:textId="77777777" w:rsidTr="00C43C1E">
        <w:tc>
          <w:tcPr>
            <w:tcW w:w="1980" w:type="dxa"/>
            <w:tcBorders>
              <w:top w:val="nil"/>
              <w:left w:val="nil"/>
              <w:bottom w:val="single" w:sz="4" w:space="0" w:color="auto"/>
              <w:right w:val="nil"/>
            </w:tcBorders>
          </w:tcPr>
          <w:p w14:paraId="2C4AADDF" w14:textId="77777777" w:rsidR="00C43C1E" w:rsidRPr="00C43C1E" w:rsidRDefault="00C43C1E" w:rsidP="00C43C1E">
            <w:pPr>
              <w:jc w:val="center"/>
              <w:rPr>
                <w:sz w:val="24"/>
                <w:szCs w:val="24"/>
              </w:rPr>
            </w:pPr>
          </w:p>
          <w:p w14:paraId="47FD1CBA" w14:textId="77777777" w:rsidR="00C43C1E" w:rsidRPr="00C43C1E" w:rsidRDefault="00C43C1E" w:rsidP="00C43C1E">
            <w:pPr>
              <w:jc w:val="center"/>
              <w:rPr>
                <w:sz w:val="24"/>
                <w:szCs w:val="24"/>
              </w:rPr>
            </w:pPr>
            <w:r w:rsidRPr="00C43C1E">
              <w:rPr>
                <w:sz w:val="24"/>
                <w:szCs w:val="24"/>
              </w:rPr>
              <w:t>Sample 3</w:t>
            </w:r>
          </w:p>
        </w:tc>
        <w:tc>
          <w:tcPr>
            <w:tcW w:w="3550"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4C20BAAD" w14:textId="77777777" w:rsidTr="00DA29D0">
              <w:tc>
                <w:tcPr>
                  <w:tcW w:w="2539" w:type="dxa"/>
                  <w:hideMark/>
                </w:tcPr>
                <w:p w14:paraId="5443E7CE" w14:textId="77777777" w:rsidR="00C43C1E" w:rsidRPr="00C43C1E" w:rsidRDefault="00C43C1E" w:rsidP="00C43C1E">
                  <w:pPr>
                    <w:jc w:val="center"/>
                    <w:rPr>
                      <w:sz w:val="24"/>
                      <w:szCs w:val="24"/>
                    </w:rPr>
                  </w:pPr>
                  <w:r w:rsidRPr="00C43C1E">
                    <w:rPr>
                      <w:sz w:val="24"/>
                      <w:szCs w:val="24"/>
                    </w:rPr>
                    <w:t>40</w:t>
                  </w:r>
                </w:p>
              </w:tc>
            </w:tr>
            <w:tr w:rsidR="00C43C1E" w:rsidRPr="00C43C1E" w14:paraId="71CFC523" w14:textId="77777777" w:rsidTr="00DA29D0">
              <w:tc>
                <w:tcPr>
                  <w:tcW w:w="2539" w:type="dxa"/>
                  <w:hideMark/>
                </w:tcPr>
                <w:p w14:paraId="1EA66DD2" w14:textId="77777777" w:rsidR="00C43C1E" w:rsidRPr="00C43C1E" w:rsidRDefault="00C43C1E" w:rsidP="00C43C1E">
                  <w:pPr>
                    <w:jc w:val="center"/>
                    <w:rPr>
                      <w:sz w:val="24"/>
                      <w:szCs w:val="24"/>
                    </w:rPr>
                  </w:pPr>
                  <w:r w:rsidRPr="00C43C1E">
                    <w:rPr>
                      <w:sz w:val="24"/>
                      <w:szCs w:val="24"/>
                    </w:rPr>
                    <w:t>60</w:t>
                  </w:r>
                </w:p>
              </w:tc>
            </w:tr>
            <w:tr w:rsidR="00C43C1E" w:rsidRPr="00C43C1E" w14:paraId="5FD6D04B" w14:textId="77777777" w:rsidTr="00DA29D0">
              <w:tc>
                <w:tcPr>
                  <w:tcW w:w="2539" w:type="dxa"/>
                  <w:hideMark/>
                </w:tcPr>
                <w:p w14:paraId="4ACAC43A" w14:textId="1124A762" w:rsidR="00C43C1E" w:rsidRPr="00C43C1E" w:rsidRDefault="00C43C1E" w:rsidP="00C43C1E">
                  <w:pPr>
                    <w:jc w:val="center"/>
                    <w:rPr>
                      <w:sz w:val="24"/>
                      <w:szCs w:val="24"/>
                    </w:rPr>
                  </w:pPr>
                  <w:r w:rsidRPr="00C43C1E">
                    <w:rPr>
                      <w:sz w:val="24"/>
                      <w:szCs w:val="24"/>
                    </w:rPr>
                    <w:t>80</w:t>
                  </w:r>
                </w:p>
              </w:tc>
            </w:tr>
          </w:tbl>
          <w:p w14:paraId="4F01A450" w14:textId="77777777" w:rsidR="00C43C1E" w:rsidRPr="00C43C1E" w:rsidRDefault="00C43C1E" w:rsidP="00C43C1E">
            <w:pPr>
              <w:jc w:val="center"/>
              <w:rPr>
                <w:sz w:val="24"/>
                <w:szCs w:val="24"/>
              </w:rPr>
            </w:pPr>
          </w:p>
        </w:tc>
        <w:tc>
          <w:tcPr>
            <w:tcW w:w="2766"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DB8AD31" w14:textId="77777777" w:rsidTr="00DA29D0">
              <w:tc>
                <w:tcPr>
                  <w:tcW w:w="2539" w:type="dxa"/>
                  <w:hideMark/>
                </w:tcPr>
                <w:p w14:paraId="0D096D74" w14:textId="77777777" w:rsidR="00C43C1E" w:rsidRPr="00C43C1E" w:rsidRDefault="00C43C1E" w:rsidP="00C43C1E">
                  <w:pPr>
                    <w:jc w:val="center"/>
                    <w:rPr>
                      <w:sz w:val="24"/>
                      <w:szCs w:val="24"/>
                    </w:rPr>
                  </w:pPr>
                  <w:r w:rsidRPr="00C43C1E">
                    <w:rPr>
                      <w:sz w:val="24"/>
                      <w:szCs w:val="24"/>
                    </w:rPr>
                    <w:t>633.3</w:t>
                  </w:r>
                </w:p>
              </w:tc>
            </w:tr>
            <w:tr w:rsidR="00C43C1E" w:rsidRPr="00C43C1E" w14:paraId="53687101" w14:textId="77777777" w:rsidTr="00DA29D0">
              <w:tc>
                <w:tcPr>
                  <w:tcW w:w="2539" w:type="dxa"/>
                  <w:hideMark/>
                </w:tcPr>
                <w:p w14:paraId="70D91786" w14:textId="77777777" w:rsidR="00C43C1E" w:rsidRPr="00C43C1E" w:rsidRDefault="00C43C1E" w:rsidP="00C43C1E">
                  <w:pPr>
                    <w:jc w:val="center"/>
                    <w:rPr>
                      <w:sz w:val="24"/>
                      <w:szCs w:val="24"/>
                    </w:rPr>
                  </w:pPr>
                  <w:r w:rsidRPr="00C43C1E">
                    <w:rPr>
                      <w:sz w:val="24"/>
                      <w:szCs w:val="24"/>
                    </w:rPr>
                    <w:t>322.3</w:t>
                  </w:r>
                </w:p>
              </w:tc>
            </w:tr>
            <w:tr w:rsidR="00C43C1E" w:rsidRPr="00C43C1E" w14:paraId="4732336C" w14:textId="77777777" w:rsidTr="00DA29D0">
              <w:tc>
                <w:tcPr>
                  <w:tcW w:w="2539" w:type="dxa"/>
                  <w:hideMark/>
                </w:tcPr>
                <w:p w14:paraId="68C420FB" w14:textId="77777777" w:rsidR="00C43C1E" w:rsidRPr="00C43C1E" w:rsidRDefault="00C43C1E" w:rsidP="00C43C1E">
                  <w:pPr>
                    <w:jc w:val="center"/>
                    <w:rPr>
                      <w:sz w:val="24"/>
                      <w:szCs w:val="24"/>
                    </w:rPr>
                  </w:pPr>
                  <w:r w:rsidRPr="00C43C1E">
                    <w:rPr>
                      <w:sz w:val="24"/>
                      <w:szCs w:val="24"/>
                    </w:rPr>
                    <w:t>184.1</w:t>
                  </w:r>
                </w:p>
              </w:tc>
            </w:tr>
          </w:tbl>
          <w:p w14:paraId="6BEB81D6" w14:textId="77777777" w:rsidR="00C43C1E" w:rsidRPr="00C43C1E" w:rsidRDefault="00C43C1E" w:rsidP="00C43C1E">
            <w:pPr>
              <w:jc w:val="center"/>
              <w:rPr>
                <w:sz w:val="24"/>
                <w:szCs w:val="24"/>
              </w:rPr>
            </w:pPr>
          </w:p>
        </w:tc>
      </w:tr>
    </w:tbl>
    <w:p w14:paraId="6DF9F588" w14:textId="36500C2A" w:rsidR="009D6618" w:rsidRDefault="00BE51CF" w:rsidP="008746BB">
      <w:pPr>
        <w:ind w:left="90" w:hangingChars="50" w:hanging="90"/>
        <w:jc w:val="center"/>
        <w:rPr>
          <w:rFonts w:cs="Times New Roman"/>
          <w:sz w:val="24"/>
          <w:szCs w:val="24"/>
        </w:rPr>
        <w:pPrChange w:id="872" w:author="Cheng, Jiangtao" w:date="2021-07-17T08:41:00Z">
          <w:pPr>
            <w:spacing w:line="360" w:lineRule="auto"/>
            <w:ind w:left="90" w:hangingChars="50" w:hanging="90"/>
            <w:jc w:val="center"/>
          </w:pPr>
        </w:pPrChange>
      </w:pPr>
      <w:r>
        <w:rPr>
          <w:noProof/>
        </w:rPr>
        <w:lastRenderedPageBreak/>
        <w:drawing>
          <wp:inline distT="0" distB="0" distL="0" distR="0" wp14:anchorId="21B69ECA" wp14:editId="0E4FE329">
            <wp:extent cx="3008376" cy="523951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3" t="3463" r="2782" b="2021"/>
                    <a:stretch/>
                  </pic:blipFill>
                  <pic:spPr bwMode="auto">
                    <a:xfrm>
                      <a:off x="0" y="0"/>
                      <a:ext cx="3008376" cy="5239512"/>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4D534CFE" w:rsidR="00C43C1E" w:rsidRPr="00C43C1E" w:rsidRDefault="00C43C1E" w:rsidP="00DC21E1">
      <w:pPr>
        <w:spacing w:after="120"/>
        <w:rPr>
          <w:rFonts w:cs="Times New Roman"/>
          <w:sz w:val="24"/>
          <w:szCs w:val="24"/>
        </w:rPr>
        <w:pPrChange w:id="873" w:author="Cheng, Jiangtao" w:date="2021-07-17T08:24:00Z">
          <w:pPr>
            <w:spacing w:line="360" w:lineRule="auto"/>
            <w:ind w:left="1"/>
          </w:pPr>
        </w:pPrChange>
      </w:pPr>
      <w:commentRangeStart w:id="874"/>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commentRangeEnd w:id="874"/>
      <w:r w:rsidR="00B842E7">
        <w:rPr>
          <w:rStyle w:val="CommentReference"/>
        </w:rPr>
        <w:commentReference w:id="874"/>
      </w:r>
      <w:r w:rsidRPr="00C43C1E">
        <w:rPr>
          <w:rFonts w:cs="Times New Roman"/>
          <w:sz w:val="24"/>
          <w:szCs w:val="24"/>
        </w:rPr>
        <w:t xml:space="preserve"> Evolution of droplet contact angle and nondimensional contact radius versus nondimensional time on different sample substrates: (a) sample 1, (b) sample 2 and (c) sample 3.</w:t>
      </w:r>
      <w:r w:rsidR="00DA29D0">
        <w:rPr>
          <w:rFonts w:cs="Times New Roman"/>
          <w:sz w:val="24"/>
          <w:szCs w:val="24"/>
        </w:rPr>
        <w:t xml:space="preserve"> </w:t>
      </w:r>
      <w:r w:rsidRPr="00C43C1E">
        <w:rPr>
          <w:rFonts w:cs="Times New Roman"/>
          <w:sz w:val="24"/>
          <w:szCs w:val="24"/>
        </w:rPr>
        <w:t>The substrate bases are heated to 40 °C, 60 °C and 80 °C</w:t>
      </w:r>
      <w:ins w:id="875" w:author="Cheng, Jiangtao" w:date="2021-07-17T08:28:00Z">
        <w:r w:rsidR="00A4105A">
          <w:rPr>
            <w:rFonts w:cs="Times New Roman"/>
            <w:sz w:val="24"/>
            <w:szCs w:val="24"/>
          </w:rPr>
          <w:t>, res</w:t>
        </w:r>
      </w:ins>
      <w:ins w:id="876" w:author="Cheng, Jiangtao" w:date="2021-07-17T08:29:00Z">
        <w:r w:rsidR="00A4105A">
          <w:rPr>
            <w:rFonts w:cs="Times New Roman"/>
            <w:sz w:val="24"/>
            <w:szCs w:val="24"/>
          </w:rPr>
          <w:t>pectively</w:t>
        </w:r>
      </w:ins>
      <w:r w:rsidRPr="00C43C1E">
        <w:rPr>
          <w:rFonts w:cs="Times New Roman"/>
          <w:sz w:val="24"/>
          <w:szCs w:val="24"/>
        </w:rPr>
        <w:t>.</w:t>
      </w:r>
    </w:p>
    <w:p w14:paraId="2B5B5D72" w14:textId="7FAF67FF"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w:t>
      </w:r>
      <w:ins w:id="877" w:author="Cheng, Jiangtao" w:date="2021-07-17T08:30:00Z">
        <w:r w:rsidR="00A74380">
          <w:rPr>
            <w:rFonts w:cs="Times New Roman"/>
            <w:sz w:val="24"/>
            <w:szCs w:val="24"/>
          </w:rPr>
          <w:t>evolution</w:t>
        </w:r>
      </w:ins>
      <w:del w:id="878" w:author="Cheng, Jiangtao" w:date="2021-07-17T08:30:00Z">
        <w:r w:rsidRPr="00C43C1E" w:rsidDel="00A74380">
          <w:rPr>
            <w:rFonts w:cs="Times New Roman"/>
            <w:sz w:val="24"/>
            <w:szCs w:val="24"/>
          </w:rPr>
          <w:delText>variation</w:delText>
        </w:r>
      </w:del>
      <w:r w:rsidRPr="00C43C1E">
        <w:rPr>
          <w:rFonts w:cs="Times New Roman"/>
          <w:sz w:val="24"/>
          <w:szCs w:val="24"/>
        </w:rPr>
        <w:t xml:space="preserve"> of droplet contact angle and nondimensional contact radius with </w:t>
      </w:r>
      <w:del w:id="879" w:author="Cheng, Jiangtao" w:date="2021-07-17T08:30:00Z">
        <w:r w:rsidRPr="00C43C1E" w:rsidDel="00A74380">
          <w:rPr>
            <w:rFonts w:cs="Times New Roman"/>
            <w:sz w:val="24"/>
            <w:szCs w:val="24"/>
          </w:rPr>
          <w:delText>versus</w:delText>
        </w:r>
      </w:del>
      <w:r w:rsidRPr="00C43C1E">
        <w:rPr>
          <w:rFonts w:cs="Times New Roman"/>
          <w:sz w:val="24"/>
          <w:szCs w:val="24"/>
        </w:rPr>
        <w:t xml:space="preserve"> nondimensional time is shown in Fig. </w:t>
      </w:r>
      <w:r w:rsidR="00792C98">
        <w:rPr>
          <w:rFonts w:cs="Times New Roman"/>
          <w:sz w:val="24"/>
          <w:szCs w:val="24"/>
        </w:rPr>
        <w:t>6</w:t>
      </w:r>
      <w:r w:rsidRPr="00C43C1E">
        <w:rPr>
          <w:rFonts w:cs="Times New Roman"/>
          <w:sz w:val="24"/>
          <w:szCs w:val="24"/>
        </w:rPr>
        <w:t xml:space="preserve">. Here the nondimensional contact radius is defined as the ratio of </w:t>
      </w:r>
      <w:ins w:id="880" w:author="Cheng, Jiangtao" w:date="2021-07-17T08:31:00Z">
        <w:r w:rsidR="00A74380">
          <w:rPr>
            <w:rFonts w:cs="Times New Roman"/>
            <w:sz w:val="24"/>
            <w:szCs w:val="24"/>
          </w:rPr>
          <w:t xml:space="preserve">the </w:t>
        </w:r>
      </w:ins>
      <w:r w:rsidRPr="00C43C1E">
        <w:rPr>
          <w:rFonts w:cs="Times New Roman"/>
          <w:sz w:val="24"/>
          <w:szCs w:val="24"/>
        </w:rPr>
        <w:t xml:space="preserve">contact radius </w:t>
      </w:r>
      <w:ins w:id="881" w:author="Cheng, Jiangtao" w:date="2021-07-17T08:31:00Z">
        <w:r w:rsidR="00A74380">
          <w:rPr>
            <w:rFonts w:cs="Times New Roman"/>
            <w:sz w:val="24"/>
            <w:szCs w:val="24"/>
          </w:rPr>
          <w:t>to</w:t>
        </w:r>
      </w:ins>
      <w:del w:id="882" w:author="Cheng, Jiangtao" w:date="2021-07-17T08:31:00Z">
        <w:r w:rsidRPr="00C43C1E" w:rsidDel="00A74380">
          <w:rPr>
            <w:rFonts w:cs="Times New Roman"/>
            <w:sz w:val="24"/>
            <w:szCs w:val="24"/>
          </w:rPr>
          <w:delText>and</w:delText>
        </w:r>
      </w:del>
      <w:r w:rsidRPr="00C43C1E">
        <w:rPr>
          <w:rFonts w:cs="Times New Roman"/>
          <w:sz w:val="24"/>
          <w:szCs w:val="24"/>
        </w:rPr>
        <w:t xml:space="preserve"> the initial contact radius, and the nondimensional time is defined as the ratio of </w:t>
      </w:r>
      <w:ins w:id="883" w:author="Cheng, Jiangtao" w:date="2021-07-17T08:31:00Z">
        <w:r w:rsidR="00A74380">
          <w:rPr>
            <w:rFonts w:cs="Times New Roman"/>
            <w:sz w:val="24"/>
            <w:szCs w:val="24"/>
          </w:rPr>
          <w:t xml:space="preserve">the </w:t>
        </w:r>
      </w:ins>
      <w:r w:rsidRPr="00C43C1E">
        <w:rPr>
          <w:rFonts w:cs="Times New Roman"/>
          <w:sz w:val="24"/>
          <w:szCs w:val="24"/>
        </w:rPr>
        <w:t xml:space="preserve">evaporation time </w:t>
      </w:r>
      <w:ins w:id="884" w:author="Cheng, Jiangtao" w:date="2021-07-17T08:31:00Z">
        <w:r w:rsidR="00A74380">
          <w:rPr>
            <w:rFonts w:cs="Times New Roman"/>
            <w:sz w:val="24"/>
            <w:szCs w:val="24"/>
          </w:rPr>
          <w:t>to the</w:t>
        </w:r>
      </w:ins>
      <w:del w:id="885" w:author="Cheng, Jiangtao" w:date="2021-07-17T08:31:00Z">
        <w:r w:rsidRPr="00C43C1E" w:rsidDel="00A74380">
          <w:rPr>
            <w:rFonts w:cs="Times New Roman"/>
            <w:sz w:val="24"/>
            <w:szCs w:val="24"/>
          </w:rPr>
          <w:delText>and</w:delText>
        </w:r>
      </w:del>
      <w:r w:rsidRPr="00C43C1E">
        <w:rPr>
          <w:rFonts w:cs="Times New Roman"/>
          <w:sz w:val="24"/>
          <w:szCs w:val="24"/>
        </w:rPr>
        <w:t xml:space="preserve"> total evaporation time. It </w:t>
      </w:r>
      <w:ins w:id="886" w:author="Cheng, Jiangtao" w:date="2021-07-17T08:32:00Z">
        <w:r w:rsidR="00A74380">
          <w:rPr>
            <w:rFonts w:cs="Times New Roman"/>
            <w:sz w:val="24"/>
            <w:szCs w:val="24"/>
          </w:rPr>
          <w:t>can be seen</w:t>
        </w:r>
      </w:ins>
      <w:del w:id="887" w:author="Cheng, Jiangtao" w:date="2021-07-17T08:32:00Z">
        <w:r w:rsidRPr="00C43C1E" w:rsidDel="00A74380">
          <w:rPr>
            <w:rFonts w:cs="Times New Roman"/>
            <w:sz w:val="24"/>
            <w:szCs w:val="24"/>
          </w:rPr>
          <w:delText>is observed</w:delText>
        </w:r>
      </w:del>
      <w:r w:rsidRPr="00C43C1E">
        <w:rPr>
          <w:rFonts w:cs="Times New Roman"/>
          <w:sz w:val="24"/>
          <w:szCs w:val="24"/>
        </w:rPr>
        <w:t xml:space="preserve"> from Fig. </w:t>
      </w:r>
      <w:r w:rsidR="00792C98">
        <w:rPr>
          <w:rFonts w:cs="Times New Roman"/>
          <w:sz w:val="24"/>
          <w:szCs w:val="24"/>
        </w:rPr>
        <w:t>6</w:t>
      </w:r>
      <w:r w:rsidRPr="00C43C1E">
        <w:rPr>
          <w:rFonts w:cs="Times New Roman"/>
          <w:sz w:val="24"/>
          <w:szCs w:val="24"/>
        </w:rPr>
        <w:t xml:space="preserve"> that the </w:t>
      </w:r>
      <w:ins w:id="888" w:author="Cheng, Jiangtao" w:date="2021-07-17T08:36:00Z">
        <w:r w:rsidR="00544056">
          <w:rPr>
            <w:rFonts w:cs="Times New Roman"/>
            <w:sz w:val="24"/>
            <w:szCs w:val="24"/>
          </w:rPr>
          <w:t>evolu</w:t>
        </w:r>
      </w:ins>
      <w:del w:id="889" w:author="Cheng, Jiangtao" w:date="2021-07-17T08:36:00Z">
        <w:r w:rsidRPr="00C43C1E" w:rsidDel="00544056">
          <w:rPr>
            <w:rFonts w:cs="Times New Roman"/>
            <w:sz w:val="24"/>
            <w:szCs w:val="24"/>
          </w:rPr>
          <w:delText>varia</w:delText>
        </w:r>
      </w:del>
      <w:r w:rsidRPr="00C43C1E">
        <w:rPr>
          <w:rFonts w:cs="Times New Roman"/>
          <w:sz w:val="24"/>
          <w:szCs w:val="24"/>
        </w:rPr>
        <w:t>tion</w:t>
      </w:r>
      <w:ins w:id="890" w:author="Cheng, Jiangtao" w:date="2021-07-17T08:34:00Z">
        <w:r w:rsidR="00EA3FB0">
          <w:rPr>
            <w:rFonts w:cs="Times New Roman"/>
            <w:sz w:val="24"/>
            <w:szCs w:val="24"/>
          </w:rPr>
          <w:t>s</w:t>
        </w:r>
      </w:ins>
      <w:r w:rsidRPr="00C43C1E">
        <w:rPr>
          <w:rFonts w:cs="Times New Roman"/>
          <w:sz w:val="24"/>
          <w:szCs w:val="24"/>
        </w:rPr>
        <w:t xml:space="preserve"> of droplet transient contact angle and nondimensional contact radius </w:t>
      </w:r>
      <w:ins w:id="891" w:author="Cheng, Jiangtao" w:date="2021-07-17T08:34:00Z">
        <w:r w:rsidR="00EA3FB0">
          <w:rPr>
            <w:rFonts w:cs="Times New Roman"/>
            <w:sz w:val="24"/>
            <w:szCs w:val="24"/>
          </w:rPr>
          <w:t>are</w:t>
        </w:r>
      </w:ins>
      <w:del w:id="892" w:author="Cheng, Jiangtao" w:date="2021-07-17T08:34:00Z">
        <w:r w:rsidRPr="00C43C1E" w:rsidDel="00EA3FB0">
          <w:rPr>
            <w:rFonts w:cs="Times New Roman"/>
            <w:sz w:val="24"/>
            <w:szCs w:val="24"/>
          </w:rPr>
          <w:delText>is</w:delText>
        </w:r>
      </w:del>
      <w:r w:rsidRPr="00C43C1E">
        <w:rPr>
          <w:rFonts w:cs="Times New Roman"/>
          <w:sz w:val="24"/>
          <w:szCs w:val="24"/>
        </w:rPr>
        <w:t xml:space="preserve"> almost the same for droplet evaporation on </w:t>
      </w:r>
      <w:ins w:id="893" w:author="Cheng, Jiangtao" w:date="2021-07-17T08:36:00Z">
        <w:r w:rsidR="00544056">
          <w:rPr>
            <w:rFonts w:cs="Times New Roman"/>
            <w:sz w:val="24"/>
            <w:szCs w:val="24"/>
          </w:rPr>
          <w:t>each</w:t>
        </w:r>
      </w:ins>
      <w:ins w:id="894" w:author="Cheng, Jiangtao" w:date="2021-07-17T08:34:00Z">
        <w:r w:rsidR="00EA3FB0">
          <w:rPr>
            <w:rFonts w:cs="Times New Roman"/>
            <w:sz w:val="24"/>
            <w:szCs w:val="24"/>
          </w:rPr>
          <w:t xml:space="preserve"> sample </w:t>
        </w:r>
      </w:ins>
      <w:r w:rsidRPr="00C43C1E">
        <w:rPr>
          <w:rFonts w:cs="Times New Roman"/>
          <w:sz w:val="24"/>
          <w:szCs w:val="24"/>
        </w:rPr>
        <w:t>substrate with different</w:t>
      </w:r>
      <w:del w:id="895" w:author="Cheng, Jiangtao" w:date="2021-07-17T08:34:00Z">
        <w:r w:rsidRPr="00C43C1E" w:rsidDel="00EA3FB0">
          <w:rPr>
            <w:rFonts w:cs="Times New Roman"/>
            <w:sz w:val="24"/>
            <w:szCs w:val="24"/>
          </w:rPr>
          <w:delText xml:space="preserve"> substrate</w:delText>
        </w:r>
      </w:del>
      <w:r w:rsidRPr="00C43C1E">
        <w:rPr>
          <w:rFonts w:cs="Times New Roman"/>
          <w:sz w:val="24"/>
          <w:szCs w:val="24"/>
        </w:rPr>
        <w:t xml:space="preserve"> base temperature</w:t>
      </w:r>
      <w:ins w:id="896" w:author="Cheng, Jiangtao" w:date="2021-07-17T08:34:00Z">
        <w:r w:rsidR="00EA3FB0">
          <w:rPr>
            <w:rFonts w:cs="Times New Roman"/>
            <w:sz w:val="24"/>
            <w:szCs w:val="24"/>
          </w:rPr>
          <w:t>s</w:t>
        </w:r>
      </w:ins>
      <w:r w:rsidRPr="00C43C1E">
        <w:rPr>
          <w:rFonts w:cs="Times New Roman"/>
          <w:sz w:val="24"/>
          <w:szCs w:val="24"/>
        </w:rPr>
        <w:t>. For droplet evaporation on sample 1</w:t>
      </w:r>
      <w:del w:id="897" w:author="Cheng, Jiangtao" w:date="2021-07-17T08:37:00Z">
        <w:r w:rsidRPr="00C43C1E" w:rsidDel="008746BB">
          <w:rPr>
            <w:rFonts w:cs="Times New Roman"/>
            <w:sz w:val="24"/>
            <w:szCs w:val="24"/>
          </w:rPr>
          <w:delText xml:space="preserve"> substrate</w:delText>
        </w:r>
      </w:del>
      <w:r w:rsidRPr="00C43C1E">
        <w:rPr>
          <w:rFonts w:cs="Times New Roman"/>
          <w:sz w:val="24"/>
          <w:szCs w:val="24"/>
        </w:rPr>
        <w:t xml:space="preserve"> (Fig. </w:t>
      </w:r>
      <w:r w:rsidR="00792C98">
        <w:rPr>
          <w:rFonts w:cs="Times New Roman"/>
          <w:sz w:val="24"/>
          <w:szCs w:val="24"/>
        </w:rPr>
        <w:t>6</w:t>
      </w:r>
      <w:del w:id="898" w:author="Cheng, Jiangtao" w:date="2021-07-17T08:37:00Z">
        <w:r w:rsidRPr="00C43C1E" w:rsidDel="008746BB">
          <w:rPr>
            <w:rFonts w:cs="Times New Roman"/>
            <w:sz w:val="24"/>
            <w:szCs w:val="24"/>
          </w:rPr>
          <w:delText xml:space="preserve"> </w:delText>
        </w:r>
      </w:del>
      <w:del w:id="899" w:author="Cheng, Jiangtao" w:date="2021-07-17T10:09:00Z">
        <w:r w:rsidRPr="00C43C1E" w:rsidDel="00006F1B">
          <w:rPr>
            <w:rFonts w:cs="Times New Roman"/>
            <w:sz w:val="24"/>
            <w:szCs w:val="24"/>
          </w:rPr>
          <w:delText>(</w:delText>
        </w:r>
      </w:del>
      <w:r w:rsidRPr="00C43C1E">
        <w:rPr>
          <w:rFonts w:cs="Times New Roman"/>
          <w:sz w:val="24"/>
          <w:szCs w:val="24"/>
        </w:rPr>
        <w:t>a</w:t>
      </w:r>
      <w:del w:id="900" w:author="Cheng, Jiangtao" w:date="2021-07-17T10:09:00Z">
        <w:r w:rsidRPr="00C43C1E" w:rsidDel="00006F1B">
          <w:rPr>
            <w:rFonts w:cs="Times New Roman"/>
            <w:sz w:val="24"/>
            <w:szCs w:val="24"/>
          </w:rPr>
          <w:delText>)</w:delText>
        </w:r>
      </w:del>
      <w:r w:rsidRPr="00C43C1E">
        <w:rPr>
          <w:rFonts w:cs="Times New Roman"/>
          <w:sz w:val="24"/>
          <w:szCs w:val="24"/>
        </w:rPr>
        <w:t>), the droplet contact angle decrease</w:t>
      </w:r>
      <w:ins w:id="901" w:author="Cheng, Jiangtao" w:date="2021-07-17T08:56:00Z">
        <w:r w:rsidR="00BF02CB">
          <w:rPr>
            <w:rFonts w:cs="Times New Roman"/>
            <w:sz w:val="24"/>
            <w:szCs w:val="24"/>
          </w:rPr>
          <w:t>d</w:t>
        </w:r>
      </w:ins>
      <w:del w:id="902" w:author="Cheng, Jiangtao" w:date="2021-07-17T08:56:00Z">
        <w:r w:rsidRPr="00C43C1E" w:rsidDel="00BF02CB">
          <w:rPr>
            <w:rFonts w:cs="Times New Roman"/>
            <w:sz w:val="24"/>
            <w:szCs w:val="24"/>
          </w:rPr>
          <w:delText>s</w:delText>
        </w:r>
      </w:del>
      <w:r w:rsidRPr="00C43C1E">
        <w:rPr>
          <w:rFonts w:cs="Times New Roman"/>
          <w:sz w:val="24"/>
          <w:szCs w:val="24"/>
        </w:rPr>
        <w:t xml:space="preserve"> continuously </w:t>
      </w:r>
      <w:ins w:id="903" w:author="Cheng, Jiangtao" w:date="2021-07-17T08:55:00Z">
        <w:r w:rsidR="00BF02CB">
          <w:rPr>
            <w:rFonts w:cs="Times New Roman"/>
            <w:sz w:val="24"/>
            <w:szCs w:val="24"/>
          </w:rPr>
          <w:t>during</w:t>
        </w:r>
      </w:ins>
      <w:del w:id="904" w:author="Cheng, Jiangtao" w:date="2021-07-17T08:55:00Z">
        <w:r w:rsidRPr="00C43C1E" w:rsidDel="00BF02CB">
          <w:rPr>
            <w:rFonts w:cs="Times New Roman"/>
            <w:sz w:val="24"/>
            <w:szCs w:val="24"/>
          </w:rPr>
          <w:delText>in</w:delText>
        </w:r>
      </w:del>
      <w:r w:rsidRPr="00C43C1E">
        <w:rPr>
          <w:rFonts w:cs="Times New Roman"/>
          <w:sz w:val="24"/>
          <w:szCs w:val="24"/>
        </w:rPr>
        <w:t xml:space="preserve"> </w:t>
      </w:r>
      <w:r w:rsidRPr="00C43C1E">
        <w:rPr>
          <w:rFonts w:cs="Times New Roman"/>
          <w:sz w:val="24"/>
          <w:szCs w:val="24"/>
        </w:rPr>
        <w:lastRenderedPageBreak/>
        <w:t>the first 68% part of the total evaporation time</w:t>
      </w:r>
      <w:ins w:id="905" w:author="Cheng, Jiangtao" w:date="2021-07-17T08:53:00Z">
        <w:r w:rsidR="00BF02CB">
          <w:rPr>
            <w:rFonts w:cs="Times New Roman"/>
            <w:sz w:val="24"/>
            <w:szCs w:val="24"/>
          </w:rPr>
          <w:t xml:space="preserve"> while</w:t>
        </w:r>
      </w:ins>
      <w:del w:id="906" w:author="Cheng, Jiangtao" w:date="2021-07-17T08:53:00Z">
        <w:r w:rsidRPr="00C43C1E" w:rsidDel="00BF02CB">
          <w:rPr>
            <w:rFonts w:cs="Times New Roman"/>
            <w:sz w:val="24"/>
            <w:szCs w:val="24"/>
          </w:rPr>
          <w:delText>.</w:delText>
        </w:r>
      </w:del>
      <w:r w:rsidRPr="00C43C1E">
        <w:rPr>
          <w:rFonts w:cs="Times New Roman"/>
          <w:sz w:val="24"/>
          <w:szCs w:val="24"/>
        </w:rPr>
        <w:t xml:space="preserve"> </w:t>
      </w:r>
      <w:del w:id="907" w:author="Cheng, Jiangtao" w:date="2021-07-17T08:53:00Z">
        <w:r w:rsidRPr="00C43C1E" w:rsidDel="00BF02CB">
          <w:rPr>
            <w:rFonts w:cs="Times New Roman"/>
            <w:sz w:val="24"/>
            <w:szCs w:val="24"/>
          </w:rPr>
          <w:delText xml:space="preserve">During this </w:delText>
        </w:r>
        <w:r w:rsidR="00C65757" w:rsidRPr="00C43C1E" w:rsidDel="00BF02CB">
          <w:rPr>
            <w:rFonts w:cs="Times New Roman"/>
            <w:sz w:val="24"/>
            <w:szCs w:val="24"/>
          </w:rPr>
          <w:delText>period</w:delText>
        </w:r>
        <w:r w:rsidRPr="00C43C1E" w:rsidDel="00BF02CB">
          <w:rPr>
            <w:rFonts w:cs="Times New Roman"/>
            <w:sz w:val="24"/>
            <w:szCs w:val="24"/>
          </w:rPr>
          <w:delText xml:space="preserve">, </w:delText>
        </w:r>
      </w:del>
      <w:r w:rsidRPr="00C43C1E">
        <w:rPr>
          <w:rFonts w:cs="Times New Roman"/>
          <w:sz w:val="24"/>
          <w:szCs w:val="24"/>
        </w:rPr>
        <w:t xml:space="preserve">the contact </w:t>
      </w:r>
      <w:r w:rsidR="0050583D">
        <w:rPr>
          <w:rFonts w:cs="Times New Roman"/>
          <w:sz w:val="24"/>
          <w:szCs w:val="24"/>
        </w:rPr>
        <w:t>radius</w:t>
      </w:r>
      <w:r w:rsidRPr="00C43C1E">
        <w:rPr>
          <w:rFonts w:cs="Times New Roman"/>
          <w:sz w:val="24"/>
          <w:szCs w:val="24"/>
        </w:rPr>
        <w:t xml:space="preserve"> </w:t>
      </w:r>
      <w:ins w:id="908" w:author="Cheng, Jiangtao" w:date="2021-07-17T08:56:00Z">
        <w:r w:rsidR="00BF02CB">
          <w:rPr>
            <w:rFonts w:cs="Times New Roman"/>
            <w:sz w:val="24"/>
            <w:szCs w:val="24"/>
          </w:rPr>
          <w:t>was</w:t>
        </w:r>
      </w:ins>
      <w:del w:id="909" w:author="Cheng, Jiangtao" w:date="2021-07-17T08:56:00Z">
        <w:r w:rsidRPr="00C43C1E" w:rsidDel="00BF02CB">
          <w:rPr>
            <w:rFonts w:cs="Times New Roman"/>
            <w:sz w:val="24"/>
            <w:szCs w:val="24"/>
          </w:rPr>
          <w:delText>is</w:delText>
        </w:r>
      </w:del>
      <w:r w:rsidRPr="00C43C1E">
        <w:rPr>
          <w:rFonts w:cs="Times New Roman"/>
          <w:sz w:val="24"/>
          <w:szCs w:val="24"/>
        </w:rPr>
        <w:t xml:space="preserve"> kept unchanged</w:t>
      </w:r>
      <w:ins w:id="910" w:author="Cheng, Jiangtao" w:date="2021-07-17T08:55:00Z">
        <w:r w:rsidR="00BF02CB">
          <w:rPr>
            <w:rFonts w:cs="Times New Roman"/>
            <w:sz w:val="24"/>
            <w:szCs w:val="24"/>
          </w:rPr>
          <w:t>,</w:t>
        </w:r>
      </w:ins>
      <w:del w:id="911" w:author="Cheng, Jiangtao" w:date="2021-07-17T08:55:00Z">
        <w:r w:rsidRPr="00C43C1E" w:rsidDel="00BF02CB">
          <w:rPr>
            <w:rFonts w:cs="Times New Roman"/>
            <w:sz w:val="24"/>
            <w:szCs w:val="24"/>
          </w:rPr>
          <w:delText>.</w:delText>
        </w:r>
      </w:del>
      <w:r w:rsidRPr="00C43C1E">
        <w:rPr>
          <w:rFonts w:cs="Times New Roman"/>
          <w:sz w:val="24"/>
          <w:szCs w:val="24"/>
        </w:rPr>
        <w:t xml:space="preserve"> </w:t>
      </w:r>
      <w:ins w:id="912" w:author="Cheng, Jiangtao" w:date="2021-07-17T08:55:00Z">
        <w:r w:rsidR="00BF02CB">
          <w:rPr>
            <w:rFonts w:cs="Times New Roman"/>
            <w:sz w:val="24"/>
            <w:szCs w:val="24"/>
          </w:rPr>
          <w:t>which</w:t>
        </w:r>
      </w:ins>
      <w:del w:id="913" w:author="Cheng, Jiangtao" w:date="2021-07-17T08:55:00Z">
        <w:r w:rsidRPr="00C43C1E" w:rsidDel="00BF02CB">
          <w:rPr>
            <w:rFonts w:cs="Times New Roman"/>
            <w:sz w:val="24"/>
            <w:szCs w:val="24"/>
          </w:rPr>
          <w:delText>This</w:delText>
        </w:r>
      </w:del>
      <w:r w:rsidRPr="00C43C1E">
        <w:rPr>
          <w:rFonts w:cs="Times New Roman"/>
          <w:sz w:val="24"/>
          <w:szCs w:val="24"/>
        </w:rPr>
        <w:t xml:space="preserve"> is the constant contact radius </w:t>
      </w:r>
      <w:ins w:id="914" w:author="Cheng, Jiangtao" w:date="2021-07-17T08:55:00Z">
        <w:r w:rsidR="00BF02CB" w:rsidRPr="00C43C1E">
          <w:rPr>
            <w:rFonts w:cs="Times New Roman"/>
            <w:sz w:val="24"/>
            <w:szCs w:val="24"/>
          </w:rPr>
          <w:t>(CCR)</w:t>
        </w:r>
        <w:r w:rsidR="00BF02CB">
          <w:rPr>
            <w:rFonts w:cs="Times New Roman"/>
            <w:sz w:val="24"/>
            <w:szCs w:val="24"/>
          </w:rPr>
          <w:t xml:space="preserve"> </w:t>
        </w:r>
      </w:ins>
      <w:r w:rsidRPr="00C43C1E">
        <w:rPr>
          <w:rFonts w:cs="Times New Roman"/>
          <w:sz w:val="24"/>
          <w:szCs w:val="24"/>
        </w:rPr>
        <w:t xml:space="preserve">mode for </w:t>
      </w:r>
      <w:del w:id="915" w:author="Cheng, Jiangtao" w:date="2021-07-17T08:55:00Z">
        <w:r w:rsidRPr="00C43C1E" w:rsidDel="00BF02CB">
          <w:rPr>
            <w:rFonts w:cs="Times New Roman"/>
            <w:sz w:val="24"/>
            <w:szCs w:val="24"/>
          </w:rPr>
          <w:delText xml:space="preserve">the </w:delText>
        </w:r>
      </w:del>
      <w:r w:rsidRPr="00C43C1E">
        <w:rPr>
          <w:rFonts w:cs="Times New Roman"/>
          <w:sz w:val="24"/>
          <w:szCs w:val="24"/>
        </w:rPr>
        <w:t>droplet evaporation</w:t>
      </w:r>
      <w:del w:id="916" w:author="Cheng, Jiangtao" w:date="2021-07-17T08:55:00Z">
        <w:r w:rsidRPr="00C43C1E" w:rsidDel="00BF02CB">
          <w:rPr>
            <w:rFonts w:cs="Times New Roman"/>
            <w:sz w:val="24"/>
            <w:szCs w:val="24"/>
          </w:rPr>
          <w:delText xml:space="preserve"> (CCR mode)</w:delText>
        </w:r>
      </w:del>
      <w:r w:rsidRPr="00C43C1E">
        <w:rPr>
          <w:rFonts w:cs="Times New Roman"/>
          <w:sz w:val="24"/>
          <w:szCs w:val="24"/>
        </w:rPr>
        <w:t>. After the contact angle reache</w:t>
      </w:r>
      <w:ins w:id="917" w:author="Cheng, Jiangtao" w:date="2021-07-17T08:56:00Z">
        <w:r w:rsidR="00BF02CB">
          <w:rPr>
            <w:rFonts w:cs="Times New Roman"/>
            <w:sz w:val="24"/>
            <w:szCs w:val="24"/>
          </w:rPr>
          <w:t>d</w:t>
        </w:r>
      </w:ins>
      <w:del w:id="918" w:author="Cheng, Jiangtao" w:date="2021-07-17T08:56:00Z">
        <w:r w:rsidRPr="00C43C1E" w:rsidDel="00BF02CB">
          <w:rPr>
            <w:rFonts w:cs="Times New Roman"/>
            <w:sz w:val="24"/>
            <w:szCs w:val="24"/>
          </w:rPr>
          <w:delText>s to</w:delText>
        </w:r>
      </w:del>
      <w:r w:rsidRPr="00C43C1E">
        <w:rPr>
          <w:rFonts w:cs="Times New Roman"/>
          <w:sz w:val="24"/>
          <w:szCs w:val="24"/>
        </w:rPr>
        <w:t xml:space="preserve"> the receding contact angle, the contact angle stop</w:t>
      </w:r>
      <w:ins w:id="919" w:author="Cheng, Jiangtao" w:date="2021-07-17T08:56:00Z">
        <w:r w:rsidR="00BF02CB">
          <w:rPr>
            <w:rFonts w:cs="Times New Roman"/>
            <w:sz w:val="24"/>
            <w:szCs w:val="24"/>
          </w:rPr>
          <w:t>ped</w:t>
        </w:r>
      </w:ins>
      <w:del w:id="920" w:author="Cheng, Jiangtao" w:date="2021-07-17T08:56:00Z">
        <w:r w:rsidRPr="00C43C1E" w:rsidDel="00BF02CB">
          <w:rPr>
            <w:rFonts w:cs="Times New Roman"/>
            <w:sz w:val="24"/>
            <w:szCs w:val="24"/>
          </w:rPr>
          <w:delText>s</w:delText>
        </w:r>
      </w:del>
      <w:r w:rsidRPr="00C43C1E">
        <w:rPr>
          <w:rFonts w:cs="Times New Roman"/>
          <w:sz w:val="24"/>
          <w:szCs w:val="24"/>
        </w:rPr>
        <w:t xml:space="preserve"> decreasing and </w:t>
      </w:r>
      <w:ins w:id="921" w:author="Cheng, Jiangtao" w:date="2021-07-17T09:07:00Z">
        <w:r w:rsidR="002F26F8">
          <w:rPr>
            <w:rFonts w:cs="Times New Roman"/>
            <w:sz w:val="24"/>
            <w:szCs w:val="24"/>
          </w:rPr>
          <w:t xml:space="preserve">was </w:t>
        </w:r>
      </w:ins>
      <w:ins w:id="922" w:author="Cheng, Jiangtao" w:date="2021-07-17T09:09:00Z">
        <w:r w:rsidR="002F26F8">
          <w:rPr>
            <w:rFonts w:cs="Times New Roman"/>
            <w:sz w:val="24"/>
            <w:szCs w:val="24"/>
          </w:rPr>
          <w:t>maintained at a constant level</w:t>
        </w:r>
      </w:ins>
      <w:del w:id="923" w:author="Cheng, Jiangtao" w:date="2021-07-17T09:09:00Z">
        <w:r w:rsidRPr="00C43C1E" w:rsidDel="002F26F8">
          <w:rPr>
            <w:rFonts w:cs="Times New Roman"/>
            <w:sz w:val="24"/>
            <w:szCs w:val="24"/>
          </w:rPr>
          <w:delText>ke</w:delText>
        </w:r>
      </w:del>
      <w:del w:id="924" w:author="Cheng, Jiangtao" w:date="2021-07-17T08:57:00Z">
        <w:r w:rsidRPr="00C43C1E" w:rsidDel="00BF02CB">
          <w:rPr>
            <w:rFonts w:cs="Times New Roman"/>
            <w:sz w:val="24"/>
            <w:szCs w:val="24"/>
          </w:rPr>
          <w:delText>e</w:delText>
        </w:r>
      </w:del>
      <w:del w:id="925" w:author="Cheng, Jiangtao" w:date="2021-07-17T08:56:00Z">
        <w:r w:rsidRPr="00C43C1E" w:rsidDel="00BF02CB">
          <w:rPr>
            <w:rFonts w:cs="Times New Roman"/>
            <w:sz w:val="24"/>
            <w:szCs w:val="24"/>
          </w:rPr>
          <w:delText>ps</w:delText>
        </w:r>
      </w:del>
      <w:r w:rsidRPr="00C43C1E">
        <w:rPr>
          <w:rFonts w:cs="Times New Roman"/>
          <w:sz w:val="24"/>
          <w:szCs w:val="24"/>
        </w:rPr>
        <w:t xml:space="preserve"> </w:t>
      </w:r>
      <w:del w:id="926" w:author="Cheng, Jiangtao" w:date="2021-07-17T09:09:00Z">
        <w:r w:rsidRPr="00C43C1E" w:rsidDel="002F26F8">
          <w:rPr>
            <w:rFonts w:cs="Times New Roman"/>
            <w:sz w:val="24"/>
            <w:szCs w:val="24"/>
          </w:rPr>
          <w:delText>unchanged. Mean</w:delText>
        </w:r>
      </w:del>
      <w:r w:rsidRPr="00C43C1E">
        <w:rPr>
          <w:rFonts w:cs="Times New Roman"/>
          <w:sz w:val="24"/>
          <w:szCs w:val="24"/>
        </w:rPr>
        <w:t>while</w:t>
      </w:r>
      <w:del w:id="927" w:author="Cheng, Jiangtao" w:date="2021-07-17T09:09:00Z">
        <w:r w:rsidRPr="00C43C1E" w:rsidDel="002F26F8">
          <w:rPr>
            <w:rFonts w:cs="Times New Roman"/>
            <w:sz w:val="24"/>
            <w:szCs w:val="24"/>
          </w:rPr>
          <w:delText>,</w:delText>
        </w:r>
      </w:del>
      <w:r w:rsidRPr="00C43C1E">
        <w:rPr>
          <w:rFonts w:cs="Times New Roman"/>
          <w:sz w:val="24"/>
          <w:szCs w:val="24"/>
        </w:rPr>
        <w:t xml:space="preserve"> the contact radius start</w:t>
      </w:r>
      <w:ins w:id="928" w:author="Cheng, Jiangtao" w:date="2021-07-17T09:09:00Z">
        <w:r w:rsidR="002F26F8">
          <w:rPr>
            <w:rFonts w:cs="Times New Roman"/>
            <w:sz w:val="24"/>
            <w:szCs w:val="24"/>
          </w:rPr>
          <w:t>ed</w:t>
        </w:r>
      </w:ins>
      <w:del w:id="929" w:author="Cheng, Jiangtao" w:date="2021-07-17T09:09:00Z">
        <w:r w:rsidRPr="00C43C1E" w:rsidDel="002F26F8">
          <w:rPr>
            <w:rFonts w:cs="Times New Roman"/>
            <w:sz w:val="24"/>
            <w:szCs w:val="24"/>
          </w:rPr>
          <w:delText>s</w:delText>
        </w:r>
      </w:del>
      <w:r w:rsidRPr="00C43C1E">
        <w:rPr>
          <w:rFonts w:cs="Times New Roman"/>
          <w:sz w:val="24"/>
          <w:szCs w:val="24"/>
        </w:rPr>
        <w:t xml:space="preserve"> to decrease</w:t>
      </w:r>
      <w:ins w:id="930" w:author="Cheng, Jiangtao" w:date="2021-07-17T09:10:00Z">
        <w:r w:rsidR="003518CB">
          <w:rPr>
            <w:rFonts w:cs="Times New Roman"/>
            <w:sz w:val="24"/>
            <w:szCs w:val="24"/>
          </w:rPr>
          <w:t>, which</w:t>
        </w:r>
      </w:ins>
      <w:del w:id="931" w:author="Cheng, Jiangtao" w:date="2021-07-17T09:10:00Z">
        <w:r w:rsidRPr="00C43C1E" w:rsidDel="003518CB">
          <w:rPr>
            <w:rFonts w:cs="Times New Roman"/>
            <w:sz w:val="24"/>
            <w:szCs w:val="24"/>
          </w:rPr>
          <w:delText>. This</w:delText>
        </w:r>
      </w:del>
      <w:r w:rsidRPr="00C43C1E">
        <w:rPr>
          <w:rFonts w:cs="Times New Roman"/>
          <w:sz w:val="24"/>
          <w:szCs w:val="24"/>
        </w:rPr>
        <w:t xml:space="preserve"> is the constant contact angle </w:t>
      </w:r>
      <w:ins w:id="932" w:author="Cheng, Jiangtao" w:date="2021-07-17T09:10:00Z">
        <w:r w:rsidR="003518CB" w:rsidRPr="00C43C1E">
          <w:rPr>
            <w:rFonts w:cs="Times New Roman"/>
            <w:sz w:val="24"/>
            <w:szCs w:val="24"/>
          </w:rPr>
          <w:t>(CCA)</w:t>
        </w:r>
        <w:r w:rsidR="003518CB">
          <w:rPr>
            <w:rFonts w:cs="Times New Roman"/>
            <w:sz w:val="24"/>
            <w:szCs w:val="24"/>
          </w:rPr>
          <w:t xml:space="preserve"> </w:t>
        </w:r>
      </w:ins>
      <w:r w:rsidRPr="00C43C1E">
        <w:rPr>
          <w:rFonts w:cs="Times New Roman"/>
          <w:sz w:val="24"/>
          <w:szCs w:val="24"/>
        </w:rPr>
        <w:t>mode for the droplet evaporation</w:t>
      </w:r>
      <w:del w:id="933" w:author="Cheng, Jiangtao" w:date="2021-07-17T09:10:00Z">
        <w:r w:rsidRPr="00C43C1E" w:rsidDel="003518CB">
          <w:rPr>
            <w:rFonts w:cs="Times New Roman"/>
            <w:sz w:val="24"/>
            <w:szCs w:val="24"/>
          </w:rPr>
          <w:delText xml:space="preserve"> (CCA mode)</w:delText>
        </w:r>
      </w:del>
      <w:r w:rsidRPr="00C43C1E">
        <w:rPr>
          <w:rFonts w:cs="Times New Roman"/>
          <w:sz w:val="24"/>
          <w:szCs w:val="24"/>
        </w:rPr>
        <w:t xml:space="preserve">. The </w:t>
      </w:r>
      <w:ins w:id="934" w:author="Cheng, Jiangtao" w:date="2021-07-17T09:11:00Z">
        <w:r w:rsidR="00DD2149" w:rsidRPr="00C43C1E">
          <w:rPr>
            <w:rFonts w:cs="Times New Roman"/>
            <w:sz w:val="24"/>
            <w:szCs w:val="24"/>
          </w:rPr>
          <w:t>droplet</w:t>
        </w:r>
        <w:r w:rsidR="00DD2149" w:rsidRPr="00C43C1E">
          <w:rPr>
            <w:rFonts w:cs="Times New Roman"/>
            <w:sz w:val="24"/>
            <w:szCs w:val="24"/>
          </w:rPr>
          <w:t xml:space="preserve"> </w:t>
        </w:r>
      </w:ins>
      <w:r w:rsidRPr="00C43C1E">
        <w:rPr>
          <w:rFonts w:cs="Times New Roman"/>
          <w:sz w:val="24"/>
          <w:szCs w:val="24"/>
        </w:rPr>
        <w:t>evaporation</w:t>
      </w:r>
      <w:del w:id="935" w:author="Cheng, Jiangtao" w:date="2021-07-17T09:11:00Z">
        <w:r w:rsidRPr="00C43C1E" w:rsidDel="00DD2149">
          <w:rPr>
            <w:rFonts w:cs="Times New Roman"/>
            <w:sz w:val="24"/>
            <w:szCs w:val="24"/>
          </w:rPr>
          <w:delText xml:space="preserve"> of</w:delText>
        </w:r>
      </w:del>
      <w:r w:rsidRPr="00C43C1E">
        <w:rPr>
          <w:rFonts w:cs="Times New Roman"/>
          <w:sz w:val="24"/>
          <w:szCs w:val="24"/>
        </w:rPr>
        <w:t xml:space="preserve"> </w:t>
      </w:r>
      <w:del w:id="936" w:author="Cheng, Jiangtao" w:date="2021-07-17T09:11:00Z">
        <w:r w:rsidRPr="00C43C1E" w:rsidDel="00DD2149">
          <w:rPr>
            <w:rFonts w:cs="Times New Roman"/>
            <w:sz w:val="24"/>
            <w:szCs w:val="24"/>
          </w:rPr>
          <w:delText xml:space="preserve">droplet </w:delText>
        </w:r>
      </w:del>
      <w:ins w:id="937" w:author="Cheng, Jiangtao" w:date="2021-07-17T09:11:00Z">
        <w:r w:rsidR="00DD2149">
          <w:rPr>
            <w:rFonts w:cs="Times New Roman"/>
            <w:sz w:val="24"/>
            <w:szCs w:val="24"/>
          </w:rPr>
          <w:t>was</w:t>
        </w:r>
      </w:ins>
      <w:del w:id="938" w:author="Cheng, Jiangtao" w:date="2021-07-17T09:11:00Z">
        <w:r w:rsidRPr="00C43C1E" w:rsidDel="00DD2149">
          <w:rPr>
            <w:rFonts w:cs="Times New Roman"/>
            <w:sz w:val="24"/>
            <w:szCs w:val="24"/>
          </w:rPr>
          <w:delText>is</w:delText>
        </w:r>
      </w:del>
      <w:r w:rsidRPr="00C43C1E">
        <w:rPr>
          <w:rFonts w:cs="Times New Roman"/>
          <w:sz w:val="24"/>
          <w:szCs w:val="24"/>
        </w:rPr>
        <w:t xml:space="preserve"> in</w:t>
      </w:r>
      <w:ins w:id="939" w:author="Cheng, Jiangtao" w:date="2021-07-17T09:11:00Z">
        <w:r w:rsidR="00DD2149">
          <w:rPr>
            <w:rFonts w:cs="Times New Roman"/>
            <w:sz w:val="24"/>
            <w:szCs w:val="24"/>
          </w:rPr>
          <w:t xml:space="preserve"> the</w:t>
        </w:r>
      </w:ins>
      <w:r w:rsidRPr="00C43C1E">
        <w:rPr>
          <w:rFonts w:cs="Times New Roman"/>
          <w:sz w:val="24"/>
          <w:szCs w:val="24"/>
        </w:rPr>
        <w:t xml:space="preserve"> CCA mode till the nondimensional time </w:t>
      </w:r>
      <w:del w:id="940" w:author="Cheng, Jiangtao" w:date="2021-07-17T09:11:00Z">
        <w:r w:rsidRPr="00C43C1E" w:rsidDel="00DD2149">
          <w:rPr>
            <w:rFonts w:cs="Times New Roman"/>
            <w:sz w:val="24"/>
            <w:szCs w:val="24"/>
          </w:rPr>
          <w:delText xml:space="preserve">approaches </w:delText>
        </w:r>
      </w:del>
      <w:ins w:id="941" w:author="Cheng, Jiangtao" w:date="2021-07-17T09:11:00Z">
        <w:r w:rsidR="00DD2149" w:rsidRPr="00C43C1E">
          <w:rPr>
            <w:rFonts w:cs="Times New Roman"/>
            <w:sz w:val="24"/>
            <w:szCs w:val="24"/>
          </w:rPr>
          <w:t>approache</w:t>
        </w:r>
        <w:r w:rsidR="00DD2149">
          <w:rPr>
            <w:rFonts w:cs="Times New Roman"/>
            <w:sz w:val="24"/>
            <w:szCs w:val="24"/>
          </w:rPr>
          <w:t>d</w:t>
        </w:r>
        <w:r w:rsidR="00DD2149" w:rsidRPr="00C43C1E">
          <w:rPr>
            <w:rFonts w:cs="Times New Roman"/>
            <w:sz w:val="24"/>
            <w:szCs w:val="24"/>
          </w:rPr>
          <w:t xml:space="preserve"> </w:t>
        </w:r>
      </w:ins>
      <w:r w:rsidRPr="00C43C1E">
        <w:rPr>
          <w:rFonts w:cs="Times New Roman"/>
          <w:sz w:val="24"/>
          <w:szCs w:val="24"/>
        </w:rPr>
        <w:t>0.9. Then</w:t>
      </w:r>
      <w:r w:rsidR="00C913AD">
        <w:rPr>
          <w:rFonts w:cs="Times New Roman"/>
          <w:sz w:val="24"/>
          <w:szCs w:val="24"/>
        </w:rPr>
        <w:t>,</w:t>
      </w:r>
      <w:r w:rsidRPr="00C43C1E">
        <w:rPr>
          <w:rFonts w:cs="Times New Roman"/>
          <w:sz w:val="24"/>
          <w:szCs w:val="24"/>
        </w:rPr>
        <w:t xml:space="preserve"> both the contact angle and contact radius </w:t>
      </w:r>
      <w:ins w:id="942" w:author="Cheng, Jiangtao" w:date="2021-07-17T09:11:00Z">
        <w:r w:rsidR="00DD2149">
          <w:rPr>
            <w:rFonts w:cs="Times New Roman"/>
            <w:sz w:val="24"/>
            <w:szCs w:val="24"/>
          </w:rPr>
          <w:t xml:space="preserve">started </w:t>
        </w:r>
      </w:ins>
      <w:r w:rsidRPr="00C43C1E">
        <w:rPr>
          <w:rFonts w:cs="Times New Roman"/>
          <w:sz w:val="24"/>
          <w:szCs w:val="24"/>
        </w:rPr>
        <w:t>decreas</w:t>
      </w:r>
      <w:ins w:id="943" w:author="Cheng, Jiangtao" w:date="2021-07-17T09:11:00Z">
        <w:r w:rsidR="00DD2149">
          <w:rPr>
            <w:rFonts w:cs="Times New Roman"/>
            <w:sz w:val="24"/>
            <w:szCs w:val="24"/>
          </w:rPr>
          <w:t>ing</w:t>
        </w:r>
      </w:ins>
      <w:del w:id="944" w:author="Cheng, Jiangtao" w:date="2021-07-17T09:11:00Z">
        <w:r w:rsidRPr="00C43C1E" w:rsidDel="00DD2149">
          <w:rPr>
            <w:rFonts w:cs="Times New Roman"/>
            <w:sz w:val="24"/>
            <w:szCs w:val="24"/>
          </w:rPr>
          <w:delText>e</w:delText>
        </w:r>
      </w:del>
      <w:ins w:id="945" w:author="Cheng, Jiangtao" w:date="2021-07-17T09:11:00Z">
        <w:r w:rsidR="00DD2149">
          <w:rPr>
            <w:rFonts w:cs="Times New Roman"/>
            <w:sz w:val="24"/>
            <w:szCs w:val="24"/>
          </w:rPr>
          <w:t>, which</w:t>
        </w:r>
      </w:ins>
      <w:del w:id="946" w:author="Cheng, Jiangtao" w:date="2021-07-17T09:11:00Z">
        <w:r w:rsidRPr="00C43C1E" w:rsidDel="00DD2149">
          <w:rPr>
            <w:rFonts w:cs="Times New Roman"/>
            <w:sz w:val="24"/>
            <w:szCs w:val="24"/>
          </w:rPr>
          <w:delText xml:space="preserve"> and this</w:delText>
        </w:r>
      </w:del>
      <w:r w:rsidRPr="00C43C1E">
        <w:rPr>
          <w:rFonts w:cs="Times New Roman"/>
          <w:sz w:val="24"/>
          <w:szCs w:val="24"/>
        </w:rPr>
        <w:t xml:space="preserve"> is the mixed mode for the droplet evaporation. </w:t>
      </w:r>
      <w:bookmarkStart w:id="947" w:name="_Hlk75891945"/>
      <w:r w:rsidRPr="00C43C1E">
        <w:rPr>
          <w:rFonts w:cs="Times New Roman"/>
          <w:sz w:val="24"/>
          <w:szCs w:val="24"/>
        </w:rPr>
        <w:t xml:space="preserve">For droplet evaporation on the same </w:t>
      </w:r>
      <w:ins w:id="948" w:author="Cheng, Jiangtao" w:date="2021-07-17T09:13:00Z">
        <w:r w:rsidR="00574DAF">
          <w:rPr>
            <w:rFonts w:cs="Times New Roman"/>
            <w:sz w:val="24"/>
            <w:szCs w:val="24"/>
          </w:rPr>
          <w:t>sample</w:t>
        </w:r>
      </w:ins>
      <w:del w:id="949" w:author="Cheng, Jiangtao" w:date="2021-07-17T09:13:00Z">
        <w:r w:rsidRPr="00C43C1E" w:rsidDel="00574DAF">
          <w:rPr>
            <w:rFonts w:cs="Times New Roman"/>
            <w:sz w:val="24"/>
            <w:szCs w:val="24"/>
          </w:rPr>
          <w:delText>substrate</w:delText>
        </w:r>
      </w:del>
      <w:r w:rsidRPr="00C43C1E">
        <w:rPr>
          <w:rFonts w:cs="Times New Roman"/>
          <w:sz w:val="24"/>
          <w:szCs w:val="24"/>
        </w:rPr>
        <w:t xml:space="preserve"> with different substrate</w:t>
      </w:r>
      <w:del w:id="950" w:author="Cheng, Jiangtao" w:date="2021-07-17T09:13:00Z">
        <w:r w:rsidRPr="00C43C1E" w:rsidDel="00574DAF">
          <w:rPr>
            <w:rFonts w:cs="Times New Roman"/>
            <w:sz w:val="24"/>
            <w:szCs w:val="24"/>
          </w:rPr>
          <w:delText xml:space="preserve"> base</w:delText>
        </w:r>
      </w:del>
      <w:r w:rsidRPr="00C43C1E">
        <w:rPr>
          <w:rFonts w:cs="Times New Roman"/>
          <w:sz w:val="24"/>
          <w:szCs w:val="24"/>
        </w:rPr>
        <w:t xml:space="preserve"> temperatures, the evaporation process ha</w:t>
      </w:r>
      <w:ins w:id="951" w:author="Cheng, Jiangtao" w:date="2021-07-17T09:14:00Z">
        <w:r w:rsidR="005A6E29">
          <w:rPr>
            <w:rFonts w:cs="Times New Roman"/>
            <w:sz w:val="24"/>
            <w:szCs w:val="24"/>
          </w:rPr>
          <w:t>d</w:t>
        </w:r>
      </w:ins>
      <w:del w:id="952" w:author="Cheng, Jiangtao" w:date="2021-07-17T09:14:00Z">
        <w:r w:rsidRPr="00C43C1E" w:rsidDel="005A6E29">
          <w:rPr>
            <w:rFonts w:cs="Times New Roman"/>
            <w:sz w:val="24"/>
            <w:szCs w:val="24"/>
          </w:rPr>
          <w:delText>s</w:delText>
        </w:r>
      </w:del>
      <w:r w:rsidRPr="00C43C1E">
        <w:rPr>
          <w:rFonts w:cs="Times New Roman"/>
          <w:sz w:val="24"/>
          <w:szCs w:val="24"/>
        </w:rPr>
        <w:t xml:space="preserve"> almost the same composition</w:t>
      </w:r>
      <w:r w:rsidR="00C913AD">
        <w:rPr>
          <w:rFonts w:cs="Times New Roman"/>
          <w:sz w:val="24"/>
          <w:szCs w:val="24"/>
        </w:rPr>
        <w:t>s</w:t>
      </w:r>
      <w:r w:rsidRPr="00C43C1E">
        <w:rPr>
          <w:rFonts w:cs="Times New Roman"/>
          <w:sz w:val="24"/>
          <w:szCs w:val="24"/>
        </w:rPr>
        <w:t xml:space="preserve"> of the CCR</w:t>
      </w:r>
      <w:del w:id="953" w:author="Cheng, Jiangtao" w:date="2021-07-17T09:14:00Z">
        <w:r w:rsidRPr="00C43C1E" w:rsidDel="005A6E29">
          <w:rPr>
            <w:rFonts w:cs="Times New Roman"/>
            <w:sz w:val="24"/>
            <w:szCs w:val="24"/>
          </w:rPr>
          <w:delText xml:space="preserve"> mode</w:delText>
        </w:r>
      </w:del>
      <w:r w:rsidRPr="00C43C1E">
        <w:rPr>
          <w:rFonts w:cs="Times New Roman"/>
          <w:sz w:val="24"/>
          <w:szCs w:val="24"/>
        </w:rPr>
        <w:t>, CCA</w:t>
      </w:r>
      <w:del w:id="954" w:author="Cheng, Jiangtao" w:date="2021-07-17T09:14:00Z">
        <w:r w:rsidRPr="00C43C1E" w:rsidDel="005A6E29">
          <w:rPr>
            <w:rFonts w:cs="Times New Roman"/>
            <w:sz w:val="24"/>
            <w:szCs w:val="24"/>
          </w:rPr>
          <w:delText xml:space="preserve"> mode</w:delText>
        </w:r>
      </w:del>
      <w:r w:rsidRPr="00C43C1E">
        <w:rPr>
          <w:rFonts w:cs="Times New Roman"/>
          <w:sz w:val="24"/>
          <w:szCs w:val="24"/>
        </w:rPr>
        <w:t xml:space="preserve"> and mixed mode</w:t>
      </w:r>
      <w:ins w:id="955" w:author="Cheng, Jiangtao" w:date="2021-07-17T09:14:00Z">
        <w:r w:rsidR="005A6E29">
          <w:rPr>
            <w:rFonts w:cs="Times New Roman"/>
            <w:sz w:val="24"/>
            <w:szCs w:val="24"/>
          </w:rPr>
          <w:t>s</w:t>
        </w:r>
      </w:ins>
      <w:ins w:id="956" w:author="Cheng, Jiangtao" w:date="2021-07-17T09:15:00Z">
        <w:r w:rsidR="00665305">
          <w:rPr>
            <w:rFonts w:cs="Times New Roman"/>
            <w:sz w:val="24"/>
            <w:szCs w:val="24"/>
          </w:rPr>
          <w:t>,</w:t>
        </w:r>
      </w:ins>
      <w:del w:id="957" w:author="Cheng, Jiangtao" w:date="2021-07-17T09:15:00Z">
        <w:r w:rsidRPr="00C43C1E" w:rsidDel="00665305">
          <w:rPr>
            <w:rFonts w:cs="Times New Roman"/>
            <w:sz w:val="24"/>
            <w:szCs w:val="24"/>
          </w:rPr>
          <w:delText>.</w:delText>
        </w:r>
      </w:del>
      <w:r w:rsidRPr="00C43C1E">
        <w:rPr>
          <w:rFonts w:cs="Times New Roman"/>
          <w:sz w:val="24"/>
          <w:szCs w:val="24"/>
        </w:rPr>
        <w:t xml:space="preserve"> </w:t>
      </w:r>
      <w:bookmarkStart w:id="958" w:name="_Hlk75892011"/>
      <w:bookmarkEnd w:id="947"/>
      <w:ins w:id="959" w:author="Cheng, Jiangtao" w:date="2021-07-17T09:15:00Z">
        <w:r w:rsidR="00665305">
          <w:rPr>
            <w:rFonts w:cs="Times New Roman"/>
            <w:sz w:val="24"/>
            <w:szCs w:val="24"/>
          </w:rPr>
          <w:t>indicating that</w:t>
        </w:r>
      </w:ins>
      <w:del w:id="960" w:author="Cheng, Jiangtao" w:date="2021-07-17T09:15:00Z">
        <w:r w:rsidRPr="00C43C1E" w:rsidDel="00665305">
          <w:rPr>
            <w:rFonts w:cs="Times New Roman"/>
            <w:sz w:val="24"/>
            <w:szCs w:val="24"/>
          </w:rPr>
          <w:delText>That means it is</w:delText>
        </w:r>
      </w:del>
      <w:r w:rsidRPr="00C43C1E">
        <w:rPr>
          <w:rFonts w:cs="Times New Roman"/>
          <w:sz w:val="24"/>
          <w:szCs w:val="24"/>
        </w:rPr>
        <w:t xml:space="preserve"> the substrate structure </w:t>
      </w:r>
      <w:ins w:id="961" w:author="Cheng, Jiangtao" w:date="2021-07-17T09:16:00Z">
        <w:r w:rsidR="00665305">
          <w:rPr>
            <w:rFonts w:cs="Times New Roman"/>
            <w:sz w:val="24"/>
            <w:szCs w:val="24"/>
          </w:rPr>
          <w:t>is more influential on</w:t>
        </w:r>
      </w:ins>
      <w:del w:id="962" w:author="Cheng, Jiangtao" w:date="2021-07-17T09:16:00Z">
        <w:r w:rsidRPr="00C43C1E" w:rsidDel="00665305">
          <w:rPr>
            <w:rFonts w:cs="Times New Roman"/>
            <w:sz w:val="24"/>
            <w:szCs w:val="24"/>
          </w:rPr>
          <w:delText>that affect</w:delText>
        </w:r>
      </w:del>
      <w:r w:rsidRPr="00C43C1E">
        <w:rPr>
          <w:rFonts w:cs="Times New Roman"/>
          <w:sz w:val="24"/>
          <w:szCs w:val="24"/>
        </w:rPr>
        <w:t xml:space="preserve"> the evaporation mode transition </w:t>
      </w:r>
      <w:ins w:id="963" w:author="Cheng, Jiangtao" w:date="2021-07-17T09:17:00Z">
        <w:r w:rsidR="00665305">
          <w:rPr>
            <w:rFonts w:cs="Times New Roman"/>
            <w:sz w:val="24"/>
            <w:szCs w:val="24"/>
          </w:rPr>
          <w:t>than</w:t>
        </w:r>
      </w:ins>
      <w:del w:id="964" w:author="Cheng, Jiangtao" w:date="2021-07-17T09:17:00Z">
        <w:r w:rsidRPr="00C43C1E" w:rsidDel="00665305">
          <w:rPr>
            <w:rFonts w:cs="Times New Roman"/>
            <w:sz w:val="24"/>
            <w:szCs w:val="24"/>
          </w:rPr>
          <w:delText>and</w:delText>
        </w:r>
      </w:del>
      <w:r w:rsidRPr="00C43C1E">
        <w:rPr>
          <w:rFonts w:cs="Times New Roman"/>
          <w:sz w:val="24"/>
          <w:szCs w:val="24"/>
        </w:rPr>
        <w:t xml:space="preserve"> the substrate temperature</w:t>
      </w:r>
      <w:ins w:id="965" w:author="Cheng, Jiangtao" w:date="2021-07-17T09:17:00Z">
        <w:r w:rsidR="00665305">
          <w:rPr>
            <w:rFonts w:cs="Times New Roman"/>
            <w:sz w:val="24"/>
            <w:szCs w:val="24"/>
          </w:rPr>
          <w:t xml:space="preserve"> at least </w:t>
        </w:r>
      </w:ins>
      <w:ins w:id="966" w:author="Cheng, Jiangtao" w:date="2021-07-17T09:18:00Z">
        <w:r w:rsidR="00665305">
          <w:rPr>
            <w:rFonts w:cs="Times New Roman"/>
            <w:sz w:val="24"/>
            <w:szCs w:val="24"/>
          </w:rPr>
          <w:t>within a certain range (</w:t>
        </w:r>
        <w:r w:rsidR="00665305" w:rsidRPr="00665305">
          <w:rPr>
            <w:rFonts w:cs="Times New Roman"/>
            <w:i/>
            <w:iCs/>
            <w:sz w:val="24"/>
            <w:szCs w:val="24"/>
            <w:rPrChange w:id="967" w:author="Cheng, Jiangtao" w:date="2021-07-17T09:18:00Z">
              <w:rPr>
                <w:rFonts w:cs="Times New Roman"/>
                <w:sz w:val="24"/>
                <w:szCs w:val="24"/>
              </w:rPr>
            </w:rPrChange>
          </w:rPr>
          <w:t>i.e.</w:t>
        </w:r>
        <w:r w:rsidR="00665305">
          <w:rPr>
            <w:rFonts w:cs="Times New Roman"/>
            <w:sz w:val="24"/>
            <w:szCs w:val="24"/>
          </w:rPr>
          <w:t xml:space="preserve">, </w:t>
        </w:r>
      </w:ins>
      <m:oMath>
        <m:r>
          <w:ins w:id="968" w:author="Cheng, Jiangtao" w:date="2021-07-17T09:18:00Z">
            <w:rPr>
              <w:rFonts w:ascii="Cambria Math" w:hAnsi="Cambria Math" w:cs="Times New Roman"/>
              <w:sz w:val="24"/>
              <w:szCs w:val="24"/>
            </w:rPr>
            <m:t>≤</m:t>
          </w:ins>
        </m:r>
      </m:oMath>
      <w:ins w:id="969" w:author="Cheng, Jiangtao" w:date="2021-07-17T09:18:00Z">
        <w:r w:rsidR="00665305">
          <w:rPr>
            <w:rFonts w:cs="Times New Roman"/>
            <w:sz w:val="24"/>
            <w:szCs w:val="24"/>
          </w:rPr>
          <w:t xml:space="preserve"> 80 °C)</w:t>
        </w:r>
      </w:ins>
      <w:del w:id="970" w:author="Cheng, Jiangtao" w:date="2021-07-17T09:17:00Z">
        <w:r w:rsidRPr="00C43C1E" w:rsidDel="00665305">
          <w:rPr>
            <w:rFonts w:cs="Times New Roman"/>
            <w:sz w:val="24"/>
            <w:szCs w:val="24"/>
          </w:rPr>
          <w:delText xml:space="preserve"> is not that important</w:delText>
        </w:r>
      </w:del>
      <w:r w:rsidRPr="00C43C1E">
        <w:rPr>
          <w:rFonts w:cs="Times New Roman"/>
          <w:sz w:val="24"/>
          <w:szCs w:val="24"/>
        </w:rPr>
        <w:t xml:space="preserve">. The </w:t>
      </w:r>
      <w:ins w:id="971" w:author="Cheng, Jiangtao" w:date="2021-07-17T09:52:00Z">
        <w:r w:rsidR="00D00EE0">
          <w:rPr>
            <w:rFonts w:cs="Times New Roman"/>
            <w:sz w:val="24"/>
            <w:szCs w:val="24"/>
          </w:rPr>
          <w:t>evolu</w:t>
        </w:r>
      </w:ins>
      <w:del w:id="972" w:author="Cheng, Jiangtao" w:date="2021-07-17T09:52:00Z">
        <w:r w:rsidRPr="00C43C1E" w:rsidDel="00D00EE0">
          <w:rPr>
            <w:rFonts w:cs="Times New Roman"/>
            <w:sz w:val="24"/>
            <w:szCs w:val="24"/>
          </w:rPr>
          <w:delText>varia</w:delText>
        </w:r>
      </w:del>
      <w:r w:rsidRPr="00C43C1E">
        <w:rPr>
          <w:rFonts w:cs="Times New Roman"/>
          <w:sz w:val="24"/>
          <w:szCs w:val="24"/>
        </w:rPr>
        <w:t xml:space="preserve">tions of droplet contact angle and nondimensional contact radius on sample 2 (Fig. </w:t>
      </w:r>
      <w:r w:rsidR="00792C98">
        <w:rPr>
          <w:rFonts w:cs="Times New Roman"/>
          <w:sz w:val="24"/>
          <w:szCs w:val="24"/>
        </w:rPr>
        <w:t>6</w:t>
      </w:r>
      <w:del w:id="973" w:author="Cheng, Jiangtao" w:date="2021-07-17T09:19:00Z">
        <w:r w:rsidRPr="00C43C1E" w:rsidDel="00665305">
          <w:rPr>
            <w:rFonts w:cs="Times New Roman"/>
            <w:sz w:val="24"/>
            <w:szCs w:val="24"/>
          </w:rPr>
          <w:delText>(</w:delText>
        </w:r>
      </w:del>
      <w:r w:rsidRPr="00C43C1E">
        <w:rPr>
          <w:rFonts w:cs="Times New Roman"/>
          <w:sz w:val="24"/>
          <w:szCs w:val="24"/>
        </w:rPr>
        <w:t>b</w:t>
      </w:r>
      <w:del w:id="974" w:author="Cheng, Jiangtao" w:date="2021-07-17T09:19:00Z">
        <w:r w:rsidRPr="00C43C1E" w:rsidDel="00665305">
          <w:rPr>
            <w:rFonts w:cs="Times New Roman"/>
            <w:sz w:val="24"/>
            <w:szCs w:val="24"/>
          </w:rPr>
          <w:delText>)</w:delText>
        </w:r>
      </w:del>
      <w:r w:rsidRPr="00C43C1E">
        <w:rPr>
          <w:rFonts w:cs="Times New Roman"/>
          <w:sz w:val="24"/>
          <w:szCs w:val="24"/>
        </w:rPr>
        <w:t xml:space="preserve">) and sample 3 (Fig. </w:t>
      </w:r>
      <w:r w:rsidR="00792C98">
        <w:rPr>
          <w:rFonts w:cs="Times New Roman"/>
          <w:sz w:val="24"/>
          <w:szCs w:val="24"/>
        </w:rPr>
        <w:t>6</w:t>
      </w:r>
      <w:del w:id="975" w:author="Cheng, Jiangtao" w:date="2021-07-17T09:19:00Z">
        <w:r w:rsidRPr="00C43C1E" w:rsidDel="00665305">
          <w:rPr>
            <w:rFonts w:cs="Times New Roman"/>
            <w:sz w:val="24"/>
            <w:szCs w:val="24"/>
          </w:rPr>
          <w:delText>(</w:delText>
        </w:r>
      </w:del>
      <w:r w:rsidRPr="00C43C1E">
        <w:rPr>
          <w:rFonts w:cs="Times New Roman"/>
          <w:sz w:val="24"/>
          <w:szCs w:val="24"/>
        </w:rPr>
        <w:t>c</w:t>
      </w:r>
      <w:del w:id="976" w:author="Cheng, Jiangtao" w:date="2021-07-17T09:19:00Z">
        <w:r w:rsidRPr="00C43C1E" w:rsidDel="00665305">
          <w:rPr>
            <w:rFonts w:cs="Times New Roman"/>
            <w:sz w:val="24"/>
            <w:szCs w:val="24"/>
          </w:rPr>
          <w:delText>)</w:delText>
        </w:r>
      </w:del>
      <w:r w:rsidRPr="00C43C1E">
        <w:rPr>
          <w:rFonts w:cs="Times New Roman"/>
          <w:sz w:val="24"/>
          <w:szCs w:val="24"/>
        </w:rPr>
        <w:t>)</w:t>
      </w:r>
      <w:del w:id="977" w:author="Cheng, Jiangtao" w:date="2021-07-17T09:52:00Z">
        <w:r w:rsidRPr="00C43C1E" w:rsidDel="00D00EE0">
          <w:rPr>
            <w:rFonts w:cs="Times New Roman"/>
            <w:sz w:val="24"/>
            <w:szCs w:val="24"/>
          </w:rPr>
          <w:delText xml:space="preserve"> substrates</w:delText>
        </w:r>
      </w:del>
      <w:r w:rsidRPr="00C43C1E">
        <w:rPr>
          <w:rFonts w:cs="Times New Roman"/>
          <w:sz w:val="24"/>
          <w:szCs w:val="24"/>
        </w:rPr>
        <w:t xml:space="preserve"> are similar to the </w:t>
      </w:r>
      <w:del w:id="978" w:author="Cheng, Jiangtao" w:date="2021-07-17T09:52:00Z">
        <w:r w:rsidRPr="00C43C1E" w:rsidDel="00D00EE0">
          <w:rPr>
            <w:rFonts w:cs="Times New Roman"/>
            <w:sz w:val="24"/>
            <w:szCs w:val="24"/>
          </w:rPr>
          <w:delText xml:space="preserve">variation for droplet </w:delText>
        </w:r>
      </w:del>
      <w:r w:rsidRPr="00C43C1E">
        <w:rPr>
          <w:rFonts w:cs="Times New Roman"/>
          <w:sz w:val="24"/>
          <w:szCs w:val="24"/>
        </w:rPr>
        <w:t xml:space="preserve">evaporation on sample 1. </w:t>
      </w:r>
      <w:ins w:id="979" w:author="Cheng, Jiangtao" w:date="2021-07-17T09:56:00Z">
        <w:r w:rsidR="00023C50">
          <w:rPr>
            <w:rFonts w:cs="Times New Roman"/>
            <w:sz w:val="24"/>
            <w:szCs w:val="24"/>
          </w:rPr>
          <w:t>It is noteworthy that t</w:t>
        </w:r>
      </w:ins>
      <w:del w:id="980" w:author="Cheng, Jiangtao" w:date="2021-07-17T09:56:00Z">
        <w:r w:rsidRPr="00C43C1E" w:rsidDel="00023C50">
          <w:rPr>
            <w:rFonts w:cs="Times New Roman"/>
            <w:sz w:val="24"/>
            <w:szCs w:val="24"/>
          </w:rPr>
          <w:delText>T</w:delText>
        </w:r>
      </w:del>
      <w:r w:rsidRPr="00C43C1E">
        <w:rPr>
          <w:rFonts w:cs="Times New Roman"/>
          <w:sz w:val="24"/>
          <w:szCs w:val="24"/>
        </w:rPr>
        <w:t xml:space="preserve">he </w:t>
      </w:r>
      <w:proofErr w:type="gramStart"/>
      <w:r w:rsidRPr="00C43C1E">
        <w:rPr>
          <w:rFonts w:cs="Times New Roman"/>
          <w:sz w:val="24"/>
          <w:szCs w:val="24"/>
        </w:rPr>
        <w:t>receding</w:t>
      </w:r>
      <w:proofErr w:type="gramEnd"/>
      <w:r w:rsidRPr="00C43C1E">
        <w:rPr>
          <w:rFonts w:cs="Times New Roman"/>
          <w:sz w:val="24"/>
          <w:szCs w:val="24"/>
        </w:rPr>
        <w:t xml:space="preserve"> contact angle increase</w:t>
      </w:r>
      <w:r w:rsidR="00C913AD">
        <w:rPr>
          <w:rFonts w:cs="Times New Roman"/>
          <w:sz w:val="24"/>
          <w:szCs w:val="24"/>
        </w:rPr>
        <w:t>s</w:t>
      </w:r>
      <w:r w:rsidRPr="00C43C1E">
        <w:rPr>
          <w:rFonts w:cs="Times New Roman"/>
          <w:sz w:val="24"/>
          <w:szCs w:val="24"/>
        </w:rPr>
        <w:t xml:space="preserve"> with the increase of the periodicity</w:t>
      </w:r>
      <w:ins w:id="981" w:author="Cheng, Jiangtao" w:date="2021-07-17T09:54:00Z">
        <w:r w:rsidR="00D849FC">
          <w:rPr>
            <w:rFonts w:cs="Times New Roman"/>
            <w:sz w:val="24"/>
            <w:szCs w:val="24"/>
          </w:rPr>
          <w:t xml:space="preserve"> of micropillars</w:t>
        </w:r>
      </w:ins>
      <w:r w:rsidRPr="00C43C1E">
        <w:rPr>
          <w:rFonts w:cs="Times New Roman"/>
          <w:sz w:val="24"/>
          <w:szCs w:val="24"/>
        </w:rPr>
        <w:t xml:space="preserve"> o</w:t>
      </w:r>
      <w:ins w:id="982" w:author="Cheng, Jiangtao" w:date="2021-07-17T09:54:00Z">
        <w:r w:rsidR="00D849FC">
          <w:rPr>
            <w:rFonts w:cs="Times New Roman"/>
            <w:sz w:val="24"/>
            <w:szCs w:val="24"/>
          </w:rPr>
          <w:t>n</w:t>
        </w:r>
      </w:ins>
      <w:del w:id="983" w:author="Cheng, Jiangtao" w:date="2021-07-17T09:54:00Z">
        <w:r w:rsidRPr="00C43C1E" w:rsidDel="00D849FC">
          <w:rPr>
            <w:rFonts w:cs="Times New Roman"/>
            <w:sz w:val="24"/>
            <w:szCs w:val="24"/>
          </w:rPr>
          <w:delText>f</w:delText>
        </w:r>
      </w:del>
      <w:r w:rsidRPr="00C43C1E">
        <w:rPr>
          <w:rFonts w:cs="Times New Roman"/>
          <w:sz w:val="24"/>
          <w:szCs w:val="24"/>
        </w:rPr>
        <w:t xml:space="preserve"> the </w:t>
      </w:r>
      <w:ins w:id="984" w:author="Cheng, Jiangtao" w:date="2021-07-17T09:54:00Z">
        <w:r w:rsidR="00D849FC">
          <w:rPr>
            <w:rFonts w:cs="Times New Roman"/>
            <w:sz w:val="24"/>
            <w:szCs w:val="24"/>
          </w:rPr>
          <w:t>substrate</w:t>
        </w:r>
      </w:ins>
      <w:del w:id="985" w:author="Cheng, Jiangtao" w:date="2021-07-17T09:54:00Z">
        <w:r w:rsidRPr="00C43C1E" w:rsidDel="00D849FC">
          <w:rPr>
            <w:rFonts w:cs="Times New Roman"/>
            <w:sz w:val="24"/>
            <w:szCs w:val="24"/>
          </w:rPr>
          <w:delText>substrate</w:delText>
        </w:r>
      </w:del>
      <w:r w:rsidRPr="00C43C1E">
        <w:rPr>
          <w:rFonts w:cs="Times New Roman"/>
          <w:sz w:val="24"/>
          <w:szCs w:val="24"/>
        </w:rPr>
        <w:t>.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w:t>
      </w:r>
      <w:ins w:id="986" w:author="Cheng, Jiangtao" w:date="2021-07-17T09:53:00Z">
        <w:r w:rsidR="00885B55">
          <w:rPr>
            <w:rFonts w:cs="Times New Roman"/>
            <w:sz w:val="24"/>
            <w:szCs w:val="24"/>
          </w:rPr>
          <w:t>,</w:t>
        </w:r>
      </w:ins>
      <w:r w:rsidRPr="00C43C1E">
        <w:rPr>
          <w:rFonts w:cs="Times New Roman"/>
          <w:sz w:val="24"/>
          <w:szCs w:val="24"/>
        </w:rPr>
        <w:t xml:space="preserve"> respectively. Since the initial contact angles of </w:t>
      </w:r>
      <w:ins w:id="987" w:author="Cheng, Jiangtao" w:date="2021-07-17T09:56:00Z">
        <w:r w:rsidR="00023C50">
          <w:rPr>
            <w:rFonts w:cs="Times New Roman"/>
            <w:sz w:val="24"/>
            <w:szCs w:val="24"/>
          </w:rPr>
          <w:t xml:space="preserve">water </w:t>
        </w:r>
      </w:ins>
      <w:r w:rsidRPr="00C43C1E">
        <w:rPr>
          <w:rFonts w:cs="Times New Roman"/>
          <w:sz w:val="24"/>
          <w:szCs w:val="24"/>
        </w:rPr>
        <w:t>droplet</w:t>
      </w:r>
      <w:ins w:id="988" w:author="Cheng, Jiangtao" w:date="2021-07-17T09:57:00Z">
        <w:r w:rsidR="00974AD6">
          <w:rPr>
            <w:rFonts w:cs="Times New Roman"/>
            <w:sz w:val="24"/>
            <w:szCs w:val="24"/>
          </w:rPr>
          <w:t>s</w:t>
        </w:r>
      </w:ins>
      <w:r w:rsidRPr="00C43C1E">
        <w:rPr>
          <w:rFonts w:cs="Times New Roman"/>
          <w:sz w:val="24"/>
          <w:szCs w:val="24"/>
        </w:rPr>
        <w:t xml:space="preserve"> on </w:t>
      </w:r>
      <w:del w:id="989" w:author="Cheng, Jiangtao" w:date="2021-07-17T09:58:00Z">
        <w:r w:rsidRPr="00C43C1E" w:rsidDel="00974AD6">
          <w:rPr>
            <w:rFonts w:cs="Times New Roman"/>
            <w:sz w:val="24"/>
            <w:szCs w:val="24"/>
          </w:rPr>
          <w:delText>these three sample</w:delText>
        </w:r>
      </w:del>
      <w:ins w:id="990" w:author="Cheng, Jiangtao" w:date="2021-07-17T09:58:00Z">
        <w:r w:rsidR="00974AD6" w:rsidRPr="00C43C1E">
          <w:rPr>
            <w:rFonts w:cs="Times New Roman"/>
            <w:sz w:val="24"/>
            <w:szCs w:val="24"/>
          </w:rPr>
          <w:t>these three samples</w:t>
        </w:r>
      </w:ins>
      <w:del w:id="991" w:author="Cheng, Jiangtao" w:date="2021-07-17T09:55:00Z">
        <w:r w:rsidRPr="00C43C1E" w:rsidDel="00D849FC">
          <w:rPr>
            <w:rFonts w:cs="Times New Roman"/>
            <w:sz w:val="24"/>
            <w:szCs w:val="24"/>
          </w:rPr>
          <w:delText xml:space="preserve"> substrate</w:delText>
        </w:r>
      </w:del>
      <w:del w:id="992" w:author="Cheng, Jiangtao" w:date="2021-07-17T09:58:00Z">
        <w:r w:rsidRPr="00C43C1E" w:rsidDel="00974AD6">
          <w:rPr>
            <w:rFonts w:cs="Times New Roman"/>
            <w:sz w:val="24"/>
            <w:szCs w:val="24"/>
          </w:rPr>
          <w:delText>s</w:delText>
        </w:r>
      </w:del>
      <w:r w:rsidRPr="00C43C1E">
        <w:rPr>
          <w:rFonts w:cs="Times New Roman"/>
          <w:sz w:val="24"/>
          <w:szCs w:val="24"/>
        </w:rPr>
        <w:t xml:space="preserve"> are almost the same (about 155°), </w:t>
      </w:r>
      <w:ins w:id="993" w:author="Cheng, Jiangtao" w:date="2021-07-17T09:57:00Z">
        <w:r w:rsidR="00974AD6">
          <w:rPr>
            <w:rFonts w:cs="Times New Roman"/>
            <w:sz w:val="24"/>
            <w:szCs w:val="24"/>
          </w:rPr>
          <w:t xml:space="preserve">a </w:t>
        </w:r>
      </w:ins>
      <w:r w:rsidRPr="00C43C1E">
        <w:rPr>
          <w:rFonts w:cs="Times New Roman"/>
          <w:sz w:val="24"/>
          <w:szCs w:val="24"/>
        </w:rPr>
        <w:t xml:space="preserve">larger receding contact angle results in the shorter </w:t>
      </w:r>
      <w:ins w:id="994" w:author="Cheng, Jiangtao" w:date="2021-07-17T09:58:00Z">
        <w:r w:rsidR="00974AD6">
          <w:rPr>
            <w:rFonts w:cs="Times New Roman"/>
            <w:sz w:val="24"/>
            <w:szCs w:val="24"/>
          </w:rPr>
          <w:t>term</w:t>
        </w:r>
      </w:ins>
      <w:del w:id="995" w:author="Cheng, Jiangtao" w:date="2021-07-17T09:58:00Z">
        <w:r w:rsidRPr="00C43C1E" w:rsidDel="00974AD6">
          <w:rPr>
            <w:rFonts w:cs="Times New Roman"/>
            <w:sz w:val="24"/>
            <w:szCs w:val="24"/>
          </w:rPr>
          <w:delText>time</w:delText>
        </w:r>
      </w:del>
      <w:r w:rsidRPr="00C43C1E">
        <w:rPr>
          <w:rFonts w:cs="Times New Roman"/>
          <w:sz w:val="24"/>
          <w:szCs w:val="24"/>
        </w:rPr>
        <w:t xml:space="preserve"> of the CCR mode. The nondimensional evaporation time</w:t>
      </w:r>
      <w:r w:rsidR="00C913AD">
        <w:rPr>
          <w:rFonts w:cs="Times New Roman"/>
          <w:sz w:val="24"/>
          <w:szCs w:val="24"/>
        </w:rPr>
        <w:t>s</w:t>
      </w:r>
      <w:r w:rsidRPr="00C43C1E">
        <w:rPr>
          <w:rFonts w:cs="Times New Roman"/>
          <w:sz w:val="24"/>
          <w:szCs w:val="24"/>
        </w:rPr>
        <w:t xml:space="preserve"> for </w:t>
      </w:r>
      <w:ins w:id="996" w:author="Cheng, Jiangtao" w:date="2021-07-17T09:58:00Z">
        <w:r w:rsidR="00974AD6">
          <w:rPr>
            <w:rFonts w:cs="Times New Roman"/>
            <w:sz w:val="24"/>
            <w:szCs w:val="24"/>
          </w:rPr>
          <w:t xml:space="preserve">the </w:t>
        </w:r>
      </w:ins>
      <w:r w:rsidRPr="00C43C1E">
        <w:rPr>
          <w:rFonts w:cs="Times New Roman"/>
          <w:sz w:val="24"/>
          <w:szCs w:val="24"/>
        </w:rPr>
        <w:t xml:space="preserve">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958"/>
    <w:p w14:paraId="6B1CBB19" w14:textId="785E3115" w:rsidR="00C43C1E" w:rsidRPr="00C111B2" w:rsidDel="008746BB" w:rsidRDefault="00C43C1E" w:rsidP="00C43C1E">
      <w:pPr>
        <w:spacing w:line="360" w:lineRule="auto"/>
        <w:rPr>
          <w:del w:id="997" w:author="Cheng, Jiangtao" w:date="2021-07-17T08:39:00Z"/>
          <w:rFonts w:cs="Times New Roman"/>
          <w:b/>
          <w:bCs/>
          <w:sz w:val="24"/>
          <w:szCs w:val="24"/>
        </w:rPr>
      </w:pPr>
      <w:commentRangeStart w:id="998"/>
      <w:r w:rsidRPr="00C111B2">
        <w:rPr>
          <w:rFonts w:cs="Times New Roman"/>
          <w:b/>
          <w:bCs/>
          <w:sz w:val="24"/>
          <w:szCs w:val="24"/>
        </w:rPr>
        <w:t xml:space="preserve">4.2. </w:t>
      </w:r>
      <w:r w:rsidR="00C7405F" w:rsidRPr="00C111B2">
        <w:rPr>
          <w:rFonts w:cs="Times New Roman"/>
          <w:b/>
          <w:bCs/>
          <w:sz w:val="24"/>
          <w:szCs w:val="24"/>
        </w:rPr>
        <w:t>Experimental and model</w:t>
      </w:r>
      <w:ins w:id="999" w:author="Cheng, Jiangtao" w:date="2021-07-17T10:10:00Z">
        <w:r w:rsidR="003F79DF">
          <w:rPr>
            <w:rFonts w:cs="Times New Roman"/>
            <w:b/>
            <w:bCs/>
            <w:sz w:val="24"/>
            <w:szCs w:val="24"/>
          </w:rPr>
          <w:t>led</w:t>
        </w:r>
      </w:ins>
      <w:del w:id="1000" w:author="Cheng, Jiangtao" w:date="2021-07-17T10:10:00Z">
        <w:r w:rsidR="00C7405F" w:rsidRPr="00C111B2" w:rsidDel="003F79DF">
          <w:rPr>
            <w:rFonts w:cs="Times New Roman"/>
            <w:b/>
            <w:bCs/>
            <w:sz w:val="24"/>
            <w:szCs w:val="24"/>
          </w:rPr>
          <w:delText>ing</w:delText>
        </w:r>
      </w:del>
      <w:r w:rsidR="00C7405F" w:rsidRPr="00C111B2">
        <w:rPr>
          <w:rFonts w:cs="Times New Roman"/>
          <w:b/>
          <w:bCs/>
          <w:sz w:val="24"/>
          <w:szCs w:val="24"/>
        </w:rPr>
        <w:t xml:space="preserve"> droplet cap surface temperature</w:t>
      </w:r>
      <w:commentRangeEnd w:id="998"/>
      <w:r w:rsidR="001919E7">
        <w:rPr>
          <w:rStyle w:val="CommentReference"/>
        </w:rPr>
        <w:commentReference w:id="998"/>
      </w:r>
    </w:p>
    <w:p w14:paraId="3C5FA0F0" w14:textId="53D2A3DD" w:rsidR="008461F8" w:rsidRDefault="00A70B99" w:rsidP="008746BB">
      <w:pPr>
        <w:spacing w:line="360" w:lineRule="auto"/>
        <w:rPr>
          <w:rFonts w:cs="Times New Roman"/>
          <w:sz w:val="24"/>
          <w:szCs w:val="24"/>
        </w:rPr>
        <w:pPrChange w:id="1001" w:author="Cheng, Jiangtao" w:date="2021-07-17T08:39:00Z">
          <w:pPr>
            <w:spacing w:line="360" w:lineRule="auto"/>
            <w:jc w:val="center"/>
          </w:pPr>
        </w:pPrChange>
      </w:pPr>
      <w:moveFromRangeStart w:id="1002" w:author="Cheng, Jiangtao" w:date="2021-07-17T08:39:00Z" w:name="move77403589"/>
      <w:moveFrom w:id="1003" w:author="Cheng, Jiangtao" w:date="2021-07-17T08:39:00Z">
        <w:r w:rsidDel="008746BB">
          <w:rPr>
            <w:noProof/>
          </w:rPr>
          <w:drawing>
            <wp:inline distT="0" distB="0" distL="0" distR="0" wp14:anchorId="724A1329" wp14:editId="52E5296E">
              <wp:extent cx="5468112"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04" t="3537" r="8496" b="1997"/>
                      <a:stretch/>
                    </pic:blipFill>
                    <pic:spPr bwMode="auto">
                      <a:xfrm>
                        <a:off x="0" y="0"/>
                        <a:ext cx="5468112" cy="4023360"/>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1002"/>
    </w:p>
    <w:p w14:paraId="4842B002" w14:textId="21C4E8B6" w:rsidR="00C43C1E" w:rsidRPr="00381D42" w:rsidDel="008746BB" w:rsidRDefault="00C43C1E" w:rsidP="00792342">
      <w:pPr>
        <w:spacing w:after="120"/>
        <w:rPr>
          <w:moveFrom w:id="1004" w:author="Cheng, Jiangtao" w:date="2021-07-17T08:40:00Z"/>
          <w:rFonts w:cs="Times New Roman"/>
          <w:sz w:val="24"/>
          <w:szCs w:val="24"/>
          <w:rPrChange w:id="1005" w:author="Cheng, Jiangtao" w:date="2021-07-17T10:04:00Z">
            <w:rPr>
              <w:moveFrom w:id="1006" w:author="Cheng, Jiangtao" w:date="2021-07-17T08:40:00Z"/>
              <w:rFonts w:cs="Times New Roman"/>
              <w:sz w:val="24"/>
              <w:szCs w:val="24"/>
            </w:rPr>
          </w:rPrChange>
        </w:rPr>
        <w:pPrChange w:id="1007" w:author="Cheng, Jiangtao" w:date="2021-07-16T09:57:00Z">
          <w:pPr>
            <w:jc w:val="left"/>
          </w:pPr>
        </w:pPrChange>
      </w:pPr>
      <w:moveFromRangeStart w:id="1008" w:author="Cheng, Jiangtao" w:date="2021-07-17T08:40:00Z" w:name="move77403628"/>
      <w:moveFrom w:id="1009" w:author="Cheng, Jiangtao" w:date="2021-07-17T08:40:00Z">
        <w:r w:rsidRPr="00381D42" w:rsidDel="008746BB">
          <w:rPr>
            <w:rFonts w:cs="Times New Roman"/>
            <w:sz w:val="24"/>
            <w:szCs w:val="24"/>
            <w:rPrChange w:id="1010" w:author="Cheng, Jiangtao" w:date="2021-07-17T10:04:00Z">
              <w:rPr>
                <w:rFonts w:cs="Times New Roman"/>
                <w:b/>
                <w:bCs/>
                <w:sz w:val="24"/>
                <w:szCs w:val="24"/>
              </w:rPr>
            </w:rPrChange>
          </w:rPr>
          <w:t xml:space="preserve">Figure </w:t>
        </w:r>
        <w:r w:rsidR="00792C98" w:rsidRPr="00381D42" w:rsidDel="008746BB">
          <w:rPr>
            <w:rFonts w:cs="Times New Roman"/>
            <w:sz w:val="24"/>
            <w:szCs w:val="24"/>
            <w:rPrChange w:id="1011" w:author="Cheng, Jiangtao" w:date="2021-07-17T10:04:00Z">
              <w:rPr>
                <w:rFonts w:cs="Times New Roman"/>
                <w:b/>
                <w:bCs/>
                <w:sz w:val="24"/>
                <w:szCs w:val="24"/>
              </w:rPr>
            </w:rPrChange>
          </w:rPr>
          <w:t>7</w:t>
        </w:r>
        <w:r w:rsidRPr="00381D42" w:rsidDel="008746BB">
          <w:rPr>
            <w:rFonts w:cs="Times New Roman"/>
            <w:sz w:val="24"/>
            <w:szCs w:val="24"/>
            <w:rPrChange w:id="1012" w:author="Cheng, Jiangtao" w:date="2021-07-17T10:04:00Z">
              <w:rPr>
                <w:rFonts w:cs="Times New Roman"/>
                <w:b/>
                <w:bCs/>
                <w:sz w:val="24"/>
                <w:szCs w:val="24"/>
              </w:rPr>
            </w:rPrChange>
          </w:rPr>
          <w:t>.</w:t>
        </w:r>
        <w:r w:rsidRPr="00381D42" w:rsidDel="008746BB">
          <w:rPr>
            <w:rFonts w:cs="Times New Roman"/>
            <w:sz w:val="24"/>
            <w:szCs w:val="24"/>
            <w:rPrChange w:id="1013" w:author="Cheng, Jiangtao" w:date="2021-07-17T10:04:00Z">
              <w:rPr>
                <w:rFonts w:cs="Times New Roman"/>
                <w:sz w:val="24"/>
                <w:szCs w:val="24"/>
              </w:rPr>
            </w:rPrChange>
          </w:rPr>
          <w:t xml:space="preserve"> (a) Evolution of droplet cap surface temperature on sample 1 substrate. (b) Evolution of droplet cap surface temperature on sample 2 substrate. (c) Evolution of droplet cap surface temperature on sample 3 substrate. The solid lines represent the droplet cap surface temperature calculated by the thermal circuit model and the scatter dots are the experimental results tested by the IR camera. (d) Evolution of droplet base surface temperature on sample 1 sample 2 and sample 3 heated with base temperature 40 °C, 60 °C and 80°C. </w:t>
        </w:r>
      </w:moveFrom>
    </w:p>
    <w:moveFromRangeEnd w:id="1008"/>
    <w:p w14:paraId="06DA75DD" w14:textId="1A56C853" w:rsidR="008746BB" w:rsidRDefault="00C43C1E" w:rsidP="008746BB">
      <w:pPr>
        <w:spacing w:line="360" w:lineRule="auto"/>
        <w:ind w:firstLine="360"/>
        <w:rPr>
          <w:ins w:id="1014" w:author="Cheng, Jiangtao" w:date="2021-07-17T08:41:00Z"/>
          <w:rFonts w:cs="Times New Roman"/>
          <w:sz w:val="24"/>
          <w:szCs w:val="24"/>
        </w:rPr>
        <w:pPrChange w:id="1015" w:author="Cheng, Jiangtao" w:date="2021-07-17T08:41:00Z">
          <w:pPr>
            <w:spacing w:line="360" w:lineRule="auto"/>
            <w:ind w:firstLine="360"/>
            <w:jc w:val="center"/>
          </w:pPr>
        </w:pPrChange>
      </w:pPr>
      <w:del w:id="1016" w:author="Cheng, Jiangtao" w:date="2021-07-17T10:04:00Z">
        <w:r w:rsidRPr="00381D42" w:rsidDel="00381D42">
          <w:rPr>
            <w:rFonts w:cs="Times New Roman"/>
            <w:sz w:val="24"/>
            <w:szCs w:val="24"/>
            <w:rPrChange w:id="1017" w:author="Cheng, Jiangtao" w:date="2021-07-17T10:04:00Z">
              <w:rPr>
                <w:rFonts w:cs="Times New Roman"/>
                <w:sz w:val="24"/>
                <w:szCs w:val="24"/>
              </w:rPr>
            </w:rPrChange>
          </w:rPr>
          <w:delText xml:space="preserve">In Fig. </w:delText>
        </w:r>
        <w:r w:rsidR="00792C98" w:rsidRPr="00381D42" w:rsidDel="00381D42">
          <w:rPr>
            <w:rFonts w:cs="Times New Roman"/>
            <w:sz w:val="24"/>
            <w:szCs w:val="24"/>
            <w:rPrChange w:id="1018" w:author="Cheng, Jiangtao" w:date="2021-07-17T10:04:00Z">
              <w:rPr>
                <w:rFonts w:cs="Times New Roman"/>
                <w:sz w:val="24"/>
                <w:szCs w:val="24"/>
              </w:rPr>
            </w:rPrChange>
          </w:rPr>
          <w:delText>7</w:delText>
        </w:r>
      </w:del>
      <w:del w:id="1019" w:author="Cheng, Jiangtao" w:date="2021-07-16T18:44:00Z">
        <w:r w:rsidRPr="00381D42" w:rsidDel="00CA5601">
          <w:rPr>
            <w:rFonts w:cs="Times New Roman"/>
            <w:sz w:val="24"/>
            <w:szCs w:val="24"/>
            <w:rPrChange w:id="1020" w:author="Cheng, Jiangtao" w:date="2021-07-17T10:04:00Z">
              <w:rPr>
                <w:rFonts w:cs="Times New Roman"/>
                <w:sz w:val="24"/>
                <w:szCs w:val="24"/>
              </w:rPr>
            </w:rPrChange>
          </w:rPr>
          <w:delText xml:space="preserve"> </w:delText>
        </w:r>
      </w:del>
      <w:del w:id="1021" w:author="Cheng, Jiangtao" w:date="2021-07-17T10:04:00Z">
        <w:r w:rsidRPr="00381D42" w:rsidDel="00381D42">
          <w:rPr>
            <w:rFonts w:cs="Times New Roman"/>
            <w:sz w:val="24"/>
            <w:szCs w:val="24"/>
            <w:rPrChange w:id="1022" w:author="Cheng, Jiangtao" w:date="2021-07-17T10:04:00Z">
              <w:rPr>
                <w:rFonts w:cs="Times New Roman"/>
                <w:sz w:val="24"/>
                <w:szCs w:val="24"/>
              </w:rPr>
            </w:rPrChange>
          </w:rPr>
          <w:delText>(a), (b) and (c), w</w:delText>
        </w:r>
      </w:del>
      <w:ins w:id="1023" w:author="Cheng, Jiangtao" w:date="2021-07-17T10:06:00Z">
        <w:r w:rsidR="000732F4">
          <w:rPr>
            <w:rFonts w:cs="Times New Roman"/>
            <w:sz w:val="24"/>
            <w:szCs w:val="24"/>
          </w:rPr>
          <w:t>T</w:t>
        </w:r>
      </w:ins>
      <w:del w:id="1024" w:author="Cheng, Jiangtao" w:date="2021-07-17T10:06:00Z">
        <w:r w:rsidRPr="00C7405F" w:rsidDel="000732F4">
          <w:rPr>
            <w:rFonts w:cs="Times New Roman"/>
            <w:sz w:val="24"/>
            <w:szCs w:val="24"/>
          </w:rPr>
          <w:delText>e</w:delText>
        </w:r>
        <w:r w:rsidRPr="00C43C1E" w:rsidDel="000732F4">
          <w:rPr>
            <w:rFonts w:cs="Times New Roman"/>
            <w:sz w:val="24"/>
            <w:szCs w:val="24"/>
          </w:rPr>
          <w:delText xml:space="preserve"> show t</w:delText>
        </w:r>
      </w:del>
      <w:r w:rsidRPr="00C43C1E">
        <w:rPr>
          <w:rFonts w:cs="Times New Roman"/>
          <w:sz w:val="24"/>
          <w:szCs w:val="24"/>
        </w:rPr>
        <w:t>he evolution</w:t>
      </w:r>
      <w:ins w:id="1025" w:author="Cheng, Jiangtao" w:date="2021-07-17T10:06:00Z">
        <w:r w:rsidR="000732F4">
          <w:rPr>
            <w:rFonts w:cs="Times New Roman"/>
            <w:sz w:val="24"/>
            <w:szCs w:val="24"/>
          </w:rPr>
          <w:t>s</w:t>
        </w:r>
      </w:ins>
      <w:r w:rsidRPr="00C43C1E">
        <w:rPr>
          <w:rFonts w:cs="Times New Roman"/>
          <w:sz w:val="24"/>
          <w:szCs w:val="24"/>
        </w:rPr>
        <w:t xml:space="preserve"> of droplet cap</w:t>
      </w:r>
      <w:del w:id="1026" w:author="Cheng, Jiangtao" w:date="2021-07-17T10:04:00Z">
        <w:r w:rsidRPr="00C43C1E" w:rsidDel="00381D42">
          <w:rPr>
            <w:rFonts w:cs="Times New Roman"/>
            <w:sz w:val="24"/>
            <w:szCs w:val="24"/>
          </w:rPr>
          <w:delText xml:space="preserve"> surface</w:delText>
        </w:r>
      </w:del>
      <w:r w:rsidRPr="00C43C1E">
        <w:rPr>
          <w:rFonts w:cs="Times New Roman"/>
          <w:sz w:val="24"/>
          <w:szCs w:val="24"/>
        </w:rPr>
        <w:t xml:space="preserve"> temperature versus the nondimensional time</w:t>
      </w:r>
      <w:ins w:id="1027" w:author="Cheng, Jiangtao" w:date="2021-07-17T10:05:00Z">
        <w:r w:rsidR="00381D42">
          <w:rPr>
            <w:rFonts w:cs="Times New Roman"/>
            <w:sz w:val="24"/>
            <w:szCs w:val="24"/>
          </w:rPr>
          <w:t xml:space="preserve"> on samples 1-3 </w:t>
        </w:r>
      </w:ins>
      <w:ins w:id="1028" w:author="Cheng, Jiangtao" w:date="2021-07-17T10:06:00Z">
        <w:r w:rsidR="000732F4">
          <w:rPr>
            <w:rFonts w:cs="Times New Roman"/>
            <w:sz w:val="24"/>
            <w:szCs w:val="24"/>
          </w:rPr>
          <w:t xml:space="preserve">are shown </w:t>
        </w:r>
      </w:ins>
      <w:ins w:id="1029" w:author="Cheng, Jiangtao" w:date="2021-07-17T10:05:00Z">
        <w:r w:rsidR="00381D42">
          <w:rPr>
            <w:rFonts w:cs="Times New Roman"/>
            <w:sz w:val="24"/>
            <w:szCs w:val="24"/>
          </w:rPr>
          <w:t>i</w:t>
        </w:r>
        <w:r w:rsidR="00381D42" w:rsidRPr="00C43C1E">
          <w:rPr>
            <w:rFonts w:cs="Times New Roman"/>
            <w:sz w:val="24"/>
            <w:szCs w:val="24"/>
          </w:rPr>
          <w:t xml:space="preserve">n Fig. </w:t>
        </w:r>
        <w:r w:rsidR="00381D42">
          <w:rPr>
            <w:rFonts w:cs="Times New Roman"/>
            <w:sz w:val="24"/>
            <w:szCs w:val="24"/>
          </w:rPr>
          <w:t>7</w:t>
        </w:r>
        <w:r w:rsidR="00381D42" w:rsidRPr="00C43C1E">
          <w:rPr>
            <w:rFonts w:cs="Times New Roman"/>
            <w:sz w:val="24"/>
            <w:szCs w:val="24"/>
          </w:rPr>
          <w:t>(a), (b) and (c)</w:t>
        </w:r>
        <w:r w:rsidR="00381D42">
          <w:rPr>
            <w:rFonts w:cs="Times New Roman"/>
            <w:sz w:val="24"/>
            <w:szCs w:val="24"/>
          </w:rPr>
          <w:t xml:space="preserve">, </w:t>
        </w:r>
        <w:r w:rsidR="00381D42">
          <w:rPr>
            <w:rFonts w:cs="Times New Roman"/>
            <w:sz w:val="24"/>
            <w:szCs w:val="24"/>
          </w:rPr>
          <w:t>respectively</w:t>
        </w:r>
      </w:ins>
      <w:r w:rsidRPr="00C43C1E">
        <w:rPr>
          <w:rFonts w:cs="Times New Roman"/>
          <w:sz w:val="24"/>
          <w:szCs w:val="24"/>
        </w:rPr>
        <w:t>. The droplet cap</w:t>
      </w:r>
      <w:del w:id="1030" w:author="Cheng, Jiangtao" w:date="2021-07-17T10:03:00Z">
        <w:r w:rsidRPr="00C43C1E" w:rsidDel="00CD6BA5">
          <w:rPr>
            <w:rFonts w:cs="Times New Roman"/>
            <w:sz w:val="24"/>
            <w:szCs w:val="24"/>
          </w:rPr>
          <w:delText xml:space="preserve"> </w:delText>
        </w:r>
      </w:del>
      <w:del w:id="1031" w:author="Cheng, Jiangtao" w:date="2021-07-17T10:02:00Z">
        <w:r w:rsidRPr="00C43C1E" w:rsidDel="00CD6BA5">
          <w:rPr>
            <w:rFonts w:cs="Times New Roman"/>
            <w:sz w:val="24"/>
            <w:szCs w:val="24"/>
          </w:rPr>
          <w:delText>surface</w:delText>
        </w:r>
      </w:del>
      <w:r w:rsidRPr="00C43C1E">
        <w:rPr>
          <w:rFonts w:cs="Times New Roman"/>
          <w:sz w:val="24"/>
          <w:szCs w:val="24"/>
        </w:rPr>
        <w:t xml:space="preserve"> temperature</w:t>
      </w:r>
      <w:r w:rsidR="002834B8">
        <w:rPr>
          <w:rFonts w:cs="Times New Roman"/>
          <w:sz w:val="24"/>
          <w:szCs w:val="24"/>
        </w:rPr>
        <w:t xml:space="preserve"> </w:t>
      </w:r>
      <w:r w:rsidRPr="00C43C1E">
        <w:rPr>
          <w:rFonts w:cs="Times New Roman"/>
          <w:sz w:val="24"/>
          <w:szCs w:val="24"/>
        </w:rPr>
        <w:t xml:space="preserve">calculated by the thermal circuit model matches well with </w:t>
      </w:r>
      <w:del w:id="1032" w:author="Cheng, Jiangtao" w:date="2021-07-17T10:03:00Z">
        <w:r w:rsidRPr="00C43C1E" w:rsidDel="00CD6BA5">
          <w:rPr>
            <w:rFonts w:cs="Times New Roman"/>
            <w:sz w:val="24"/>
            <w:szCs w:val="24"/>
          </w:rPr>
          <w:delText>the droplet cap surface temperature</w:delText>
        </w:r>
      </w:del>
      <w:ins w:id="1033" w:author="Cheng, Jiangtao" w:date="2021-07-17T10:03:00Z">
        <w:r w:rsidR="00CD6BA5">
          <w:rPr>
            <w:rFonts w:cs="Times New Roman"/>
            <w:sz w:val="24"/>
            <w:szCs w:val="24"/>
          </w:rPr>
          <w:t>that</w:t>
        </w:r>
      </w:ins>
      <w:r w:rsidRPr="00C43C1E">
        <w:rPr>
          <w:rFonts w:cs="Times New Roman"/>
          <w:sz w:val="24"/>
          <w:szCs w:val="24"/>
        </w:rPr>
        <w:t xml:space="preserve"> </w:t>
      </w:r>
      <w:ins w:id="1034" w:author="Cheng, Jiangtao" w:date="2021-07-17T10:03:00Z">
        <w:r w:rsidR="00CD6BA5">
          <w:rPr>
            <w:rFonts w:cs="Times New Roman"/>
            <w:sz w:val="24"/>
            <w:szCs w:val="24"/>
          </w:rPr>
          <w:t>measur</w:t>
        </w:r>
      </w:ins>
      <w:del w:id="1035" w:author="Cheng, Jiangtao" w:date="2021-07-17T10:03:00Z">
        <w:r w:rsidRPr="00C43C1E" w:rsidDel="00CD6BA5">
          <w:rPr>
            <w:rFonts w:cs="Times New Roman"/>
            <w:sz w:val="24"/>
            <w:szCs w:val="24"/>
          </w:rPr>
          <w:delText>test</w:delText>
        </w:r>
      </w:del>
      <w:r w:rsidRPr="00C43C1E">
        <w:rPr>
          <w:rFonts w:cs="Times New Roman"/>
          <w:sz w:val="24"/>
          <w:szCs w:val="24"/>
        </w:rPr>
        <w:t xml:space="preserve">ed by the IR camera for </w:t>
      </w:r>
      <w:del w:id="1036" w:author="Cheng, Jiangtao" w:date="2021-07-17T10:07:00Z">
        <w:r w:rsidRPr="00C43C1E" w:rsidDel="000732F4">
          <w:rPr>
            <w:rFonts w:cs="Times New Roman"/>
            <w:sz w:val="24"/>
            <w:szCs w:val="24"/>
          </w:rPr>
          <w:delText xml:space="preserve">the </w:delText>
        </w:r>
      </w:del>
      <w:ins w:id="1037" w:author="Cheng, Jiangtao" w:date="2021-07-17T10:03:00Z">
        <w:r w:rsidR="00CD5E4C">
          <w:rPr>
            <w:rFonts w:cs="Times New Roman"/>
            <w:sz w:val="24"/>
            <w:szCs w:val="24"/>
          </w:rPr>
          <w:t xml:space="preserve">droplet </w:t>
        </w:r>
      </w:ins>
      <w:r w:rsidRPr="00C43C1E">
        <w:rPr>
          <w:rFonts w:cs="Times New Roman"/>
          <w:sz w:val="24"/>
          <w:szCs w:val="24"/>
        </w:rPr>
        <w:t xml:space="preserve">evaporation on substrates with </w:t>
      </w:r>
      <w:del w:id="1038" w:author="Cheng, Jiangtao" w:date="2021-07-17T10:04:00Z">
        <w:r w:rsidRPr="00C43C1E" w:rsidDel="00CD5E4C">
          <w:rPr>
            <w:rFonts w:cs="Times New Roman"/>
            <w:sz w:val="24"/>
            <w:szCs w:val="24"/>
          </w:rPr>
          <w:delText xml:space="preserve">substrate base </w:delText>
        </w:r>
      </w:del>
      <w:r w:rsidRPr="00C43C1E">
        <w:rPr>
          <w:rFonts w:cs="Times New Roman"/>
          <w:sz w:val="24"/>
          <w:szCs w:val="24"/>
        </w:rPr>
        <w:t>temperature at 40 °C, 60 °C and 80 °C</w:t>
      </w:r>
      <w:ins w:id="1039" w:author="Cheng, Jiangtao" w:date="2021-07-17T10:04:00Z">
        <w:r w:rsidR="00CD5E4C">
          <w:rPr>
            <w:rFonts w:cs="Times New Roman"/>
            <w:sz w:val="24"/>
            <w:szCs w:val="24"/>
          </w:rPr>
          <w:t>, respectively</w:t>
        </w:r>
      </w:ins>
      <w:r w:rsidRPr="00C43C1E">
        <w:rPr>
          <w:rFonts w:cs="Times New Roman"/>
          <w:sz w:val="24"/>
          <w:szCs w:val="24"/>
        </w:rPr>
        <w:t xml:space="preserve">. There </w:t>
      </w:r>
      <w:ins w:id="1040" w:author="Cheng, Jiangtao" w:date="2021-07-17T10:07:00Z">
        <w:r w:rsidR="00B024F2">
          <w:rPr>
            <w:rFonts w:cs="Times New Roman"/>
            <w:sz w:val="24"/>
            <w:szCs w:val="24"/>
          </w:rPr>
          <w:t>exists</w:t>
        </w:r>
      </w:ins>
      <w:del w:id="1041" w:author="Cheng, Jiangtao" w:date="2021-07-17T10:07:00Z">
        <w:r w:rsidRPr="00C43C1E" w:rsidDel="00B024F2">
          <w:rPr>
            <w:rFonts w:cs="Times New Roman"/>
            <w:sz w:val="24"/>
            <w:szCs w:val="24"/>
          </w:rPr>
          <w:delText>is</w:delText>
        </w:r>
      </w:del>
      <w:r w:rsidRPr="00C43C1E">
        <w:rPr>
          <w:rFonts w:cs="Times New Roman"/>
          <w:sz w:val="24"/>
          <w:szCs w:val="24"/>
        </w:rPr>
        <w:t xml:space="preserve"> a large temperature difference between the droplet cap surface and the substrate base</w:t>
      </w:r>
      <w:del w:id="1042" w:author="Cheng, Jiangtao" w:date="2021-07-17T10:17:00Z">
        <w:r w:rsidRPr="00C43C1E" w:rsidDel="001C7F9E">
          <w:rPr>
            <w:rFonts w:cs="Times New Roman"/>
            <w:sz w:val="24"/>
            <w:szCs w:val="24"/>
          </w:rPr>
          <w:delText xml:space="preserve"> temperature</w:delText>
        </w:r>
      </w:del>
      <w:ins w:id="1043" w:author="Cheng, Jiangtao" w:date="2021-07-17T10:15:00Z">
        <w:r w:rsidR="005D015F">
          <w:rPr>
            <w:rFonts w:cs="Times New Roman"/>
            <w:sz w:val="24"/>
            <w:szCs w:val="24"/>
          </w:rPr>
          <w:t>, which</w:t>
        </w:r>
      </w:ins>
      <w:del w:id="1044" w:author="Cheng, Jiangtao" w:date="2021-07-17T10:15:00Z">
        <w:r w:rsidRPr="00C43C1E" w:rsidDel="005D015F">
          <w:rPr>
            <w:rFonts w:cs="Times New Roman"/>
            <w:sz w:val="24"/>
            <w:szCs w:val="24"/>
          </w:rPr>
          <w:delText>.</w:delText>
        </w:r>
      </w:del>
      <w:r w:rsidRPr="00C43C1E">
        <w:rPr>
          <w:rFonts w:cs="Times New Roman"/>
          <w:sz w:val="24"/>
          <w:szCs w:val="24"/>
        </w:rPr>
        <w:t xml:space="preserve"> </w:t>
      </w:r>
      <w:del w:id="1045" w:author="Cheng, Jiangtao" w:date="2021-07-17T10:15:00Z">
        <w:r w:rsidRPr="00C43C1E" w:rsidDel="005D015F">
          <w:rPr>
            <w:rFonts w:cs="Times New Roman"/>
            <w:sz w:val="24"/>
            <w:szCs w:val="24"/>
          </w:rPr>
          <w:delText>This temperature d</w:delText>
        </w:r>
        <w:r w:rsidR="00C7405F" w:rsidDel="005D015F">
          <w:rPr>
            <w:rFonts w:cs="Times New Roman"/>
            <w:sz w:val="24"/>
            <w:szCs w:val="24"/>
          </w:rPr>
          <w:delText>ifference</w:delText>
        </w:r>
        <w:r w:rsidRPr="00C43C1E" w:rsidDel="005D015F">
          <w:rPr>
            <w:rFonts w:cs="Times New Roman"/>
            <w:sz w:val="24"/>
            <w:szCs w:val="24"/>
          </w:rPr>
          <w:delText xml:space="preserve"> </w:delText>
        </w:r>
      </w:del>
      <w:r w:rsidRPr="00C43C1E">
        <w:rPr>
          <w:rFonts w:cs="Times New Roman"/>
          <w:sz w:val="24"/>
          <w:szCs w:val="24"/>
        </w:rPr>
        <w:t>is caused by the thermal resistances of the water droplet, the evaporation</w:t>
      </w:r>
      <w:ins w:id="1046" w:author="Cheng, Jiangtao" w:date="2021-07-17T10:12:00Z">
        <w:r w:rsidR="005D015F">
          <w:rPr>
            <w:rFonts w:cs="Times New Roman"/>
            <w:sz w:val="24"/>
            <w:szCs w:val="24"/>
          </w:rPr>
          <w:t xml:space="preserve"> at the droplet surface</w:t>
        </w:r>
      </w:ins>
      <w:r w:rsidRPr="00C43C1E">
        <w:rPr>
          <w:rFonts w:cs="Times New Roman"/>
          <w:sz w:val="24"/>
          <w:szCs w:val="24"/>
        </w:rPr>
        <w:t xml:space="preserve"> and the</w:t>
      </w:r>
      <w:ins w:id="1047" w:author="Cheng, Jiangtao" w:date="2021-07-17T10:12:00Z">
        <w:r w:rsidR="005D015F">
          <w:rPr>
            <w:rFonts w:cs="Times New Roman"/>
            <w:sz w:val="24"/>
            <w:szCs w:val="24"/>
          </w:rPr>
          <w:t xml:space="preserve"> conduction thro</w:t>
        </w:r>
      </w:ins>
      <w:ins w:id="1048" w:author="Cheng, Jiangtao" w:date="2021-07-17T10:13:00Z">
        <w:r w:rsidR="005D015F">
          <w:rPr>
            <w:rFonts w:cs="Times New Roman"/>
            <w:sz w:val="24"/>
            <w:szCs w:val="24"/>
          </w:rPr>
          <w:t>ugh the</w:t>
        </w:r>
      </w:ins>
      <w:r w:rsidRPr="00C43C1E">
        <w:rPr>
          <w:rFonts w:cs="Times New Roman"/>
          <w:sz w:val="24"/>
          <w:szCs w:val="24"/>
        </w:rPr>
        <w:t xml:space="preserve"> silicon substrate. It </w:t>
      </w:r>
      <w:ins w:id="1049" w:author="Cheng, Jiangtao" w:date="2021-07-17T10:25:00Z">
        <w:r w:rsidR="007C6170">
          <w:rPr>
            <w:rFonts w:cs="Times New Roman"/>
            <w:sz w:val="24"/>
            <w:szCs w:val="24"/>
          </w:rPr>
          <w:t>can be seen in Fig. 7</w:t>
        </w:r>
      </w:ins>
      <w:del w:id="1050" w:author="Cheng, Jiangtao" w:date="2021-07-17T10:25:00Z">
        <w:r w:rsidRPr="00C43C1E" w:rsidDel="007C6170">
          <w:rPr>
            <w:rFonts w:cs="Times New Roman"/>
            <w:sz w:val="24"/>
            <w:szCs w:val="24"/>
          </w:rPr>
          <w:delText>is observed</w:delText>
        </w:r>
      </w:del>
      <w:r w:rsidRPr="00C43C1E">
        <w:rPr>
          <w:rFonts w:cs="Times New Roman"/>
          <w:sz w:val="24"/>
          <w:szCs w:val="24"/>
        </w:rPr>
        <w:t xml:space="preserve"> that the surface temperature increase</w:t>
      </w:r>
      <w:ins w:id="1051" w:author="Cheng, Jiangtao" w:date="2021-07-17T10:26:00Z">
        <w:r w:rsidR="00D708D2">
          <w:rPr>
            <w:rFonts w:cs="Times New Roman"/>
            <w:sz w:val="24"/>
            <w:szCs w:val="24"/>
          </w:rPr>
          <w:t>d</w:t>
        </w:r>
      </w:ins>
      <w:del w:id="1052" w:author="Cheng, Jiangtao" w:date="2021-07-17T10:26:00Z">
        <w:r w:rsidRPr="00C43C1E" w:rsidDel="00D708D2">
          <w:rPr>
            <w:rFonts w:cs="Times New Roman"/>
            <w:sz w:val="24"/>
            <w:szCs w:val="24"/>
          </w:rPr>
          <w:delText>s</w:delText>
        </w:r>
      </w:del>
      <w:r w:rsidRPr="00C43C1E">
        <w:rPr>
          <w:rFonts w:cs="Times New Roman"/>
          <w:sz w:val="24"/>
          <w:szCs w:val="24"/>
        </w:rPr>
        <w:t xml:space="preserve"> in the CCR mode and ke</w:t>
      </w:r>
      <w:ins w:id="1053" w:author="Cheng, Jiangtao" w:date="2021-07-17T10:26:00Z">
        <w:r w:rsidR="00D708D2">
          <w:rPr>
            <w:rFonts w:cs="Times New Roman"/>
            <w:sz w:val="24"/>
            <w:szCs w:val="24"/>
          </w:rPr>
          <w:t>pt</w:t>
        </w:r>
      </w:ins>
      <w:del w:id="1054" w:author="Cheng, Jiangtao" w:date="2021-07-17T10:26:00Z">
        <w:r w:rsidRPr="00C43C1E" w:rsidDel="00D708D2">
          <w:rPr>
            <w:rFonts w:cs="Times New Roman"/>
            <w:sz w:val="24"/>
            <w:szCs w:val="24"/>
          </w:rPr>
          <w:delText>eps</w:delText>
        </w:r>
      </w:del>
      <w:r w:rsidRPr="00C43C1E">
        <w:rPr>
          <w:rFonts w:cs="Times New Roman"/>
          <w:sz w:val="24"/>
          <w:szCs w:val="24"/>
        </w:rPr>
        <w:t xml:space="preserve"> essentially constant in the CCA mode. S</w:t>
      </w:r>
      <w:ins w:id="1055" w:author="Cheng, Jiangtao" w:date="2021-07-17T10:28:00Z">
        <w:r w:rsidR="00032E25">
          <w:rPr>
            <w:rFonts w:cs="Times New Roman"/>
            <w:sz w:val="24"/>
            <w:szCs w:val="24"/>
          </w:rPr>
          <w:t>imilar</w:t>
        </w:r>
      </w:ins>
      <w:del w:id="1056" w:author="Cheng, Jiangtao" w:date="2021-07-17T10:28:00Z">
        <w:r w:rsidRPr="00C43C1E" w:rsidDel="00032E25">
          <w:rPr>
            <w:rFonts w:cs="Times New Roman"/>
            <w:sz w:val="24"/>
            <w:szCs w:val="24"/>
          </w:rPr>
          <w:delText>ame</w:delText>
        </w:r>
      </w:del>
      <w:r w:rsidRPr="00C43C1E">
        <w:rPr>
          <w:rFonts w:cs="Times New Roman"/>
          <w:sz w:val="24"/>
          <w:szCs w:val="24"/>
        </w:rPr>
        <w:t xml:space="preserve"> </w:t>
      </w:r>
      <w:ins w:id="1057" w:author="Cheng, Jiangtao" w:date="2021-07-17T10:28:00Z">
        <w:r w:rsidR="00032E25">
          <w:rPr>
            <w:rFonts w:cs="Times New Roman"/>
            <w:sz w:val="24"/>
            <w:szCs w:val="24"/>
          </w:rPr>
          <w:t>relationships</w:t>
        </w:r>
      </w:ins>
      <w:del w:id="1058" w:author="Cheng, Jiangtao" w:date="2021-07-17T10:28:00Z">
        <w:r w:rsidRPr="00C43C1E" w:rsidDel="00032E25">
          <w:rPr>
            <w:rFonts w:cs="Times New Roman"/>
            <w:sz w:val="24"/>
            <w:szCs w:val="24"/>
          </w:rPr>
          <w:delText>observation</w:delText>
        </w:r>
      </w:del>
      <w:r w:rsidRPr="00C43C1E">
        <w:rPr>
          <w:rFonts w:cs="Times New Roman"/>
          <w:sz w:val="24"/>
          <w:szCs w:val="24"/>
        </w:rPr>
        <w:t xml:space="preserve"> </w:t>
      </w:r>
      <w:del w:id="1059" w:author="Cheng, Jiangtao" w:date="2021-07-17T10:28:00Z">
        <w:r w:rsidRPr="00C43C1E" w:rsidDel="00032E25">
          <w:rPr>
            <w:rFonts w:cs="Times New Roman"/>
            <w:sz w:val="24"/>
            <w:szCs w:val="24"/>
          </w:rPr>
          <w:lastRenderedPageBreak/>
          <w:delText xml:space="preserve">was </w:delText>
        </w:r>
      </w:del>
      <w:ins w:id="1060" w:author="Cheng, Jiangtao" w:date="2021-07-17T10:28:00Z">
        <w:r w:rsidR="00032E25">
          <w:rPr>
            <w:rFonts w:cs="Times New Roman"/>
            <w:sz w:val="24"/>
            <w:szCs w:val="24"/>
          </w:rPr>
          <w:t>were</w:t>
        </w:r>
        <w:r w:rsidR="00032E25" w:rsidRPr="00C43C1E">
          <w:rPr>
            <w:rFonts w:cs="Times New Roman"/>
            <w:sz w:val="24"/>
            <w:szCs w:val="24"/>
          </w:rPr>
          <w:t xml:space="preserve"> </w:t>
        </w:r>
      </w:ins>
      <w:r w:rsidRPr="00C43C1E">
        <w:rPr>
          <w:rFonts w:cs="Times New Roman"/>
          <w:sz w:val="24"/>
          <w:szCs w:val="24"/>
        </w:rPr>
        <w:t xml:space="preserve">also </w:t>
      </w:r>
      <w:del w:id="1061" w:author="Cheng, Jiangtao" w:date="2021-07-17T10:28:00Z">
        <w:r w:rsidRPr="00C43C1E" w:rsidDel="00032E25">
          <w:rPr>
            <w:rFonts w:cs="Times New Roman"/>
            <w:sz w:val="24"/>
            <w:szCs w:val="24"/>
          </w:rPr>
          <w:delText xml:space="preserve">demonstrated </w:delText>
        </w:r>
      </w:del>
      <w:ins w:id="1062" w:author="Cheng, Jiangtao" w:date="2021-07-17T10:28:00Z">
        <w:r w:rsidR="00032E25">
          <w:rPr>
            <w:rFonts w:cs="Times New Roman"/>
            <w:sz w:val="24"/>
            <w:szCs w:val="24"/>
          </w:rPr>
          <w:t>observ</w:t>
        </w:r>
        <w:r w:rsidR="00032E25" w:rsidRPr="00C43C1E">
          <w:rPr>
            <w:rFonts w:cs="Times New Roman"/>
            <w:sz w:val="24"/>
            <w:szCs w:val="24"/>
          </w:rPr>
          <w:t xml:space="preserve">ed </w:t>
        </w:r>
      </w:ins>
      <w:r w:rsidRPr="00C43C1E">
        <w:rPr>
          <w:rFonts w:cs="Times New Roman"/>
          <w:sz w:val="24"/>
          <w:szCs w:val="24"/>
        </w:rPr>
        <w:t>by Saenz et al</w:t>
      </w:r>
      <w:r w:rsidR="00897809">
        <w:rPr>
          <w:rFonts w:cs="Times New Roman"/>
          <w:sz w:val="24"/>
          <w:szCs w:val="24"/>
        </w:rPr>
        <w:t>.</w:t>
      </w:r>
      <w:r w:rsidR="00B86B78">
        <w:rPr>
          <w:rFonts w:cs="Times New Roman"/>
          <w:sz w:val="24"/>
          <w:szCs w:val="24"/>
        </w:rPr>
        <w:fldChar w:fldCharType="begin"/>
      </w:r>
      <w:r w:rsidR="00401B03">
        <w:rPr>
          <w:rFonts w:cs="Times New Roman"/>
          <w:sz w:val="24"/>
          <w:szCs w:val="24"/>
        </w:rPr>
        <w:instrText xml:space="preserve"> ADDIN EN.CITE &lt;EndNote&gt;&lt;Cite&gt;&lt;Author&gt;Sáenz&lt;/Author&gt;&lt;Year&gt;2015&lt;/Year&gt;&lt;RecNum&gt;64&lt;/RecNum&gt;&lt;DisplayText&gt;&lt;style font="Times New Roman" size="12"&gt;[49]&lt;/style&gt;&lt;/DisplayText&gt;&lt;record&gt;&lt;rec-number&gt;64&lt;/rec-number&gt;&lt;foreign-keys&gt;&lt;key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401B03">
        <w:rPr>
          <w:rFonts w:cs="Times New Roman"/>
          <w:noProof/>
          <w:sz w:val="24"/>
          <w:szCs w:val="24"/>
        </w:rPr>
        <w:t>[</w:t>
      </w:r>
      <w:r w:rsidR="00700D43">
        <w:fldChar w:fldCharType="begin"/>
      </w:r>
      <w:r w:rsidR="00700D43">
        <w:instrText xml:space="preserve"> HYPERLINK \l "_ENREF_49" \o "Sáenz, 2015 #64" </w:instrText>
      </w:r>
      <w:r w:rsidR="00700D43">
        <w:fldChar w:fldCharType="separate"/>
      </w:r>
      <w:r w:rsidR="00401B03">
        <w:rPr>
          <w:rFonts w:cs="Times New Roman"/>
          <w:noProof/>
          <w:sz w:val="24"/>
          <w:szCs w:val="24"/>
        </w:rPr>
        <w:t>49</w:t>
      </w:r>
      <w:r w:rsidR="00700D43">
        <w:rPr>
          <w:rFonts w:cs="Times New Roman"/>
          <w:noProof/>
          <w:sz w:val="24"/>
          <w:szCs w:val="24"/>
        </w:rPr>
        <w:fldChar w:fldCharType="end"/>
      </w:r>
      <w:r w:rsidR="00401B03">
        <w:rPr>
          <w:rFonts w:cs="Times New Roman"/>
          <w:noProof/>
          <w:sz w:val="24"/>
          <w:szCs w:val="24"/>
        </w:rPr>
        <w:t>]</w:t>
      </w:r>
      <w:r w:rsidR="00B86B78">
        <w:rPr>
          <w:rFonts w:cs="Times New Roman"/>
          <w:sz w:val="24"/>
          <w:szCs w:val="24"/>
        </w:rPr>
        <w:fldChar w:fldCharType="end"/>
      </w:r>
      <w:r w:rsidRPr="00C43C1E">
        <w:rPr>
          <w:rFonts w:cs="Times New Roman"/>
          <w:sz w:val="24"/>
          <w:szCs w:val="24"/>
        </w:rPr>
        <w:t xml:space="preserve"> in their numerical simulation of droplet evaporation on heated surfaces. During the CCR mode, </w:t>
      </w:r>
      <w:del w:id="1063" w:author="Cheng, Jiangtao" w:date="2021-07-17T10:33:00Z">
        <w:r w:rsidRPr="00C43C1E" w:rsidDel="00A425DD">
          <w:rPr>
            <w:rFonts w:cs="Times New Roman"/>
            <w:sz w:val="24"/>
            <w:szCs w:val="24"/>
          </w:rPr>
          <w:delText xml:space="preserve">the volume of the droplet decreases and </w:delText>
        </w:r>
      </w:del>
      <w:ins w:id="1064" w:author="Cheng, Jiangtao" w:date="2021-07-17T10:33:00Z">
        <w:r w:rsidR="00A425DD">
          <w:rPr>
            <w:rFonts w:cs="Times New Roman"/>
            <w:sz w:val="24"/>
            <w:szCs w:val="24"/>
          </w:rPr>
          <w:t xml:space="preserve">the </w:t>
        </w:r>
      </w:ins>
      <w:r w:rsidRPr="00C43C1E">
        <w:rPr>
          <w:rFonts w:cs="Times New Roman"/>
          <w:sz w:val="24"/>
          <w:szCs w:val="24"/>
        </w:rPr>
        <w:t>thermal resistance of the droplet decreases</w:t>
      </w:r>
      <w:ins w:id="1065" w:author="Cheng, Jiangtao" w:date="2021-07-17T10:34:00Z">
        <w:r w:rsidR="00A425DD">
          <w:rPr>
            <w:rFonts w:cs="Times New Roman"/>
            <w:sz w:val="24"/>
            <w:szCs w:val="24"/>
          </w:rPr>
          <w:t xml:space="preserve"> with</w:t>
        </w:r>
        <w:r w:rsidR="00A425DD" w:rsidRPr="00A425DD">
          <w:rPr>
            <w:rFonts w:cs="Times New Roman"/>
            <w:sz w:val="24"/>
            <w:szCs w:val="24"/>
          </w:rPr>
          <w:t xml:space="preserve"> </w:t>
        </w:r>
        <w:r w:rsidR="00A425DD" w:rsidRPr="00C43C1E">
          <w:rPr>
            <w:rFonts w:cs="Times New Roman"/>
            <w:sz w:val="24"/>
            <w:szCs w:val="24"/>
          </w:rPr>
          <w:t>the decreas</w:t>
        </w:r>
        <w:r w:rsidR="00A425DD">
          <w:rPr>
            <w:rFonts w:cs="Times New Roman"/>
            <w:sz w:val="24"/>
            <w:szCs w:val="24"/>
          </w:rPr>
          <w:t>ing</w:t>
        </w:r>
        <w:r w:rsidR="00A425DD" w:rsidRPr="00C43C1E">
          <w:rPr>
            <w:rFonts w:cs="Times New Roman"/>
            <w:sz w:val="24"/>
            <w:szCs w:val="24"/>
          </w:rPr>
          <w:t xml:space="preserve"> </w:t>
        </w:r>
        <w:r w:rsidR="00A425DD" w:rsidRPr="00C43C1E">
          <w:rPr>
            <w:rFonts w:cs="Times New Roman"/>
            <w:sz w:val="24"/>
            <w:szCs w:val="24"/>
          </w:rPr>
          <w:t>droplet</w:t>
        </w:r>
        <w:r w:rsidR="00A425DD" w:rsidRPr="00C43C1E">
          <w:rPr>
            <w:rFonts w:cs="Times New Roman"/>
            <w:sz w:val="24"/>
            <w:szCs w:val="24"/>
          </w:rPr>
          <w:t xml:space="preserve"> </w:t>
        </w:r>
        <w:r w:rsidR="00A425DD" w:rsidRPr="00C43C1E">
          <w:rPr>
            <w:rFonts w:cs="Times New Roman"/>
            <w:sz w:val="24"/>
            <w:szCs w:val="24"/>
          </w:rPr>
          <w:t>volume</w:t>
        </w:r>
      </w:ins>
      <w:r w:rsidRPr="00C43C1E">
        <w:rPr>
          <w:rFonts w:cs="Times New Roman"/>
          <w:sz w:val="24"/>
          <w:szCs w:val="24"/>
        </w:rPr>
        <w:t xml:space="preserve">. </w:t>
      </w:r>
      <w:ins w:id="1066" w:author="Cheng, Jiangtao" w:date="2021-07-17T10:36:00Z">
        <w:r w:rsidR="005F430C">
          <w:rPr>
            <w:rFonts w:cs="Times New Roman"/>
            <w:sz w:val="24"/>
            <w:szCs w:val="24"/>
          </w:rPr>
          <w:t>Meanwhile, t</w:t>
        </w:r>
      </w:ins>
      <w:del w:id="1067" w:author="Cheng, Jiangtao" w:date="2021-07-17T10:36:00Z">
        <w:r w:rsidRPr="00C43C1E" w:rsidDel="005F430C">
          <w:rPr>
            <w:rFonts w:cs="Times New Roman"/>
            <w:sz w:val="24"/>
            <w:szCs w:val="24"/>
          </w:rPr>
          <w:delText>T</w:delText>
        </w:r>
      </w:del>
      <w:proofErr w:type="gramStart"/>
      <w:r w:rsidRPr="00C43C1E">
        <w:rPr>
          <w:rFonts w:cs="Times New Roman"/>
          <w:sz w:val="24"/>
          <w:szCs w:val="24"/>
        </w:rPr>
        <w:t>he</w:t>
      </w:r>
      <w:proofErr w:type="gramEnd"/>
      <w:r w:rsidRPr="00C43C1E">
        <w:rPr>
          <w:rFonts w:cs="Times New Roman"/>
          <w:sz w:val="24"/>
          <w:szCs w:val="24"/>
        </w:rPr>
        <w:t xml:space="preserve"> droplet cap</w:t>
      </w:r>
      <w:del w:id="1068" w:author="Cheng, Jiangtao" w:date="2021-07-17T10:36:00Z">
        <w:r w:rsidRPr="00C43C1E" w:rsidDel="005F430C">
          <w:rPr>
            <w:rFonts w:cs="Times New Roman"/>
            <w:sz w:val="24"/>
            <w:szCs w:val="24"/>
          </w:rPr>
          <w:delText xml:space="preserve"> surface</w:delText>
        </w:r>
      </w:del>
      <w:r w:rsidRPr="00C43C1E">
        <w:rPr>
          <w:rFonts w:cs="Times New Roman"/>
          <w:sz w:val="24"/>
          <w:szCs w:val="24"/>
        </w:rPr>
        <w:t xml:space="preserve"> gets closer to the substrate and thus the droplet cap</w:t>
      </w:r>
      <w:del w:id="1069" w:author="Cheng, Jiangtao" w:date="2021-07-17T10:36:00Z">
        <w:r w:rsidRPr="00C43C1E" w:rsidDel="005F430C">
          <w:rPr>
            <w:rFonts w:cs="Times New Roman"/>
            <w:sz w:val="24"/>
            <w:szCs w:val="24"/>
          </w:rPr>
          <w:delText xml:space="preserve"> surface</w:delText>
        </w:r>
      </w:del>
      <w:r w:rsidRPr="00C43C1E">
        <w:rPr>
          <w:rFonts w:cs="Times New Roman"/>
          <w:sz w:val="24"/>
          <w:szCs w:val="24"/>
        </w:rPr>
        <w:t xml:space="preserve"> temperature increases. </w:t>
      </w:r>
      <w:ins w:id="1070" w:author="Cheng, Jiangtao" w:date="2021-07-17T10:37:00Z">
        <w:r w:rsidR="005F430C">
          <w:rPr>
            <w:rFonts w:cs="Times New Roman"/>
            <w:sz w:val="24"/>
            <w:szCs w:val="24"/>
          </w:rPr>
          <w:t>During</w:t>
        </w:r>
      </w:ins>
      <w:del w:id="1071" w:author="Cheng, Jiangtao" w:date="2021-07-17T10:37:00Z">
        <w:r w:rsidRPr="00C43C1E" w:rsidDel="005F430C">
          <w:rPr>
            <w:rFonts w:cs="Times New Roman"/>
            <w:sz w:val="24"/>
            <w:szCs w:val="24"/>
          </w:rPr>
          <w:delText>I</w:delText>
        </w:r>
      </w:del>
      <w:del w:id="1072" w:author="Cheng, Jiangtao" w:date="2021-07-17T10:36:00Z">
        <w:r w:rsidRPr="00C43C1E" w:rsidDel="005F430C">
          <w:rPr>
            <w:rFonts w:cs="Times New Roman"/>
            <w:sz w:val="24"/>
            <w:szCs w:val="24"/>
          </w:rPr>
          <w:delText>n</w:delText>
        </w:r>
      </w:del>
      <w:r w:rsidRPr="00C43C1E">
        <w:rPr>
          <w:rFonts w:cs="Times New Roman"/>
          <w:sz w:val="24"/>
          <w:szCs w:val="24"/>
        </w:rPr>
        <w:t xml:space="preserve"> the CCA mode, the contact area between the droplet and the substrate decreases. As a result, less heat is transferred into the droplet, which hinders the temperature increase of the droplet. The combin</w:t>
      </w:r>
      <w:ins w:id="1073" w:author="Cheng, Jiangtao" w:date="2021-07-17T10:39:00Z">
        <w:r w:rsidR="001F46EE">
          <w:rPr>
            <w:rFonts w:cs="Times New Roman"/>
            <w:sz w:val="24"/>
            <w:szCs w:val="24"/>
          </w:rPr>
          <w:t>ed</w:t>
        </w:r>
      </w:ins>
      <w:del w:id="1074" w:author="Cheng, Jiangtao" w:date="2021-07-17T10:39:00Z">
        <w:r w:rsidRPr="00C43C1E" w:rsidDel="001F46EE">
          <w:rPr>
            <w:rFonts w:cs="Times New Roman"/>
            <w:sz w:val="24"/>
            <w:szCs w:val="24"/>
          </w:rPr>
          <w:delText>ation</w:delText>
        </w:r>
      </w:del>
      <w:r w:rsidRPr="00C43C1E">
        <w:rPr>
          <w:rFonts w:cs="Times New Roman"/>
          <w:sz w:val="24"/>
          <w:szCs w:val="24"/>
        </w:rPr>
        <w:t xml:space="preserve"> effects of the decreasing contact area and decreasing water droplet thermal resistance result in the </w:t>
      </w:r>
      <w:ins w:id="1075" w:author="Cheng, Jiangtao" w:date="2021-07-17T10:40:00Z">
        <w:r w:rsidR="001F46EE">
          <w:rPr>
            <w:rFonts w:cs="Times New Roman"/>
            <w:sz w:val="24"/>
            <w:szCs w:val="24"/>
          </w:rPr>
          <w:t xml:space="preserve">almost </w:t>
        </w:r>
      </w:ins>
      <w:r w:rsidRPr="00C43C1E">
        <w:rPr>
          <w:rFonts w:cs="Times New Roman"/>
          <w:sz w:val="24"/>
          <w:szCs w:val="24"/>
        </w:rPr>
        <w:t xml:space="preserve">unchanged average surface temperature of the droplet cap </w:t>
      </w:r>
      <w:commentRangeStart w:id="1076"/>
      <w:ins w:id="1077" w:author="Cheng, Jiangtao" w:date="2021-07-17T10:40:00Z">
        <w:r w:rsidR="001F46EE" w:rsidRPr="00D4416B">
          <w:rPr>
            <w:rFonts w:cs="Times New Roman"/>
            <w:sz w:val="24"/>
            <w:szCs w:val="24"/>
            <w:highlight w:val="magenta"/>
            <w:rPrChange w:id="1078" w:author="Cheng, Jiangtao" w:date="2021-07-17T10:45:00Z">
              <w:rPr>
                <w:rFonts w:cs="Times New Roman"/>
                <w:sz w:val="24"/>
                <w:szCs w:val="24"/>
              </w:rPr>
            </w:rPrChange>
          </w:rPr>
          <w:t>during the CCA mode</w:t>
        </w:r>
      </w:ins>
      <w:commentRangeEnd w:id="1076"/>
      <w:ins w:id="1079" w:author="Cheng, Jiangtao" w:date="2021-07-17T10:45:00Z">
        <w:r w:rsidR="001F46EE" w:rsidRPr="00D4416B">
          <w:rPr>
            <w:rStyle w:val="CommentReference"/>
            <w:highlight w:val="magenta"/>
            <w:rPrChange w:id="1080" w:author="Cheng, Jiangtao" w:date="2021-07-17T10:45:00Z">
              <w:rPr>
                <w:rStyle w:val="CommentReference"/>
              </w:rPr>
            </w:rPrChange>
          </w:rPr>
          <w:commentReference w:id="1076"/>
        </w:r>
      </w:ins>
      <w:del w:id="1081" w:author="Cheng, Jiangtao" w:date="2021-07-17T10:39:00Z">
        <w:r w:rsidRPr="00C43C1E" w:rsidDel="001F46EE">
          <w:rPr>
            <w:rFonts w:cs="Times New Roman"/>
            <w:sz w:val="24"/>
            <w:szCs w:val="24"/>
          </w:rPr>
          <w:delText>surface</w:delText>
        </w:r>
      </w:del>
      <w:r w:rsidRPr="00C43C1E">
        <w:rPr>
          <w:rFonts w:cs="Times New Roman"/>
          <w:sz w:val="24"/>
          <w:szCs w:val="24"/>
        </w:rPr>
        <w:t xml:space="preserve">. In the </w:t>
      </w:r>
      <w:r w:rsidR="00C7405F">
        <w:rPr>
          <w:rFonts w:cs="Times New Roman"/>
          <w:sz w:val="24"/>
          <w:szCs w:val="24"/>
        </w:rPr>
        <w:t>m</w:t>
      </w:r>
      <w:r w:rsidRPr="00C43C1E">
        <w:rPr>
          <w:rFonts w:cs="Times New Roman"/>
          <w:sz w:val="24"/>
          <w:szCs w:val="24"/>
        </w:rPr>
        <w:t>ixed mode, the</w:t>
      </w:r>
      <w:del w:id="1082" w:author="Cheng, Jiangtao" w:date="2021-07-17T10:41:00Z">
        <w:r w:rsidRPr="00C43C1E" w:rsidDel="001F46EE">
          <w:rPr>
            <w:rFonts w:cs="Times New Roman"/>
            <w:sz w:val="24"/>
            <w:szCs w:val="24"/>
          </w:rPr>
          <w:delText xml:space="preserve"> droplet</w:delText>
        </w:r>
      </w:del>
      <w:r w:rsidRPr="00C43C1E">
        <w:rPr>
          <w:rFonts w:cs="Times New Roman"/>
          <w:sz w:val="24"/>
          <w:szCs w:val="24"/>
        </w:rPr>
        <w:t xml:space="preserve"> volume </w:t>
      </w:r>
      <w:ins w:id="1083" w:author="Cheng, Jiangtao" w:date="2021-07-17T10:41:00Z">
        <w:r w:rsidR="001F46EE">
          <w:rPr>
            <w:rFonts w:cs="Times New Roman"/>
            <w:sz w:val="24"/>
            <w:szCs w:val="24"/>
          </w:rPr>
          <w:t xml:space="preserve">of the evaporating droplet </w:t>
        </w:r>
      </w:ins>
      <w:r w:rsidRPr="00C43C1E">
        <w:rPr>
          <w:rFonts w:cs="Times New Roman"/>
          <w:sz w:val="24"/>
          <w:szCs w:val="24"/>
        </w:rPr>
        <w:t xml:space="preserve">is </w:t>
      </w:r>
      <w:ins w:id="1084" w:author="Cheng, Jiangtao" w:date="2021-07-17T10:42:00Z">
        <w:r w:rsidR="001F46EE">
          <w:rPr>
            <w:rFonts w:cs="Times New Roman"/>
            <w:sz w:val="24"/>
            <w:szCs w:val="24"/>
          </w:rPr>
          <w:t>relatively</w:t>
        </w:r>
      </w:ins>
      <w:del w:id="1085" w:author="Cheng, Jiangtao" w:date="2021-07-17T10:42:00Z">
        <w:r w:rsidRPr="00C43C1E" w:rsidDel="001F46EE">
          <w:rPr>
            <w:rFonts w:cs="Times New Roman"/>
            <w:sz w:val="24"/>
            <w:szCs w:val="24"/>
          </w:rPr>
          <w:delText>very</w:delText>
        </w:r>
      </w:del>
      <w:r w:rsidRPr="00C43C1E">
        <w:rPr>
          <w:rFonts w:cs="Times New Roman"/>
          <w:sz w:val="24"/>
          <w:szCs w:val="24"/>
        </w:rPr>
        <w:t xml:space="preserve"> small (&lt;</w:t>
      </w:r>
      <w:ins w:id="1086" w:author="Cheng, Jiangtao" w:date="2021-07-16T08:06:00Z">
        <w:r w:rsidR="00C109B7">
          <w:rPr>
            <w:rFonts w:cs="Times New Roman"/>
            <w:sz w:val="24"/>
            <w:szCs w:val="24"/>
          </w:rPr>
          <w:t xml:space="preserve"> </w:t>
        </w:r>
      </w:ins>
      <w:r w:rsidRPr="00C43C1E">
        <w:rPr>
          <w:rFonts w:cs="Times New Roman"/>
          <w:sz w:val="24"/>
          <w:szCs w:val="24"/>
        </w:rPr>
        <w:t xml:space="preserve">0.05 </w:t>
      </w:r>
      <w:proofErr w:type="spellStart"/>
      <w:r w:rsidRPr="00C43C1E">
        <w:rPr>
          <w:rFonts w:cs="Times New Roman"/>
          <w:sz w:val="24"/>
          <w:szCs w:val="24"/>
        </w:rPr>
        <w:t>μL</w:t>
      </w:r>
      <w:proofErr w:type="spellEnd"/>
      <w:r w:rsidRPr="00C43C1E">
        <w:rPr>
          <w:rFonts w:cs="Times New Roman"/>
          <w:sz w:val="24"/>
          <w:szCs w:val="24"/>
        </w:rPr>
        <w:t>)</w:t>
      </w:r>
      <w:del w:id="1087" w:author="Cheng, Jiangtao" w:date="2021-07-17T10:43:00Z">
        <w:r w:rsidRPr="00C43C1E" w:rsidDel="001F46EE">
          <w:rPr>
            <w:rFonts w:cs="Times New Roman"/>
            <w:sz w:val="24"/>
            <w:szCs w:val="24"/>
          </w:rPr>
          <w:delText>,</w:delText>
        </w:r>
      </w:del>
      <w:r w:rsidRPr="00C43C1E">
        <w:rPr>
          <w:rFonts w:cs="Times New Roman"/>
          <w:sz w:val="24"/>
          <w:szCs w:val="24"/>
        </w:rPr>
        <w:t xml:space="preserve"> </w:t>
      </w:r>
      <w:ins w:id="1088" w:author="Cheng, Jiangtao" w:date="2021-07-17T10:43:00Z">
        <w:r w:rsidR="001F46EE">
          <w:rPr>
            <w:rFonts w:cs="Times New Roman"/>
            <w:sz w:val="24"/>
            <w:szCs w:val="24"/>
          </w:rPr>
          <w:t xml:space="preserve">and the evaporation in this mode is not a focus </w:t>
        </w:r>
      </w:ins>
      <w:del w:id="1089" w:author="Cheng, Jiangtao" w:date="2021-07-17T10:43:00Z">
        <w:r w:rsidRPr="00C43C1E" w:rsidDel="001F46EE">
          <w:rPr>
            <w:rFonts w:cs="Times New Roman"/>
            <w:sz w:val="24"/>
            <w:szCs w:val="24"/>
          </w:rPr>
          <w:delText>we don’t consider the</w:delText>
        </w:r>
        <w:r w:rsidR="00C7405F" w:rsidDel="001F46EE">
          <w:rPr>
            <w:rFonts w:cs="Times New Roman"/>
            <w:sz w:val="24"/>
            <w:szCs w:val="24"/>
          </w:rPr>
          <w:delText xml:space="preserve"> droplet evaporation in the</w:delText>
        </w:r>
        <w:r w:rsidRPr="00C43C1E" w:rsidDel="001F46EE">
          <w:rPr>
            <w:rFonts w:cs="Times New Roman"/>
            <w:sz w:val="24"/>
            <w:szCs w:val="24"/>
          </w:rPr>
          <w:delText xml:space="preserve"> mixed mode </w:delText>
        </w:r>
      </w:del>
      <w:r w:rsidRPr="00C43C1E">
        <w:rPr>
          <w:rFonts w:cs="Times New Roman"/>
          <w:sz w:val="24"/>
          <w:szCs w:val="24"/>
        </w:rPr>
        <w:t xml:space="preserve">in this discussion. </w:t>
      </w:r>
    </w:p>
    <w:p w14:paraId="4167155E" w14:textId="70765652" w:rsidR="00C43C1E" w:rsidRDefault="008746BB" w:rsidP="008746BB">
      <w:pPr>
        <w:spacing w:line="360" w:lineRule="auto"/>
        <w:ind w:firstLine="360"/>
        <w:jc w:val="center"/>
        <w:rPr>
          <w:ins w:id="1090" w:author="Cheng, Jiangtao" w:date="2021-07-17T08:40:00Z"/>
          <w:rFonts w:cs="Times New Roman"/>
          <w:sz w:val="24"/>
          <w:szCs w:val="24"/>
        </w:rPr>
        <w:pPrChange w:id="1091" w:author="Cheng, Jiangtao" w:date="2021-07-17T08:41:00Z">
          <w:pPr>
            <w:spacing w:line="360" w:lineRule="auto"/>
            <w:ind w:firstLine="360"/>
          </w:pPr>
        </w:pPrChange>
      </w:pPr>
      <w:moveToRangeStart w:id="1092" w:author="Cheng, Jiangtao" w:date="2021-07-17T08:39:00Z" w:name="move77403589"/>
      <w:moveTo w:id="1093" w:author="Cheng, Jiangtao" w:date="2021-07-17T08:39:00Z">
        <w:r>
          <w:rPr>
            <w:noProof/>
          </w:rPr>
          <w:drawing>
            <wp:inline distT="0" distB="0" distL="0" distR="0" wp14:anchorId="2B89BD4F" wp14:editId="33753FF9">
              <wp:extent cx="5248656" cy="38587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04" t="3537" r="8496" b="1997"/>
                      <a:stretch/>
                    </pic:blipFill>
                    <pic:spPr bwMode="auto">
                      <a:xfrm>
                        <a:off x="0" y="0"/>
                        <a:ext cx="5248656" cy="3858768"/>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092"/>
    </w:p>
    <w:p w14:paraId="5879F225" w14:textId="56C4B59B" w:rsidR="008746BB" w:rsidRPr="00C43C1E" w:rsidDel="008746BB" w:rsidRDefault="008746BB" w:rsidP="008746BB">
      <w:pPr>
        <w:spacing w:after="120"/>
        <w:rPr>
          <w:del w:id="1094" w:author="Cheng, Jiangtao" w:date="2021-07-17T08:40:00Z"/>
          <w:moveTo w:id="1095" w:author="Cheng, Jiangtao" w:date="2021-07-17T08:40:00Z"/>
          <w:rFonts w:cs="Times New Roman"/>
          <w:sz w:val="24"/>
          <w:szCs w:val="24"/>
        </w:rPr>
      </w:pPr>
      <w:moveToRangeStart w:id="1096" w:author="Cheng, Jiangtao" w:date="2021-07-17T08:40:00Z" w:name="move77403628"/>
      <w:moveTo w:id="1097" w:author="Cheng, Jiangtao" w:date="2021-07-17T08:40:00Z">
        <w:r w:rsidRPr="00DA29D0">
          <w:rPr>
            <w:rFonts w:cs="Times New Roman"/>
            <w:b/>
            <w:bCs/>
            <w:sz w:val="24"/>
            <w:szCs w:val="24"/>
          </w:rPr>
          <w:t>Figure 7.</w:t>
        </w:r>
        <w:r w:rsidRPr="00C43C1E">
          <w:rPr>
            <w:rFonts w:cs="Times New Roman"/>
            <w:sz w:val="24"/>
            <w:szCs w:val="24"/>
          </w:rPr>
          <w:t xml:space="preserve"> (a) Evolution of droplet cap surface temperature on sample 1</w:t>
        </w:r>
        <w:del w:id="1098" w:author="Cheng, Jiangtao" w:date="2021-07-17T10:19:00Z">
          <w:r w:rsidRPr="00C43C1E" w:rsidDel="00D00D45">
            <w:rPr>
              <w:rFonts w:cs="Times New Roman"/>
              <w:sz w:val="24"/>
              <w:szCs w:val="24"/>
            </w:rPr>
            <w:delText xml:space="preserve"> substrate</w:delText>
          </w:r>
        </w:del>
        <w:r w:rsidRPr="00C43C1E">
          <w:rPr>
            <w:rFonts w:cs="Times New Roman"/>
            <w:sz w:val="24"/>
            <w:szCs w:val="24"/>
          </w:rPr>
          <w:t>. (b) Evolution of droplet cap surface temperature on sample 2</w:t>
        </w:r>
        <w:del w:id="1099" w:author="Cheng, Jiangtao" w:date="2021-07-17T10:19:00Z">
          <w:r w:rsidRPr="00C43C1E" w:rsidDel="00D00D45">
            <w:rPr>
              <w:rFonts w:cs="Times New Roman"/>
              <w:sz w:val="24"/>
              <w:szCs w:val="24"/>
            </w:rPr>
            <w:delText xml:space="preserve"> substrate</w:delText>
          </w:r>
        </w:del>
        <w:r w:rsidRPr="00C43C1E">
          <w:rPr>
            <w:rFonts w:cs="Times New Roman"/>
            <w:sz w:val="24"/>
            <w:szCs w:val="24"/>
          </w:rPr>
          <w:t>. (c) Evolution of droplet cap surface temperature on sample 3</w:t>
        </w:r>
        <w:del w:id="1100" w:author="Cheng, Jiangtao" w:date="2021-07-17T10:19:00Z">
          <w:r w:rsidRPr="00C43C1E" w:rsidDel="00D00D45">
            <w:rPr>
              <w:rFonts w:cs="Times New Roman"/>
              <w:sz w:val="24"/>
              <w:szCs w:val="24"/>
            </w:rPr>
            <w:delText xml:space="preserve"> substrate</w:delText>
          </w:r>
        </w:del>
        <w:r w:rsidRPr="00C43C1E">
          <w:rPr>
            <w:rFonts w:cs="Times New Roman"/>
            <w:sz w:val="24"/>
            <w:szCs w:val="24"/>
          </w:rPr>
          <w:t xml:space="preserve">. The solid lines represent the droplet cap surface temperature calculated by the thermal circuit model and the scatter dots are the experimental results </w:t>
        </w:r>
      </w:moveTo>
      <w:ins w:id="1101" w:author="Cheng, Jiangtao" w:date="2021-07-17T10:20:00Z">
        <w:r w:rsidR="00D00D45">
          <w:rPr>
            <w:rFonts w:cs="Times New Roman"/>
            <w:sz w:val="24"/>
            <w:szCs w:val="24"/>
          </w:rPr>
          <w:t>obtain</w:t>
        </w:r>
      </w:ins>
      <w:moveTo w:id="1102" w:author="Cheng, Jiangtao" w:date="2021-07-17T08:40:00Z">
        <w:del w:id="1103" w:author="Cheng, Jiangtao" w:date="2021-07-17T10:20:00Z">
          <w:r w:rsidRPr="00C43C1E" w:rsidDel="00D00D45">
            <w:rPr>
              <w:rFonts w:cs="Times New Roman"/>
              <w:sz w:val="24"/>
              <w:szCs w:val="24"/>
            </w:rPr>
            <w:delText>test</w:delText>
          </w:r>
        </w:del>
        <w:r w:rsidRPr="00C43C1E">
          <w:rPr>
            <w:rFonts w:cs="Times New Roman"/>
            <w:sz w:val="24"/>
            <w:szCs w:val="24"/>
          </w:rPr>
          <w:t xml:space="preserve">ed by the IR camera. </w:t>
        </w:r>
        <w:commentRangeStart w:id="1104"/>
        <w:r w:rsidRPr="00C43C1E">
          <w:rPr>
            <w:rFonts w:cs="Times New Roman"/>
            <w:sz w:val="24"/>
            <w:szCs w:val="24"/>
          </w:rPr>
          <w:t>(d)</w:t>
        </w:r>
      </w:moveTo>
      <w:commentRangeEnd w:id="1104"/>
      <w:r w:rsidR="00946188">
        <w:rPr>
          <w:rStyle w:val="CommentReference"/>
        </w:rPr>
        <w:commentReference w:id="1104"/>
      </w:r>
      <w:moveTo w:id="1105" w:author="Cheng, Jiangtao" w:date="2021-07-17T08:40:00Z">
        <w:r w:rsidRPr="00C43C1E">
          <w:rPr>
            <w:rFonts w:cs="Times New Roman"/>
            <w:sz w:val="24"/>
            <w:szCs w:val="24"/>
          </w:rPr>
          <w:t xml:space="preserve"> Evolution of droplet base</w:t>
        </w:r>
        <w:del w:id="1106" w:author="Cheng, Jiangtao" w:date="2021-07-17T10:20:00Z">
          <w:r w:rsidRPr="00C43C1E" w:rsidDel="00D00D45">
            <w:rPr>
              <w:rFonts w:cs="Times New Roman"/>
              <w:sz w:val="24"/>
              <w:szCs w:val="24"/>
            </w:rPr>
            <w:delText xml:space="preserve"> surface</w:delText>
          </w:r>
        </w:del>
        <w:r w:rsidRPr="00C43C1E">
          <w:rPr>
            <w:rFonts w:cs="Times New Roman"/>
            <w:sz w:val="24"/>
            <w:szCs w:val="24"/>
          </w:rPr>
          <w:t xml:space="preserve"> temperature on sample 1</w:t>
        </w:r>
      </w:moveTo>
      <w:ins w:id="1107" w:author="Cheng, Jiangtao" w:date="2021-07-17T10:20:00Z">
        <w:r w:rsidR="00D00D45">
          <w:rPr>
            <w:rFonts w:cs="Times New Roman"/>
            <w:sz w:val="24"/>
            <w:szCs w:val="24"/>
          </w:rPr>
          <w:t>,</w:t>
        </w:r>
      </w:ins>
      <w:moveTo w:id="1108" w:author="Cheng, Jiangtao" w:date="2021-07-17T08:40:00Z">
        <w:r w:rsidRPr="00C43C1E">
          <w:rPr>
            <w:rFonts w:cs="Times New Roman"/>
            <w:sz w:val="24"/>
            <w:szCs w:val="24"/>
          </w:rPr>
          <w:t xml:space="preserve"> sample 2 and sample 3 </w:t>
        </w:r>
        <w:del w:id="1109" w:author="Cheng, Jiangtao" w:date="2021-07-17T10:20:00Z">
          <w:r w:rsidRPr="00C43C1E" w:rsidDel="00D00D45">
            <w:rPr>
              <w:rFonts w:cs="Times New Roman"/>
              <w:sz w:val="24"/>
              <w:szCs w:val="24"/>
            </w:rPr>
            <w:delText xml:space="preserve">heated </w:delText>
          </w:r>
        </w:del>
        <w:r w:rsidRPr="00C43C1E">
          <w:rPr>
            <w:rFonts w:cs="Times New Roman"/>
            <w:sz w:val="24"/>
            <w:szCs w:val="24"/>
          </w:rPr>
          <w:t xml:space="preserve">with </w:t>
        </w:r>
      </w:moveTo>
      <w:ins w:id="1110" w:author="Cheng, Jiangtao" w:date="2021-07-17T10:20:00Z">
        <w:r w:rsidR="00D00D45">
          <w:rPr>
            <w:rFonts w:cs="Times New Roman"/>
            <w:sz w:val="24"/>
            <w:szCs w:val="24"/>
          </w:rPr>
          <w:t xml:space="preserve">the </w:t>
        </w:r>
      </w:ins>
      <w:moveTo w:id="1111" w:author="Cheng, Jiangtao" w:date="2021-07-17T08:40:00Z">
        <w:r w:rsidRPr="00C43C1E">
          <w:rPr>
            <w:rFonts w:cs="Times New Roman"/>
            <w:sz w:val="24"/>
            <w:szCs w:val="24"/>
          </w:rPr>
          <w:t>base temperature</w:t>
        </w:r>
      </w:moveTo>
      <w:ins w:id="1112" w:author="Cheng, Jiangtao" w:date="2021-07-17T10:21:00Z">
        <w:r w:rsidR="00D00D45" w:rsidRPr="00D00D45">
          <w:rPr>
            <w:rFonts w:cs="Times New Roman"/>
            <w:sz w:val="24"/>
            <w:szCs w:val="24"/>
          </w:rPr>
          <w:t xml:space="preserve"> </w:t>
        </w:r>
        <w:r w:rsidR="00D00D45" w:rsidRPr="00C43C1E">
          <w:rPr>
            <w:rFonts w:cs="Times New Roman"/>
            <w:sz w:val="24"/>
            <w:szCs w:val="24"/>
          </w:rPr>
          <w:t>heated</w:t>
        </w:r>
        <w:r w:rsidR="00D00D45">
          <w:rPr>
            <w:rFonts w:cs="Times New Roman"/>
            <w:sz w:val="24"/>
            <w:szCs w:val="24"/>
          </w:rPr>
          <w:t xml:space="preserve"> at</w:t>
        </w:r>
      </w:ins>
      <w:moveTo w:id="1113" w:author="Cheng, Jiangtao" w:date="2021-07-17T08:40:00Z">
        <w:r w:rsidRPr="00C43C1E">
          <w:rPr>
            <w:rFonts w:cs="Times New Roman"/>
            <w:sz w:val="24"/>
            <w:szCs w:val="24"/>
          </w:rPr>
          <w:t xml:space="preserve"> 40 °C, 60 °C and 80</w:t>
        </w:r>
        <w:r>
          <w:rPr>
            <w:rFonts w:cs="Times New Roman"/>
            <w:sz w:val="24"/>
            <w:szCs w:val="24"/>
          </w:rPr>
          <w:t xml:space="preserve"> </w:t>
        </w:r>
        <w:r w:rsidRPr="00C43C1E">
          <w:rPr>
            <w:rFonts w:cs="Times New Roman"/>
            <w:sz w:val="24"/>
            <w:szCs w:val="24"/>
          </w:rPr>
          <w:t>°C</w:t>
        </w:r>
      </w:moveTo>
      <w:ins w:id="1114" w:author="Cheng, Jiangtao" w:date="2021-07-17T10:21:00Z">
        <w:r w:rsidR="00D00D45">
          <w:rPr>
            <w:rFonts w:cs="Times New Roman"/>
            <w:sz w:val="24"/>
            <w:szCs w:val="24"/>
          </w:rPr>
          <w:t>, respectively</w:t>
        </w:r>
      </w:ins>
      <w:moveTo w:id="1115" w:author="Cheng, Jiangtao" w:date="2021-07-17T08:40:00Z">
        <w:r w:rsidRPr="00C43C1E">
          <w:rPr>
            <w:rFonts w:cs="Times New Roman"/>
            <w:sz w:val="24"/>
            <w:szCs w:val="24"/>
          </w:rPr>
          <w:t xml:space="preserve">. </w:t>
        </w:r>
      </w:moveTo>
    </w:p>
    <w:moveToRangeEnd w:id="1096"/>
    <w:p w14:paraId="28B23A79" w14:textId="77777777" w:rsidR="008746BB" w:rsidRPr="00C43C1E" w:rsidRDefault="008746BB" w:rsidP="008746BB">
      <w:pPr>
        <w:spacing w:after="120"/>
        <w:rPr>
          <w:rFonts w:cs="Times New Roman"/>
          <w:sz w:val="24"/>
          <w:szCs w:val="24"/>
        </w:rPr>
        <w:pPrChange w:id="1116" w:author="Cheng, Jiangtao" w:date="2021-07-17T08:40:00Z">
          <w:pPr>
            <w:spacing w:line="360" w:lineRule="auto"/>
            <w:ind w:firstLine="360"/>
          </w:pPr>
        </w:pPrChange>
      </w:pPr>
    </w:p>
    <w:p w14:paraId="2AAB8C6B" w14:textId="41CFCC69" w:rsidR="00C43C1E" w:rsidRPr="00C43C1E" w:rsidRDefault="00C43C1E" w:rsidP="00856045">
      <w:pPr>
        <w:spacing w:line="360" w:lineRule="auto"/>
        <w:ind w:firstLine="360"/>
        <w:rPr>
          <w:rFonts w:cs="Times New Roman"/>
          <w:sz w:val="24"/>
          <w:szCs w:val="24"/>
        </w:rPr>
      </w:pPr>
      <w:moveFromRangeStart w:id="1117" w:author="Cheng, Jiangtao" w:date="2021-07-17T10:46:00Z" w:name="move77411235"/>
      <w:moveFrom w:id="1118" w:author="Cheng, Jiangtao" w:date="2021-07-17T10:46:00Z">
        <w:r w:rsidRPr="00C43C1E" w:rsidDel="00D4416B">
          <w:rPr>
            <w:rFonts w:cs="Times New Roman"/>
            <w:sz w:val="24"/>
            <w:szCs w:val="24"/>
          </w:rPr>
          <w:lastRenderedPageBreak/>
          <w:t xml:space="preserve">In Fig. </w:t>
        </w:r>
        <w:r w:rsidR="00792C98" w:rsidDel="00D4416B">
          <w:rPr>
            <w:rFonts w:cs="Times New Roman"/>
            <w:sz w:val="24"/>
            <w:szCs w:val="24"/>
          </w:rPr>
          <w:t>7</w:t>
        </w:r>
        <w:r w:rsidRPr="00C43C1E" w:rsidDel="00CA5601">
          <w:rPr>
            <w:rFonts w:cs="Times New Roman"/>
            <w:sz w:val="24"/>
            <w:szCs w:val="24"/>
          </w:rPr>
          <w:t xml:space="preserve"> </w:t>
        </w:r>
        <w:r w:rsidRPr="00C43C1E" w:rsidDel="00D4416B">
          <w:rPr>
            <w:rFonts w:cs="Times New Roman"/>
            <w:sz w:val="24"/>
            <w:szCs w:val="24"/>
          </w:rPr>
          <w:t xml:space="preserve">(d), we show that </w:t>
        </w:r>
      </w:moveFrom>
      <w:moveFromRangeEnd w:id="1117"/>
      <w:ins w:id="1119" w:author="Cheng, Jiangtao" w:date="2021-07-17T10:46:00Z">
        <w:r w:rsidR="00D4416B">
          <w:rPr>
            <w:rFonts w:cs="Times New Roman"/>
            <w:sz w:val="24"/>
            <w:szCs w:val="24"/>
          </w:rPr>
          <w:t xml:space="preserve">The </w:t>
        </w:r>
      </w:ins>
      <w:r w:rsidRPr="00C43C1E">
        <w:rPr>
          <w:rFonts w:cs="Times New Roman"/>
          <w:sz w:val="24"/>
          <w:szCs w:val="24"/>
        </w:rPr>
        <w:t>average temperature of the droplet base</w:t>
      </w:r>
      <w:del w:id="1120" w:author="Cheng, Jiangtao" w:date="2021-07-17T10:46:00Z">
        <w:r w:rsidRPr="00C43C1E" w:rsidDel="00D4416B">
          <w:rPr>
            <w:rFonts w:cs="Times New Roman"/>
            <w:sz w:val="24"/>
            <w:szCs w:val="24"/>
          </w:rPr>
          <w:delText xml:space="preserve"> surface</w:delText>
        </w:r>
      </w:del>
      <w:r w:rsidRPr="00C43C1E">
        <w:rPr>
          <w:rFonts w:cs="Times New Roman"/>
          <w:sz w:val="24"/>
          <w:szCs w:val="24"/>
        </w:rPr>
        <w:t xml:space="preserve"> on different sample</w:t>
      </w:r>
      <w:del w:id="1121" w:author="Cheng, Jiangtao" w:date="2021-07-17T10:49:00Z">
        <w:r w:rsidRPr="00C43C1E" w:rsidDel="00772280">
          <w:rPr>
            <w:rFonts w:cs="Times New Roman"/>
            <w:sz w:val="24"/>
            <w:szCs w:val="24"/>
          </w:rPr>
          <w:delText xml:space="preserve"> substrate</w:delText>
        </w:r>
      </w:del>
      <w:r w:rsidRPr="00C43C1E">
        <w:rPr>
          <w:rFonts w:cs="Times New Roman"/>
          <w:sz w:val="24"/>
          <w:szCs w:val="24"/>
        </w:rPr>
        <w:t xml:space="preserve">s and with different substrate </w:t>
      </w:r>
      <w:del w:id="1122" w:author="Cheng, Jiangtao" w:date="2021-07-17T10:49:00Z">
        <w:r w:rsidRPr="00C43C1E" w:rsidDel="00772280">
          <w:rPr>
            <w:rFonts w:cs="Times New Roman"/>
            <w:sz w:val="24"/>
            <w:szCs w:val="24"/>
          </w:rPr>
          <w:delText xml:space="preserve">base </w:delText>
        </w:r>
      </w:del>
      <w:r w:rsidRPr="00C43C1E">
        <w:rPr>
          <w:rFonts w:cs="Times New Roman"/>
          <w:sz w:val="24"/>
          <w:szCs w:val="24"/>
        </w:rPr>
        <w:t>temperatures</w:t>
      </w:r>
      <w:ins w:id="1123" w:author="Cheng, Jiangtao" w:date="2021-07-17T10:46:00Z">
        <w:r w:rsidR="00D4416B">
          <w:rPr>
            <w:rFonts w:cs="Times New Roman"/>
            <w:sz w:val="24"/>
            <w:szCs w:val="24"/>
          </w:rPr>
          <w:t xml:space="preserve"> </w:t>
        </w:r>
      </w:ins>
      <w:ins w:id="1124" w:author="Cheng, Jiangtao" w:date="2021-07-17T10:47:00Z">
        <w:r w:rsidR="00D4416B">
          <w:rPr>
            <w:rFonts w:cs="Times New Roman"/>
            <w:sz w:val="24"/>
            <w:szCs w:val="24"/>
          </w:rPr>
          <w:t>is shown i</w:t>
        </w:r>
      </w:ins>
      <w:moveToRangeStart w:id="1125" w:author="Cheng, Jiangtao" w:date="2021-07-17T10:46:00Z" w:name="move77411235"/>
      <w:moveTo w:id="1126" w:author="Cheng, Jiangtao" w:date="2021-07-17T10:46:00Z">
        <w:del w:id="1127" w:author="Cheng, Jiangtao" w:date="2021-07-17T10:47:00Z">
          <w:r w:rsidR="00D4416B" w:rsidRPr="00C43C1E" w:rsidDel="00D4416B">
            <w:rPr>
              <w:rFonts w:cs="Times New Roman"/>
              <w:sz w:val="24"/>
              <w:szCs w:val="24"/>
            </w:rPr>
            <w:delText>I</w:delText>
          </w:r>
        </w:del>
        <w:r w:rsidR="00D4416B" w:rsidRPr="00C43C1E">
          <w:rPr>
            <w:rFonts w:cs="Times New Roman"/>
            <w:sz w:val="24"/>
            <w:szCs w:val="24"/>
          </w:rPr>
          <w:t xml:space="preserve">n Fig. </w:t>
        </w:r>
        <w:r w:rsidR="00D4416B">
          <w:rPr>
            <w:rFonts w:cs="Times New Roman"/>
            <w:sz w:val="24"/>
            <w:szCs w:val="24"/>
          </w:rPr>
          <w:t>7</w:t>
        </w:r>
        <w:r w:rsidR="00D4416B" w:rsidRPr="00C43C1E">
          <w:rPr>
            <w:rFonts w:cs="Times New Roman"/>
            <w:sz w:val="24"/>
            <w:szCs w:val="24"/>
          </w:rPr>
          <w:t>(d)</w:t>
        </w:r>
        <w:del w:id="1128" w:author="Cheng, Jiangtao" w:date="2021-07-17T10:47:00Z">
          <w:r w:rsidR="00D4416B" w:rsidRPr="00C43C1E" w:rsidDel="00D4416B">
            <w:rPr>
              <w:rFonts w:cs="Times New Roman"/>
              <w:sz w:val="24"/>
              <w:szCs w:val="24"/>
            </w:rPr>
            <w:delText>, we show that</w:delText>
          </w:r>
        </w:del>
      </w:moveTo>
      <w:moveToRangeEnd w:id="1125"/>
      <w:r w:rsidRPr="00C43C1E">
        <w:rPr>
          <w:rFonts w:cs="Times New Roman"/>
          <w:sz w:val="24"/>
          <w:szCs w:val="24"/>
        </w:rPr>
        <w:t xml:space="preserve">. </w:t>
      </w:r>
      <w:ins w:id="1129" w:author="Cheng, Jiangtao" w:date="2021-07-17T10:53:00Z">
        <w:r w:rsidR="00A52013">
          <w:rPr>
            <w:rFonts w:cs="Times New Roman"/>
            <w:sz w:val="24"/>
            <w:szCs w:val="24"/>
          </w:rPr>
          <w:t>T</w:t>
        </w:r>
      </w:ins>
      <w:del w:id="1130" w:author="Cheng, Jiangtao" w:date="2021-07-17T10:53:00Z">
        <w:r w:rsidRPr="00C43C1E" w:rsidDel="00A52013">
          <w:rPr>
            <w:rFonts w:cs="Times New Roman"/>
            <w:sz w:val="24"/>
            <w:szCs w:val="24"/>
          </w:rPr>
          <w:delText>We can find that t</w:delText>
        </w:r>
      </w:del>
      <w:r w:rsidRPr="00C43C1E">
        <w:rPr>
          <w:rFonts w:cs="Times New Roman"/>
          <w:sz w:val="24"/>
          <w:szCs w:val="24"/>
        </w:rPr>
        <w:t xml:space="preserve">here </w:t>
      </w:r>
      <w:ins w:id="1131" w:author="Cheng, Jiangtao" w:date="2021-07-17T10:55:00Z">
        <w:r w:rsidR="00A52013">
          <w:rPr>
            <w:rFonts w:cs="Times New Roman"/>
            <w:sz w:val="24"/>
            <w:szCs w:val="24"/>
          </w:rPr>
          <w:t>exists</w:t>
        </w:r>
      </w:ins>
      <w:del w:id="1132" w:author="Cheng, Jiangtao" w:date="2021-07-17T10:54:00Z">
        <w:r w:rsidRPr="00C43C1E" w:rsidDel="00A52013">
          <w:rPr>
            <w:rFonts w:cs="Times New Roman"/>
            <w:sz w:val="24"/>
            <w:szCs w:val="24"/>
          </w:rPr>
          <w:delText>is</w:delText>
        </w:r>
      </w:del>
      <w:r w:rsidRPr="00C43C1E">
        <w:rPr>
          <w:rFonts w:cs="Times New Roman"/>
          <w:sz w:val="24"/>
          <w:szCs w:val="24"/>
        </w:rPr>
        <w:t xml:space="preserve"> an unneglectable temperature mismatch between the droplet base</w:t>
      </w:r>
      <w:del w:id="1133" w:author="Cheng, Jiangtao" w:date="2021-07-17T10:53:00Z">
        <w:r w:rsidRPr="00C43C1E" w:rsidDel="00A52013">
          <w:rPr>
            <w:rFonts w:cs="Times New Roman"/>
            <w:sz w:val="24"/>
            <w:szCs w:val="24"/>
          </w:rPr>
          <w:delText xml:space="preserve"> surface</w:delText>
        </w:r>
      </w:del>
      <w:r w:rsidRPr="00C43C1E">
        <w:rPr>
          <w:rFonts w:cs="Times New Roman"/>
          <w:sz w:val="24"/>
          <w:szCs w:val="24"/>
        </w:rPr>
        <w:t xml:space="preserve"> </w:t>
      </w:r>
      <w:del w:id="1134" w:author="Cheng, Jiangtao" w:date="2021-07-17T10:55:00Z">
        <w:r w:rsidRPr="00C43C1E" w:rsidDel="00A52013">
          <w:rPr>
            <w:rFonts w:cs="Times New Roman"/>
            <w:sz w:val="24"/>
            <w:szCs w:val="24"/>
          </w:rPr>
          <w:delText xml:space="preserve">temperature </w:delText>
        </w:r>
      </w:del>
      <w:r w:rsidRPr="00C43C1E">
        <w:rPr>
          <w:rFonts w:cs="Times New Roman"/>
          <w:sz w:val="24"/>
          <w:szCs w:val="24"/>
        </w:rPr>
        <w:t>and the substrate base</w:t>
      </w:r>
      <w:del w:id="1135" w:author="Cheng, Jiangtao" w:date="2021-07-17T10:55:00Z">
        <w:r w:rsidRPr="00C43C1E" w:rsidDel="00A52013">
          <w:rPr>
            <w:rFonts w:cs="Times New Roman"/>
            <w:sz w:val="24"/>
            <w:szCs w:val="24"/>
          </w:rPr>
          <w:delText xml:space="preserve"> temperature</w:delText>
        </w:r>
      </w:del>
      <w:r w:rsidRPr="00C43C1E">
        <w:rPr>
          <w:rFonts w:cs="Times New Roman"/>
          <w:sz w:val="24"/>
          <w:szCs w:val="24"/>
        </w:rPr>
        <w:t xml:space="preserve">. Though there </w:t>
      </w:r>
      <w:ins w:id="1136" w:author="Cheng, Jiangtao" w:date="2021-07-17T10:54:00Z">
        <w:r w:rsidR="00A52013">
          <w:rPr>
            <w:rFonts w:cs="Times New Roman"/>
            <w:sz w:val="24"/>
            <w:szCs w:val="24"/>
          </w:rPr>
          <w:t>is</w:t>
        </w:r>
      </w:ins>
      <w:del w:id="1137" w:author="Cheng, Jiangtao" w:date="2021-07-17T10:54:00Z">
        <w:r w:rsidRPr="00C43C1E" w:rsidDel="00A52013">
          <w:rPr>
            <w:rFonts w:cs="Times New Roman"/>
            <w:sz w:val="24"/>
            <w:szCs w:val="24"/>
          </w:rPr>
          <w:delText>will be</w:delText>
        </w:r>
      </w:del>
      <w:r w:rsidRPr="00C43C1E">
        <w:rPr>
          <w:rFonts w:cs="Times New Roman"/>
          <w:sz w:val="24"/>
          <w:szCs w:val="24"/>
        </w:rPr>
        <w:t xml:space="preserve"> a temperature drop through the substrate because of the substrate</w:t>
      </w:r>
      <w:ins w:id="1138" w:author="Cheng, Jiangtao" w:date="2021-07-17T11:09:00Z">
        <w:r w:rsidR="000D43DB">
          <w:rPr>
            <w:rFonts w:cs="Times New Roman"/>
            <w:sz w:val="24"/>
            <w:szCs w:val="24"/>
          </w:rPr>
          <w:t>’s conduction</w:t>
        </w:r>
      </w:ins>
      <w:del w:id="1139" w:author="Cheng, Jiangtao" w:date="2021-07-17T11:09:00Z">
        <w:r w:rsidRPr="00C43C1E" w:rsidDel="000D43DB">
          <w:rPr>
            <w:rFonts w:cs="Times New Roman"/>
            <w:sz w:val="24"/>
            <w:szCs w:val="24"/>
          </w:rPr>
          <w:delText xml:space="preserve"> thermal</w:delText>
        </w:r>
      </w:del>
      <w:r w:rsidRPr="00C43C1E">
        <w:rPr>
          <w:rFonts w:cs="Times New Roman"/>
          <w:sz w:val="24"/>
          <w:szCs w:val="24"/>
        </w:rPr>
        <w:t xml:space="preserve"> resistance, the large thermal conductivity of silicon (300 W/</w:t>
      </w:r>
      <w:proofErr w:type="spellStart"/>
      <w:r w:rsidRPr="00C43C1E">
        <w:rPr>
          <w:rFonts w:cs="Times New Roman"/>
          <w:sz w:val="24"/>
          <w:szCs w:val="24"/>
        </w:rPr>
        <w:t>m</w:t>
      </w:r>
      <w:ins w:id="1140" w:author="Cheng, Jiangtao" w:date="2021-07-16T08:06:00Z">
        <w:r w:rsidR="00C109B7">
          <w:rPr>
            <w:rFonts w:cs="Times New Roman"/>
            <w:sz w:val="24"/>
            <w:szCs w:val="24"/>
          </w:rPr>
          <w:t>·</w:t>
        </w:r>
      </w:ins>
      <w:r w:rsidRPr="00C43C1E">
        <w:rPr>
          <w:rFonts w:cs="Times New Roman"/>
          <w:sz w:val="24"/>
          <w:szCs w:val="24"/>
        </w:rPr>
        <w:t>K</w:t>
      </w:r>
      <w:proofErr w:type="spellEnd"/>
      <w:r w:rsidRPr="00C43C1E">
        <w:rPr>
          <w:rFonts w:cs="Times New Roman"/>
          <w:sz w:val="24"/>
          <w:szCs w:val="24"/>
        </w:rPr>
        <w:t xml:space="preserve">) </w:t>
      </w:r>
      <w:ins w:id="1141" w:author="Cheng, Jiangtao" w:date="2021-07-17T10:56:00Z">
        <w:r w:rsidR="00A52013">
          <w:rPr>
            <w:rFonts w:cs="Times New Roman"/>
            <w:sz w:val="24"/>
            <w:szCs w:val="24"/>
          </w:rPr>
          <w:t>should have led to</w:t>
        </w:r>
      </w:ins>
      <w:del w:id="1142" w:author="Cheng, Jiangtao" w:date="2021-07-17T10:56:00Z">
        <w:r w:rsidRPr="00C43C1E" w:rsidDel="00A52013">
          <w:rPr>
            <w:rFonts w:cs="Times New Roman"/>
            <w:sz w:val="24"/>
            <w:szCs w:val="24"/>
          </w:rPr>
          <w:delText>means</w:delText>
        </w:r>
      </w:del>
      <w:r w:rsidRPr="00C43C1E">
        <w:rPr>
          <w:rFonts w:cs="Times New Roman"/>
          <w:sz w:val="24"/>
          <w:szCs w:val="24"/>
        </w:rPr>
        <w:t xml:space="preserve"> </w:t>
      </w:r>
      <w:ins w:id="1143" w:author="Cheng, Jiangtao" w:date="2021-07-17T10:57:00Z">
        <w:r w:rsidR="00A52013">
          <w:rPr>
            <w:rFonts w:cs="Times New Roman"/>
            <w:sz w:val="24"/>
            <w:szCs w:val="24"/>
          </w:rPr>
          <w:t xml:space="preserve">a </w:t>
        </w:r>
        <w:r w:rsidR="00A52013" w:rsidRPr="00C43C1E">
          <w:rPr>
            <w:rFonts w:cs="Times New Roman"/>
            <w:sz w:val="24"/>
            <w:szCs w:val="24"/>
          </w:rPr>
          <w:t>small</w:t>
        </w:r>
        <w:r w:rsidR="00A52013" w:rsidRPr="00C43C1E" w:rsidDel="00A52013">
          <w:rPr>
            <w:rFonts w:cs="Times New Roman"/>
            <w:sz w:val="24"/>
            <w:szCs w:val="24"/>
          </w:rPr>
          <w:t xml:space="preserve"> </w:t>
        </w:r>
      </w:ins>
      <w:del w:id="1144" w:author="Cheng, Jiangtao" w:date="2021-07-17T10:56:00Z">
        <w:r w:rsidRPr="00C43C1E" w:rsidDel="00A52013">
          <w:rPr>
            <w:rFonts w:cs="Times New Roman"/>
            <w:sz w:val="24"/>
            <w:szCs w:val="24"/>
          </w:rPr>
          <w:delText xml:space="preserve">that the temperature drop caused by the silicon </w:delText>
        </w:r>
      </w:del>
      <w:r w:rsidRPr="00C43C1E">
        <w:rPr>
          <w:rFonts w:cs="Times New Roman"/>
          <w:sz w:val="24"/>
          <w:szCs w:val="24"/>
        </w:rPr>
        <w:t>thermal resistance</w:t>
      </w:r>
      <w:del w:id="1145" w:author="Cheng, Jiangtao" w:date="2021-07-17T10:56:00Z">
        <w:r w:rsidRPr="00C43C1E" w:rsidDel="00A52013">
          <w:rPr>
            <w:rFonts w:cs="Times New Roman"/>
            <w:sz w:val="24"/>
            <w:szCs w:val="24"/>
          </w:rPr>
          <w:delText xml:space="preserve"> is</w:delText>
        </w:r>
      </w:del>
      <w:r w:rsidRPr="00C43C1E">
        <w:rPr>
          <w:rFonts w:cs="Times New Roman"/>
          <w:sz w:val="24"/>
          <w:szCs w:val="24"/>
        </w:rPr>
        <w:t xml:space="preserve"> </w:t>
      </w:r>
      <w:del w:id="1146" w:author="Cheng, Jiangtao" w:date="2021-07-17T10:56:00Z">
        <w:r w:rsidRPr="00C43C1E" w:rsidDel="00A52013">
          <w:rPr>
            <w:rFonts w:cs="Times New Roman"/>
            <w:sz w:val="24"/>
            <w:szCs w:val="24"/>
          </w:rPr>
          <w:delText xml:space="preserve">small </w:delText>
        </w:r>
      </w:del>
      <w:r w:rsidRPr="00C43C1E">
        <w:rPr>
          <w:rFonts w:cs="Times New Roman"/>
          <w:sz w:val="24"/>
          <w:szCs w:val="24"/>
        </w:rPr>
        <w:t>(</w:t>
      </w:r>
      <w:ins w:id="1147" w:author="Cheng, Jiangtao" w:date="2021-07-17T11:08:00Z">
        <w:r w:rsidR="000D43DB">
          <w:rPr>
            <w:rFonts w:cs="Times New Roman"/>
            <w:sz w:val="24"/>
            <w:szCs w:val="24"/>
          </w:rPr>
          <w:t>The</w:t>
        </w:r>
        <w:r w:rsidR="000D43DB" w:rsidRPr="000D43DB">
          <w:t xml:space="preserve"> </w:t>
        </w:r>
        <w:r w:rsidR="000D43DB" w:rsidRPr="000D43DB">
          <w:rPr>
            <w:rFonts w:cs="Times New Roman"/>
            <w:sz w:val="24"/>
            <w:szCs w:val="24"/>
          </w:rPr>
          <w:t>temperature drop through the substrate</w:t>
        </w:r>
        <w:r w:rsidR="000D43DB" w:rsidRPr="000D43DB">
          <w:rPr>
            <w:rFonts w:cs="Times New Roman"/>
            <w:sz w:val="24"/>
            <w:szCs w:val="24"/>
          </w:rPr>
          <w:t xml:space="preserve"> </w:t>
        </w:r>
        <w:r w:rsidR="000D43DB">
          <w:rPr>
            <w:rFonts w:cs="Times New Roman"/>
            <w:sz w:val="24"/>
            <w:szCs w:val="24"/>
          </w:rPr>
          <w:t xml:space="preserve">is </w:t>
        </w:r>
      </w:ins>
      <w:commentRangeStart w:id="1148"/>
      <w:r w:rsidRPr="00C43C1E">
        <w:rPr>
          <w:rFonts w:cs="Times New Roman"/>
          <w:sz w:val="24"/>
          <w:szCs w:val="24"/>
        </w:rPr>
        <w:t>&lt; 1°C</w:t>
      </w:r>
      <w:commentRangeEnd w:id="1148"/>
      <w:r w:rsidR="00A52013">
        <w:rPr>
          <w:rStyle w:val="CommentReference"/>
        </w:rPr>
        <w:commentReference w:id="1148"/>
      </w:r>
      <w:r w:rsidRPr="00C43C1E">
        <w:rPr>
          <w:rFonts w:cs="Times New Roman"/>
          <w:sz w:val="24"/>
          <w:szCs w:val="24"/>
        </w:rPr>
        <w:t xml:space="preserve"> based on our </w:t>
      </w:r>
      <w:del w:id="1149" w:author="Cheng, Jiangtao" w:date="2021-07-17T11:07:00Z">
        <w:r w:rsidRPr="00C43C1E" w:rsidDel="000D43DB">
          <w:rPr>
            <w:rFonts w:cs="Times New Roman"/>
            <w:sz w:val="24"/>
            <w:szCs w:val="24"/>
          </w:rPr>
          <w:delText>calculat</w:delText>
        </w:r>
      </w:del>
      <w:ins w:id="1150" w:author="Cheng, Jiangtao" w:date="2021-07-17T11:07:00Z">
        <w:r w:rsidR="000D43DB" w:rsidRPr="00C43C1E">
          <w:rPr>
            <w:rFonts w:cs="Times New Roman"/>
            <w:sz w:val="24"/>
            <w:szCs w:val="24"/>
          </w:rPr>
          <w:t>calculat</w:t>
        </w:r>
        <w:r w:rsidR="000D43DB">
          <w:rPr>
            <w:rFonts w:cs="Times New Roman"/>
            <w:sz w:val="24"/>
            <w:szCs w:val="24"/>
          </w:rPr>
          <w:t>ed</w:t>
        </w:r>
      </w:ins>
      <w:del w:id="1151" w:author="Cheng, Jiangtao" w:date="2021-07-17T10:57:00Z">
        <w:r w:rsidRPr="00C43C1E" w:rsidDel="00A52013">
          <w:rPr>
            <w:rFonts w:cs="Times New Roman"/>
            <w:sz w:val="24"/>
            <w:szCs w:val="24"/>
          </w:rPr>
          <w:delText>ing</w:delText>
        </w:r>
      </w:del>
      <w:r w:rsidRPr="00C43C1E">
        <w:rPr>
          <w:rFonts w:cs="Times New Roman"/>
          <w:sz w:val="24"/>
          <w:szCs w:val="24"/>
        </w:rPr>
        <w:t xml:space="preserve"> results). However, the temperature mismatch</w:t>
      </w:r>
      <w:r w:rsidR="00C7405F">
        <w:rPr>
          <w:rFonts w:cs="Times New Roman"/>
          <w:sz w:val="24"/>
          <w:szCs w:val="24"/>
        </w:rPr>
        <w:t>es</w:t>
      </w:r>
      <w:r w:rsidRPr="00C43C1E">
        <w:rPr>
          <w:rFonts w:cs="Times New Roman"/>
          <w:sz w:val="24"/>
          <w:szCs w:val="24"/>
        </w:rPr>
        <w:t xml:space="preserve"> between the droplet base</w:t>
      </w:r>
      <w:del w:id="1152" w:author="Cheng, Jiangtao" w:date="2021-07-17T10:57:00Z">
        <w:r w:rsidRPr="00C43C1E" w:rsidDel="00A52013">
          <w:rPr>
            <w:rFonts w:cs="Times New Roman"/>
            <w:sz w:val="24"/>
            <w:szCs w:val="24"/>
          </w:rPr>
          <w:delText xml:space="preserve"> surface</w:delText>
        </w:r>
      </w:del>
      <w:r w:rsidRPr="00C43C1E">
        <w:rPr>
          <w:rFonts w:cs="Times New Roman"/>
          <w:sz w:val="24"/>
          <w:szCs w:val="24"/>
        </w:rPr>
        <w:t xml:space="preserve"> and the substrate base</w:t>
      </w:r>
      <w:del w:id="1153" w:author="Cheng, Jiangtao" w:date="2021-07-17T10:58:00Z">
        <w:r w:rsidRPr="00C43C1E" w:rsidDel="00A52013">
          <w:rPr>
            <w:rFonts w:cs="Times New Roman"/>
            <w:sz w:val="24"/>
            <w:szCs w:val="24"/>
          </w:rPr>
          <w:delText xml:space="preserve"> sur</w:delText>
        </w:r>
      </w:del>
      <w:del w:id="1154" w:author="Cheng, Jiangtao" w:date="2021-07-17T10:57:00Z">
        <w:r w:rsidRPr="00C43C1E" w:rsidDel="00A52013">
          <w:rPr>
            <w:rFonts w:cs="Times New Roman"/>
            <w:sz w:val="24"/>
            <w:szCs w:val="24"/>
          </w:rPr>
          <w:delText>face</w:delText>
        </w:r>
      </w:del>
      <w:r w:rsidRPr="00C43C1E">
        <w:rPr>
          <w:rFonts w:cs="Times New Roman"/>
          <w:sz w:val="24"/>
          <w:szCs w:val="24"/>
        </w:rPr>
        <w:t xml:space="preserve"> </w:t>
      </w:r>
      <w:r w:rsidR="00C7405F">
        <w:rPr>
          <w:rFonts w:cs="Times New Roman"/>
          <w:sz w:val="24"/>
          <w:szCs w:val="24"/>
        </w:rPr>
        <w:t>are</w:t>
      </w:r>
      <w:r w:rsidRPr="00C43C1E">
        <w:rPr>
          <w:rFonts w:cs="Times New Roman"/>
          <w:sz w:val="24"/>
          <w:szCs w:val="24"/>
        </w:rPr>
        <w:t xml:space="preserve"> about 2.5 °C, 4.4 °C and 7.5 °C</w:t>
      </w:r>
      <w:ins w:id="1155" w:author="Cheng, Jiangtao" w:date="2021-07-17T10:58:00Z">
        <w:r w:rsidR="00A52013">
          <w:rPr>
            <w:rFonts w:cs="Times New Roman"/>
            <w:sz w:val="24"/>
            <w:szCs w:val="24"/>
          </w:rPr>
          <w:t>, respectively,</w:t>
        </w:r>
      </w:ins>
      <w:r w:rsidRPr="00C43C1E">
        <w:rPr>
          <w:rFonts w:cs="Times New Roman"/>
          <w:sz w:val="24"/>
          <w:szCs w:val="24"/>
        </w:rPr>
        <w:t xml:space="preserve"> on substrates with </w:t>
      </w:r>
      <w:ins w:id="1156" w:author="Cheng, Jiangtao" w:date="2021-07-17T10:58:00Z">
        <w:r w:rsidR="00A52013">
          <w:rPr>
            <w:rFonts w:cs="Times New Roman"/>
            <w:sz w:val="24"/>
            <w:szCs w:val="24"/>
          </w:rPr>
          <w:t xml:space="preserve">the </w:t>
        </w:r>
      </w:ins>
      <w:r w:rsidRPr="00C43C1E">
        <w:rPr>
          <w:rFonts w:cs="Times New Roman"/>
          <w:sz w:val="24"/>
          <w:szCs w:val="24"/>
        </w:rPr>
        <w:t xml:space="preserve">base temperature </w:t>
      </w:r>
      <w:ins w:id="1157" w:author="Cheng, Jiangtao" w:date="2021-07-17T10:58:00Z">
        <w:r w:rsidR="00A52013">
          <w:rPr>
            <w:rFonts w:cs="Times New Roman"/>
            <w:sz w:val="24"/>
            <w:szCs w:val="24"/>
          </w:rPr>
          <w:t xml:space="preserve">at </w:t>
        </w:r>
      </w:ins>
      <w:r w:rsidRPr="00C43C1E">
        <w:rPr>
          <w:rFonts w:cs="Times New Roman"/>
          <w:sz w:val="24"/>
          <w:szCs w:val="24"/>
        </w:rPr>
        <w:t xml:space="preserve">40 °C, 60 °C and 80 °C. </w:t>
      </w:r>
      <w:ins w:id="1158" w:author="Cheng, Jiangtao" w:date="2021-07-17T10:59:00Z">
        <w:r w:rsidR="005D77D2">
          <w:rPr>
            <w:rFonts w:cs="Times New Roman"/>
            <w:sz w:val="24"/>
            <w:szCs w:val="24"/>
          </w:rPr>
          <w:t xml:space="preserve">It is plausible that </w:t>
        </w:r>
      </w:ins>
      <w:ins w:id="1159" w:author="Cheng, Jiangtao" w:date="2021-07-17T11:10:00Z">
        <w:r w:rsidR="000D43DB">
          <w:rPr>
            <w:rFonts w:cs="Times New Roman"/>
            <w:sz w:val="24"/>
            <w:szCs w:val="24"/>
          </w:rPr>
          <w:t>such</w:t>
        </w:r>
      </w:ins>
      <w:del w:id="1160" w:author="Cheng, Jiangtao" w:date="2021-07-17T10:59:00Z">
        <w:r w:rsidRPr="00C43C1E" w:rsidDel="005D77D2">
          <w:rPr>
            <w:rFonts w:cs="Times New Roman"/>
            <w:sz w:val="24"/>
            <w:szCs w:val="24"/>
          </w:rPr>
          <w:delText>T</w:delText>
        </w:r>
      </w:del>
      <w:del w:id="1161" w:author="Cheng, Jiangtao" w:date="2021-07-17T11:10:00Z">
        <w:r w:rsidRPr="00C43C1E" w:rsidDel="000D43DB">
          <w:rPr>
            <w:rFonts w:cs="Times New Roman"/>
            <w:sz w:val="24"/>
            <w:szCs w:val="24"/>
          </w:rPr>
          <w:delText>he</w:delText>
        </w:r>
      </w:del>
      <w:r w:rsidRPr="00C43C1E">
        <w:rPr>
          <w:rFonts w:cs="Times New Roman"/>
          <w:sz w:val="24"/>
          <w:szCs w:val="24"/>
        </w:rPr>
        <w:t xml:space="preserve"> </w:t>
      </w:r>
      <w:ins w:id="1162" w:author="Cheng, Jiangtao" w:date="2021-07-17T11:10:00Z">
        <w:r w:rsidR="000D43DB">
          <w:rPr>
            <w:rFonts w:cs="Times New Roman"/>
            <w:sz w:val="24"/>
            <w:szCs w:val="24"/>
          </w:rPr>
          <w:t>a</w:t>
        </w:r>
      </w:ins>
      <w:ins w:id="1163" w:author="Cheng, Jiangtao" w:date="2021-07-17T11:28:00Z">
        <w:r w:rsidR="00206F71">
          <w:rPr>
            <w:rFonts w:cs="Times New Roman"/>
            <w:sz w:val="24"/>
            <w:szCs w:val="24"/>
          </w:rPr>
          <w:t>n apparent</w:t>
        </w:r>
      </w:ins>
      <w:del w:id="1164" w:author="Cheng, Jiangtao" w:date="2021-07-17T11:10:00Z">
        <w:r w:rsidRPr="00C43C1E" w:rsidDel="000D43DB">
          <w:rPr>
            <w:rFonts w:cs="Times New Roman"/>
            <w:sz w:val="24"/>
            <w:szCs w:val="24"/>
          </w:rPr>
          <w:delText>ma</w:delText>
        </w:r>
      </w:del>
      <w:del w:id="1165" w:author="Cheng, Jiangtao" w:date="2021-07-17T10:59:00Z">
        <w:r w:rsidRPr="00C43C1E" w:rsidDel="005D77D2">
          <w:rPr>
            <w:rFonts w:cs="Times New Roman"/>
            <w:sz w:val="24"/>
            <w:szCs w:val="24"/>
          </w:rPr>
          <w:delText>in</w:delText>
        </w:r>
      </w:del>
      <w:r w:rsidRPr="00C43C1E">
        <w:rPr>
          <w:rFonts w:cs="Times New Roman"/>
          <w:sz w:val="24"/>
          <w:szCs w:val="24"/>
        </w:rPr>
        <w:t xml:space="preserve"> temperature difference between the droplet base</w:t>
      </w:r>
      <w:del w:id="1166" w:author="Cheng, Jiangtao" w:date="2021-07-17T10:58:00Z">
        <w:r w:rsidRPr="00C43C1E" w:rsidDel="00A52013">
          <w:rPr>
            <w:rFonts w:cs="Times New Roman"/>
            <w:sz w:val="24"/>
            <w:szCs w:val="24"/>
          </w:rPr>
          <w:delText xml:space="preserve"> surface</w:delText>
        </w:r>
      </w:del>
      <w:r w:rsidRPr="00C43C1E">
        <w:rPr>
          <w:rFonts w:cs="Times New Roman"/>
          <w:sz w:val="24"/>
          <w:szCs w:val="24"/>
        </w:rPr>
        <w:t xml:space="preserve"> and the substrate </w:t>
      </w:r>
      <w:ins w:id="1167" w:author="Cheng, Jiangtao" w:date="2021-07-17T10:59:00Z">
        <w:r w:rsidR="005D77D2">
          <w:rPr>
            <w:rFonts w:cs="Times New Roman"/>
            <w:sz w:val="24"/>
            <w:szCs w:val="24"/>
          </w:rPr>
          <w:t xml:space="preserve">base </w:t>
        </w:r>
      </w:ins>
      <w:ins w:id="1168" w:author="Cheng, Jiangtao" w:date="2021-07-17T11:28:00Z">
        <w:r w:rsidR="00206F71">
          <w:rPr>
            <w:rFonts w:cs="Times New Roman"/>
            <w:sz w:val="24"/>
            <w:szCs w:val="24"/>
          </w:rPr>
          <w:t>may be</w:t>
        </w:r>
      </w:ins>
      <w:del w:id="1169" w:author="Cheng, Jiangtao" w:date="2021-07-17T11:28:00Z">
        <w:r w:rsidRPr="00C43C1E" w:rsidDel="00206F71">
          <w:rPr>
            <w:rFonts w:cs="Times New Roman"/>
            <w:sz w:val="24"/>
            <w:szCs w:val="24"/>
          </w:rPr>
          <w:delText>is</w:delText>
        </w:r>
      </w:del>
      <w:r w:rsidRPr="00C43C1E">
        <w:rPr>
          <w:rFonts w:cs="Times New Roman"/>
          <w:sz w:val="24"/>
          <w:szCs w:val="24"/>
        </w:rPr>
        <w:t xml:space="preserve"> </w:t>
      </w:r>
      <w:ins w:id="1170" w:author="Cheng, Jiangtao" w:date="2021-07-17T11:10:00Z">
        <w:r w:rsidR="000D43DB">
          <w:rPr>
            <w:rFonts w:cs="Times New Roman"/>
            <w:sz w:val="24"/>
            <w:szCs w:val="24"/>
          </w:rPr>
          <w:t xml:space="preserve">mainly </w:t>
        </w:r>
      </w:ins>
      <w:r w:rsidRPr="00C43C1E">
        <w:rPr>
          <w:rFonts w:cs="Times New Roman"/>
          <w:sz w:val="24"/>
          <w:szCs w:val="24"/>
        </w:rPr>
        <w:t xml:space="preserve">caused by the evaporation from the droplet base </w:t>
      </w:r>
      <w:ins w:id="1171" w:author="Cheng, Jiangtao" w:date="2021-07-17T11:10:00Z">
        <w:r w:rsidR="000D43DB">
          <w:rPr>
            <w:rFonts w:cs="Times New Roman"/>
            <w:sz w:val="24"/>
            <w:szCs w:val="24"/>
          </w:rPr>
          <w:t xml:space="preserve">in </w:t>
        </w:r>
      </w:ins>
      <w:ins w:id="1172" w:author="Cheng, Jiangtao" w:date="2021-07-17T11:11:00Z">
        <w:r w:rsidR="000D43DB">
          <w:rPr>
            <w:rFonts w:cs="Times New Roman"/>
            <w:sz w:val="24"/>
            <w:szCs w:val="24"/>
          </w:rPr>
          <w:t>substrate cavities</w:t>
        </w:r>
      </w:ins>
      <w:del w:id="1173" w:author="Cheng, Jiangtao" w:date="2021-07-17T11:11:00Z">
        <w:r w:rsidRPr="00C43C1E" w:rsidDel="000D43DB">
          <w:rPr>
            <w:rFonts w:cs="Times New Roman"/>
            <w:sz w:val="24"/>
            <w:szCs w:val="24"/>
          </w:rPr>
          <w:delText>surface</w:delText>
        </w:r>
      </w:del>
      <w:r w:rsidRPr="00C43C1E">
        <w:rPr>
          <w:rFonts w:cs="Times New Roman"/>
          <w:sz w:val="24"/>
          <w:szCs w:val="24"/>
        </w:rPr>
        <w:t xml:space="preserve">.  </w:t>
      </w:r>
    </w:p>
    <w:p w14:paraId="1236B379" w14:textId="7FFBABFC" w:rsidR="00C43C1E" w:rsidRPr="00C43C1E" w:rsidRDefault="00794105" w:rsidP="00F07310">
      <w:pPr>
        <w:jc w:val="center"/>
        <w:rPr>
          <w:rFonts w:cs="Times New Roman"/>
          <w:sz w:val="24"/>
          <w:szCs w:val="24"/>
        </w:rPr>
        <w:pPrChange w:id="1174" w:author="Cheng, Jiangtao" w:date="2021-07-17T11:15:00Z">
          <w:pPr>
            <w:spacing w:line="360" w:lineRule="auto"/>
          </w:pPr>
        </w:pPrChange>
      </w:pPr>
      <w:r>
        <w:rPr>
          <w:noProof/>
        </w:rPr>
        <w:drawing>
          <wp:inline distT="0" distB="0" distL="0" distR="0" wp14:anchorId="7EEE5600" wp14:editId="297A6AD5">
            <wp:extent cx="5349240" cy="384962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08" t="3031" r="8496" b="2001"/>
                    <a:stretch/>
                  </pic:blipFill>
                  <pic:spPr bwMode="auto">
                    <a:xfrm>
                      <a:off x="0" y="0"/>
                      <a:ext cx="5349240" cy="3849624"/>
                    </a:xfrm>
                    <a:prstGeom prst="rect">
                      <a:avLst/>
                    </a:prstGeom>
                    <a:noFill/>
                    <a:ln>
                      <a:noFill/>
                    </a:ln>
                    <a:extLst>
                      <a:ext uri="{53640926-AAD7-44D8-BBD7-CCE9431645EC}">
                        <a14:shadowObscured xmlns:a14="http://schemas.microsoft.com/office/drawing/2010/main"/>
                      </a:ext>
                    </a:extLst>
                  </pic:spPr>
                </pic:pic>
              </a:graphicData>
            </a:graphic>
          </wp:inline>
        </w:drawing>
      </w:r>
    </w:p>
    <w:p w14:paraId="578FF130" w14:textId="64BE8554" w:rsidR="00C43C1E" w:rsidRPr="00C43C1E" w:rsidRDefault="00C43C1E" w:rsidP="00560D55">
      <w:pPr>
        <w:spacing w:after="120"/>
        <w:rPr>
          <w:rFonts w:cs="Times New Roman"/>
          <w:sz w:val="24"/>
          <w:szCs w:val="24"/>
        </w:rPr>
        <w:pPrChange w:id="1175" w:author="Cheng, Jiangtao" w:date="2021-07-16T20:58:00Z">
          <w:pPr/>
        </w:pPrChange>
      </w:pPr>
      <w:commentRangeStart w:id="1176"/>
      <w:r w:rsidRPr="00DA29D0">
        <w:rPr>
          <w:rFonts w:cs="Times New Roman"/>
          <w:b/>
          <w:bCs/>
          <w:sz w:val="24"/>
          <w:szCs w:val="24"/>
        </w:rPr>
        <w:t xml:space="preserve">Figure </w:t>
      </w:r>
      <w:r w:rsidR="00792C98" w:rsidRPr="00DA29D0">
        <w:rPr>
          <w:rFonts w:cs="Times New Roman"/>
          <w:b/>
          <w:bCs/>
          <w:sz w:val="24"/>
          <w:szCs w:val="24"/>
        </w:rPr>
        <w:t>8</w:t>
      </w:r>
      <w:r w:rsidRPr="00DA29D0">
        <w:rPr>
          <w:rFonts w:cs="Times New Roman"/>
          <w:b/>
          <w:bCs/>
          <w:sz w:val="24"/>
          <w:szCs w:val="24"/>
        </w:rPr>
        <w:t>.</w:t>
      </w:r>
      <w:r w:rsidRPr="00C43C1E">
        <w:rPr>
          <w:rFonts w:cs="Times New Roman"/>
          <w:sz w:val="24"/>
          <w:szCs w:val="24"/>
        </w:rPr>
        <w:t xml:space="preserve"> </w:t>
      </w:r>
      <w:commentRangeEnd w:id="1176"/>
      <w:r w:rsidR="00603C8A">
        <w:rPr>
          <w:rStyle w:val="CommentReference"/>
        </w:rPr>
        <w:commentReference w:id="1176"/>
      </w:r>
      <w:r w:rsidRPr="00C43C1E">
        <w:rPr>
          <w:rFonts w:cs="Times New Roman"/>
          <w:sz w:val="24"/>
          <w:szCs w:val="24"/>
        </w:rPr>
        <w:t>(a) Total evaporation rate, droplet cap surface evaporation rate and droplet base</w:t>
      </w:r>
      <w:del w:id="1177" w:author="Cheng, Jiangtao" w:date="2021-07-17T11:15:00Z">
        <w:r w:rsidRPr="00C43C1E" w:rsidDel="00F07310">
          <w:rPr>
            <w:rFonts w:cs="Times New Roman"/>
            <w:sz w:val="24"/>
            <w:szCs w:val="24"/>
          </w:rPr>
          <w:delText xml:space="preserve"> surface</w:delText>
        </w:r>
      </w:del>
      <w:r w:rsidRPr="00C43C1E">
        <w:rPr>
          <w:rFonts w:cs="Times New Roman"/>
          <w:sz w:val="24"/>
          <w:szCs w:val="24"/>
        </w:rPr>
        <w:t xml:space="preserve"> evaporation rate </w:t>
      </w:r>
      <w:del w:id="1178" w:author="Cheng, Jiangtao" w:date="2021-07-17T11:12:00Z">
        <w:r w:rsidRPr="00C43C1E" w:rsidDel="00F07310">
          <w:rPr>
            <w:rFonts w:cs="Times New Roman"/>
            <w:sz w:val="24"/>
            <w:szCs w:val="24"/>
          </w:rPr>
          <w:delText xml:space="preserve">of droplet evaporation </w:delText>
        </w:r>
      </w:del>
      <w:r w:rsidRPr="00C43C1E">
        <w:rPr>
          <w:rFonts w:cs="Times New Roman"/>
          <w:sz w:val="24"/>
          <w:szCs w:val="24"/>
        </w:rPr>
        <w:t>on sample 1</w:t>
      </w:r>
      <w:del w:id="1179" w:author="Cheng, Jiangtao" w:date="2021-07-17T11:12:00Z">
        <w:r w:rsidRPr="00C43C1E" w:rsidDel="00F07310">
          <w:rPr>
            <w:rFonts w:cs="Times New Roman"/>
            <w:sz w:val="24"/>
            <w:szCs w:val="24"/>
          </w:rPr>
          <w:delText xml:space="preserve"> substrate</w:delText>
        </w:r>
      </w:del>
      <w:r w:rsidRPr="00C43C1E">
        <w:rPr>
          <w:rFonts w:cs="Times New Roman"/>
          <w:sz w:val="24"/>
          <w:szCs w:val="24"/>
        </w:rPr>
        <w:t xml:space="preserve"> with 40 °C substrate base temperature. (b) Total evaporation rate, droplet cap surface evaporation rate and droplet base</w:t>
      </w:r>
      <w:del w:id="1180" w:author="Cheng, Jiangtao" w:date="2021-07-17T11:16:00Z">
        <w:r w:rsidRPr="00C43C1E" w:rsidDel="00F07310">
          <w:rPr>
            <w:rFonts w:cs="Times New Roman"/>
            <w:sz w:val="24"/>
            <w:szCs w:val="24"/>
          </w:rPr>
          <w:delText xml:space="preserve"> surface</w:delText>
        </w:r>
      </w:del>
      <w:r w:rsidRPr="00C43C1E">
        <w:rPr>
          <w:rFonts w:cs="Times New Roman"/>
          <w:sz w:val="24"/>
          <w:szCs w:val="24"/>
        </w:rPr>
        <w:t xml:space="preserve"> evaporation rate </w:t>
      </w:r>
      <w:del w:id="1181" w:author="Cheng, Jiangtao" w:date="2021-07-17T11:13:00Z">
        <w:r w:rsidRPr="00C43C1E" w:rsidDel="00F07310">
          <w:rPr>
            <w:rFonts w:cs="Times New Roman"/>
            <w:sz w:val="24"/>
            <w:szCs w:val="24"/>
          </w:rPr>
          <w:delText xml:space="preserve">of droplet evaporation </w:delText>
        </w:r>
      </w:del>
      <w:r w:rsidRPr="00C43C1E">
        <w:rPr>
          <w:rFonts w:cs="Times New Roman"/>
          <w:sz w:val="24"/>
          <w:szCs w:val="24"/>
        </w:rPr>
        <w:t>on sample 1</w:t>
      </w:r>
      <w:del w:id="1182" w:author="Cheng, Jiangtao" w:date="2021-07-17T11:13:00Z">
        <w:r w:rsidRPr="00C43C1E" w:rsidDel="00F07310">
          <w:rPr>
            <w:rFonts w:cs="Times New Roman"/>
            <w:sz w:val="24"/>
            <w:szCs w:val="24"/>
          </w:rPr>
          <w:delText xml:space="preserve"> substrate</w:delText>
        </w:r>
      </w:del>
      <w:r w:rsidRPr="00C43C1E">
        <w:rPr>
          <w:rFonts w:cs="Times New Roman"/>
          <w:sz w:val="24"/>
          <w:szCs w:val="24"/>
        </w:rPr>
        <w:t xml:space="preserve"> with 60 °C substrate base temperature. (c) Total evaporation rate, droplet cap surface evaporation rate and droplet base</w:t>
      </w:r>
      <w:del w:id="1183" w:author="Cheng, Jiangtao" w:date="2021-07-17T11:16:00Z">
        <w:r w:rsidRPr="00C43C1E" w:rsidDel="003267D4">
          <w:rPr>
            <w:rFonts w:cs="Times New Roman"/>
            <w:sz w:val="24"/>
            <w:szCs w:val="24"/>
          </w:rPr>
          <w:delText xml:space="preserve"> surface</w:delText>
        </w:r>
      </w:del>
      <w:r w:rsidRPr="00C43C1E">
        <w:rPr>
          <w:rFonts w:cs="Times New Roman"/>
          <w:sz w:val="24"/>
          <w:szCs w:val="24"/>
        </w:rPr>
        <w:t xml:space="preserve"> evaporation rate </w:t>
      </w:r>
      <w:del w:id="1184" w:author="Cheng, Jiangtao" w:date="2021-07-17T11:13:00Z">
        <w:r w:rsidRPr="00C43C1E" w:rsidDel="00F07310">
          <w:rPr>
            <w:rFonts w:cs="Times New Roman"/>
            <w:sz w:val="24"/>
            <w:szCs w:val="24"/>
          </w:rPr>
          <w:delText xml:space="preserve">of droplet evaporation </w:delText>
        </w:r>
      </w:del>
      <w:r w:rsidRPr="00C43C1E">
        <w:rPr>
          <w:rFonts w:cs="Times New Roman"/>
          <w:sz w:val="24"/>
          <w:szCs w:val="24"/>
        </w:rPr>
        <w:t>on sample 1</w:t>
      </w:r>
      <w:del w:id="1185" w:author="Cheng, Jiangtao" w:date="2021-07-17T11:13:00Z">
        <w:r w:rsidRPr="00C43C1E" w:rsidDel="00F07310">
          <w:rPr>
            <w:rFonts w:cs="Times New Roman"/>
            <w:sz w:val="24"/>
            <w:szCs w:val="24"/>
          </w:rPr>
          <w:delText xml:space="preserve"> substrate</w:delText>
        </w:r>
      </w:del>
      <w:r w:rsidRPr="00C43C1E">
        <w:rPr>
          <w:rFonts w:cs="Times New Roman"/>
          <w:sz w:val="24"/>
          <w:szCs w:val="24"/>
        </w:rPr>
        <w:t xml:space="preserve"> with 80 °C substrate base temperature. (d) Total evaporation rate</w:t>
      </w:r>
      <w:del w:id="1186" w:author="Cheng, Jiangtao" w:date="2021-07-17T11:14:00Z">
        <w:r w:rsidRPr="00C43C1E" w:rsidDel="00F07310">
          <w:rPr>
            <w:rFonts w:cs="Times New Roman"/>
            <w:sz w:val="24"/>
            <w:szCs w:val="24"/>
          </w:rPr>
          <w:delText xml:space="preserve"> of droplet evaporation</w:delText>
        </w:r>
      </w:del>
      <w:r w:rsidRPr="00C43C1E">
        <w:rPr>
          <w:rFonts w:cs="Times New Roman"/>
          <w:sz w:val="24"/>
          <w:szCs w:val="24"/>
        </w:rPr>
        <w:t xml:space="preserve"> on sample</w:t>
      </w:r>
      <w:ins w:id="1187" w:author="Cheng, Jiangtao" w:date="2021-07-17T11:16:00Z">
        <w:r w:rsidR="003267D4">
          <w:rPr>
            <w:rFonts w:cs="Times New Roman"/>
            <w:sz w:val="24"/>
            <w:szCs w:val="24"/>
          </w:rPr>
          <w:t>s</w:t>
        </w:r>
      </w:ins>
      <w:r w:rsidRPr="00C43C1E">
        <w:rPr>
          <w:rFonts w:cs="Times New Roman"/>
          <w:sz w:val="24"/>
          <w:szCs w:val="24"/>
        </w:rPr>
        <w:t xml:space="preserve"> 1</w:t>
      </w:r>
      <w:del w:id="1188" w:author="Cheng, Jiangtao" w:date="2021-07-17T11:16:00Z">
        <w:r w:rsidRPr="00C43C1E" w:rsidDel="003267D4">
          <w:rPr>
            <w:rFonts w:cs="Times New Roman"/>
            <w:sz w:val="24"/>
            <w:szCs w:val="24"/>
          </w:rPr>
          <w:delText>, sample 2 and sample</w:delText>
        </w:r>
      </w:del>
      <w:ins w:id="1189" w:author="Cheng, Jiangtao" w:date="2021-07-17T11:16:00Z">
        <w:r w:rsidR="003267D4">
          <w:rPr>
            <w:rFonts w:cs="Times New Roman"/>
            <w:sz w:val="24"/>
            <w:szCs w:val="24"/>
          </w:rPr>
          <w:t>-</w:t>
        </w:r>
      </w:ins>
      <w:del w:id="1190" w:author="Cheng, Jiangtao" w:date="2021-07-17T11:16:00Z">
        <w:r w:rsidRPr="00C43C1E" w:rsidDel="003267D4">
          <w:rPr>
            <w:rFonts w:cs="Times New Roman"/>
            <w:sz w:val="24"/>
            <w:szCs w:val="24"/>
          </w:rPr>
          <w:delText xml:space="preserve"> </w:delText>
        </w:r>
      </w:del>
      <w:r w:rsidRPr="00C43C1E">
        <w:rPr>
          <w:rFonts w:cs="Times New Roman"/>
          <w:sz w:val="24"/>
          <w:szCs w:val="24"/>
        </w:rPr>
        <w:t>3</w:t>
      </w:r>
      <w:del w:id="1191" w:author="Cheng, Jiangtao" w:date="2021-07-17T11:14:00Z">
        <w:r w:rsidRPr="00C43C1E" w:rsidDel="00F07310">
          <w:rPr>
            <w:rFonts w:cs="Times New Roman"/>
            <w:sz w:val="24"/>
            <w:szCs w:val="24"/>
          </w:rPr>
          <w:delText xml:space="preserve"> substrates</w:delText>
        </w:r>
      </w:del>
      <w:r w:rsidRPr="00C43C1E">
        <w:rPr>
          <w:rFonts w:cs="Times New Roman"/>
          <w:sz w:val="24"/>
          <w:szCs w:val="24"/>
        </w:rPr>
        <w:t xml:space="preserve"> with substrate</w:t>
      </w:r>
      <w:ins w:id="1192" w:author="Cheng, Jiangtao" w:date="2021-07-17T11:16:00Z">
        <w:r w:rsidR="003267D4">
          <w:rPr>
            <w:rFonts w:cs="Times New Roman"/>
            <w:sz w:val="24"/>
            <w:szCs w:val="24"/>
          </w:rPr>
          <w:t xml:space="preserve"> </w:t>
        </w:r>
      </w:ins>
      <w:del w:id="1193" w:author="Cheng, Jiangtao" w:date="2021-07-17T11:16:00Z">
        <w:r w:rsidRPr="00C43C1E" w:rsidDel="003267D4">
          <w:rPr>
            <w:rFonts w:cs="Times New Roman"/>
            <w:sz w:val="24"/>
            <w:szCs w:val="24"/>
          </w:rPr>
          <w:delText xml:space="preserve"> base </w:delText>
        </w:r>
      </w:del>
      <w:r w:rsidRPr="00C43C1E">
        <w:rPr>
          <w:rFonts w:cs="Times New Roman"/>
          <w:sz w:val="24"/>
          <w:szCs w:val="24"/>
        </w:rPr>
        <w:t>temperature at 40 °C, 60 °C and 80 °C</w:t>
      </w:r>
      <w:ins w:id="1194" w:author="Cheng, Jiangtao" w:date="2021-07-17T11:14:00Z">
        <w:r w:rsidR="00F07310">
          <w:rPr>
            <w:rFonts w:cs="Times New Roman"/>
            <w:sz w:val="24"/>
            <w:szCs w:val="24"/>
          </w:rPr>
          <w:t>, respectively</w:t>
        </w:r>
      </w:ins>
      <w:r w:rsidRPr="00C43C1E">
        <w:rPr>
          <w:rFonts w:cs="Times New Roman"/>
          <w:sz w:val="24"/>
          <w:szCs w:val="24"/>
        </w:rPr>
        <w:t xml:space="preserve">. </w:t>
      </w:r>
    </w:p>
    <w:p w14:paraId="48249C2C" w14:textId="056D81EF" w:rsidR="00C43C1E" w:rsidRPr="00C43C1E" w:rsidRDefault="00C43C1E" w:rsidP="00856045">
      <w:pPr>
        <w:spacing w:line="360" w:lineRule="auto"/>
        <w:ind w:firstLine="360"/>
        <w:rPr>
          <w:rFonts w:cs="Times New Roman"/>
          <w:sz w:val="24"/>
          <w:szCs w:val="24"/>
        </w:rPr>
      </w:pPr>
      <w:r w:rsidRPr="00C43C1E">
        <w:rPr>
          <w:rFonts w:cs="Times New Roman"/>
          <w:sz w:val="24"/>
          <w:szCs w:val="24"/>
        </w:rPr>
        <w:lastRenderedPageBreak/>
        <w:t xml:space="preserve">In Fig. </w:t>
      </w:r>
      <w:r w:rsidR="00792C98">
        <w:rPr>
          <w:rFonts w:cs="Times New Roman"/>
          <w:sz w:val="24"/>
          <w:szCs w:val="24"/>
        </w:rPr>
        <w:t>8</w:t>
      </w:r>
      <w:del w:id="1195" w:author="Cheng, Jiangtao" w:date="2021-07-16T18:43:00Z">
        <w:r w:rsidRPr="00C43C1E" w:rsidDel="00CA5601">
          <w:rPr>
            <w:rFonts w:cs="Times New Roman"/>
            <w:sz w:val="24"/>
            <w:szCs w:val="24"/>
          </w:rPr>
          <w:delText xml:space="preserve"> </w:delText>
        </w:r>
      </w:del>
      <w:r w:rsidRPr="00C43C1E">
        <w:rPr>
          <w:rFonts w:cs="Times New Roman"/>
          <w:sz w:val="24"/>
          <w:szCs w:val="24"/>
        </w:rPr>
        <w:t>(a), (b) and (c), we show</w:t>
      </w:r>
      <w:r w:rsidR="00E3111A">
        <w:rPr>
          <w:rFonts w:cs="Times New Roman"/>
          <w:sz w:val="24"/>
          <w:szCs w:val="24"/>
        </w:rPr>
        <w:t xml:space="preserve"> </w:t>
      </w:r>
      <w:ins w:id="1196" w:author="Cheng, Jiangtao" w:date="2021-07-17T11:29:00Z">
        <w:r w:rsidR="0096090F">
          <w:rPr>
            <w:rFonts w:cs="Times New Roman"/>
            <w:sz w:val="24"/>
            <w:szCs w:val="24"/>
          </w:rPr>
          <w:t xml:space="preserve">the </w:t>
        </w:r>
      </w:ins>
      <w:r w:rsidR="00E3111A">
        <w:rPr>
          <w:rFonts w:cs="Times New Roman"/>
          <w:sz w:val="24"/>
          <w:szCs w:val="24"/>
        </w:rPr>
        <w:t xml:space="preserve">transient </w:t>
      </w:r>
      <w:ins w:id="1197" w:author="Cheng, Jiangtao" w:date="2021-07-17T11:29:00Z">
        <w:r w:rsidR="0096090F">
          <w:rPr>
            <w:rFonts w:cs="Times New Roman"/>
            <w:sz w:val="24"/>
            <w:szCs w:val="24"/>
          </w:rPr>
          <w:t>evolutions</w:t>
        </w:r>
      </w:ins>
      <w:del w:id="1198" w:author="Cheng, Jiangtao" w:date="2021-07-17T11:29:00Z">
        <w:r w:rsidR="00E3111A" w:rsidDel="0096090F">
          <w:rPr>
            <w:rFonts w:cs="Times New Roman"/>
            <w:sz w:val="24"/>
            <w:szCs w:val="24"/>
          </w:rPr>
          <w:delText>variation</w:delText>
        </w:r>
      </w:del>
      <w:r w:rsidR="00E3111A">
        <w:rPr>
          <w:rFonts w:cs="Times New Roman"/>
          <w:sz w:val="24"/>
          <w:szCs w:val="24"/>
        </w:rPr>
        <w:t xml:space="preserve"> of</w:t>
      </w:r>
      <w:r w:rsidRPr="00C43C1E">
        <w:rPr>
          <w:rFonts w:cs="Times New Roman"/>
          <w:sz w:val="24"/>
          <w:szCs w:val="24"/>
        </w:rPr>
        <w:t xml:space="preserve"> the total evaporation rate,</w:t>
      </w:r>
      <w:del w:id="1199" w:author="Cheng, Jiangtao" w:date="2021-07-17T12:33:00Z">
        <w:r w:rsidRPr="00C43C1E" w:rsidDel="00E7045E">
          <w:rPr>
            <w:rFonts w:cs="Times New Roman"/>
            <w:sz w:val="24"/>
            <w:szCs w:val="24"/>
          </w:rPr>
          <w:delText xml:space="preserve"> </w:delText>
        </w:r>
      </w:del>
      <w:del w:id="1200" w:author="Cheng, Jiangtao" w:date="2021-07-17T12:31:00Z">
        <w:r w:rsidRPr="00C43C1E" w:rsidDel="00E7045E">
          <w:rPr>
            <w:rFonts w:cs="Times New Roman"/>
            <w:sz w:val="24"/>
            <w:szCs w:val="24"/>
          </w:rPr>
          <w:delText>droplet cap</w:delText>
        </w:r>
      </w:del>
      <w:del w:id="1201" w:author="Cheng, Jiangtao" w:date="2021-07-17T11:30:00Z">
        <w:r w:rsidRPr="00C43C1E" w:rsidDel="00CF2B89">
          <w:rPr>
            <w:rFonts w:cs="Times New Roman"/>
            <w:sz w:val="24"/>
            <w:szCs w:val="24"/>
          </w:rPr>
          <w:delText xml:space="preserve"> surface</w:delText>
        </w:r>
      </w:del>
      <w:r w:rsidRPr="00C43C1E">
        <w:rPr>
          <w:rFonts w:cs="Times New Roman"/>
          <w:sz w:val="24"/>
          <w:szCs w:val="24"/>
        </w:rPr>
        <w:t xml:space="preserve"> </w:t>
      </w:r>
      <w:ins w:id="1202" w:author="Cheng, Jiangtao" w:date="2021-07-17T12:31:00Z">
        <w:r w:rsidR="00E7045E">
          <w:rPr>
            <w:rFonts w:cs="Times New Roman"/>
            <w:sz w:val="24"/>
            <w:szCs w:val="24"/>
          </w:rPr>
          <w:t xml:space="preserve">the </w:t>
        </w:r>
      </w:ins>
      <w:r w:rsidRPr="00C43C1E">
        <w:rPr>
          <w:rFonts w:cs="Times New Roman"/>
          <w:sz w:val="24"/>
          <w:szCs w:val="24"/>
        </w:rPr>
        <w:t>evaporation rate</w:t>
      </w:r>
      <w:ins w:id="1203" w:author="Cheng, Jiangtao" w:date="2021-07-17T12:31:00Z">
        <w:r w:rsidR="00E7045E" w:rsidRPr="00E7045E">
          <w:rPr>
            <w:rFonts w:cs="Times New Roman"/>
            <w:sz w:val="24"/>
            <w:szCs w:val="24"/>
          </w:rPr>
          <w:t xml:space="preserve"> </w:t>
        </w:r>
        <w:r w:rsidR="00E7045E">
          <w:rPr>
            <w:rFonts w:cs="Times New Roman"/>
            <w:sz w:val="24"/>
            <w:szCs w:val="24"/>
          </w:rPr>
          <w:t xml:space="preserve">from </w:t>
        </w:r>
        <w:r w:rsidR="00E7045E" w:rsidRPr="00C43C1E">
          <w:rPr>
            <w:rFonts w:cs="Times New Roman"/>
            <w:sz w:val="24"/>
            <w:szCs w:val="24"/>
          </w:rPr>
          <w:t>droplet cap</w:t>
        </w:r>
      </w:ins>
      <w:r w:rsidRPr="00C43C1E">
        <w:rPr>
          <w:rFonts w:cs="Times New Roman"/>
          <w:sz w:val="24"/>
          <w:szCs w:val="24"/>
        </w:rPr>
        <w:t xml:space="preserve"> and </w:t>
      </w:r>
      <w:ins w:id="1204" w:author="Cheng, Jiangtao" w:date="2021-07-17T12:31:00Z">
        <w:r w:rsidR="00E7045E">
          <w:rPr>
            <w:rFonts w:cs="Times New Roman"/>
            <w:sz w:val="24"/>
            <w:szCs w:val="24"/>
          </w:rPr>
          <w:t xml:space="preserve">the </w:t>
        </w:r>
      </w:ins>
      <w:del w:id="1205" w:author="Cheng, Jiangtao" w:date="2021-07-17T12:31:00Z">
        <w:r w:rsidRPr="00C43C1E" w:rsidDel="00E7045E">
          <w:rPr>
            <w:rFonts w:cs="Times New Roman"/>
            <w:sz w:val="24"/>
            <w:szCs w:val="24"/>
          </w:rPr>
          <w:delText>droplet base</w:delText>
        </w:r>
      </w:del>
      <w:del w:id="1206" w:author="Cheng, Jiangtao" w:date="2021-07-17T11:30:00Z">
        <w:r w:rsidRPr="00C43C1E" w:rsidDel="00CF2B89">
          <w:rPr>
            <w:rFonts w:cs="Times New Roman"/>
            <w:sz w:val="24"/>
            <w:szCs w:val="24"/>
          </w:rPr>
          <w:delText xml:space="preserve"> surface</w:delText>
        </w:r>
      </w:del>
      <w:del w:id="1207" w:author="Cheng, Jiangtao" w:date="2021-07-17T12:31:00Z">
        <w:r w:rsidRPr="00C43C1E" w:rsidDel="00E7045E">
          <w:rPr>
            <w:rFonts w:cs="Times New Roman"/>
            <w:sz w:val="24"/>
            <w:szCs w:val="24"/>
          </w:rPr>
          <w:delText xml:space="preserve"> </w:delText>
        </w:r>
      </w:del>
      <w:r w:rsidRPr="00C43C1E">
        <w:rPr>
          <w:rFonts w:cs="Times New Roman"/>
          <w:sz w:val="24"/>
          <w:szCs w:val="24"/>
        </w:rPr>
        <w:t>evaporation rate</w:t>
      </w:r>
      <w:ins w:id="1208" w:author="Cheng, Jiangtao" w:date="2021-07-17T12:31:00Z">
        <w:r w:rsidR="00E7045E">
          <w:rPr>
            <w:rFonts w:cs="Times New Roman"/>
            <w:sz w:val="24"/>
            <w:szCs w:val="24"/>
          </w:rPr>
          <w:t xml:space="preserve"> from</w:t>
        </w:r>
        <w:r w:rsidR="00E7045E" w:rsidRPr="00E7045E">
          <w:rPr>
            <w:rFonts w:cs="Times New Roman"/>
            <w:sz w:val="24"/>
            <w:szCs w:val="24"/>
          </w:rPr>
          <w:t xml:space="preserve"> </w:t>
        </w:r>
        <w:r w:rsidR="00E7045E" w:rsidRPr="00C43C1E">
          <w:rPr>
            <w:rFonts w:cs="Times New Roman"/>
            <w:sz w:val="24"/>
            <w:szCs w:val="24"/>
          </w:rPr>
          <w:t>droplet base</w:t>
        </w:r>
      </w:ins>
      <w:r w:rsidRPr="00C43C1E">
        <w:rPr>
          <w:rFonts w:cs="Times New Roman"/>
          <w:sz w:val="24"/>
          <w:szCs w:val="24"/>
        </w:rPr>
        <w:t xml:space="preserve"> </w:t>
      </w:r>
      <w:del w:id="1209" w:author="Cheng, Jiangtao" w:date="2021-07-17T11:30:00Z">
        <w:r w:rsidRPr="00C43C1E" w:rsidDel="00CF2B89">
          <w:rPr>
            <w:rFonts w:cs="Times New Roman"/>
            <w:sz w:val="24"/>
            <w:szCs w:val="24"/>
          </w:rPr>
          <w:delText xml:space="preserve">of droplet evaporation </w:delText>
        </w:r>
      </w:del>
      <w:r w:rsidRPr="00C43C1E">
        <w:rPr>
          <w:rFonts w:cs="Times New Roman"/>
          <w:sz w:val="24"/>
          <w:szCs w:val="24"/>
        </w:rPr>
        <w:t>on sample 1</w:t>
      </w:r>
      <w:del w:id="1210" w:author="Cheng, Jiangtao" w:date="2021-07-17T11:31:00Z">
        <w:r w:rsidRPr="00C43C1E" w:rsidDel="00CF2B89">
          <w:rPr>
            <w:rFonts w:cs="Times New Roman"/>
            <w:sz w:val="24"/>
            <w:szCs w:val="24"/>
          </w:rPr>
          <w:delText xml:space="preserve"> sub</w:delText>
        </w:r>
      </w:del>
      <w:del w:id="1211" w:author="Cheng, Jiangtao" w:date="2021-07-17T11:30:00Z">
        <w:r w:rsidRPr="00C43C1E" w:rsidDel="00CF2B89">
          <w:rPr>
            <w:rFonts w:cs="Times New Roman"/>
            <w:sz w:val="24"/>
            <w:szCs w:val="24"/>
          </w:rPr>
          <w:delText>strate</w:delText>
        </w:r>
      </w:del>
      <w:r w:rsidRPr="00C43C1E">
        <w:rPr>
          <w:rFonts w:cs="Times New Roman"/>
          <w:sz w:val="24"/>
          <w:szCs w:val="24"/>
        </w:rPr>
        <w:t xml:space="preserve"> </w:t>
      </w:r>
      <w:r w:rsidR="00E3111A">
        <w:rPr>
          <w:rFonts w:cs="Times New Roman"/>
          <w:sz w:val="24"/>
          <w:szCs w:val="24"/>
        </w:rPr>
        <w:t>with</w:t>
      </w:r>
      <w:r w:rsidRPr="00C43C1E">
        <w:rPr>
          <w:rFonts w:cs="Times New Roman"/>
          <w:sz w:val="24"/>
          <w:szCs w:val="24"/>
        </w:rPr>
        <w:t xml:space="preserve"> </w:t>
      </w:r>
      <w:ins w:id="1212" w:author="Cheng, Jiangtao" w:date="2021-07-17T12:32:00Z">
        <w:r w:rsidR="00E7045E">
          <w:rPr>
            <w:rFonts w:cs="Times New Roman"/>
            <w:sz w:val="24"/>
            <w:szCs w:val="24"/>
          </w:rPr>
          <w:t xml:space="preserve">the </w:t>
        </w:r>
      </w:ins>
      <w:r w:rsidRPr="00C43C1E">
        <w:rPr>
          <w:rFonts w:cs="Times New Roman"/>
          <w:sz w:val="24"/>
          <w:szCs w:val="24"/>
        </w:rPr>
        <w:t>substrate base temperature</w:t>
      </w:r>
      <w:r w:rsidR="00E3111A">
        <w:rPr>
          <w:rFonts w:cs="Times New Roman"/>
          <w:sz w:val="24"/>
          <w:szCs w:val="24"/>
        </w:rPr>
        <w:t xml:space="preserve"> at</w:t>
      </w:r>
      <w:r w:rsidRPr="00C43C1E">
        <w:rPr>
          <w:rFonts w:cs="Times New Roman"/>
          <w:sz w:val="24"/>
          <w:szCs w:val="24"/>
        </w:rPr>
        <w:t xml:space="preserve"> 40 °C, 60 °C and 80 °C</w:t>
      </w:r>
      <w:ins w:id="1213" w:author="Cheng, Jiangtao" w:date="2021-07-17T11:31:00Z">
        <w:r w:rsidR="00CF2B89">
          <w:rPr>
            <w:rFonts w:cs="Times New Roman"/>
            <w:sz w:val="24"/>
            <w:szCs w:val="24"/>
          </w:rPr>
          <w:t>, respectively</w:t>
        </w:r>
      </w:ins>
      <w:r w:rsidRPr="00C43C1E">
        <w:rPr>
          <w:rFonts w:cs="Times New Roman"/>
          <w:sz w:val="24"/>
          <w:szCs w:val="24"/>
        </w:rPr>
        <w:t xml:space="preserve">. The </w:t>
      </w:r>
      <w:ins w:id="1214" w:author="Cheng, Jiangtao" w:date="2021-07-17T12:32:00Z">
        <w:r w:rsidR="00E7045E">
          <w:rPr>
            <w:rFonts w:cs="Times New Roman"/>
            <w:sz w:val="24"/>
            <w:szCs w:val="24"/>
          </w:rPr>
          <w:t xml:space="preserve">corresponding </w:t>
        </w:r>
      </w:ins>
      <w:r w:rsidRPr="00C43C1E">
        <w:rPr>
          <w:rFonts w:cs="Times New Roman"/>
          <w:sz w:val="24"/>
          <w:szCs w:val="24"/>
        </w:rPr>
        <w:t>evaporation rate</w:t>
      </w:r>
      <w:r w:rsidR="00E3111A">
        <w:rPr>
          <w:rFonts w:cs="Times New Roman"/>
          <w:sz w:val="24"/>
          <w:szCs w:val="24"/>
        </w:rPr>
        <w:t>s</w:t>
      </w:r>
      <w:r w:rsidRPr="00C43C1E">
        <w:rPr>
          <w:rFonts w:cs="Times New Roman"/>
          <w:sz w:val="24"/>
          <w:szCs w:val="24"/>
        </w:rPr>
        <w:t xml:space="preserve"> of droplet</w:t>
      </w:r>
      <w:ins w:id="1215" w:author="Cheng, Jiangtao" w:date="2021-07-17T12:32:00Z">
        <w:r w:rsidR="00E7045E">
          <w:rPr>
            <w:rFonts w:cs="Times New Roman"/>
            <w:sz w:val="24"/>
            <w:szCs w:val="24"/>
          </w:rPr>
          <w:t>s</w:t>
        </w:r>
      </w:ins>
      <w:r w:rsidRPr="00C43C1E">
        <w:rPr>
          <w:rFonts w:cs="Times New Roman"/>
          <w:sz w:val="24"/>
          <w:szCs w:val="24"/>
        </w:rPr>
        <w:t xml:space="preserve"> on sample 2 and sample 3</w:t>
      </w:r>
      <w:del w:id="1216" w:author="Cheng, Jiangtao" w:date="2021-07-17T12:32:00Z">
        <w:r w:rsidRPr="00C43C1E" w:rsidDel="00E7045E">
          <w:rPr>
            <w:rFonts w:cs="Times New Roman"/>
            <w:sz w:val="24"/>
            <w:szCs w:val="24"/>
          </w:rPr>
          <w:delText xml:space="preserve"> substrates</w:delText>
        </w:r>
      </w:del>
      <w:r w:rsidRPr="00C43C1E">
        <w:rPr>
          <w:rFonts w:cs="Times New Roman"/>
          <w:sz w:val="24"/>
          <w:szCs w:val="24"/>
        </w:rPr>
        <w:t xml:space="preserve"> </w:t>
      </w:r>
      <w:r w:rsidR="00E3111A">
        <w:rPr>
          <w:rFonts w:cs="Times New Roman"/>
          <w:sz w:val="24"/>
          <w:szCs w:val="24"/>
        </w:rPr>
        <w:t>are</w:t>
      </w:r>
      <w:r w:rsidRPr="00C43C1E">
        <w:rPr>
          <w:rFonts w:cs="Times New Roman"/>
          <w:sz w:val="24"/>
          <w:szCs w:val="24"/>
        </w:rPr>
        <w:t xml:space="preserve"> given in the supporting information. The droplet total evaporation rate is calculated by the droplet volume decreasing rate </w:t>
      </w:r>
      <w:commentRangeStart w:id="1217"/>
      <w:r w:rsidRPr="00E7045E">
        <w:rPr>
          <w:rFonts w:cs="Times New Roman"/>
          <w:sz w:val="24"/>
          <w:szCs w:val="24"/>
          <w:highlight w:val="magenta"/>
          <w:rPrChange w:id="1218" w:author="Cheng, Jiangtao" w:date="2021-07-17T12:33:00Z">
            <w:rPr>
              <w:rFonts w:cs="Times New Roman"/>
              <w:sz w:val="24"/>
              <w:szCs w:val="24"/>
            </w:rPr>
          </w:rPrChange>
        </w:rPr>
        <w:t>with</w:t>
      </w:r>
      <w:ins w:id="1219" w:author="Cheng, Jiangtao" w:date="2021-07-17T12:34:00Z">
        <w:r w:rsidR="00314A8E">
          <w:rPr>
            <w:rFonts w:cs="Times New Roman"/>
            <w:sz w:val="24"/>
            <w:szCs w:val="24"/>
            <w:highlight w:val="magenta"/>
          </w:rPr>
          <w:t xml:space="preserve"> time</w:t>
        </w:r>
      </w:ins>
      <w:del w:id="1220" w:author="Cheng, Jiangtao" w:date="2021-07-17T12:34:00Z">
        <w:r w:rsidRPr="00E7045E" w:rsidDel="00314A8E">
          <w:rPr>
            <w:rFonts w:cs="Times New Roman"/>
            <w:sz w:val="24"/>
            <w:szCs w:val="24"/>
            <w:highlight w:val="magenta"/>
            <w:rPrChange w:id="1221" w:author="Cheng, Jiangtao" w:date="2021-07-17T12:33:00Z">
              <w:rPr>
                <w:rFonts w:cs="Times New Roman"/>
                <w:sz w:val="24"/>
                <w:szCs w:val="24"/>
              </w:rPr>
            </w:rPrChange>
          </w:rPr>
          <w:delText xml:space="preserve"> experimental transient droplet volume</w:delText>
        </w:r>
        <w:commentRangeEnd w:id="1217"/>
        <w:r w:rsidR="00E7045E" w:rsidDel="00314A8E">
          <w:rPr>
            <w:rStyle w:val="CommentReference"/>
          </w:rPr>
          <w:commentReference w:id="1217"/>
        </w:r>
      </w:del>
      <w:r w:rsidRPr="00C43C1E">
        <w:rPr>
          <w:rFonts w:cs="Times New Roman"/>
          <w:sz w:val="24"/>
          <w:szCs w:val="24"/>
        </w:rPr>
        <w:t xml:space="preserve">. The </w:t>
      </w:r>
      <w:ins w:id="1222" w:author="Cheng, Jiangtao" w:date="2021-07-17T12:35:00Z">
        <w:r w:rsidR="00314A8E" w:rsidRPr="00C43C1E">
          <w:rPr>
            <w:rFonts w:cs="Times New Roman"/>
            <w:sz w:val="24"/>
            <w:szCs w:val="24"/>
          </w:rPr>
          <w:t>evaporation rate</w:t>
        </w:r>
        <w:r w:rsidR="00314A8E" w:rsidRPr="00C43C1E">
          <w:rPr>
            <w:rFonts w:cs="Times New Roman"/>
            <w:sz w:val="24"/>
            <w:szCs w:val="24"/>
          </w:rPr>
          <w:t xml:space="preserve"> </w:t>
        </w:r>
        <w:r w:rsidR="00314A8E">
          <w:rPr>
            <w:rFonts w:cs="Times New Roman"/>
            <w:sz w:val="24"/>
            <w:szCs w:val="24"/>
          </w:rPr>
          <w:t xml:space="preserve">from </w:t>
        </w:r>
      </w:ins>
      <w:r w:rsidRPr="00C43C1E">
        <w:rPr>
          <w:rFonts w:cs="Times New Roman"/>
          <w:sz w:val="24"/>
          <w:szCs w:val="24"/>
        </w:rPr>
        <w:t xml:space="preserve">droplet cap surface </w:t>
      </w:r>
      <w:del w:id="1223" w:author="Cheng, Jiangtao" w:date="2021-07-17T12:35:00Z">
        <w:r w:rsidRPr="00C43C1E" w:rsidDel="00314A8E">
          <w:rPr>
            <w:rFonts w:cs="Times New Roman"/>
            <w:sz w:val="24"/>
            <w:szCs w:val="24"/>
          </w:rPr>
          <w:delText xml:space="preserve">evaporation rate </w:delText>
        </w:r>
      </w:del>
      <w:r w:rsidRPr="00C43C1E">
        <w:rPr>
          <w:rFonts w:cs="Times New Roman"/>
          <w:sz w:val="24"/>
          <w:szCs w:val="24"/>
        </w:rPr>
        <w:t>is calculated by the diffusion driven model with</w:t>
      </w:r>
      <w:r w:rsidR="00734A21">
        <w:rPr>
          <w:rFonts w:cs="Times New Roman"/>
          <w:sz w:val="24"/>
          <w:szCs w:val="24"/>
        </w:rPr>
        <w:t xml:space="preserve"> </w:t>
      </w:r>
      <w:del w:id="1224" w:author="Cheng, Jiangtao" w:date="2021-07-17T12:35:00Z">
        <w:r w:rsidR="00734A21" w:rsidDel="00314A8E">
          <w:rPr>
            <w:rFonts w:cs="Times New Roman"/>
            <w:sz w:val="24"/>
            <w:szCs w:val="24"/>
          </w:rPr>
          <w:delText>considering</w:delText>
        </w:r>
        <w:r w:rsidRPr="00C43C1E" w:rsidDel="00314A8E">
          <w:rPr>
            <w:rFonts w:cs="Times New Roman"/>
            <w:sz w:val="24"/>
            <w:szCs w:val="24"/>
          </w:rPr>
          <w:delText xml:space="preserve"> </w:delText>
        </w:r>
      </w:del>
      <w:r w:rsidRPr="00C43C1E">
        <w:rPr>
          <w:rFonts w:cs="Times New Roman"/>
          <w:sz w:val="24"/>
          <w:szCs w:val="24"/>
        </w:rPr>
        <w:t xml:space="preserve">the </w:t>
      </w:r>
      <w:r w:rsidR="00734A21">
        <w:rPr>
          <w:rFonts w:cs="Times New Roman"/>
          <w:sz w:val="24"/>
          <w:szCs w:val="24"/>
        </w:rPr>
        <w:t>surface temperature distribution</w:t>
      </w:r>
      <w:r w:rsidRPr="00C43C1E">
        <w:rPr>
          <w:rFonts w:cs="Times New Roman"/>
          <w:sz w:val="24"/>
          <w:szCs w:val="24"/>
        </w:rPr>
        <w:t xml:space="preserve"> predicted by the thermal circuit model. The </w:t>
      </w:r>
      <w:del w:id="1225" w:author="Cheng, Jiangtao" w:date="2021-07-17T12:36:00Z">
        <w:r w:rsidRPr="00C43C1E" w:rsidDel="00314A8E">
          <w:rPr>
            <w:rFonts w:cs="Times New Roman"/>
            <w:sz w:val="24"/>
            <w:szCs w:val="24"/>
          </w:rPr>
          <w:delText xml:space="preserve">droplet base </w:delText>
        </w:r>
      </w:del>
      <w:r w:rsidRPr="00C43C1E">
        <w:rPr>
          <w:rFonts w:cs="Times New Roman"/>
          <w:sz w:val="24"/>
          <w:szCs w:val="24"/>
        </w:rPr>
        <w:t xml:space="preserve">evaporation rate </w:t>
      </w:r>
      <w:ins w:id="1226" w:author="Cheng, Jiangtao" w:date="2021-07-17T12:36:00Z">
        <w:r w:rsidR="00314A8E">
          <w:rPr>
            <w:rFonts w:cs="Times New Roman"/>
            <w:sz w:val="24"/>
            <w:szCs w:val="24"/>
          </w:rPr>
          <w:t xml:space="preserve">from the </w:t>
        </w:r>
        <w:r w:rsidR="00314A8E" w:rsidRPr="00C43C1E">
          <w:rPr>
            <w:rFonts w:cs="Times New Roman"/>
            <w:sz w:val="24"/>
            <w:szCs w:val="24"/>
          </w:rPr>
          <w:t>droplet base</w:t>
        </w:r>
        <w:r w:rsidR="00314A8E" w:rsidRPr="00C43C1E">
          <w:rPr>
            <w:rFonts w:cs="Times New Roman"/>
            <w:sz w:val="24"/>
            <w:szCs w:val="24"/>
          </w:rPr>
          <w:t xml:space="preserve"> </w:t>
        </w:r>
      </w:ins>
      <w:r w:rsidRPr="00C43C1E">
        <w:rPr>
          <w:rFonts w:cs="Times New Roman"/>
          <w:sz w:val="24"/>
          <w:szCs w:val="24"/>
        </w:rPr>
        <w:t xml:space="preserve">is the difference </w:t>
      </w:r>
      <w:del w:id="1227" w:author="Cheng, Jiangtao" w:date="2021-07-17T12:36:00Z">
        <w:r w:rsidRPr="00C43C1E" w:rsidDel="00314A8E">
          <w:rPr>
            <w:rFonts w:cs="Times New Roman"/>
            <w:sz w:val="24"/>
            <w:szCs w:val="24"/>
          </w:rPr>
          <w:delText>value of</w:delText>
        </w:r>
      </w:del>
      <w:ins w:id="1228" w:author="Cheng, Jiangtao" w:date="2021-07-17T12:36:00Z">
        <w:r w:rsidR="00314A8E">
          <w:rPr>
            <w:rFonts w:cs="Times New Roman"/>
            <w:sz w:val="24"/>
            <w:szCs w:val="24"/>
          </w:rPr>
          <w:t>between</w:t>
        </w:r>
      </w:ins>
      <w:r w:rsidRPr="00C43C1E">
        <w:rPr>
          <w:rFonts w:cs="Times New Roman"/>
          <w:sz w:val="24"/>
          <w:szCs w:val="24"/>
        </w:rPr>
        <w:t xml:space="preserve"> the total evaporation rate and the droplet cap surface evaporation rat</w:t>
      </w:r>
      <w:r w:rsidR="00734A21">
        <w:rPr>
          <w:rFonts w:cs="Times New Roman"/>
          <w:sz w:val="24"/>
          <w:szCs w:val="24"/>
        </w:rPr>
        <w:t>e</w:t>
      </w:r>
      <w:r w:rsidRPr="00C43C1E">
        <w:rPr>
          <w:rFonts w:cs="Times New Roman"/>
          <w:sz w:val="24"/>
          <w:szCs w:val="24"/>
        </w:rPr>
        <w:t>. With the increase of the substrate</w:t>
      </w:r>
      <w:del w:id="1229" w:author="Cheng, Jiangtao" w:date="2021-07-17T12:37:00Z">
        <w:r w:rsidRPr="00C43C1E" w:rsidDel="00314A8E">
          <w:rPr>
            <w:rFonts w:cs="Times New Roman"/>
            <w:sz w:val="24"/>
            <w:szCs w:val="24"/>
          </w:rPr>
          <w:delText xml:space="preserve"> base</w:delText>
        </w:r>
      </w:del>
      <w:r w:rsidRPr="00C43C1E">
        <w:rPr>
          <w:rFonts w:cs="Times New Roman"/>
          <w:sz w:val="24"/>
          <w:szCs w:val="24"/>
        </w:rPr>
        <w:t xml:space="preserve"> temperature (from 40 °C to 80 °C), both the evaporation rates from the droplet cap</w:t>
      </w:r>
      <w:del w:id="1230" w:author="Cheng, Jiangtao" w:date="2021-07-17T12:37:00Z">
        <w:r w:rsidRPr="00C43C1E" w:rsidDel="00314A8E">
          <w:rPr>
            <w:rFonts w:cs="Times New Roman"/>
            <w:sz w:val="24"/>
            <w:szCs w:val="24"/>
          </w:rPr>
          <w:delText xml:space="preserve"> surface</w:delText>
        </w:r>
      </w:del>
      <w:r w:rsidRPr="00C43C1E">
        <w:rPr>
          <w:rFonts w:cs="Times New Roman"/>
          <w:sz w:val="24"/>
          <w:szCs w:val="24"/>
        </w:rPr>
        <w:t xml:space="preserve"> and </w:t>
      </w:r>
      <w:ins w:id="1231" w:author="Cheng, Jiangtao" w:date="2021-07-17T12:37:00Z">
        <w:r w:rsidR="00314A8E">
          <w:rPr>
            <w:rFonts w:cs="Times New Roman"/>
            <w:sz w:val="24"/>
            <w:szCs w:val="24"/>
          </w:rPr>
          <w:t xml:space="preserve">the </w:t>
        </w:r>
      </w:ins>
      <w:r w:rsidRPr="00C43C1E">
        <w:rPr>
          <w:rFonts w:cs="Times New Roman"/>
          <w:sz w:val="24"/>
          <w:szCs w:val="24"/>
        </w:rPr>
        <w:t xml:space="preserve">droplet base </w:t>
      </w:r>
      <w:commentRangeStart w:id="1232"/>
      <w:del w:id="1233" w:author="Cheng, Jiangtao" w:date="2021-07-17T12:38:00Z">
        <w:r w:rsidRPr="00817B64" w:rsidDel="00817B64">
          <w:rPr>
            <w:rFonts w:cs="Times New Roman"/>
            <w:sz w:val="24"/>
            <w:szCs w:val="24"/>
            <w:highlight w:val="magenta"/>
            <w:rPrChange w:id="1234" w:author="Cheng, Jiangtao" w:date="2021-07-17T12:38:00Z">
              <w:rPr>
                <w:rFonts w:cs="Times New Roman"/>
                <w:sz w:val="24"/>
                <w:szCs w:val="24"/>
              </w:rPr>
            </w:rPrChange>
          </w:rPr>
          <w:delText xml:space="preserve">surface temperature </w:delText>
        </w:r>
      </w:del>
      <w:r w:rsidRPr="00817B64">
        <w:rPr>
          <w:rFonts w:cs="Times New Roman"/>
          <w:sz w:val="24"/>
          <w:szCs w:val="24"/>
          <w:highlight w:val="magenta"/>
          <w:rPrChange w:id="1235" w:author="Cheng, Jiangtao" w:date="2021-07-17T12:38:00Z">
            <w:rPr>
              <w:rFonts w:cs="Times New Roman"/>
              <w:sz w:val="24"/>
              <w:szCs w:val="24"/>
            </w:rPr>
          </w:rPrChange>
        </w:rPr>
        <w:t xml:space="preserve">increase </w:t>
      </w:r>
      <w:ins w:id="1236" w:author="Cheng, Jiangtao" w:date="2021-07-17T12:39:00Z">
        <w:r w:rsidR="00DC78C1">
          <w:rPr>
            <w:rFonts w:cs="Times New Roman"/>
            <w:sz w:val="24"/>
            <w:szCs w:val="24"/>
            <w:highlight w:val="magenta"/>
          </w:rPr>
          <w:t>at</w:t>
        </w:r>
      </w:ins>
      <w:del w:id="1237" w:author="Cheng, Jiangtao" w:date="2021-07-17T12:39:00Z">
        <w:r w:rsidR="00985123" w:rsidRPr="00817B64" w:rsidDel="00DC78C1">
          <w:rPr>
            <w:rFonts w:cs="Times New Roman"/>
            <w:sz w:val="24"/>
            <w:szCs w:val="24"/>
            <w:highlight w:val="magenta"/>
            <w:rPrChange w:id="1238" w:author="Cheng, Jiangtao" w:date="2021-07-17T12:38:00Z">
              <w:rPr>
                <w:rFonts w:cs="Times New Roman"/>
                <w:sz w:val="24"/>
                <w:szCs w:val="24"/>
              </w:rPr>
            </w:rPrChange>
          </w:rPr>
          <w:delText>for</w:delText>
        </w:r>
      </w:del>
      <w:r w:rsidR="00985123" w:rsidRPr="00817B64">
        <w:rPr>
          <w:rFonts w:cs="Times New Roman"/>
          <w:sz w:val="24"/>
          <w:szCs w:val="24"/>
          <w:highlight w:val="magenta"/>
          <w:rPrChange w:id="1239" w:author="Cheng, Jiangtao" w:date="2021-07-17T12:38:00Z">
            <w:rPr>
              <w:rFonts w:cs="Times New Roman"/>
              <w:sz w:val="24"/>
              <w:szCs w:val="24"/>
            </w:rPr>
          </w:rPrChange>
        </w:rPr>
        <w:t xml:space="preserve"> a given</w:t>
      </w:r>
      <w:r w:rsidRPr="00817B64">
        <w:rPr>
          <w:rFonts w:cs="Times New Roman"/>
          <w:sz w:val="24"/>
          <w:szCs w:val="24"/>
          <w:highlight w:val="magenta"/>
          <w:rPrChange w:id="1240" w:author="Cheng, Jiangtao" w:date="2021-07-17T12:38:00Z">
            <w:rPr>
              <w:rFonts w:cs="Times New Roman"/>
              <w:sz w:val="24"/>
              <w:szCs w:val="24"/>
            </w:rPr>
          </w:rPrChange>
        </w:rPr>
        <w:t xml:space="preserve"> nondimensional time</w:t>
      </w:r>
      <w:commentRangeEnd w:id="1232"/>
      <w:r w:rsidR="00817B64">
        <w:rPr>
          <w:rStyle w:val="CommentReference"/>
        </w:rPr>
        <w:commentReference w:id="1232"/>
      </w:r>
      <w:r w:rsidRPr="00C43C1E">
        <w:rPr>
          <w:rFonts w:cs="Times New Roman"/>
          <w:sz w:val="24"/>
          <w:szCs w:val="24"/>
        </w:rPr>
        <w:t>. Also, both the evaporation rates from the droplet cap</w:t>
      </w:r>
      <w:del w:id="1241" w:author="Cheng, Jiangtao" w:date="2021-07-17T12:40:00Z">
        <w:r w:rsidRPr="00C43C1E" w:rsidDel="00DC78C1">
          <w:rPr>
            <w:rFonts w:cs="Times New Roman"/>
            <w:sz w:val="24"/>
            <w:szCs w:val="24"/>
          </w:rPr>
          <w:delText xml:space="preserve"> surface</w:delText>
        </w:r>
      </w:del>
      <w:r w:rsidRPr="00C43C1E">
        <w:rPr>
          <w:rFonts w:cs="Times New Roman"/>
          <w:sz w:val="24"/>
          <w:szCs w:val="24"/>
        </w:rPr>
        <w:t xml:space="preserve"> and </w:t>
      </w:r>
      <w:ins w:id="1242" w:author="Cheng, Jiangtao" w:date="2021-07-17T12:40:00Z">
        <w:r w:rsidR="005213CE">
          <w:rPr>
            <w:rFonts w:cs="Times New Roman"/>
            <w:sz w:val="24"/>
            <w:szCs w:val="24"/>
          </w:rPr>
          <w:t xml:space="preserve">from </w:t>
        </w:r>
      </w:ins>
      <w:r w:rsidRPr="00C43C1E">
        <w:rPr>
          <w:rFonts w:cs="Times New Roman"/>
          <w:sz w:val="24"/>
          <w:szCs w:val="24"/>
        </w:rPr>
        <w:t>the droplet base</w:t>
      </w:r>
      <w:del w:id="1243" w:author="Cheng, Jiangtao" w:date="2021-07-17T12:40:00Z">
        <w:r w:rsidRPr="00C43C1E" w:rsidDel="00DC78C1">
          <w:rPr>
            <w:rFonts w:cs="Times New Roman"/>
            <w:sz w:val="24"/>
            <w:szCs w:val="24"/>
          </w:rPr>
          <w:delText xml:space="preserve"> surface</w:delText>
        </w:r>
      </w:del>
      <w:r w:rsidRPr="00C43C1E">
        <w:rPr>
          <w:rFonts w:cs="Times New Roman"/>
          <w:sz w:val="24"/>
          <w:szCs w:val="24"/>
        </w:rPr>
        <w:t xml:space="preserve"> decrease during the </w:t>
      </w:r>
      <w:del w:id="1244" w:author="Cheng, Jiangtao" w:date="2021-07-17T12:41:00Z">
        <w:r w:rsidRPr="00C43C1E" w:rsidDel="005213CE">
          <w:rPr>
            <w:rFonts w:cs="Times New Roman"/>
            <w:sz w:val="24"/>
            <w:szCs w:val="24"/>
          </w:rPr>
          <w:delText>droplet evaporation</w:delText>
        </w:r>
      </w:del>
      <w:del w:id="1245" w:author="Cheng, Jiangtao" w:date="2021-07-17T12:40:00Z">
        <w:r w:rsidRPr="00C43C1E" w:rsidDel="00DC78C1">
          <w:rPr>
            <w:rFonts w:cs="Times New Roman"/>
            <w:sz w:val="24"/>
            <w:szCs w:val="24"/>
          </w:rPr>
          <w:delText xml:space="preserve"> process</w:delText>
        </w:r>
      </w:del>
      <w:del w:id="1246" w:author="Cheng, Jiangtao" w:date="2021-07-17T12:41:00Z">
        <w:r w:rsidRPr="00C43C1E" w:rsidDel="005213CE">
          <w:rPr>
            <w:rFonts w:cs="Times New Roman"/>
            <w:sz w:val="24"/>
            <w:szCs w:val="24"/>
          </w:rPr>
          <w:delText xml:space="preserve"> for </w:delText>
        </w:r>
      </w:del>
      <w:r w:rsidRPr="00C43C1E">
        <w:rPr>
          <w:rFonts w:cs="Times New Roman"/>
          <w:sz w:val="24"/>
          <w:szCs w:val="24"/>
        </w:rPr>
        <w:t>droplet evaporation on a substrate with</w:t>
      </w:r>
      <w:r w:rsidR="00734A21">
        <w:rPr>
          <w:rFonts w:cs="Times New Roman"/>
          <w:sz w:val="24"/>
          <w:szCs w:val="24"/>
        </w:rPr>
        <w:t xml:space="preserve"> a</w:t>
      </w:r>
      <w:r w:rsidRPr="00C43C1E">
        <w:rPr>
          <w:rFonts w:cs="Times New Roman"/>
          <w:sz w:val="24"/>
          <w:szCs w:val="24"/>
        </w:rPr>
        <w:t xml:space="preserve"> constant base temperature. </w:t>
      </w:r>
      <w:commentRangeStart w:id="1247"/>
      <w:r w:rsidRPr="00EE6E04">
        <w:rPr>
          <w:rFonts w:cs="Times New Roman"/>
          <w:sz w:val="24"/>
          <w:szCs w:val="24"/>
          <w:highlight w:val="yellow"/>
          <w:rPrChange w:id="1248" w:author="Cheng, Jiangtao" w:date="2021-07-17T12:44:00Z">
            <w:rPr>
              <w:rFonts w:cs="Times New Roman"/>
              <w:sz w:val="24"/>
              <w:szCs w:val="24"/>
            </w:rPr>
          </w:rPrChange>
        </w:rPr>
        <w:t xml:space="preserve">It </w:t>
      </w:r>
      <w:ins w:id="1249" w:author="Cheng, Jiangtao" w:date="2021-07-17T12:45:00Z">
        <w:r w:rsidR="00EE6E04">
          <w:rPr>
            <w:rFonts w:cs="Times New Roman"/>
            <w:sz w:val="24"/>
            <w:szCs w:val="24"/>
            <w:highlight w:val="yellow"/>
          </w:rPr>
          <w:t>can be seen</w:t>
        </w:r>
      </w:ins>
      <w:del w:id="1250" w:author="Cheng, Jiangtao" w:date="2021-07-17T12:45:00Z">
        <w:r w:rsidRPr="00EE6E04" w:rsidDel="00EE6E04">
          <w:rPr>
            <w:rFonts w:cs="Times New Roman"/>
            <w:sz w:val="24"/>
            <w:szCs w:val="24"/>
            <w:highlight w:val="yellow"/>
            <w:rPrChange w:id="1251" w:author="Cheng, Jiangtao" w:date="2021-07-17T12:44:00Z">
              <w:rPr>
                <w:rFonts w:cs="Times New Roman"/>
                <w:sz w:val="24"/>
                <w:szCs w:val="24"/>
              </w:rPr>
            </w:rPrChange>
          </w:rPr>
          <w:delText>is observed</w:delText>
        </w:r>
      </w:del>
      <w:r w:rsidRPr="00EE6E04">
        <w:rPr>
          <w:rFonts w:cs="Times New Roman"/>
          <w:sz w:val="24"/>
          <w:szCs w:val="24"/>
          <w:highlight w:val="yellow"/>
          <w:rPrChange w:id="1252" w:author="Cheng, Jiangtao" w:date="2021-07-17T12:44:00Z">
            <w:rPr>
              <w:rFonts w:cs="Times New Roman"/>
              <w:sz w:val="24"/>
              <w:szCs w:val="24"/>
            </w:rPr>
          </w:rPrChange>
        </w:rPr>
        <w:t xml:space="preserve"> that the decrease of the droplet cap surface evaporation rate in the CCR mode is very slow </w:t>
      </w:r>
      <w:ins w:id="1253" w:author="Cheng, Jiangtao" w:date="2021-07-17T12:45:00Z">
        <w:r w:rsidR="00EE6E04">
          <w:rPr>
            <w:rFonts w:cs="Times New Roman"/>
            <w:sz w:val="24"/>
            <w:szCs w:val="24"/>
            <w:highlight w:val="yellow"/>
          </w:rPr>
          <w:t>whereas</w:t>
        </w:r>
      </w:ins>
      <w:del w:id="1254" w:author="Cheng, Jiangtao" w:date="2021-07-17T12:45:00Z">
        <w:r w:rsidRPr="00EE6E04" w:rsidDel="00EE6E04">
          <w:rPr>
            <w:rFonts w:cs="Times New Roman"/>
            <w:sz w:val="24"/>
            <w:szCs w:val="24"/>
            <w:highlight w:val="yellow"/>
            <w:rPrChange w:id="1255" w:author="Cheng, Jiangtao" w:date="2021-07-17T12:44:00Z">
              <w:rPr>
                <w:rFonts w:cs="Times New Roman"/>
                <w:sz w:val="24"/>
                <w:szCs w:val="24"/>
              </w:rPr>
            </w:rPrChange>
          </w:rPr>
          <w:delText>and</w:delText>
        </w:r>
      </w:del>
      <w:r w:rsidRPr="00EE6E04">
        <w:rPr>
          <w:rFonts w:cs="Times New Roman"/>
          <w:sz w:val="24"/>
          <w:szCs w:val="24"/>
          <w:highlight w:val="yellow"/>
          <w:rPrChange w:id="1256" w:author="Cheng, Jiangtao" w:date="2021-07-17T12:44:00Z">
            <w:rPr>
              <w:rFonts w:cs="Times New Roman"/>
              <w:sz w:val="24"/>
              <w:szCs w:val="24"/>
            </w:rPr>
          </w:rPrChange>
        </w:rPr>
        <w:t xml:space="preserve"> the decrease of the droplet base surface evaporation rate in the CCA mode is slow.</w:t>
      </w:r>
      <w:commentRangeEnd w:id="1247"/>
      <w:r w:rsidR="00EE6E04">
        <w:rPr>
          <w:rStyle w:val="CommentReference"/>
        </w:rPr>
        <w:commentReference w:id="1247"/>
      </w:r>
      <w:r w:rsidRPr="00C43C1E">
        <w:rPr>
          <w:rFonts w:cs="Times New Roman"/>
          <w:sz w:val="24"/>
          <w:szCs w:val="24"/>
        </w:rPr>
        <w:t xml:space="preserve"> In the CCR mode, the decrease of the evaporation rate from the droplet cap</w:t>
      </w:r>
      <w:del w:id="1257" w:author="Cheng, Jiangtao" w:date="2021-07-17T12:46:00Z">
        <w:r w:rsidRPr="00C43C1E" w:rsidDel="003578CA">
          <w:rPr>
            <w:rFonts w:cs="Times New Roman"/>
            <w:sz w:val="24"/>
            <w:szCs w:val="24"/>
          </w:rPr>
          <w:delText xml:space="preserve"> surface</w:delText>
        </w:r>
      </w:del>
      <w:r w:rsidRPr="00C43C1E">
        <w:rPr>
          <w:rFonts w:cs="Times New Roman"/>
          <w:sz w:val="24"/>
          <w:szCs w:val="24"/>
        </w:rPr>
        <w:t xml:space="preserve"> is </w:t>
      </w:r>
      <w:ins w:id="1258" w:author="Cheng, Jiangtao" w:date="2021-07-17T13:41:00Z">
        <w:r w:rsidR="00AA02A6">
          <w:rPr>
            <w:rFonts w:cs="Times New Roman"/>
            <w:sz w:val="24"/>
            <w:szCs w:val="24"/>
          </w:rPr>
          <w:t xml:space="preserve">mainly </w:t>
        </w:r>
      </w:ins>
      <w:r w:rsidRPr="00C43C1E">
        <w:rPr>
          <w:rFonts w:cs="Times New Roman"/>
          <w:sz w:val="24"/>
          <w:szCs w:val="24"/>
        </w:rPr>
        <w:t xml:space="preserve">caused by the </w:t>
      </w:r>
      <w:ins w:id="1259" w:author="Cheng, Jiangtao" w:date="2021-07-17T12:46:00Z">
        <w:r w:rsidR="003578CA">
          <w:rPr>
            <w:rFonts w:cs="Times New Roman"/>
            <w:sz w:val="24"/>
            <w:szCs w:val="24"/>
          </w:rPr>
          <w:t>reduction</w:t>
        </w:r>
      </w:ins>
      <w:del w:id="1260" w:author="Cheng, Jiangtao" w:date="2021-07-17T12:46:00Z">
        <w:r w:rsidRPr="00C43C1E" w:rsidDel="003578CA">
          <w:rPr>
            <w:rFonts w:cs="Times New Roman"/>
            <w:sz w:val="24"/>
            <w:szCs w:val="24"/>
          </w:rPr>
          <w:delText>decrease</w:delText>
        </w:r>
      </w:del>
      <w:r w:rsidRPr="00C43C1E">
        <w:rPr>
          <w:rFonts w:cs="Times New Roman"/>
          <w:sz w:val="24"/>
          <w:szCs w:val="24"/>
        </w:rPr>
        <w:t xml:space="preserve"> of the droplet contact angle. The contact area between the droplet and the substrate keeps unchanged and the thermal resistances between the droplet base</w:t>
      </w:r>
      <w:r w:rsidR="00985123">
        <w:rPr>
          <w:rFonts w:cs="Times New Roman"/>
          <w:sz w:val="24"/>
          <w:szCs w:val="24"/>
        </w:rPr>
        <w:t xml:space="preserve"> and</w:t>
      </w:r>
      <w:r w:rsidRPr="00C43C1E">
        <w:rPr>
          <w:rFonts w:cs="Times New Roman"/>
          <w:sz w:val="24"/>
          <w:szCs w:val="24"/>
        </w:rPr>
        <w:t xml:space="preserve"> the substrate </w:t>
      </w:r>
      <w:del w:id="1261" w:author="Cheng, Jiangtao" w:date="2021-07-17T13:42:00Z">
        <w:r w:rsidR="00985123" w:rsidDel="00AA02A6">
          <w:rPr>
            <w:rFonts w:cs="Times New Roman"/>
            <w:sz w:val="24"/>
            <w:szCs w:val="24"/>
          </w:rPr>
          <w:delText>are</w:delText>
        </w:r>
        <w:r w:rsidRPr="00C43C1E" w:rsidDel="00AA02A6">
          <w:rPr>
            <w:rFonts w:cs="Times New Roman"/>
            <w:sz w:val="24"/>
            <w:szCs w:val="24"/>
          </w:rPr>
          <w:delText xml:space="preserve"> </w:delText>
        </w:r>
      </w:del>
      <w:r w:rsidRPr="00C43C1E">
        <w:rPr>
          <w:rFonts w:cs="Times New Roman"/>
          <w:sz w:val="24"/>
          <w:szCs w:val="24"/>
        </w:rPr>
        <w:t>also</w:t>
      </w:r>
      <w:ins w:id="1262" w:author="Cheng, Jiangtao" w:date="2021-07-17T13:42:00Z">
        <w:r w:rsidR="00AA02A6">
          <w:rPr>
            <w:rFonts w:cs="Times New Roman"/>
            <w:sz w:val="24"/>
            <w:szCs w:val="24"/>
          </w:rPr>
          <w:t xml:space="preserve"> remains</w:t>
        </w:r>
      </w:ins>
      <w:r w:rsidRPr="00C43C1E">
        <w:rPr>
          <w:rFonts w:cs="Times New Roman"/>
          <w:sz w:val="24"/>
          <w:szCs w:val="24"/>
        </w:rPr>
        <w:t xml:space="preserve"> unchanged. The decrease of the droplet total evaporation rate means that less heat is transferred from the substrate to the droplet. With the substrate base temperature and the thermal resistances between the droplet and substrate keep unchanged, the decrease of the total evaporation rate is caused by the decrease of the temperature difference between the droplet base surface and the substrate base</w:t>
      </w:r>
      <w:del w:id="1263" w:author="Cheng, Jiangtao" w:date="2021-07-17T12:48:00Z">
        <w:r w:rsidRPr="00C43C1E" w:rsidDel="00EE53F2">
          <w:rPr>
            <w:rFonts w:cs="Times New Roman"/>
            <w:sz w:val="24"/>
            <w:szCs w:val="24"/>
          </w:rPr>
          <w:delText xml:space="preserve"> surface</w:delText>
        </w:r>
      </w:del>
      <w:r w:rsidRPr="00C43C1E">
        <w:rPr>
          <w:rFonts w:cs="Times New Roman"/>
          <w:sz w:val="24"/>
          <w:szCs w:val="24"/>
        </w:rPr>
        <w:t xml:space="preserve">. In other words, the decrease of the total evaporation rate will cause the increase of droplet base surface temperature, </w:t>
      </w:r>
      <w:ins w:id="1264" w:author="Cheng, Jiangtao" w:date="2021-07-17T13:43:00Z">
        <w:r w:rsidR="00AA02A6">
          <w:rPr>
            <w:rFonts w:cs="Times New Roman"/>
            <w:sz w:val="24"/>
            <w:szCs w:val="24"/>
          </w:rPr>
          <w:t>as evidenced</w:t>
        </w:r>
      </w:ins>
      <w:del w:id="1265" w:author="Cheng, Jiangtao" w:date="2021-07-17T13:43:00Z">
        <w:r w:rsidRPr="00C43C1E" w:rsidDel="00AA02A6">
          <w:rPr>
            <w:rFonts w:cs="Times New Roman"/>
            <w:sz w:val="24"/>
            <w:szCs w:val="24"/>
          </w:rPr>
          <w:delText>which is also shown</w:delText>
        </w:r>
      </w:del>
      <w:r w:rsidRPr="00C43C1E">
        <w:rPr>
          <w:rFonts w:cs="Times New Roman"/>
          <w:sz w:val="24"/>
          <w:szCs w:val="24"/>
        </w:rPr>
        <w:t xml:space="preserve"> in </w:t>
      </w:r>
      <w:commentRangeStart w:id="1266"/>
      <w:r w:rsidRPr="00C43C1E">
        <w:rPr>
          <w:rFonts w:cs="Times New Roman"/>
          <w:sz w:val="24"/>
          <w:szCs w:val="24"/>
        </w:rPr>
        <w:t xml:space="preserve">Fig. </w:t>
      </w:r>
      <w:r w:rsidR="009F574F" w:rsidRPr="00EE53F2">
        <w:rPr>
          <w:rFonts w:cs="Times New Roman" w:hint="eastAsia"/>
          <w:sz w:val="24"/>
          <w:szCs w:val="24"/>
          <w:highlight w:val="red"/>
          <w:rPrChange w:id="1267" w:author="Cheng, Jiangtao" w:date="2021-07-17T12:49:00Z">
            <w:rPr>
              <w:rFonts w:cs="Times New Roman" w:hint="eastAsia"/>
              <w:sz w:val="24"/>
              <w:szCs w:val="24"/>
            </w:rPr>
          </w:rPrChange>
        </w:rPr>
        <w:t>1</w:t>
      </w:r>
      <w:r w:rsidR="00734A21" w:rsidRPr="00EE53F2">
        <w:rPr>
          <w:rFonts w:cs="Times New Roman"/>
          <w:sz w:val="24"/>
          <w:szCs w:val="24"/>
          <w:highlight w:val="red"/>
          <w:rPrChange w:id="1268" w:author="Cheng, Jiangtao" w:date="2021-07-17T12:49:00Z">
            <w:rPr>
              <w:rFonts w:cs="Times New Roman"/>
              <w:sz w:val="24"/>
              <w:szCs w:val="24"/>
            </w:rPr>
          </w:rPrChange>
        </w:rPr>
        <w:t>1</w:t>
      </w:r>
      <w:del w:id="1269" w:author="Cheng, Jiangtao" w:date="2021-07-16T18:43:00Z">
        <w:r w:rsidRPr="00C43C1E" w:rsidDel="00CA5601">
          <w:rPr>
            <w:rFonts w:cs="Times New Roman"/>
            <w:sz w:val="24"/>
            <w:szCs w:val="24"/>
          </w:rPr>
          <w:delText xml:space="preserve"> </w:delText>
        </w:r>
      </w:del>
      <w:r w:rsidRPr="00C43C1E">
        <w:rPr>
          <w:rFonts w:cs="Times New Roman"/>
          <w:sz w:val="24"/>
          <w:szCs w:val="24"/>
        </w:rPr>
        <w:t>(d)</w:t>
      </w:r>
      <w:commentRangeEnd w:id="1266"/>
      <w:r w:rsidR="00EE53F2">
        <w:rPr>
          <w:rStyle w:val="CommentReference"/>
        </w:rPr>
        <w:commentReference w:id="1266"/>
      </w:r>
      <w:r w:rsidRPr="00C43C1E">
        <w:rPr>
          <w:rFonts w:cs="Times New Roman"/>
          <w:sz w:val="24"/>
          <w:szCs w:val="24"/>
        </w:rPr>
        <w:t xml:space="preserve">. The increase of droplet base </w:t>
      </w:r>
      <w:del w:id="1270" w:author="Cheng, Jiangtao" w:date="2021-07-17T13:44:00Z">
        <w:r w:rsidRPr="00C43C1E" w:rsidDel="00AA02A6">
          <w:rPr>
            <w:rFonts w:cs="Times New Roman"/>
            <w:sz w:val="24"/>
            <w:szCs w:val="24"/>
          </w:rPr>
          <w:delText xml:space="preserve">surface </w:delText>
        </w:r>
      </w:del>
      <w:r w:rsidRPr="00C43C1E">
        <w:rPr>
          <w:rFonts w:cs="Times New Roman"/>
          <w:sz w:val="24"/>
          <w:szCs w:val="24"/>
        </w:rPr>
        <w:t>temperature will cause the increase of the droplet cap surface temperature</w:t>
      </w:r>
      <w:ins w:id="1271" w:author="Cheng, Jiangtao" w:date="2021-07-17T13:44:00Z">
        <w:r w:rsidR="00AA02A6">
          <w:rPr>
            <w:rFonts w:cs="Times New Roman"/>
            <w:sz w:val="24"/>
            <w:szCs w:val="24"/>
          </w:rPr>
          <w:t>,</w:t>
        </w:r>
      </w:ins>
      <w:r w:rsidRPr="00C43C1E">
        <w:rPr>
          <w:rFonts w:cs="Times New Roman"/>
          <w:sz w:val="24"/>
          <w:szCs w:val="24"/>
        </w:rPr>
        <w:t xml:space="preserve"> </w:t>
      </w:r>
      <w:del w:id="1272" w:author="Cheng, Jiangtao" w:date="2021-07-17T13:44:00Z">
        <w:r w:rsidRPr="00C43C1E" w:rsidDel="00AA02A6">
          <w:rPr>
            <w:rFonts w:cs="Times New Roman"/>
            <w:sz w:val="24"/>
            <w:szCs w:val="24"/>
          </w:rPr>
          <w:delText xml:space="preserve">which </w:delText>
        </w:r>
      </w:del>
      <w:r w:rsidRPr="00C43C1E">
        <w:rPr>
          <w:rFonts w:cs="Times New Roman"/>
          <w:sz w:val="24"/>
          <w:szCs w:val="24"/>
        </w:rPr>
        <w:t>lead</w:t>
      </w:r>
      <w:ins w:id="1273" w:author="Cheng, Jiangtao" w:date="2021-07-17T13:44:00Z">
        <w:r w:rsidR="00AA02A6">
          <w:rPr>
            <w:rFonts w:cs="Times New Roman"/>
            <w:sz w:val="24"/>
            <w:szCs w:val="24"/>
          </w:rPr>
          <w:t>ing</w:t>
        </w:r>
      </w:ins>
      <w:del w:id="1274" w:author="Cheng, Jiangtao" w:date="2021-07-17T13:44:00Z">
        <w:r w:rsidRPr="00C43C1E" w:rsidDel="00AA02A6">
          <w:rPr>
            <w:rFonts w:cs="Times New Roman"/>
            <w:sz w:val="24"/>
            <w:szCs w:val="24"/>
          </w:rPr>
          <w:delText>s</w:delText>
        </w:r>
      </w:del>
      <w:r w:rsidRPr="00C43C1E">
        <w:rPr>
          <w:rFonts w:cs="Times New Roman"/>
          <w:sz w:val="24"/>
          <w:szCs w:val="24"/>
        </w:rPr>
        <w:t xml:space="preserve"> to</w:t>
      </w:r>
      <w:del w:id="1275" w:author="Cheng, Jiangtao" w:date="2021-07-17T13:44:00Z">
        <w:r w:rsidRPr="00C43C1E" w:rsidDel="00AA02A6">
          <w:rPr>
            <w:rFonts w:cs="Times New Roman"/>
            <w:sz w:val="24"/>
            <w:szCs w:val="24"/>
          </w:rPr>
          <w:delText xml:space="preserve"> the increase of</w:delText>
        </w:r>
      </w:del>
      <w:r w:rsidRPr="00C43C1E">
        <w:rPr>
          <w:rFonts w:cs="Times New Roman"/>
          <w:sz w:val="24"/>
          <w:szCs w:val="24"/>
        </w:rPr>
        <w:t xml:space="preserve"> the </w:t>
      </w:r>
      <w:ins w:id="1276" w:author="Cheng, Jiangtao" w:date="2021-07-17T13:44:00Z">
        <w:r w:rsidR="00AA02A6">
          <w:rPr>
            <w:rFonts w:cs="Times New Roman"/>
            <w:sz w:val="24"/>
            <w:szCs w:val="24"/>
          </w:rPr>
          <w:t xml:space="preserve">enhanced </w:t>
        </w:r>
      </w:ins>
      <w:r w:rsidRPr="00C43C1E">
        <w:rPr>
          <w:rFonts w:cs="Times New Roman"/>
          <w:sz w:val="24"/>
          <w:szCs w:val="24"/>
        </w:rPr>
        <w:t>evaporation</w:t>
      </w:r>
      <w:del w:id="1277" w:author="Cheng, Jiangtao" w:date="2021-07-17T13:44:00Z">
        <w:r w:rsidRPr="00C43C1E" w:rsidDel="00AA02A6">
          <w:rPr>
            <w:rFonts w:cs="Times New Roman"/>
            <w:sz w:val="24"/>
            <w:szCs w:val="24"/>
          </w:rPr>
          <w:delText xml:space="preserve"> rate</w:delText>
        </w:r>
      </w:del>
      <w:r w:rsidRPr="00C43C1E">
        <w:rPr>
          <w:rFonts w:cs="Times New Roman"/>
          <w:sz w:val="24"/>
          <w:szCs w:val="24"/>
        </w:rPr>
        <w:t xml:space="preserve"> from the droplet cap</w:t>
      </w:r>
      <w:del w:id="1278" w:author="Cheng, Jiangtao" w:date="2021-07-17T13:45:00Z">
        <w:r w:rsidRPr="00C43C1E" w:rsidDel="00AA02A6">
          <w:rPr>
            <w:rFonts w:cs="Times New Roman"/>
            <w:sz w:val="24"/>
            <w:szCs w:val="24"/>
          </w:rPr>
          <w:delText xml:space="preserve"> surface temperature</w:delText>
        </w:r>
      </w:del>
      <w:r w:rsidRPr="00C43C1E">
        <w:rPr>
          <w:rFonts w:cs="Times New Roman"/>
          <w:sz w:val="24"/>
          <w:szCs w:val="24"/>
        </w:rPr>
        <w:t>. The effect of droplet cap</w:t>
      </w:r>
      <w:ins w:id="1279" w:author="Cheng, Jiangtao" w:date="2021-07-17T13:45:00Z">
        <w:r w:rsidR="00AA02A6">
          <w:rPr>
            <w:rFonts w:cs="Times New Roman"/>
            <w:sz w:val="24"/>
            <w:szCs w:val="24"/>
          </w:rPr>
          <w:t xml:space="preserve"> </w:t>
        </w:r>
      </w:ins>
      <w:del w:id="1280" w:author="Cheng, Jiangtao" w:date="2021-07-17T13:45:00Z">
        <w:r w:rsidRPr="00C43C1E" w:rsidDel="00AA02A6">
          <w:rPr>
            <w:rFonts w:cs="Times New Roman"/>
            <w:sz w:val="24"/>
            <w:szCs w:val="24"/>
          </w:rPr>
          <w:delText xml:space="preserve"> surface </w:delText>
        </w:r>
      </w:del>
      <w:r w:rsidRPr="00C43C1E">
        <w:rPr>
          <w:rFonts w:cs="Times New Roman"/>
          <w:sz w:val="24"/>
          <w:szCs w:val="24"/>
        </w:rPr>
        <w:t xml:space="preserve">temperature increase mitigates the effect of the droplet contact angle decrease on </w:t>
      </w:r>
      <w:del w:id="1281" w:author="Cheng, Jiangtao" w:date="2021-07-17T13:46:00Z">
        <w:r w:rsidRPr="00C43C1E" w:rsidDel="00DC00B2">
          <w:rPr>
            <w:rFonts w:cs="Times New Roman"/>
            <w:sz w:val="24"/>
            <w:szCs w:val="24"/>
          </w:rPr>
          <w:delText xml:space="preserve">the decrease of </w:delText>
        </w:r>
      </w:del>
      <w:r w:rsidRPr="00C43C1E">
        <w:rPr>
          <w:rFonts w:cs="Times New Roman"/>
          <w:sz w:val="24"/>
          <w:szCs w:val="24"/>
        </w:rPr>
        <w:t>the</w:t>
      </w:r>
      <w:ins w:id="1282" w:author="Cheng, Jiangtao" w:date="2021-07-17T13:46:00Z">
        <w:r w:rsidR="00DC00B2">
          <w:rPr>
            <w:rFonts w:cs="Times New Roman"/>
            <w:sz w:val="24"/>
            <w:szCs w:val="24"/>
          </w:rPr>
          <w:t xml:space="preserve"> depressed</w:t>
        </w:r>
      </w:ins>
      <w:r w:rsidRPr="00C43C1E">
        <w:rPr>
          <w:rFonts w:cs="Times New Roman"/>
          <w:sz w:val="24"/>
          <w:szCs w:val="24"/>
        </w:rPr>
        <w:t xml:space="preserve"> evaporation</w:t>
      </w:r>
      <w:del w:id="1283" w:author="Cheng, Jiangtao" w:date="2021-07-17T13:46:00Z">
        <w:r w:rsidRPr="00C43C1E" w:rsidDel="00DC00B2">
          <w:rPr>
            <w:rFonts w:cs="Times New Roman"/>
            <w:sz w:val="24"/>
            <w:szCs w:val="24"/>
          </w:rPr>
          <w:delText xml:space="preserve"> rate</w:delText>
        </w:r>
      </w:del>
      <w:r w:rsidRPr="00C43C1E">
        <w:rPr>
          <w:rFonts w:cs="Times New Roman"/>
          <w:sz w:val="24"/>
          <w:szCs w:val="24"/>
        </w:rPr>
        <w:t xml:space="preserve"> from the droplet cap</w:t>
      </w:r>
      <w:del w:id="1284" w:author="Cheng, Jiangtao" w:date="2021-07-17T13:46:00Z">
        <w:r w:rsidRPr="00C43C1E" w:rsidDel="00DC00B2">
          <w:rPr>
            <w:rFonts w:cs="Times New Roman"/>
            <w:sz w:val="24"/>
            <w:szCs w:val="24"/>
          </w:rPr>
          <w:delText xml:space="preserve"> surface</w:delText>
        </w:r>
      </w:del>
      <w:r w:rsidRPr="00C43C1E">
        <w:rPr>
          <w:rFonts w:cs="Times New Roman"/>
          <w:sz w:val="24"/>
          <w:szCs w:val="24"/>
        </w:rPr>
        <w:t>. The combin</w:t>
      </w:r>
      <w:ins w:id="1285" w:author="Cheng, Jiangtao" w:date="2021-07-17T13:47:00Z">
        <w:r w:rsidR="00DC00B2">
          <w:rPr>
            <w:rFonts w:cs="Times New Roman"/>
            <w:sz w:val="24"/>
            <w:szCs w:val="24"/>
          </w:rPr>
          <w:t>ed</w:t>
        </w:r>
      </w:ins>
      <w:del w:id="1286" w:author="Cheng, Jiangtao" w:date="2021-07-17T13:47:00Z">
        <w:r w:rsidRPr="00C43C1E" w:rsidDel="00DC00B2">
          <w:rPr>
            <w:rFonts w:cs="Times New Roman"/>
            <w:sz w:val="24"/>
            <w:szCs w:val="24"/>
          </w:rPr>
          <w:delText>ation</w:delText>
        </w:r>
      </w:del>
      <w:r w:rsidRPr="00C43C1E">
        <w:rPr>
          <w:rFonts w:cs="Times New Roman"/>
          <w:sz w:val="24"/>
          <w:szCs w:val="24"/>
        </w:rPr>
        <w:t xml:space="preserve"> effects of the contact angle </w:t>
      </w:r>
      <w:r w:rsidR="00897809" w:rsidRPr="00C43C1E">
        <w:rPr>
          <w:rFonts w:cs="Times New Roman"/>
          <w:sz w:val="24"/>
          <w:szCs w:val="24"/>
        </w:rPr>
        <w:t>decrease</w:t>
      </w:r>
      <w:del w:id="1287" w:author="Cheng, Jiangtao" w:date="2021-07-17T13:47:00Z">
        <w:r w:rsidR="00897809" w:rsidRPr="00C43C1E" w:rsidDel="00DC00B2">
          <w:rPr>
            <w:rFonts w:cs="Times New Roman"/>
            <w:sz w:val="24"/>
            <w:szCs w:val="24"/>
          </w:rPr>
          <w:delText>,</w:delText>
        </w:r>
      </w:del>
      <w:r w:rsidRPr="00C43C1E">
        <w:rPr>
          <w:rFonts w:cs="Times New Roman"/>
          <w:sz w:val="24"/>
          <w:szCs w:val="24"/>
        </w:rPr>
        <w:t xml:space="preserve"> and the droplet cap</w:t>
      </w:r>
      <w:del w:id="1288" w:author="Cheng, Jiangtao" w:date="2021-07-17T13:47:00Z">
        <w:r w:rsidRPr="00C43C1E" w:rsidDel="00DC00B2">
          <w:rPr>
            <w:rFonts w:cs="Times New Roman"/>
            <w:sz w:val="24"/>
            <w:szCs w:val="24"/>
          </w:rPr>
          <w:delText xml:space="preserve"> surface</w:delText>
        </w:r>
      </w:del>
      <w:r w:rsidRPr="00C43C1E">
        <w:rPr>
          <w:rFonts w:cs="Times New Roman"/>
          <w:sz w:val="24"/>
          <w:szCs w:val="24"/>
        </w:rPr>
        <w:t xml:space="preserve"> temperature increase </w:t>
      </w:r>
      <w:ins w:id="1289" w:author="Cheng, Jiangtao" w:date="2021-07-17T13:48:00Z">
        <w:r w:rsidR="00DC00B2">
          <w:rPr>
            <w:rFonts w:cs="Times New Roman"/>
            <w:sz w:val="24"/>
            <w:szCs w:val="24"/>
          </w:rPr>
          <w:t>give rise to</w:t>
        </w:r>
      </w:ins>
      <w:del w:id="1290" w:author="Cheng, Jiangtao" w:date="2021-07-17T13:48:00Z">
        <w:r w:rsidRPr="00C43C1E" w:rsidDel="00DC00B2">
          <w:rPr>
            <w:rFonts w:cs="Times New Roman"/>
            <w:sz w:val="24"/>
            <w:szCs w:val="24"/>
          </w:rPr>
          <w:delText>determine</w:delText>
        </w:r>
      </w:del>
      <w:r w:rsidRPr="00C43C1E">
        <w:rPr>
          <w:rFonts w:cs="Times New Roman"/>
          <w:sz w:val="24"/>
          <w:szCs w:val="24"/>
        </w:rPr>
        <w:t xml:space="preserve"> the slow decrease </w:t>
      </w:r>
      <w:r w:rsidRPr="00C43C1E">
        <w:rPr>
          <w:rFonts w:cs="Times New Roman"/>
          <w:sz w:val="24"/>
          <w:szCs w:val="24"/>
        </w:rPr>
        <w:lastRenderedPageBreak/>
        <w:t xml:space="preserve">of the evaporation rate from </w:t>
      </w:r>
      <w:ins w:id="1291" w:author="Cheng, Jiangtao" w:date="2021-07-17T13:48:00Z">
        <w:r w:rsidR="00DC00B2">
          <w:rPr>
            <w:rFonts w:cs="Times New Roman"/>
            <w:sz w:val="24"/>
            <w:szCs w:val="24"/>
          </w:rPr>
          <w:t xml:space="preserve">the </w:t>
        </w:r>
      </w:ins>
      <w:r w:rsidRPr="00C43C1E">
        <w:rPr>
          <w:rFonts w:cs="Times New Roman"/>
          <w:sz w:val="24"/>
          <w:szCs w:val="24"/>
        </w:rPr>
        <w:t>droplet cap</w:t>
      </w:r>
      <w:del w:id="1292" w:author="Cheng, Jiangtao" w:date="2021-07-17T13:48:00Z">
        <w:r w:rsidRPr="00C43C1E" w:rsidDel="00DC00B2">
          <w:rPr>
            <w:rFonts w:cs="Times New Roman"/>
            <w:sz w:val="24"/>
            <w:szCs w:val="24"/>
          </w:rPr>
          <w:delText xml:space="preserve"> surface</w:delText>
        </w:r>
      </w:del>
      <w:r w:rsidRPr="00C43C1E">
        <w:rPr>
          <w:rFonts w:cs="Times New Roman"/>
          <w:sz w:val="24"/>
          <w:szCs w:val="24"/>
        </w:rPr>
        <w:t xml:space="preserve"> in the CCR mode. In the CCA mode, the average temperature of the droplet cap</w:t>
      </w:r>
      <w:del w:id="1293" w:author="Cheng, Jiangtao" w:date="2021-07-17T13:49:00Z">
        <w:r w:rsidRPr="00C43C1E" w:rsidDel="0088727A">
          <w:rPr>
            <w:rFonts w:cs="Times New Roman"/>
            <w:sz w:val="24"/>
            <w:szCs w:val="24"/>
          </w:rPr>
          <w:delText xml:space="preserve"> surface temperature</w:delText>
        </w:r>
      </w:del>
      <w:r w:rsidRPr="00C43C1E">
        <w:rPr>
          <w:rFonts w:cs="Times New Roman"/>
          <w:sz w:val="24"/>
          <w:szCs w:val="24"/>
        </w:rPr>
        <w:t xml:space="preserve"> keeps essentially constant</w:t>
      </w:r>
      <w:ins w:id="1294" w:author="Cheng, Jiangtao" w:date="2021-07-17T13:49:00Z">
        <w:r w:rsidR="0088727A">
          <w:rPr>
            <w:rFonts w:cs="Times New Roman"/>
            <w:sz w:val="24"/>
            <w:szCs w:val="24"/>
          </w:rPr>
          <w:t>,</w:t>
        </w:r>
      </w:ins>
      <w:r w:rsidRPr="00C43C1E">
        <w:rPr>
          <w:rFonts w:cs="Times New Roman"/>
          <w:sz w:val="24"/>
          <w:szCs w:val="24"/>
        </w:rPr>
        <w:t xml:space="preserve"> which is </w:t>
      </w:r>
      <w:ins w:id="1295" w:author="Cheng, Jiangtao" w:date="2021-07-17T13:49:00Z">
        <w:r w:rsidR="0088727A">
          <w:rPr>
            <w:rFonts w:cs="Times New Roman"/>
            <w:sz w:val="24"/>
            <w:szCs w:val="24"/>
          </w:rPr>
          <w:t>in contrary to the</w:t>
        </w:r>
      </w:ins>
      <w:del w:id="1296" w:author="Cheng, Jiangtao" w:date="2021-07-17T13:49:00Z">
        <w:r w:rsidRPr="00C43C1E" w:rsidDel="0088727A">
          <w:rPr>
            <w:rFonts w:cs="Times New Roman"/>
            <w:sz w:val="24"/>
            <w:szCs w:val="24"/>
          </w:rPr>
          <w:delText>different from</w:delText>
        </w:r>
      </w:del>
      <w:r w:rsidR="00985123">
        <w:rPr>
          <w:rFonts w:cs="Times New Roman"/>
          <w:sz w:val="24"/>
          <w:szCs w:val="24"/>
        </w:rPr>
        <w:t xml:space="preserve"> increase</w:t>
      </w:r>
      <w:r w:rsidR="00734A21">
        <w:rPr>
          <w:rFonts w:cs="Times New Roman"/>
          <w:sz w:val="24"/>
          <w:szCs w:val="24"/>
        </w:rPr>
        <w:t xml:space="preserve"> trend of</w:t>
      </w:r>
      <w:r w:rsidRPr="00C43C1E">
        <w:rPr>
          <w:rFonts w:cs="Times New Roman"/>
          <w:sz w:val="24"/>
          <w:szCs w:val="24"/>
        </w:rPr>
        <w:t xml:space="preserve"> the </w:t>
      </w:r>
      <w:ins w:id="1297" w:author="Cheng, Jiangtao" w:date="2021-07-17T13:50:00Z">
        <w:r w:rsidR="001919E7">
          <w:rPr>
            <w:rFonts w:cs="Times New Roman"/>
            <w:sz w:val="24"/>
            <w:szCs w:val="24"/>
          </w:rPr>
          <w:t xml:space="preserve">droplet </w:t>
        </w:r>
      </w:ins>
      <w:r w:rsidRPr="00C43C1E">
        <w:rPr>
          <w:rFonts w:cs="Times New Roman"/>
          <w:sz w:val="24"/>
          <w:szCs w:val="24"/>
        </w:rPr>
        <w:t>cap</w:t>
      </w:r>
      <w:del w:id="1298" w:author="Cheng, Jiangtao" w:date="2021-07-17T13:50:00Z">
        <w:r w:rsidRPr="00C43C1E" w:rsidDel="001919E7">
          <w:rPr>
            <w:rFonts w:cs="Times New Roman"/>
            <w:sz w:val="24"/>
            <w:szCs w:val="24"/>
          </w:rPr>
          <w:delText xml:space="preserve"> surface</w:delText>
        </w:r>
      </w:del>
      <w:r w:rsidRPr="00C43C1E">
        <w:rPr>
          <w:rFonts w:cs="Times New Roman"/>
          <w:sz w:val="24"/>
          <w:szCs w:val="24"/>
        </w:rPr>
        <w:t xml:space="preserve">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the droplet </w:t>
      </w:r>
      <w:r w:rsidRPr="00C43C1E">
        <w:rPr>
          <w:rFonts w:cs="Times New Roman"/>
          <w:sz w:val="24"/>
          <w:szCs w:val="24"/>
        </w:rPr>
        <w:t>decreases</w:t>
      </w:r>
      <w:ins w:id="1299" w:author="Cheng, Jiangtao" w:date="2021-07-17T13:52:00Z">
        <w:r w:rsidR="00F6695C">
          <w:rPr>
            <w:rFonts w:cs="Times New Roman"/>
            <w:sz w:val="24"/>
            <w:szCs w:val="24"/>
          </w:rPr>
          <w:t xml:space="preserve"> in the CCA mode</w:t>
        </w:r>
      </w:ins>
      <w:r w:rsidR="00734A21">
        <w:rPr>
          <w:rFonts w:cs="Times New Roman"/>
          <w:sz w:val="24"/>
          <w:szCs w:val="24"/>
        </w:rPr>
        <w:t>, which causes the decrease of heat transfer area between the droplet and the substrate</w:t>
      </w:r>
      <w:r w:rsidRPr="00C43C1E">
        <w:rPr>
          <w:rFonts w:cs="Times New Roman"/>
          <w:sz w:val="24"/>
          <w:szCs w:val="24"/>
        </w:rPr>
        <w:t>. Thus, the evaporation rate</w:t>
      </w:r>
      <w:ins w:id="1300" w:author="Cheng, Jiangtao" w:date="2021-07-17T13:52:00Z">
        <w:r w:rsidR="00F6695C">
          <w:rPr>
            <w:rFonts w:cs="Times New Roman"/>
            <w:sz w:val="24"/>
            <w:szCs w:val="24"/>
          </w:rPr>
          <w:t xml:space="preserve"> from the</w:t>
        </w:r>
      </w:ins>
      <w:del w:id="1301" w:author="Cheng, Jiangtao" w:date="2021-07-17T13:52:00Z">
        <w:r w:rsidRPr="00C43C1E" w:rsidDel="00F6695C">
          <w:rPr>
            <w:rFonts w:cs="Times New Roman"/>
            <w:sz w:val="24"/>
            <w:szCs w:val="24"/>
          </w:rPr>
          <w:delText xml:space="preserve"> of</w:delText>
        </w:r>
      </w:del>
      <w:r w:rsidRPr="00C43C1E">
        <w:rPr>
          <w:rFonts w:cs="Times New Roman"/>
          <w:sz w:val="24"/>
          <w:szCs w:val="24"/>
        </w:rPr>
        <w:t xml:space="preserve"> droplet cap</w:t>
      </w:r>
      <w:del w:id="1302" w:author="Cheng, Jiangtao" w:date="2021-07-17T13:52:00Z">
        <w:r w:rsidRPr="00C43C1E" w:rsidDel="00F6695C">
          <w:rPr>
            <w:rFonts w:cs="Times New Roman"/>
            <w:sz w:val="24"/>
            <w:szCs w:val="24"/>
          </w:rPr>
          <w:delText xml:space="preserve"> surface</w:delText>
        </w:r>
      </w:del>
      <w:r w:rsidRPr="00C43C1E">
        <w:rPr>
          <w:rFonts w:cs="Times New Roman"/>
          <w:sz w:val="24"/>
          <w:szCs w:val="24"/>
        </w:rPr>
        <w:t xml:space="preserve"> decreases quickly. In summary, in </w:t>
      </w:r>
      <w:ins w:id="1303" w:author="Cheng, Jiangtao" w:date="2021-07-17T13:52:00Z">
        <w:r w:rsidR="00F6695C">
          <w:rPr>
            <w:rFonts w:cs="Times New Roman"/>
            <w:sz w:val="24"/>
            <w:szCs w:val="24"/>
          </w:rPr>
          <w:t xml:space="preserve">the </w:t>
        </w:r>
      </w:ins>
      <w:r w:rsidRPr="00C43C1E">
        <w:rPr>
          <w:rFonts w:cs="Times New Roman"/>
          <w:sz w:val="24"/>
          <w:szCs w:val="24"/>
        </w:rPr>
        <w:t>CCR mode the decrease of the total evaporation rate of the droplet is mainly caused by the decrease of evaporation rate from the droplet base</w:t>
      </w:r>
      <w:ins w:id="1304" w:author="Cheng, Jiangtao" w:date="2021-07-17T13:53:00Z">
        <w:r w:rsidR="00F6695C">
          <w:rPr>
            <w:rFonts w:cs="Times New Roman"/>
            <w:sz w:val="24"/>
            <w:szCs w:val="24"/>
          </w:rPr>
          <w:t>.</w:t>
        </w:r>
      </w:ins>
      <w:del w:id="1305" w:author="Cheng, Jiangtao" w:date="2021-07-17T13:52:00Z">
        <w:r w:rsidRPr="00C43C1E" w:rsidDel="00F6695C">
          <w:rPr>
            <w:rFonts w:cs="Times New Roman"/>
            <w:sz w:val="24"/>
            <w:szCs w:val="24"/>
          </w:rPr>
          <w:delText xml:space="preserve"> surface</w:delText>
        </w:r>
      </w:del>
      <w:r w:rsidRPr="00C43C1E">
        <w:rPr>
          <w:rFonts w:cs="Times New Roman"/>
          <w:sz w:val="24"/>
          <w:szCs w:val="24"/>
        </w:rPr>
        <w:t xml:space="preserve"> </w:t>
      </w:r>
      <w:ins w:id="1306" w:author="Cheng, Jiangtao" w:date="2021-07-17T13:53:00Z">
        <w:r w:rsidR="00F6695C">
          <w:rPr>
            <w:rFonts w:cs="Times New Roman"/>
            <w:sz w:val="24"/>
            <w:szCs w:val="24"/>
          </w:rPr>
          <w:t>Whereas</w:t>
        </w:r>
      </w:ins>
      <w:del w:id="1307" w:author="Cheng, Jiangtao" w:date="2021-07-17T13:53:00Z">
        <w:r w:rsidRPr="00C43C1E" w:rsidDel="00F6695C">
          <w:rPr>
            <w:rFonts w:cs="Times New Roman"/>
            <w:sz w:val="24"/>
            <w:szCs w:val="24"/>
          </w:rPr>
          <w:delText>and</w:delText>
        </w:r>
      </w:del>
      <w:r w:rsidRPr="00C43C1E">
        <w:rPr>
          <w:rFonts w:cs="Times New Roman"/>
          <w:sz w:val="24"/>
          <w:szCs w:val="24"/>
        </w:rPr>
        <w:t xml:space="preserve"> in </w:t>
      </w:r>
      <w:ins w:id="1308" w:author="Cheng, Jiangtao" w:date="2021-07-17T13:53:00Z">
        <w:r w:rsidR="00F6695C">
          <w:rPr>
            <w:rFonts w:cs="Times New Roman"/>
            <w:sz w:val="24"/>
            <w:szCs w:val="24"/>
          </w:rPr>
          <w:t xml:space="preserve">the </w:t>
        </w:r>
      </w:ins>
      <w:r w:rsidRPr="00C43C1E">
        <w:rPr>
          <w:rFonts w:cs="Times New Roman"/>
          <w:sz w:val="24"/>
          <w:szCs w:val="24"/>
        </w:rPr>
        <w:t>CCA mode, the decrease of the total evaporation rate is mainly caused by the decrease of the evaporation rate from the droplet cap</w:t>
      </w:r>
      <w:del w:id="1309" w:author="Cheng, Jiangtao" w:date="2021-07-17T13:53:00Z">
        <w:r w:rsidRPr="00C43C1E" w:rsidDel="00F6695C">
          <w:rPr>
            <w:rFonts w:cs="Times New Roman"/>
            <w:sz w:val="24"/>
            <w:szCs w:val="24"/>
          </w:rPr>
          <w:delText xml:space="preserve"> surface</w:delText>
        </w:r>
      </w:del>
      <w:r w:rsidRPr="00C43C1E">
        <w:rPr>
          <w:rFonts w:cs="Times New Roman"/>
          <w:sz w:val="24"/>
          <w:szCs w:val="24"/>
        </w:rPr>
        <w:t xml:space="preserve">. </w:t>
      </w:r>
    </w:p>
    <w:p w14:paraId="3F8826BD" w14:textId="3916B986" w:rsidR="00C43C1E" w:rsidRDefault="00985123" w:rsidP="00856045">
      <w:pPr>
        <w:spacing w:line="360" w:lineRule="auto"/>
        <w:ind w:firstLine="360"/>
        <w:rPr>
          <w:rFonts w:cs="Times New Roman"/>
          <w:sz w:val="24"/>
          <w:szCs w:val="24"/>
        </w:rPr>
      </w:pPr>
      <w:bookmarkStart w:id="1310" w:name="_Hlk75892511"/>
      <w:r>
        <w:rPr>
          <w:rFonts w:cs="Times New Roman"/>
          <w:sz w:val="24"/>
          <w:szCs w:val="24"/>
        </w:rPr>
        <w:t>Droplet</w:t>
      </w:r>
      <w:del w:id="1311" w:author="Cheng, Jiangtao" w:date="2021-07-17T13:54:00Z">
        <w:r w:rsidDel="00F6695C">
          <w:rPr>
            <w:rFonts w:cs="Times New Roman"/>
            <w:sz w:val="24"/>
            <w:szCs w:val="24"/>
          </w:rPr>
          <w:delText>s</w:delText>
        </w:r>
      </w:del>
      <w:r>
        <w:rPr>
          <w:rFonts w:cs="Times New Roman"/>
          <w:sz w:val="24"/>
          <w:szCs w:val="24"/>
        </w:rPr>
        <w:t xml:space="preserve"> evaporati</w:t>
      </w:r>
      <w:ins w:id="1312" w:author="Cheng, Jiangtao" w:date="2021-07-17T13:54:00Z">
        <w:r w:rsidR="00F6695C">
          <w:rPr>
            <w:rFonts w:cs="Times New Roman"/>
            <w:sz w:val="24"/>
            <w:szCs w:val="24"/>
          </w:rPr>
          <w:t>on</w:t>
        </w:r>
      </w:ins>
      <w:del w:id="1313" w:author="Cheng, Jiangtao" w:date="2021-07-17T13:54:00Z">
        <w:r w:rsidDel="00F6695C">
          <w:rPr>
            <w:rFonts w:cs="Times New Roman"/>
            <w:sz w:val="24"/>
            <w:szCs w:val="24"/>
          </w:rPr>
          <w:delText>ng</w:delText>
        </w:r>
      </w:del>
      <w:r>
        <w:rPr>
          <w:rFonts w:cs="Times New Roman"/>
          <w:sz w:val="24"/>
          <w:szCs w:val="24"/>
        </w:rPr>
        <w:t xml:space="preserve"> on different substates exhibits di</w:t>
      </w:r>
      <w:ins w:id="1314" w:author="Cheng, Jiangtao" w:date="2021-07-17T14:02:00Z">
        <w:r w:rsidR="00D35FF3">
          <w:rPr>
            <w:rFonts w:cs="Times New Roman"/>
            <w:sz w:val="24"/>
            <w:szCs w:val="24"/>
          </w:rPr>
          <w:t>stinct</w:t>
        </w:r>
      </w:ins>
      <w:del w:id="1315" w:author="Cheng, Jiangtao" w:date="2021-07-17T14:02:00Z">
        <w:r w:rsidDel="00D35FF3">
          <w:rPr>
            <w:rFonts w:cs="Times New Roman"/>
            <w:sz w:val="24"/>
            <w:szCs w:val="24"/>
          </w:rPr>
          <w:delText>fferent</w:delText>
        </w:r>
      </w:del>
      <w:r>
        <w:rPr>
          <w:rFonts w:cs="Times New Roman"/>
          <w:sz w:val="24"/>
          <w:szCs w:val="24"/>
        </w:rPr>
        <w:t xml:space="preserve"> evaporation rate</w:t>
      </w:r>
      <w:ins w:id="1316" w:author="Cheng, Jiangtao" w:date="2021-07-17T13:54:00Z">
        <w:r w:rsidR="00F6695C">
          <w:rPr>
            <w:rFonts w:cs="Times New Roman"/>
            <w:sz w:val="24"/>
            <w:szCs w:val="24"/>
          </w:rPr>
          <w:t>s</w:t>
        </w:r>
      </w:ins>
      <w:del w:id="1317" w:author="Cheng, Jiangtao" w:date="2021-07-17T13:54:00Z">
        <w:r w:rsidDel="00F6695C">
          <w:rPr>
            <w:rFonts w:cs="Times New Roman"/>
            <w:sz w:val="24"/>
            <w:szCs w:val="24"/>
          </w:rPr>
          <w:delText>,</w:delText>
        </w:r>
      </w:del>
      <w:r w:rsidR="00C43C1E" w:rsidRPr="00C43C1E">
        <w:rPr>
          <w:rFonts w:cs="Times New Roman"/>
          <w:sz w:val="24"/>
          <w:szCs w:val="24"/>
        </w:rPr>
        <w:t xml:space="preserve"> as shown in Fig. </w:t>
      </w:r>
      <w:r w:rsidR="00792C98">
        <w:rPr>
          <w:rFonts w:cs="Times New Roman"/>
          <w:sz w:val="24"/>
          <w:szCs w:val="24"/>
        </w:rPr>
        <w:t>8</w:t>
      </w:r>
      <w:del w:id="1318" w:author="Cheng, Jiangtao" w:date="2021-07-17T14:12:00Z">
        <w:r w:rsidR="00C43C1E" w:rsidRPr="00C43C1E" w:rsidDel="00993AF6">
          <w:rPr>
            <w:rFonts w:cs="Times New Roman"/>
            <w:sz w:val="24"/>
            <w:szCs w:val="24"/>
          </w:rPr>
          <w:delText xml:space="preserve"> </w:delText>
        </w:r>
      </w:del>
      <w:r w:rsidR="00C43C1E" w:rsidRPr="00C43C1E">
        <w:rPr>
          <w:rFonts w:cs="Times New Roman"/>
          <w:sz w:val="24"/>
          <w:szCs w:val="24"/>
        </w:rPr>
        <w:t>(d). Droplet</w:t>
      </w:r>
      <w:del w:id="1319" w:author="Cheng, Jiangtao" w:date="2021-07-17T14:02:00Z">
        <w:r w:rsidR="00C43C1E" w:rsidRPr="00C43C1E" w:rsidDel="00D35FF3">
          <w:rPr>
            <w:rFonts w:cs="Times New Roman"/>
            <w:sz w:val="24"/>
            <w:szCs w:val="24"/>
          </w:rPr>
          <w:delText xml:space="preserve"> evaporation</w:delText>
        </w:r>
      </w:del>
      <w:r w:rsidR="00C43C1E" w:rsidRPr="00C43C1E">
        <w:rPr>
          <w:rFonts w:cs="Times New Roman"/>
          <w:sz w:val="24"/>
          <w:szCs w:val="24"/>
        </w:rPr>
        <w:t xml:space="preserve"> on sample 1 (40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w:t>
      </w:r>
      <w:del w:id="1320" w:author="Cheng, Jiangtao" w:date="2021-07-17T13:55:00Z">
        <w:r w:rsidR="00C43C1E" w:rsidRPr="00C43C1E" w:rsidDel="007D3BF0">
          <w:rPr>
            <w:rFonts w:cs="Times New Roman"/>
            <w:sz w:val="24"/>
            <w:szCs w:val="24"/>
          </w:rPr>
          <w:delText xml:space="preserve"> substrate</w:delText>
        </w:r>
      </w:del>
      <w:r w:rsidR="00C43C1E" w:rsidRPr="00C43C1E">
        <w:rPr>
          <w:rFonts w:cs="Times New Roman"/>
          <w:sz w:val="24"/>
          <w:szCs w:val="24"/>
        </w:rPr>
        <w:t xml:space="preserve"> has the maximum evaporation rate </w:t>
      </w:r>
      <w:ins w:id="1321" w:author="Cheng, Jiangtao" w:date="2021-07-17T14:03:00Z">
        <w:r w:rsidR="00D35FF3">
          <w:rPr>
            <w:rFonts w:cs="Times New Roman"/>
            <w:sz w:val="24"/>
            <w:szCs w:val="24"/>
          </w:rPr>
          <w:t xml:space="preserve">while droplet </w:t>
        </w:r>
      </w:ins>
      <w:del w:id="1322" w:author="Cheng, Jiangtao" w:date="2021-07-17T14:03:00Z">
        <w:r w:rsidR="00C43C1E" w:rsidRPr="00C43C1E" w:rsidDel="00D35FF3">
          <w:rPr>
            <w:rFonts w:cs="Times New Roman"/>
            <w:sz w:val="24"/>
            <w:szCs w:val="24"/>
          </w:rPr>
          <w:delText xml:space="preserve">and </w:delText>
        </w:r>
      </w:del>
      <w:del w:id="1323" w:author="Cheng, Jiangtao" w:date="2021-07-17T13:55:00Z">
        <w:r w:rsidR="00C43C1E" w:rsidRPr="00C43C1E" w:rsidDel="007D3BF0">
          <w:rPr>
            <w:rFonts w:cs="Times New Roman"/>
            <w:sz w:val="24"/>
            <w:szCs w:val="24"/>
          </w:rPr>
          <w:delText xml:space="preserve">on sample 3 (60 μm periodicity) substrate </w:delText>
        </w:r>
      </w:del>
      <w:r w:rsidR="00C43C1E" w:rsidRPr="00C43C1E">
        <w:rPr>
          <w:rFonts w:cs="Times New Roman"/>
          <w:sz w:val="24"/>
          <w:szCs w:val="24"/>
        </w:rPr>
        <w:t>has the minimum evaporation rate</w:t>
      </w:r>
      <w:ins w:id="1324" w:author="Cheng, Jiangtao" w:date="2021-07-17T13:55:00Z">
        <w:r w:rsidR="007D3BF0" w:rsidRPr="007D3BF0">
          <w:rPr>
            <w:rFonts w:cs="Times New Roman"/>
            <w:sz w:val="24"/>
            <w:szCs w:val="24"/>
          </w:rPr>
          <w:t xml:space="preserve"> </w:t>
        </w:r>
        <w:r w:rsidR="007D3BF0" w:rsidRPr="00C43C1E">
          <w:rPr>
            <w:rFonts w:cs="Times New Roman"/>
            <w:sz w:val="24"/>
            <w:szCs w:val="24"/>
          </w:rPr>
          <w:t xml:space="preserve">on sample 3 (60 </w:t>
        </w:r>
        <w:proofErr w:type="spellStart"/>
        <w:r w:rsidR="007D3BF0" w:rsidRPr="00C43C1E">
          <w:rPr>
            <w:rFonts w:cs="Times New Roman"/>
            <w:sz w:val="24"/>
            <w:szCs w:val="24"/>
          </w:rPr>
          <w:t>μm</w:t>
        </w:r>
        <w:proofErr w:type="spellEnd"/>
        <w:r w:rsidR="007D3BF0" w:rsidRPr="00C43C1E">
          <w:rPr>
            <w:rFonts w:cs="Times New Roman"/>
            <w:sz w:val="24"/>
            <w:szCs w:val="24"/>
          </w:rPr>
          <w:t xml:space="preserve"> periodicity)</w:t>
        </w:r>
      </w:ins>
      <w:r w:rsidR="00C43C1E" w:rsidRPr="00C43C1E">
        <w:rPr>
          <w:rFonts w:cs="Times New Roman"/>
          <w:sz w:val="24"/>
          <w:szCs w:val="24"/>
        </w:rPr>
        <w:t xml:space="preserve">. </w:t>
      </w:r>
      <w:ins w:id="1325" w:author="Cheng, Jiangtao" w:date="2021-07-17T14:04:00Z">
        <w:r w:rsidR="00D35FF3">
          <w:rPr>
            <w:rFonts w:cs="Times New Roman"/>
            <w:sz w:val="24"/>
            <w:szCs w:val="24"/>
          </w:rPr>
          <w:t>Due to</w:t>
        </w:r>
      </w:ins>
      <w:del w:id="1326" w:author="Cheng, Jiangtao" w:date="2021-07-17T14:04:00Z">
        <w:r w:rsidR="00C43C1E" w:rsidRPr="00C43C1E" w:rsidDel="00D35FF3">
          <w:rPr>
            <w:rFonts w:cs="Times New Roman"/>
            <w:sz w:val="24"/>
            <w:szCs w:val="24"/>
          </w:rPr>
          <w:delText>Because of</w:delText>
        </w:r>
      </w:del>
      <w:r w:rsidR="00C43C1E" w:rsidRPr="00C43C1E">
        <w:rPr>
          <w:rFonts w:cs="Times New Roman"/>
          <w:sz w:val="24"/>
          <w:szCs w:val="24"/>
        </w:rPr>
        <w:t xml:space="preserve"> the different </w:t>
      </w:r>
      <w:del w:id="1327" w:author="Cheng, Jiangtao" w:date="2021-07-17T13:56:00Z">
        <w:r w:rsidR="00C43C1E" w:rsidRPr="00C43C1E" w:rsidDel="00162254">
          <w:rPr>
            <w:rFonts w:cs="Times New Roman"/>
            <w:sz w:val="24"/>
            <w:szCs w:val="24"/>
          </w:rPr>
          <w:delText>substrate</w:delText>
        </w:r>
      </w:del>
      <w:r w:rsidR="00C43C1E" w:rsidRPr="00C43C1E">
        <w:rPr>
          <w:rFonts w:cs="Times New Roman"/>
          <w:sz w:val="24"/>
          <w:szCs w:val="24"/>
        </w:rPr>
        <w:t xml:space="preserve"> periodicit</w:t>
      </w:r>
      <w:ins w:id="1328" w:author="Cheng, Jiangtao" w:date="2021-07-17T13:56:00Z">
        <w:r w:rsidR="00162254">
          <w:rPr>
            <w:rFonts w:cs="Times New Roman"/>
            <w:sz w:val="24"/>
            <w:szCs w:val="24"/>
          </w:rPr>
          <w:t>ies</w:t>
        </w:r>
      </w:ins>
      <w:ins w:id="1329" w:author="Cheng, Jiangtao" w:date="2021-07-17T13:57:00Z">
        <w:r w:rsidR="00162254">
          <w:rPr>
            <w:rFonts w:cs="Times New Roman"/>
            <w:sz w:val="24"/>
            <w:szCs w:val="24"/>
          </w:rPr>
          <w:t xml:space="preserve"> of micropillars</w:t>
        </w:r>
      </w:ins>
      <w:del w:id="1330" w:author="Cheng, Jiangtao" w:date="2021-07-17T13:56:00Z">
        <w:r w:rsidR="00C43C1E" w:rsidRPr="00C43C1E" w:rsidDel="00162254">
          <w:rPr>
            <w:rFonts w:cs="Times New Roman"/>
            <w:sz w:val="24"/>
            <w:szCs w:val="24"/>
          </w:rPr>
          <w:delText>y</w:delText>
        </w:r>
      </w:del>
      <w:r w:rsidR="00C43C1E" w:rsidRPr="00C43C1E">
        <w:rPr>
          <w:rFonts w:cs="Times New Roman"/>
          <w:sz w:val="24"/>
          <w:szCs w:val="24"/>
        </w:rPr>
        <w:t xml:space="preserve">, the </w:t>
      </w:r>
      <w:ins w:id="1331" w:author="Cheng, Jiangtao" w:date="2021-07-17T14:05:00Z">
        <w:r w:rsidR="00D35FF3">
          <w:rPr>
            <w:rFonts w:cs="Times New Roman"/>
            <w:sz w:val="24"/>
            <w:szCs w:val="24"/>
          </w:rPr>
          <w:t>droplet-pillar</w:t>
        </w:r>
      </w:ins>
      <w:del w:id="1332" w:author="Cheng, Jiangtao" w:date="2021-07-17T14:05:00Z">
        <w:r w:rsidR="00C43C1E" w:rsidRPr="00C43C1E" w:rsidDel="00D35FF3">
          <w:rPr>
            <w:rFonts w:cs="Times New Roman"/>
            <w:sz w:val="24"/>
            <w:szCs w:val="24"/>
          </w:rPr>
          <w:delText>solid-liquid</w:delText>
        </w:r>
      </w:del>
      <w:r w:rsidR="00C43C1E" w:rsidRPr="00C43C1E">
        <w:rPr>
          <w:rFonts w:cs="Times New Roman"/>
          <w:sz w:val="24"/>
          <w:szCs w:val="24"/>
        </w:rPr>
        <w:t xml:space="preserve"> interface areas are different </w:t>
      </w:r>
      <w:del w:id="1333" w:author="Cheng, Jiangtao" w:date="2021-07-17T14:05:00Z">
        <w:r w:rsidR="00C43C1E" w:rsidRPr="00C43C1E" w:rsidDel="00D35FF3">
          <w:rPr>
            <w:rFonts w:cs="Times New Roman"/>
            <w:sz w:val="24"/>
            <w:szCs w:val="24"/>
          </w:rPr>
          <w:delText xml:space="preserve">for droplets evaporation </w:delText>
        </w:r>
      </w:del>
      <w:r w:rsidR="00C43C1E" w:rsidRPr="00C43C1E">
        <w:rPr>
          <w:rFonts w:cs="Times New Roman"/>
          <w:sz w:val="24"/>
          <w:szCs w:val="24"/>
        </w:rPr>
        <w:t>on different sample substrates. Since droplets</w:t>
      </w:r>
      <w:del w:id="1334" w:author="Cheng, Jiangtao" w:date="2021-07-17T13:57:00Z">
        <w:r w:rsidR="00C43C1E" w:rsidRPr="00C43C1E" w:rsidDel="00162254">
          <w:rPr>
            <w:rFonts w:cs="Times New Roman"/>
            <w:sz w:val="24"/>
            <w:szCs w:val="24"/>
          </w:rPr>
          <w:delText xml:space="preserve"> evaporation</w:delText>
        </w:r>
      </w:del>
      <w:r w:rsidR="00C43C1E" w:rsidRPr="00C43C1E">
        <w:rPr>
          <w:rFonts w:cs="Times New Roman"/>
          <w:sz w:val="24"/>
          <w:szCs w:val="24"/>
        </w:rPr>
        <w:t xml:space="preserve"> on different sample substrates have essentially the same apparent contact area (</w:t>
      </w:r>
      <w:ins w:id="1335" w:author="Cheng, Jiangtao" w:date="2021-07-17T13:58:00Z">
        <w:r w:rsidR="00162254" w:rsidRPr="00162254">
          <w:rPr>
            <w:rFonts w:cs="Times New Roman"/>
            <w:i/>
            <w:iCs/>
            <w:sz w:val="24"/>
            <w:szCs w:val="24"/>
            <w:rPrChange w:id="1336" w:author="Cheng, Jiangtao" w:date="2021-07-17T13:58:00Z">
              <w:rPr>
                <w:rFonts w:cs="Times New Roman"/>
                <w:sz w:val="24"/>
                <w:szCs w:val="24"/>
              </w:rPr>
            </w:rPrChange>
          </w:rPr>
          <w:t>i.e</w:t>
        </w:r>
        <w:r w:rsidR="00162254">
          <w:rPr>
            <w:rFonts w:cs="Times New Roman"/>
            <w:sz w:val="24"/>
            <w:szCs w:val="24"/>
          </w:rPr>
          <w:t xml:space="preserve">., </w:t>
        </w:r>
      </w:ins>
      <w:r w:rsidR="00C43C1E" w:rsidRPr="00C43C1E">
        <w:rPr>
          <w:rFonts w:cs="Times New Roman"/>
          <w:sz w:val="24"/>
          <w:szCs w:val="24"/>
        </w:rPr>
        <w:t xml:space="preserve">base area of the droplet), small substrate periodicity means </w:t>
      </w:r>
      <w:r>
        <w:rPr>
          <w:rFonts w:cs="Times New Roman"/>
          <w:sz w:val="24"/>
          <w:szCs w:val="24"/>
        </w:rPr>
        <w:t xml:space="preserve">larger heat transfer area between the droplet base and the substrate, </w:t>
      </w:r>
      <w:r w:rsidRPr="006272A0">
        <w:rPr>
          <w:rFonts w:cs="Times New Roman"/>
          <w:i/>
          <w:iCs/>
          <w:sz w:val="24"/>
          <w:szCs w:val="24"/>
          <w:rPrChange w:id="1337" w:author="Cheng, Jiangtao" w:date="2021-07-17T14:08:00Z">
            <w:rPr>
              <w:rFonts w:cs="Times New Roman"/>
              <w:sz w:val="24"/>
              <w:szCs w:val="24"/>
            </w:rPr>
          </w:rPrChange>
        </w:rPr>
        <w:t>i.e.</w:t>
      </w:r>
      <w:r>
        <w:rPr>
          <w:rFonts w:cs="Times New Roman"/>
          <w:sz w:val="24"/>
          <w:szCs w:val="24"/>
        </w:rPr>
        <w:t xml:space="preserve">, the solid-liquid interface area. </w:t>
      </w:r>
      <w:r w:rsidR="00C43C1E" w:rsidRPr="00C43C1E">
        <w:rPr>
          <w:rFonts w:cs="Times New Roman"/>
          <w:sz w:val="24"/>
          <w:szCs w:val="24"/>
        </w:rPr>
        <w:t xml:space="preserve">The larger solid-liquid interface area results in the higher droplet evaporation rate </w:t>
      </w:r>
      <w:del w:id="1338" w:author="Cheng, Jiangtao" w:date="2021-07-17T14:08:00Z">
        <w:r w:rsidR="00C43C1E" w:rsidRPr="00C43C1E" w:rsidDel="006272A0">
          <w:rPr>
            <w:rFonts w:cs="Times New Roman"/>
            <w:sz w:val="24"/>
            <w:szCs w:val="24"/>
          </w:rPr>
          <w:delText xml:space="preserve">for evaporation </w:delText>
        </w:r>
      </w:del>
      <w:r w:rsidR="00C43C1E" w:rsidRPr="00C43C1E">
        <w:rPr>
          <w:rFonts w:cs="Times New Roman"/>
          <w:sz w:val="24"/>
          <w:szCs w:val="24"/>
        </w:rPr>
        <w:t>with the same substrate base temperature</w:t>
      </w:r>
      <w:bookmarkEnd w:id="1310"/>
      <w:r w:rsidR="00C43C1E" w:rsidRPr="00C43C1E">
        <w:rPr>
          <w:rFonts w:cs="Times New Roman"/>
          <w:sz w:val="24"/>
          <w:szCs w:val="24"/>
        </w:rPr>
        <w:t xml:space="preserve">. </w:t>
      </w:r>
    </w:p>
    <w:p w14:paraId="0251F728" w14:textId="7665CDD0" w:rsidR="00F535A0" w:rsidRPr="00C43C1E" w:rsidRDefault="00074C21" w:rsidP="00F535A0">
      <w:pPr>
        <w:spacing w:line="360" w:lineRule="auto"/>
        <w:jc w:val="center"/>
        <w:rPr>
          <w:rFonts w:cs="Times New Roman"/>
          <w:sz w:val="24"/>
          <w:szCs w:val="24"/>
        </w:rPr>
      </w:pPr>
      <w:r>
        <w:rPr>
          <w:noProof/>
        </w:rPr>
        <w:lastRenderedPageBreak/>
        <w:drawing>
          <wp:inline distT="0" distB="0" distL="0" distR="0" wp14:anchorId="23677D59" wp14:editId="1F3F2063">
            <wp:extent cx="2706624" cy="54589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6" t="3569" r="1703" b="2548"/>
                    <a:stretch/>
                  </pic:blipFill>
                  <pic:spPr bwMode="auto">
                    <a:xfrm>
                      <a:off x="0" y="0"/>
                      <a:ext cx="2706624" cy="5458968"/>
                    </a:xfrm>
                    <a:prstGeom prst="rect">
                      <a:avLst/>
                    </a:prstGeom>
                    <a:noFill/>
                    <a:ln>
                      <a:noFill/>
                    </a:ln>
                    <a:extLst>
                      <a:ext uri="{53640926-AAD7-44D8-BBD7-CCE9431645EC}">
                        <a14:shadowObscured xmlns:a14="http://schemas.microsoft.com/office/drawing/2010/main"/>
                      </a:ext>
                    </a:extLst>
                  </pic:spPr>
                </pic:pic>
              </a:graphicData>
            </a:graphic>
          </wp:inline>
        </w:drawing>
      </w:r>
    </w:p>
    <w:p w14:paraId="654309EF" w14:textId="24E71D59" w:rsidR="00C43C1E" w:rsidRPr="00C43C1E" w:rsidRDefault="00C43C1E" w:rsidP="00792342">
      <w:pPr>
        <w:spacing w:after="120"/>
        <w:rPr>
          <w:rFonts w:cs="Times New Roman"/>
          <w:sz w:val="24"/>
          <w:szCs w:val="24"/>
        </w:rPr>
        <w:pPrChange w:id="1339" w:author="Cheng, Jiangtao" w:date="2021-07-16T09:56:00Z">
          <w:pPr/>
        </w:pPrChange>
      </w:pPr>
      <w:commentRangeStart w:id="1340"/>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commentRangeEnd w:id="1340"/>
      <w:r w:rsidR="00467668">
        <w:rPr>
          <w:rStyle w:val="CommentReference"/>
        </w:rPr>
        <w:commentReference w:id="1340"/>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w:t>
      </w:r>
      <w:ins w:id="1341" w:author="Cheng, Jiangtao" w:date="2021-07-17T14:49:00Z">
        <w:r w:rsidR="00A874B6">
          <w:rPr>
            <w:rFonts w:cs="Times New Roman"/>
            <w:sz w:val="24"/>
            <w:szCs w:val="24"/>
          </w:rPr>
          <w:t xml:space="preserve">water </w:t>
        </w:r>
      </w:ins>
      <w:r w:rsidRPr="00C43C1E">
        <w:rPr>
          <w:rFonts w:cs="Times New Roman"/>
          <w:sz w:val="24"/>
          <w:szCs w:val="24"/>
        </w:rPr>
        <w:t>droplet</w:t>
      </w:r>
      <w:del w:id="1342" w:author="Cheng, Jiangtao" w:date="2021-07-17T14:49:00Z">
        <w:r w:rsidRPr="00C43C1E" w:rsidDel="00A874B6">
          <w:rPr>
            <w:rFonts w:cs="Times New Roman"/>
            <w:sz w:val="24"/>
            <w:szCs w:val="24"/>
          </w:rPr>
          <w:delText xml:space="preserve"> base surface</w:delText>
        </w:r>
      </w:del>
      <w:ins w:id="1343" w:author="Cheng, Jiangtao" w:date="2021-07-17T14:49:00Z">
        <w:r w:rsidR="00A874B6">
          <w:rPr>
            <w:rFonts w:cs="Times New Roman"/>
            <w:sz w:val="24"/>
            <w:szCs w:val="24"/>
          </w:rPr>
          <w:t>s</w:t>
        </w:r>
      </w:ins>
      <w:r w:rsidRPr="00C43C1E">
        <w:rPr>
          <w:rFonts w:cs="Times New Roman"/>
          <w:sz w:val="24"/>
          <w:szCs w:val="24"/>
        </w:rPr>
        <w:t xml:space="preserve"> with respect to nondimensional time on different </w:t>
      </w:r>
      <w:ins w:id="1344" w:author="Cheng, Jiangtao" w:date="2021-07-17T14:49:00Z">
        <w:r w:rsidR="00A874B6">
          <w:rPr>
            <w:rFonts w:cs="Times New Roman"/>
            <w:sz w:val="24"/>
            <w:szCs w:val="24"/>
          </w:rPr>
          <w:t xml:space="preserve">micro-structured </w:t>
        </w:r>
      </w:ins>
      <w:r w:rsidRPr="00C43C1E">
        <w:rPr>
          <w:rFonts w:cs="Times New Roman"/>
          <w:sz w:val="24"/>
          <w:szCs w:val="24"/>
        </w:rPr>
        <w:t>sample</w:t>
      </w:r>
      <w:del w:id="1345" w:author="Cheng, Jiangtao" w:date="2021-07-17T14:09:00Z">
        <w:r w:rsidRPr="00C43C1E" w:rsidDel="00E34D80">
          <w:rPr>
            <w:rFonts w:cs="Times New Roman"/>
            <w:sz w:val="24"/>
            <w:szCs w:val="24"/>
          </w:rPr>
          <w:delText xml:space="preserve"> substrate</w:delText>
        </w:r>
      </w:del>
      <w:r w:rsidRPr="00C43C1E">
        <w:rPr>
          <w:rFonts w:cs="Times New Roman"/>
          <w:sz w:val="24"/>
          <w:szCs w:val="24"/>
        </w:rPr>
        <w:t>s</w:t>
      </w:r>
      <w:r w:rsidR="0067141C">
        <w:rPr>
          <w:rFonts w:cs="Times New Roman"/>
          <w:sz w:val="24"/>
          <w:szCs w:val="24"/>
        </w:rPr>
        <w:t xml:space="preserve"> with different substrate base temperature</w:t>
      </w:r>
      <w:ins w:id="1346" w:author="Cheng, Jiangtao" w:date="2021-07-17T14:10:00Z">
        <w:r w:rsidR="00E34D80">
          <w:rPr>
            <w:rFonts w:cs="Times New Roman"/>
            <w:sz w:val="24"/>
            <w:szCs w:val="24"/>
          </w:rPr>
          <w:t>s</w:t>
        </w:r>
      </w:ins>
      <w:r w:rsidR="0067141C">
        <w:rPr>
          <w:rFonts w:cs="Times New Roman"/>
          <w:sz w:val="24"/>
          <w:szCs w:val="24"/>
        </w:rPr>
        <w:t>.</w:t>
      </w:r>
    </w:p>
    <w:p w14:paraId="57E0F788" w14:textId="7FE702CA" w:rsidR="00C43C1E" w:rsidRPr="00C43C1E" w:rsidRDefault="008E7A37" w:rsidP="00856045">
      <w:pPr>
        <w:spacing w:line="360" w:lineRule="auto"/>
        <w:ind w:firstLine="360"/>
        <w:rPr>
          <w:rFonts w:cs="Times New Roman"/>
          <w:sz w:val="24"/>
          <w:szCs w:val="24"/>
        </w:rPr>
      </w:pPr>
      <w:moveToRangeStart w:id="1347" w:author="Cheng, Jiangtao" w:date="2021-07-17T14:13:00Z" w:name="move77423651"/>
      <w:moveTo w:id="1348" w:author="Cheng, Jiangtao" w:date="2021-07-17T14:13:00Z">
        <w:r w:rsidRPr="00C43C1E">
          <w:rPr>
            <w:rFonts w:cs="Times New Roman"/>
            <w:sz w:val="24"/>
            <w:szCs w:val="24"/>
          </w:rPr>
          <w:t xml:space="preserve">Evaporation ratio </w:t>
        </w:r>
        <w:r w:rsidRPr="00C43C1E">
          <w:rPr>
            <w:rFonts w:cs="Times New Roman"/>
            <w:i/>
            <w:iCs/>
            <w:sz w:val="24"/>
            <w:szCs w:val="24"/>
          </w:rPr>
          <w:t>φ</w:t>
        </w:r>
        <w:r w:rsidRPr="00C43C1E">
          <w:rPr>
            <w:rFonts w:cs="Times New Roman"/>
            <w:sz w:val="24"/>
            <w:szCs w:val="24"/>
          </w:rPr>
          <w:t xml:space="preserve"> is </w:t>
        </w:r>
      </w:moveTo>
      <w:ins w:id="1349" w:author="Cheng, Jiangtao" w:date="2021-07-17T14:20:00Z">
        <w:r w:rsidR="00B47243">
          <w:rPr>
            <w:rFonts w:cs="Times New Roman"/>
            <w:sz w:val="24"/>
            <w:szCs w:val="24"/>
          </w:rPr>
          <w:t xml:space="preserve">defined as </w:t>
        </w:r>
      </w:ins>
      <w:moveTo w:id="1350" w:author="Cheng, Jiangtao" w:date="2021-07-17T14:13:00Z">
        <w:r w:rsidRPr="00C43C1E">
          <w:rPr>
            <w:rFonts w:cs="Times New Roman"/>
            <w:sz w:val="24"/>
            <w:szCs w:val="24"/>
          </w:rPr>
          <w:t xml:space="preserve">the ratio of </w:t>
        </w:r>
      </w:moveTo>
      <w:ins w:id="1351" w:author="Cheng, Jiangtao" w:date="2021-07-17T14:20:00Z">
        <w:r w:rsidR="00B47243">
          <w:rPr>
            <w:rFonts w:cs="Times New Roman"/>
            <w:sz w:val="24"/>
            <w:szCs w:val="24"/>
          </w:rPr>
          <w:t xml:space="preserve">the </w:t>
        </w:r>
      </w:ins>
      <w:moveTo w:id="1352" w:author="Cheng, Jiangtao" w:date="2021-07-17T14:13:00Z">
        <w:r w:rsidRPr="00C43C1E">
          <w:rPr>
            <w:rFonts w:cs="Times New Roman"/>
            <w:sz w:val="24"/>
            <w:szCs w:val="24"/>
          </w:rPr>
          <w:t>evaporation rate from the droplet base</w:t>
        </w:r>
        <w:del w:id="1353" w:author="Cheng, Jiangtao" w:date="2021-07-17T14:20:00Z">
          <w:r w:rsidRPr="00C43C1E" w:rsidDel="00B47243">
            <w:rPr>
              <w:rFonts w:cs="Times New Roman"/>
              <w:sz w:val="24"/>
              <w:szCs w:val="24"/>
            </w:rPr>
            <w:delText xml:space="preserve"> surface</w:delText>
          </w:r>
        </w:del>
        <w:r w:rsidRPr="00C43C1E">
          <w:rPr>
            <w:rFonts w:cs="Times New Roman"/>
            <w:sz w:val="24"/>
            <w:szCs w:val="24"/>
          </w:rPr>
          <w:t xml:space="preserve"> </w:t>
        </w:r>
      </w:moveTo>
      <w:ins w:id="1354" w:author="Cheng, Jiangtao" w:date="2021-07-17T14:20:00Z">
        <w:r w:rsidR="00B47243">
          <w:rPr>
            <w:rFonts w:cs="Times New Roman"/>
            <w:sz w:val="24"/>
            <w:szCs w:val="24"/>
          </w:rPr>
          <w:t>to the</w:t>
        </w:r>
      </w:ins>
      <w:moveTo w:id="1355" w:author="Cheng, Jiangtao" w:date="2021-07-17T14:13:00Z">
        <w:del w:id="1356" w:author="Cheng, Jiangtao" w:date="2021-07-17T14:20:00Z">
          <w:r w:rsidRPr="00C43C1E" w:rsidDel="00B47243">
            <w:rPr>
              <w:rFonts w:cs="Times New Roman"/>
              <w:sz w:val="24"/>
              <w:szCs w:val="24"/>
            </w:rPr>
            <w:delText>and</w:delText>
          </w:r>
        </w:del>
        <w:r w:rsidRPr="00C43C1E">
          <w:rPr>
            <w:rFonts w:cs="Times New Roman"/>
            <w:sz w:val="24"/>
            <w:szCs w:val="24"/>
          </w:rPr>
          <w:t xml:space="preserve"> total evaporation rat</w:t>
        </w:r>
      </w:moveTo>
      <w:ins w:id="1357" w:author="Cheng, Jiangtao" w:date="2021-07-17T14:21:00Z">
        <w:r w:rsidR="00747D3F">
          <w:rPr>
            <w:rFonts w:cs="Times New Roman"/>
            <w:sz w:val="24"/>
            <w:szCs w:val="24"/>
          </w:rPr>
          <w:t>e</w:t>
        </w:r>
      </w:ins>
      <w:moveTo w:id="1358" w:author="Cheng, Jiangtao" w:date="2021-07-17T14:13:00Z">
        <w:del w:id="1359" w:author="Cheng, Jiangtao" w:date="2021-07-17T14:21:00Z">
          <w:r w:rsidRPr="00C43C1E" w:rsidDel="00747D3F">
            <w:rPr>
              <w:rFonts w:cs="Times New Roman"/>
              <w:sz w:val="24"/>
              <w:szCs w:val="24"/>
            </w:rPr>
            <w:delText>io</w:delText>
          </w:r>
        </w:del>
        <w:r w:rsidRPr="00C43C1E">
          <w:rPr>
            <w:rFonts w:cs="Times New Roman"/>
            <w:sz w:val="24"/>
            <w:szCs w:val="24"/>
          </w:rPr>
          <w:t>.</w:t>
        </w:r>
      </w:moveTo>
      <w:moveToRangeEnd w:id="1347"/>
      <w:ins w:id="1360" w:author="Cheng, Jiangtao" w:date="2021-07-17T14:13:00Z">
        <w:r>
          <w:rPr>
            <w:rFonts w:cs="Times New Roman"/>
            <w:sz w:val="24"/>
            <w:szCs w:val="24"/>
          </w:rPr>
          <w:t xml:space="preserve"> </w:t>
        </w:r>
      </w:ins>
      <w:r w:rsidR="00C43C1E" w:rsidRPr="00C43C1E">
        <w:rPr>
          <w:rFonts w:cs="Times New Roman"/>
          <w:sz w:val="24"/>
          <w:szCs w:val="24"/>
        </w:rPr>
        <w:t xml:space="preserve">The evaporation ratio </w:t>
      </w:r>
      <w:ins w:id="1361" w:author="Cheng, Jiangtao" w:date="2021-07-17T14:11:00Z">
        <w:r w:rsidR="00776BD7" w:rsidRPr="00C43C1E">
          <w:rPr>
            <w:rFonts w:cs="Times New Roman"/>
            <w:i/>
            <w:iCs/>
            <w:sz w:val="24"/>
            <w:szCs w:val="24"/>
          </w:rPr>
          <w:t>φ</w:t>
        </w:r>
        <w:r w:rsidR="00776BD7" w:rsidRPr="00C43C1E">
          <w:rPr>
            <w:rFonts w:cs="Times New Roman"/>
            <w:sz w:val="24"/>
            <w:szCs w:val="24"/>
          </w:rPr>
          <w:t xml:space="preserve"> </w:t>
        </w:r>
      </w:ins>
      <w:del w:id="1362" w:author="Cheng, Jiangtao" w:date="2021-07-17T14:11:00Z">
        <w:r w:rsidR="00C43C1E" w:rsidRPr="00C43C1E" w:rsidDel="00776BD7">
          <w:rPr>
            <w:rFonts w:cs="Times New Roman"/>
            <w:sz w:val="24"/>
            <w:szCs w:val="24"/>
          </w:rPr>
          <w:delText xml:space="preserve">of droplet base surface </w:delText>
        </w:r>
      </w:del>
      <w:r w:rsidR="00C43C1E" w:rsidRPr="00C43C1E">
        <w:rPr>
          <w:rFonts w:cs="Times New Roman"/>
          <w:sz w:val="24"/>
          <w:szCs w:val="24"/>
        </w:rPr>
        <w:t>with respect to nondimensional time on different sample</w:t>
      </w:r>
      <w:del w:id="1363" w:author="Cheng, Jiangtao" w:date="2021-07-17T14:12:00Z">
        <w:r w:rsidR="00C43C1E" w:rsidRPr="00C43C1E" w:rsidDel="00776BD7">
          <w:rPr>
            <w:rFonts w:cs="Times New Roman"/>
            <w:sz w:val="24"/>
            <w:szCs w:val="24"/>
          </w:rPr>
          <w:delText xml:space="preserve"> substrate</w:delText>
        </w:r>
      </w:del>
      <w:r w:rsidR="00C43C1E" w:rsidRPr="00C43C1E">
        <w:rPr>
          <w:rFonts w:cs="Times New Roman"/>
          <w:sz w:val="24"/>
          <w:szCs w:val="24"/>
        </w:rPr>
        <w:t>s</w:t>
      </w:r>
      <w:r w:rsidR="0067141C">
        <w:rPr>
          <w:rFonts w:cs="Times New Roman"/>
          <w:sz w:val="24"/>
          <w:szCs w:val="24"/>
        </w:rPr>
        <w:t xml:space="preserve"> with different substrate base </w:t>
      </w:r>
      <w:del w:id="1364" w:author="Cheng, Jiangtao" w:date="2021-07-16T18:43:00Z">
        <w:r w:rsidR="0067141C" w:rsidDel="00CA5601">
          <w:rPr>
            <w:rFonts w:cs="Times New Roman"/>
            <w:sz w:val="24"/>
            <w:szCs w:val="24"/>
          </w:rPr>
          <w:delText>temperatrure</w:delText>
        </w:r>
      </w:del>
      <w:ins w:id="1365" w:author="Cheng, Jiangtao" w:date="2021-07-16T18:43:00Z">
        <w:r w:rsidR="00CA5601">
          <w:rPr>
            <w:rFonts w:cs="Times New Roman"/>
            <w:sz w:val="24"/>
            <w:szCs w:val="24"/>
          </w:rPr>
          <w:t>temperature</w:t>
        </w:r>
      </w:ins>
      <w:r w:rsidR="00C43C1E" w:rsidRPr="00C43C1E">
        <w:rPr>
          <w:rFonts w:cs="Times New Roman"/>
          <w:sz w:val="24"/>
          <w:szCs w:val="24"/>
        </w:rPr>
        <w:t xml:space="preserve"> is shown in Fig. </w:t>
      </w:r>
      <w:r w:rsidR="00792C98">
        <w:rPr>
          <w:rFonts w:cs="Times New Roman"/>
          <w:sz w:val="24"/>
          <w:szCs w:val="24"/>
        </w:rPr>
        <w:t>9</w:t>
      </w:r>
      <w:r w:rsidR="00C43C1E" w:rsidRPr="00C43C1E">
        <w:rPr>
          <w:rFonts w:cs="Times New Roman"/>
          <w:sz w:val="24"/>
          <w:szCs w:val="24"/>
        </w:rPr>
        <w:t xml:space="preserve">. </w:t>
      </w:r>
      <w:moveFromRangeStart w:id="1366" w:author="Cheng, Jiangtao" w:date="2021-07-17T14:13:00Z" w:name="move77423651"/>
      <w:moveFrom w:id="1367" w:author="Cheng, Jiangtao" w:date="2021-07-17T14:13:00Z">
        <w:r w:rsidR="00C43C1E" w:rsidRPr="00C43C1E" w:rsidDel="008E7A37">
          <w:rPr>
            <w:rFonts w:cs="Times New Roman"/>
            <w:sz w:val="24"/>
            <w:szCs w:val="24"/>
          </w:rPr>
          <w:t xml:space="preserve">Evaporation ratio </w:t>
        </w:r>
        <w:r w:rsidR="00C43C1E" w:rsidRPr="00C43C1E" w:rsidDel="008E7A37">
          <w:rPr>
            <w:rFonts w:cs="Times New Roman"/>
            <w:i/>
            <w:iCs/>
            <w:sz w:val="24"/>
            <w:szCs w:val="24"/>
          </w:rPr>
          <w:t>φ</w:t>
        </w:r>
        <w:r w:rsidR="00C43C1E" w:rsidRPr="00C43C1E" w:rsidDel="008E7A37">
          <w:rPr>
            <w:rFonts w:cs="Times New Roman"/>
            <w:sz w:val="24"/>
            <w:szCs w:val="24"/>
          </w:rPr>
          <w:t xml:space="preserve"> is the ratio of evaporation rate from the droplet base surface and total evaporation ratio. </w:t>
        </w:r>
      </w:moveFrom>
      <w:moveFromRangeEnd w:id="1366"/>
      <w:r w:rsidR="00C43C1E" w:rsidRPr="00C43C1E">
        <w:rPr>
          <w:rFonts w:cs="Times New Roman"/>
          <w:sz w:val="24"/>
          <w:szCs w:val="24"/>
        </w:rPr>
        <w:t xml:space="preserve">It </w:t>
      </w:r>
      <w:ins w:id="1368" w:author="Cheng, Jiangtao" w:date="2021-07-17T14:21:00Z">
        <w:r w:rsidR="00350A59">
          <w:rPr>
            <w:rFonts w:cs="Times New Roman"/>
            <w:sz w:val="24"/>
            <w:szCs w:val="24"/>
          </w:rPr>
          <w:t>can be seen</w:t>
        </w:r>
      </w:ins>
      <w:del w:id="1369" w:author="Cheng, Jiangtao" w:date="2021-07-17T14:21:00Z">
        <w:r w:rsidR="00C43C1E" w:rsidRPr="00C43C1E" w:rsidDel="00350A59">
          <w:rPr>
            <w:rFonts w:cs="Times New Roman"/>
            <w:sz w:val="24"/>
            <w:szCs w:val="24"/>
          </w:rPr>
          <w:delText>is observed</w:delText>
        </w:r>
      </w:del>
      <w:r w:rsidR="00C43C1E" w:rsidRPr="00C43C1E">
        <w:rPr>
          <w:rFonts w:cs="Times New Roman"/>
          <w:sz w:val="24"/>
          <w:szCs w:val="24"/>
        </w:rPr>
        <w:t xml:space="preserve"> that the evaporation ratio </w:t>
      </w:r>
      <w:r w:rsidR="00C43C1E" w:rsidRPr="00C43C1E">
        <w:rPr>
          <w:rFonts w:cs="Times New Roman"/>
          <w:i/>
          <w:iCs/>
          <w:sz w:val="24"/>
          <w:szCs w:val="24"/>
        </w:rPr>
        <w:t xml:space="preserve">φ </w:t>
      </w:r>
      <w:r w:rsidR="00C43C1E" w:rsidRPr="00C43C1E">
        <w:rPr>
          <w:rFonts w:cs="Times New Roman"/>
          <w:sz w:val="24"/>
          <w:szCs w:val="24"/>
        </w:rPr>
        <w:t xml:space="preserve">decreases in the CCR mode and increase in the last period of </w:t>
      </w:r>
      <w:ins w:id="1370" w:author="Cheng, Jiangtao" w:date="2021-07-17T14:21:00Z">
        <w:r w:rsidR="00350A59">
          <w:rPr>
            <w:rFonts w:cs="Times New Roman"/>
            <w:sz w:val="24"/>
            <w:szCs w:val="24"/>
          </w:rPr>
          <w:t xml:space="preserve">the </w:t>
        </w:r>
      </w:ins>
      <w:r w:rsidR="00C43C1E" w:rsidRPr="00C43C1E">
        <w:rPr>
          <w:rFonts w:cs="Times New Roman"/>
          <w:sz w:val="24"/>
          <w:szCs w:val="24"/>
        </w:rPr>
        <w:t xml:space="preserve">CCA mode. </w:t>
      </w:r>
      <w:commentRangeStart w:id="1371"/>
      <w:r w:rsidR="00C43C1E" w:rsidRPr="00350A59">
        <w:rPr>
          <w:rFonts w:cs="Times New Roman"/>
          <w:sz w:val="24"/>
          <w:szCs w:val="24"/>
          <w:highlight w:val="red"/>
          <w:rPrChange w:id="1372" w:author="Cheng, Jiangtao" w:date="2021-07-17T14:23:00Z">
            <w:rPr>
              <w:rFonts w:cs="Times New Roman"/>
              <w:sz w:val="24"/>
              <w:szCs w:val="24"/>
            </w:rPr>
          </w:rPrChange>
        </w:rPr>
        <w:t>That is because of the difference decreas</w:t>
      </w:r>
      <w:r w:rsidR="0067141C" w:rsidRPr="00350A59">
        <w:rPr>
          <w:rFonts w:cs="Times New Roman"/>
          <w:sz w:val="24"/>
          <w:szCs w:val="24"/>
          <w:highlight w:val="red"/>
          <w:rPrChange w:id="1373" w:author="Cheng, Jiangtao" w:date="2021-07-17T14:23:00Z">
            <w:rPr>
              <w:rFonts w:cs="Times New Roman"/>
              <w:sz w:val="24"/>
              <w:szCs w:val="24"/>
            </w:rPr>
          </w:rPrChange>
        </w:rPr>
        <w:t>ing</w:t>
      </w:r>
      <w:r w:rsidR="00C43C1E" w:rsidRPr="00350A59">
        <w:rPr>
          <w:rFonts w:cs="Times New Roman"/>
          <w:sz w:val="24"/>
          <w:szCs w:val="24"/>
          <w:highlight w:val="red"/>
          <w:rPrChange w:id="1374" w:author="Cheng, Jiangtao" w:date="2021-07-17T14:23:00Z">
            <w:rPr>
              <w:rFonts w:cs="Times New Roman"/>
              <w:sz w:val="24"/>
              <w:szCs w:val="24"/>
            </w:rPr>
          </w:rPrChange>
        </w:rPr>
        <w:t xml:space="preserve"> rate of the evaporation ratio from the droplet cap surface and droplet base surface</w:t>
      </w:r>
      <w:r w:rsidR="0067141C" w:rsidRPr="00350A59">
        <w:rPr>
          <w:rFonts w:cs="Times New Roman"/>
          <w:sz w:val="24"/>
          <w:szCs w:val="24"/>
          <w:highlight w:val="red"/>
          <w:rPrChange w:id="1375" w:author="Cheng, Jiangtao" w:date="2021-07-17T14:23:00Z">
            <w:rPr>
              <w:rFonts w:cs="Times New Roman"/>
              <w:sz w:val="24"/>
              <w:szCs w:val="24"/>
            </w:rPr>
          </w:rPrChange>
        </w:rPr>
        <w:t xml:space="preserve"> in the CCR mode and CCA mode</w:t>
      </w:r>
      <w:r w:rsidR="00C43C1E" w:rsidRPr="00350A59">
        <w:rPr>
          <w:rFonts w:cs="Times New Roman"/>
          <w:sz w:val="24"/>
          <w:szCs w:val="24"/>
          <w:highlight w:val="red"/>
          <w:rPrChange w:id="1376" w:author="Cheng, Jiangtao" w:date="2021-07-17T14:23:00Z">
            <w:rPr>
              <w:rFonts w:cs="Times New Roman"/>
              <w:sz w:val="24"/>
              <w:szCs w:val="24"/>
            </w:rPr>
          </w:rPrChange>
        </w:rPr>
        <w:t>.</w:t>
      </w:r>
      <w:commentRangeEnd w:id="1371"/>
      <w:r w:rsidR="00350A59" w:rsidRPr="00350A59">
        <w:rPr>
          <w:rStyle w:val="CommentReference"/>
          <w:highlight w:val="red"/>
          <w:rPrChange w:id="1377" w:author="Cheng, Jiangtao" w:date="2021-07-17T14:23:00Z">
            <w:rPr>
              <w:rStyle w:val="CommentReference"/>
            </w:rPr>
          </w:rPrChange>
        </w:rPr>
        <w:commentReference w:id="1371"/>
      </w:r>
      <w:r w:rsidR="00C43C1E" w:rsidRPr="00C43C1E">
        <w:rPr>
          <w:rFonts w:cs="Times New Roman"/>
          <w:sz w:val="24"/>
          <w:szCs w:val="24"/>
        </w:rPr>
        <w:t xml:space="preserve"> </w:t>
      </w:r>
      <w:del w:id="1378" w:author="Cheng, Jiangtao" w:date="2021-07-17T14:23:00Z">
        <w:r w:rsidR="00C43C1E" w:rsidRPr="00C43C1E" w:rsidDel="00B420EF">
          <w:rPr>
            <w:rFonts w:cs="Times New Roman"/>
            <w:sz w:val="24"/>
            <w:szCs w:val="24"/>
          </w:rPr>
          <w:delText>It has been</w:delText>
        </w:r>
      </w:del>
      <w:ins w:id="1379" w:author="Cheng, Jiangtao" w:date="2021-07-17T14:23:00Z">
        <w:r w:rsidR="00B420EF">
          <w:rPr>
            <w:rFonts w:cs="Times New Roman"/>
            <w:sz w:val="24"/>
            <w:szCs w:val="24"/>
          </w:rPr>
          <w:t>As</w:t>
        </w:r>
      </w:ins>
      <w:r w:rsidR="00C43C1E" w:rsidRPr="00C43C1E">
        <w:rPr>
          <w:rFonts w:cs="Times New Roman"/>
          <w:sz w:val="24"/>
          <w:szCs w:val="24"/>
        </w:rPr>
        <w:t xml:space="preserve"> discussed </w:t>
      </w:r>
      <w:ins w:id="1380" w:author="Cheng, Jiangtao" w:date="2021-07-17T14:23:00Z">
        <w:r w:rsidR="00B420EF">
          <w:rPr>
            <w:rFonts w:cs="Times New Roman"/>
            <w:sz w:val="24"/>
            <w:szCs w:val="24"/>
          </w:rPr>
          <w:t>before,</w:t>
        </w:r>
      </w:ins>
      <w:del w:id="1381" w:author="Cheng, Jiangtao" w:date="2021-07-17T14:23:00Z">
        <w:r w:rsidR="00C43C1E" w:rsidRPr="00C43C1E" w:rsidDel="00B420EF">
          <w:rPr>
            <w:rFonts w:cs="Times New Roman"/>
            <w:sz w:val="24"/>
            <w:szCs w:val="24"/>
          </w:rPr>
          <w:delText>that</w:delText>
        </w:r>
      </w:del>
      <w:r w:rsidR="00C43C1E" w:rsidRPr="00C43C1E">
        <w:rPr>
          <w:rFonts w:cs="Times New Roman"/>
          <w:sz w:val="24"/>
          <w:szCs w:val="24"/>
        </w:rPr>
        <w:t xml:space="preserve"> the decrease of the total evaporation rate in </w:t>
      </w:r>
      <w:ins w:id="1382" w:author="Cheng, Jiangtao" w:date="2021-07-17T14:24:00Z">
        <w:r w:rsidR="00B420EF">
          <w:rPr>
            <w:rFonts w:cs="Times New Roman"/>
            <w:sz w:val="24"/>
            <w:szCs w:val="24"/>
          </w:rPr>
          <w:t xml:space="preserve">the </w:t>
        </w:r>
      </w:ins>
      <w:r w:rsidR="00C43C1E" w:rsidRPr="00C43C1E">
        <w:rPr>
          <w:rFonts w:cs="Times New Roman"/>
          <w:sz w:val="24"/>
          <w:szCs w:val="24"/>
        </w:rPr>
        <w:t xml:space="preserve">CCR mode is mainly </w:t>
      </w:r>
      <w:del w:id="1383" w:author="Cheng, Jiangtao" w:date="2021-07-17T14:24:00Z">
        <w:r w:rsidR="00C43C1E" w:rsidRPr="00C43C1E" w:rsidDel="00B420EF">
          <w:rPr>
            <w:rFonts w:cs="Times New Roman"/>
            <w:sz w:val="24"/>
            <w:szCs w:val="24"/>
          </w:rPr>
          <w:delText>caused by</w:delText>
        </w:r>
      </w:del>
      <w:ins w:id="1384" w:author="Cheng, Jiangtao" w:date="2021-07-17T14:24:00Z">
        <w:r w:rsidR="00B420EF">
          <w:rPr>
            <w:rFonts w:cs="Times New Roman"/>
            <w:sz w:val="24"/>
            <w:szCs w:val="24"/>
          </w:rPr>
          <w:t>due to</w:t>
        </w:r>
      </w:ins>
      <w:r w:rsidR="00C43C1E" w:rsidRPr="00C43C1E">
        <w:rPr>
          <w:rFonts w:cs="Times New Roman"/>
          <w:sz w:val="24"/>
          <w:szCs w:val="24"/>
        </w:rPr>
        <w:t xml:space="preserve"> the decrease of the </w:t>
      </w:r>
      <w:r w:rsidR="00C43C1E" w:rsidRPr="00C43C1E">
        <w:rPr>
          <w:rFonts w:cs="Times New Roman"/>
          <w:sz w:val="24"/>
          <w:szCs w:val="24"/>
        </w:rPr>
        <w:lastRenderedPageBreak/>
        <w:t>evaporation ratio from the droplet base</w:t>
      </w:r>
      <w:del w:id="1385" w:author="Cheng, Jiangtao" w:date="2021-07-17T14:24:00Z">
        <w:r w:rsidR="00C43C1E" w:rsidRPr="00C43C1E" w:rsidDel="00B420EF">
          <w:rPr>
            <w:rFonts w:cs="Times New Roman"/>
            <w:sz w:val="24"/>
            <w:szCs w:val="24"/>
          </w:rPr>
          <w:delText xml:space="preserve"> surface</w:delText>
        </w:r>
      </w:del>
      <w:r w:rsidR="00C43C1E" w:rsidRPr="00C43C1E">
        <w:rPr>
          <w:rFonts w:cs="Times New Roman"/>
          <w:sz w:val="24"/>
          <w:szCs w:val="24"/>
        </w:rPr>
        <w:t>. The quick decrease of evaporation rate from the droplet base</w:t>
      </w:r>
      <w:del w:id="1386" w:author="Cheng, Jiangtao" w:date="2021-07-17T14:24:00Z">
        <w:r w:rsidR="00C43C1E" w:rsidRPr="00C43C1E" w:rsidDel="00B420EF">
          <w:rPr>
            <w:rFonts w:cs="Times New Roman"/>
            <w:sz w:val="24"/>
            <w:szCs w:val="24"/>
          </w:rPr>
          <w:delText xml:space="preserve"> surface</w:delText>
        </w:r>
      </w:del>
      <w:r w:rsidR="00C43C1E" w:rsidRPr="00C43C1E">
        <w:rPr>
          <w:rFonts w:cs="Times New Roman"/>
          <w:sz w:val="24"/>
          <w:szCs w:val="24"/>
        </w:rPr>
        <w:t xml:space="preserve"> determines the decrease of the evaporation ratio in the CCR mode. In the CCA mode, the </w:t>
      </w:r>
      <w:commentRangeStart w:id="1387"/>
      <w:r w:rsidR="00C43C1E" w:rsidRPr="00B420EF">
        <w:rPr>
          <w:rFonts w:cs="Times New Roman"/>
          <w:sz w:val="24"/>
          <w:szCs w:val="24"/>
          <w:highlight w:val="red"/>
          <w:rPrChange w:id="1388" w:author="Cheng, Jiangtao" w:date="2021-07-17T14:25:00Z">
            <w:rPr>
              <w:rFonts w:cs="Times New Roman"/>
              <w:sz w:val="24"/>
              <w:szCs w:val="24"/>
            </w:rPr>
          </w:rPrChange>
        </w:rPr>
        <w:t>decrease</w:t>
      </w:r>
      <w:commentRangeEnd w:id="1387"/>
      <w:r w:rsidR="00B420EF" w:rsidRPr="00B420EF">
        <w:rPr>
          <w:rStyle w:val="CommentReference"/>
          <w:highlight w:val="red"/>
          <w:rPrChange w:id="1389" w:author="Cheng, Jiangtao" w:date="2021-07-17T14:25:00Z">
            <w:rPr>
              <w:rStyle w:val="CommentReference"/>
            </w:rPr>
          </w:rPrChange>
        </w:rPr>
        <w:commentReference w:id="1387"/>
      </w:r>
      <w:r w:rsidR="00C43C1E" w:rsidRPr="00C43C1E">
        <w:rPr>
          <w:rFonts w:cs="Times New Roman"/>
          <w:sz w:val="24"/>
          <w:szCs w:val="24"/>
        </w:rPr>
        <w:t xml:space="preserve"> from the droplet base surface is slow and the main </w:t>
      </w:r>
      <w:ins w:id="1390" w:author="Cheng, Jiangtao" w:date="2021-07-17T14:26:00Z">
        <w:r w:rsidR="00B420EF">
          <w:rPr>
            <w:rFonts w:cs="Times New Roman"/>
            <w:sz w:val="24"/>
            <w:szCs w:val="24"/>
          </w:rPr>
          <w:t>reduction</w:t>
        </w:r>
      </w:ins>
      <w:del w:id="1391" w:author="Cheng, Jiangtao" w:date="2021-07-17T14:26:00Z">
        <w:r w:rsidR="00C43C1E" w:rsidRPr="00C43C1E" w:rsidDel="00B420EF">
          <w:rPr>
            <w:rFonts w:cs="Times New Roman"/>
            <w:sz w:val="24"/>
            <w:szCs w:val="24"/>
          </w:rPr>
          <w:delText>decrease</w:delText>
        </w:r>
      </w:del>
      <w:r w:rsidR="00C43C1E" w:rsidRPr="00C43C1E">
        <w:rPr>
          <w:rFonts w:cs="Times New Roman"/>
          <w:sz w:val="24"/>
          <w:szCs w:val="24"/>
        </w:rPr>
        <w:t xml:space="preserve"> of the total evaporation rate is from the droplet cap</w:t>
      </w:r>
      <w:del w:id="1392" w:author="Cheng, Jiangtao" w:date="2021-07-17T14:26:00Z">
        <w:r w:rsidR="00C43C1E" w:rsidRPr="00C43C1E" w:rsidDel="00B420EF">
          <w:rPr>
            <w:rFonts w:cs="Times New Roman"/>
            <w:sz w:val="24"/>
            <w:szCs w:val="24"/>
          </w:rPr>
          <w:delText xml:space="preserve"> surface</w:delText>
        </w:r>
      </w:del>
      <w:r w:rsidR="00C43C1E" w:rsidRPr="00C43C1E">
        <w:rPr>
          <w:rFonts w:cs="Times New Roman"/>
          <w:sz w:val="24"/>
          <w:szCs w:val="24"/>
        </w:rPr>
        <w:t xml:space="preserve">. The slow </w:t>
      </w:r>
      <w:r w:rsidR="0067141C">
        <w:rPr>
          <w:rFonts w:cs="Times New Roman"/>
          <w:sz w:val="24"/>
          <w:szCs w:val="24"/>
        </w:rPr>
        <w:t>de</w:t>
      </w:r>
      <w:r w:rsidR="00C43C1E" w:rsidRPr="00C43C1E">
        <w:rPr>
          <w:rFonts w:cs="Times New Roman"/>
          <w:sz w:val="24"/>
          <w:szCs w:val="24"/>
        </w:rPr>
        <w:t>crease of the evaporation rate from the droplet base</w:t>
      </w:r>
      <w:del w:id="1393" w:author="Cheng, Jiangtao" w:date="2021-07-17T14:27:00Z">
        <w:r w:rsidR="00C43C1E" w:rsidRPr="00C43C1E" w:rsidDel="00254A02">
          <w:rPr>
            <w:rFonts w:cs="Times New Roman"/>
            <w:sz w:val="24"/>
            <w:szCs w:val="24"/>
          </w:rPr>
          <w:delText xml:space="preserve"> surface</w:delText>
        </w:r>
      </w:del>
      <w:r w:rsidR="00C43C1E" w:rsidRPr="00C43C1E">
        <w:rPr>
          <w:rFonts w:cs="Times New Roman"/>
          <w:sz w:val="24"/>
          <w:szCs w:val="24"/>
        </w:rPr>
        <w:t xml:space="preserve"> </w:t>
      </w:r>
      <w:ins w:id="1394" w:author="Cheng, Jiangtao" w:date="2021-07-17T14:27:00Z">
        <w:r w:rsidR="00254A02">
          <w:rPr>
            <w:rFonts w:cs="Times New Roman"/>
            <w:sz w:val="24"/>
            <w:szCs w:val="24"/>
          </w:rPr>
          <w:t>lead</w:t>
        </w:r>
      </w:ins>
      <w:del w:id="1395" w:author="Cheng, Jiangtao" w:date="2021-07-17T14:27:00Z">
        <w:r w:rsidR="00C43C1E" w:rsidRPr="00C43C1E" w:rsidDel="00254A02">
          <w:rPr>
            <w:rFonts w:cs="Times New Roman"/>
            <w:sz w:val="24"/>
            <w:szCs w:val="24"/>
          </w:rPr>
          <w:delText>determine</w:delText>
        </w:r>
      </w:del>
      <w:r w:rsidR="00C43C1E" w:rsidRPr="00C43C1E">
        <w:rPr>
          <w:rFonts w:cs="Times New Roman"/>
          <w:sz w:val="24"/>
          <w:szCs w:val="24"/>
        </w:rPr>
        <w:t>s</w:t>
      </w:r>
      <w:ins w:id="1396" w:author="Cheng, Jiangtao" w:date="2021-07-17T14:27:00Z">
        <w:r w:rsidR="00254A02">
          <w:rPr>
            <w:rFonts w:cs="Times New Roman"/>
            <w:sz w:val="24"/>
            <w:szCs w:val="24"/>
          </w:rPr>
          <w:t xml:space="preserve"> to</w:t>
        </w:r>
      </w:ins>
      <w:r w:rsidR="00C43C1E" w:rsidRPr="00C43C1E">
        <w:rPr>
          <w:rFonts w:cs="Times New Roman"/>
          <w:sz w:val="24"/>
          <w:szCs w:val="24"/>
        </w:rPr>
        <w:t xml:space="preserve"> the increas</w:t>
      </w:r>
      <w:ins w:id="1397" w:author="Cheng, Jiangtao" w:date="2021-07-17T14:28:00Z">
        <w:r w:rsidR="00254A02">
          <w:rPr>
            <w:rFonts w:cs="Times New Roman"/>
            <w:sz w:val="24"/>
            <w:szCs w:val="24"/>
          </w:rPr>
          <w:t>ing</w:t>
        </w:r>
      </w:ins>
      <w:del w:id="1398" w:author="Cheng, Jiangtao" w:date="2021-07-17T14:28:00Z">
        <w:r w:rsidR="00C43C1E" w:rsidRPr="00C43C1E" w:rsidDel="00254A02">
          <w:rPr>
            <w:rFonts w:cs="Times New Roman"/>
            <w:sz w:val="24"/>
            <w:szCs w:val="24"/>
          </w:rPr>
          <w:delText>e of</w:delText>
        </w:r>
      </w:del>
      <w:r w:rsidR="00C43C1E" w:rsidRPr="00C43C1E">
        <w:rPr>
          <w:rFonts w:cs="Times New Roman"/>
          <w:sz w:val="24"/>
          <w:szCs w:val="24"/>
        </w:rPr>
        <w:t xml:space="preserve"> evaporation ratio</w:t>
      </w:r>
      <w:ins w:id="1399" w:author="Cheng, Jiangtao" w:date="2021-07-17T14:28:00Z">
        <w:r w:rsidR="00254A02">
          <w:rPr>
            <w:rFonts w:cs="Times New Roman"/>
            <w:sz w:val="24"/>
            <w:szCs w:val="24"/>
          </w:rPr>
          <w:t xml:space="preserve"> </w:t>
        </w:r>
        <w:r w:rsidR="00254A02" w:rsidRPr="00C43C1E">
          <w:rPr>
            <w:rFonts w:cs="Times New Roman"/>
            <w:i/>
            <w:iCs/>
            <w:sz w:val="24"/>
            <w:szCs w:val="24"/>
          </w:rPr>
          <w:t>φ</w:t>
        </w:r>
      </w:ins>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00C43C1E" w:rsidRPr="00C43C1E">
        <w:rPr>
          <w:rFonts w:cs="Times New Roman"/>
          <w:sz w:val="24"/>
          <w:szCs w:val="24"/>
        </w:rPr>
        <w:t xml:space="preserve"> with </w:t>
      </w:r>
      <w:ins w:id="1400" w:author="Cheng, Jiangtao" w:date="2021-07-17T14:31:00Z">
        <w:r w:rsidR="00536F76">
          <w:rPr>
            <w:rFonts w:cs="Times New Roman"/>
            <w:sz w:val="24"/>
            <w:szCs w:val="24"/>
          </w:rPr>
          <w:t xml:space="preserve">a relatively </w:t>
        </w:r>
      </w:ins>
      <w:r w:rsidR="00C43C1E" w:rsidRPr="00C43C1E">
        <w:rPr>
          <w:rFonts w:cs="Times New Roman"/>
          <w:sz w:val="24"/>
          <w:szCs w:val="24"/>
        </w:rPr>
        <w:t xml:space="preserve">large volume (larger than </w:t>
      </w:r>
      <w:commentRangeStart w:id="1401"/>
      <w:r w:rsidR="00C43C1E" w:rsidRPr="00C43C1E">
        <w:rPr>
          <w:rFonts w:cs="Times New Roman"/>
          <w:sz w:val="24"/>
          <w:szCs w:val="24"/>
        </w:rPr>
        <w:t xml:space="preserve">1.5 </w:t>
      </w:r>
      <w:proofErr w:type="spellStart"/>
      <w:r w:rsidR="00C43C1E" w:rsidRPr="00C43C1E">
        <w:rPr>
          <w:rFonts w:cs="Times New Roman"/>
          <w:sz w:val="24"/>
          <w:szCs w:val="24"/>
        </w:rPr>
        <w:t>μL</w:t>
      </w:r>
      <w:commentRangeEnd w:id="1401"/>
      <w:proofErr w:type="spellEnd"/>
      <w:r w:rsidR="00536F76">
        <w:rPr>
          <w:rStyle w:val="CommentReference"/>
        </w:rPr>
        <w:commentReference w:id="1401"/>
      </w:r>
      <w:r w:rsidR="00C43C1E" w:rsidRPr="00C43C1E">
        <w:rPr>
          <w:rFonts w:cs="Times New Roman"/>
          <w:sz w:val="24"/>
          <w:szCs w:val="24"/>
        </w:rPr>
        <w:t xml:space="preserve">). The increase of substrate temperature will </w:t>
      </w:r>
      <w:ins w:id="1402" w:author="Cheng, Jiangtao" w:date="2021-07-17T14:35:00Z">
        <w:r w:rsidR="00DD2F4D" w:rsidRPr="00C43C1E">
          <w:rPr>
            <w:rFonts w:cs="Times New Roman"/>
            <w:sz w:val="24"/>
            <w:szCs w:val="24"/>
          </w:rPr>
          <w:t>direct</w:t>
        </w:r>
        <w:r w:rsidR="00DD2F4D">
          <w:rPr>
            <w:rFonts w:cs="Times New Roman"/>
            <w:sz w:val="24"/>
            <w:szCs w:val="24"/>
          </w:rPr>
          <w:t>ly</w:t>
        </w:r>
        <w:r w:rsidR="00DD2F4D" w:rsidRPr="00C43C1E">
          <w:rPr>
            <w:rFonts w:cs="Times New Roman"/>
            <w:sz w:val="24"/>
            <w:szCs w:val="24"/>
          </w:rPr>
          <w:t xml:space="preserve"> </w:t>
        </w:r>
      </w:ins>
      <w:r w:rsidR="00C43C1E" w:rsidRPr="00C43C1E">
        <w:rPr>
          <w:rFonts w:cs="Times New Roman"/>
          <w:sz w:val="24"/>
          <w:szCs w:val="24"/>
        </w:rPr>
        <w:t xml:space="preserve">cause a </w:t>
      </w:r>
      <w:del w:id="1403" w:author="Cheng, Jiangtao" w:date="2021-07-17T14:35:00Z">
        <w:r w:rsidR="00C43C1E" w:rsidRPr="00C43C1E" w:rsidDel="00DD2F4D">
          <w:rPr>
            <w:rFonts w:cs="Times New Roman"/>
            <w:sz w:val="24"/>
            <w:szCs w:val="24"/>
          </w:rPr>
          <w:delText xml:space="preserve">direct </w:delText>
        </w:r>
      </w:del>
      <w:r w:rsidR="00C43C1E" w:rsidRPr="00C43C1E">
        <w:rPr>
          <w:rFonts w:cs="Times New Roman"/>
          <w:sz w:val="24"/>
          <w:szCs w:val="24"/>
        </w:rPr>
        <w:t xml:space="preserve">temperature increase of the droplet base </w:t>
      </w:r>
      <w:del w:id="1404" w:author="Cheng, Jiangtao" w:date="2021-07-17T14:35:00Z">
        <w:r w:rsidR="00C43C1E" w:rsidRPr="00C43C1E" w:rsidDel="00DD2F4D">
          <w:rPr>
            <w:rFonts w:cs="Times New Roman"/>
            <w:sz w:val="24"/>
            <w:szCs w:val="24"/>
          </w:rPr>
          <w:delText xml:space="preserve">surface </w:delText>
        </w:r>
      </w:del>
      <w:r w:rsidR="00C43C1E" w:rsidRPr="00C43C1E">
        <w:rPr>
          <w:rFonts w:cs="Times New Roman"/>
          <w:sz w:val="24"/>
          <w:szCs w:val="24"/>
        </w:rPr>
        <w:t xml:space="preserve">and </w:t>
      </w:r>
      <w:del w:id="1405" w:author="Cheng, Jiangtao" w:date="2021-07-17T14:33:00Z">
        <w:r w:rsidR="00C43C1E" w:rsidRPr="00C43C1E" w:rsidDel="004476CE">
          <w:rPr>
            <w:rFonts w:cs="Times New Roman"/>
            <w:sz w:val="24"/>
            <w:szCs w:val="24"/>
          </w:rPr>
          <w:delText xml:space="preserve">the temperature increase of the droplet base surface will </w:delText>
        </w:r>
      </w:del>
      <w:r w:rsidR="00C43C1E" w:rsidRPr="00C43C1E">
        <w:rPr>
          <w:rFonts w:cs="Times New Roman"/>
          <w:sz w:val="24"/>
          <w:szCs w:val="24"/>
        </w:rPr>
        <w:t xml:space="preserve">then </w:t>
      </w:r>
      <w:ins w:id="1406" w:author="Cheng, Jiangtao" w:date="2021-07-17T14:37:00Z">
        <w:r w:rsidR="009E00E7">
          <w:rPr>
            <w:rFonts w:cs="Times New Roman"/>
            <w:sz w:val="24"/>
            <w:szCs w:val="24"/>
          </w:rPr>
          <w:t>induce</w:t>
        </w:r>
      </w:ins>
      <w:del w:id="1407" w:author="Cheng, Jiangtao" w:date="2021-07-17T14:37:00Z">
        <w:r w:rsidR="00C43C1E" w:rsidRPr="00C43C1E" w:rsidDel="009E00E7">
          <w:rPr>
            <w:rFonts w:cs="Times New Roman"/>
            <w:sz w:val="24"/>
            <w:szCs w:val="24"/>
          </w:rPr>
          <w:delText>cause</w:delText>
        </w:r>
      </w:del>
      <w:r w:rsidR="00C43C1E" w:rsidRPr="00C43C1E">
        <w:rPr>
          <w:rFonts w:cs="Times New Roman"/>
          <w:sz w:val="24"/>
          <w:szCs w:val="24"/>
        </w:rPr>
        <w:t xml:space="preserve"> the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w:t>
      </w:r>
      <w:ins w:id="1408" w:author="Cheng, Jiangtao" w:date="2021-07-17T14:37:00Z">
        <w:r w:rsidR="009E00E7">
          <w:rPr>
            <w:rFonts w:cs="Times New Roman"/>
            <w:sz w:val="24"/>
            <w:szCs w:val="24"/>
          </w:rPr>
          <w:t>at</w:t>
        </w:r>
      </w:ins>
      <w:del w:id="1409" w:author="Cheng, Jiangtao" w:date="2021-07-17T14:37:00Z">
        <w:r w:rsidR="00C43C1E" w:rsidRPr="00C43C1E" w:rsidDel="009E00E7">
          <w:rPr>
            <w:rFonts w:cs="Times New Roman"/>
            <w:sz w:val="24"/>
            <w:szCs w:val="24"/>
          </w:rPr>
          <w:delText>of</w:delText>
        </w:r>
      </w:del>
      <w:r w:rsidR="00C43C1E" w:rsidRPr="00C43C1E">
        <w:rPr>
          <w:rFonts w:cs="Times New Roman"/>
          <w:sz w:val="24"/>
          <w:szCs w:val="24"/>
        </w:rPr>
        <w:t xml:space="preserve"> the droplet cap</w:t>
      </w:r>
      <w:del w:id="1410" w:author="Cheng, Jiangtao" w:date="2021-07-17T14:33:00Z">
        <w:r w:rsidR="00C43C1E" w:rsidRPr="00C43C1E" w:rsidDel="004476CE">
          <w:rPr>
            <w:rFonts w:cs="Times New Roman"/>
            <w:sz w:val="24"/>
            <w:szCs w:val="24"/>
          </w:rPr>
          <w:delText xml:space="preserve"> surface</w:delText>
        </w:r>
      </w:del>
      <w:r w:rsidR="00C43C1E" w:rsidRPr="00C43C1E">
        <w:rPr>
          <w:rFonts w:cs="Times New Roman"/>
          <w:sz w:val="24"/>
          <w:szCs w:val="24"/>
        </w:rPr>
        <w:t xml:space="preserve">. Due to the thermal resistance </w:t>
      </w:r>
      <w:r w:rsidR="0067141C">
        <w:rPr>
          <w:rFonts w:cs="Times New Roman"/>
          <w:sz w:val="24"/>
          <w:szCs w:val="24"/>
        </w:rPr>
        <w:t>of</w:t>
      </w:r>
      <w:r w:rsidR="00C43C1E" w:rsidRPr="00C43C1E">
        <w:rPr>
          <w:rFonts w:cs="Times New Roman"/>
          <w:sz w:val="24"/>
          <w:szCs w:val="24"/>
        </w:rPr>
        <w:t xml:space="preserve"> the droplet bulk, the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of the droplet cap</w:t>
      </w:r>
      <w:del w:id="1411" w:author="Cheng, Jiangtao" w:date="2021-07-17T14:38:00Z">
        <w:r w:rsidR="00C43C1E" w:rsidRPr="00C43C1E" w:rsidDel="00782710">
          <w:rPr>
            <w:rFonts w:cs="Times New Roman"/>
            <w:sz w:val="24"/>
            <w:szCs w:val="24"/>
          </w:rPr>
          <w:delText xml:space="preserve"> surface</w:delText>
        </w:r>
      </w:del>
      <w:r w:rsidR="00C43C1E" w:rsidRPr="00C43C1E">
        <w:rPr>
          <w:rFonts w:cs="Times New Roman"/>
          <w:sz w:val="24"/>
          <w:szCs w:val="24"/>
        </w:rPr>
        <w:t xml:space="preserve"> is smaller than that at the droplet base with the increase of the substrate temperature. Thus, the substrate temperature increase leads to a higher evaporation rate increase at the droplet base</w:t>
      </w:r>
      <w:del w:id="1412" w:author="Cheng, Jiangtao" w:date="2021-07-17T14:39:00Z">
        <w:r w:rsidR="00C43C1E" w:rsidRPr="00C43C1E" w:rsidDel="00C301F3">
          <w:rPr>
            <w:rFonts w:cs="Times New Roman"/>
            <w:sz w:val="24"/>
            <w:szCs w:val="24"/>
          </w:rPr>
          <w:delText xml:space="preserve"> surface</w:delText>
        </w:r>
      </w:del>
      <w:r w:rsidR="00C43C1E" w:rsidRPr="00C43C1E">
        <w:rPr>
          <w:rFonts w:cs="Times New Roman"/>
          <w:sz w:val="24"/>
          <w:szCs w:val="24"/>
        </w:rPr>
        <w:t xml:space="preserve"> for </w:t>
      </w:r>
      <w:ins w:id="1413" w:author="Cheng, Jiangtao" w:date="2021-07-17T14:39:00Z">
        <w:r w:rsidR="00C301F3">
          <w:rPr>
            <w:rFonts w:cs="Times New Roman"/>
            <w:sz w:val="24"/>
            <w:szCs w:val="24"/>
          </w:rPr>
          <w:t xml:space="preserve">a relatively </w:t>
        </w:r>
      </w:ins>
      <w:r w:rsidR="00C43C1E" w:rsidRPr="00C43C1E">
        <w:rPr>
          <w:rFonts w:cs="Times New Roman"/>
          <w:sz w:val="24"/>
          <w:szCs w:val="24"/>
        </w:rPr>
        <w:t xml:space="preserve">large volume </w:t>
      </w:r>
      <w:ins w:id="1414" w:author="Cheng, Jiangtao" w:date="2021-07-17T14:39:00Z">
        <w:r w:rsidR="00C301F3">
          <w:rPr>
            <w:rFonts w:cs="Times New Roman"/>
            <w:sz w:val="24"/>
            <w:szCs w:val="24"/>
          </w:rPr>
          <w:t xml:space="preserve">of </w:t>
        </w:r>
      </w:ins>
      <w:r w:rsidR="00C43C1E" w:rsidRPr="00C43C1E">
        <w:rPr>
          <w:rFonts w:cs="Times New Roman"/>
          <w:sz w:val="24"/>
          <w:szCs w:val="24"/>
        </w:rPr>
        <w:t xml:space="preserve">droplet. As a result, the evaporation ratio </w:t>
      </w:r>
      <w:r w:rsidR="00C43C1E" w:rsidRPr="00C43C1E">
        <w:rPr>
          <w:rFonts w:cs="Times New Roman"/>
          <w:i/>
          <w:iCs/>
          <w:sz w:val="24"/>
          <w:szCs w:val="24"/>
        </w:rPr>
        <w:t>φ</w:t>
      </w:r>
      <w:r w:rsidR="00C43C1E" w:rsidRPr="00C43C1E">
        <w:rPr>
          <w:rFonts w:cs="Times New Roman"/>
          <w:sz w:val="24"/>
          <w:szCs w:val="24"/>
        </w:rPr>
        <w:t xml:space="preserve"> increase with the rise of the substrate temperature for droplet with </w:t>
      </w:r>
      <w:ins w:id="1415" w:author="Cheng, Jiangtao" w:date="2021-07-17T14:39:00Z">
        <w:r w:rsidR="00C301F3">
          <w:rPr>
            <w:rFonts w:cs="Times New Roman"/>
            <w:sz w:val="24"/>
            <w:szCs w:val="24"/>
          </w:rPr>
          <w:t xml:space="preserve">a </w:t>
        </w:r>
      </w:ins>
      <w:r w:rsidR="00C43C1E" w:rsidRPr="00C43C1E">
        <w:rPr>
          <w:rFonts w:cs="Times New Roman"/>
          <w:sz w:val="24"/>
          <w:szCs w:val="24"/>
        </w:rPr>
        <w:t>large droplet volume. For droplets with</w:t>
      </w:r>
      <w:ins w:id="1416" w:author="Cheng, Jiangtao" w:date="2021-07-17T14:32:00Z">
        <w:r w:rsidR="004476CE">
          <w:rPr>
            <w:rFonts w:cs="Times New Roman"/>
            <w:sz w:val="24"/>
            <w:szCs w:val="24"/>
          </w:rPr>
          <w:t xml:space="preserve"> a relatively</w:t>
        </w:r>
      </w:ins>
      <w:r w:rsidR="00C43C1E" w:rsidRPr="00C43C1E">
        <w:rPr>
          <w:rFonts w:cs="Times New Roman"/>
          <w:sz w:val="24"/>
          <w:szCs w:val="24"/>
        </w:rPr>
        <w:t xml:space="preserve"> small volume (smaller than 1.5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decreases with the increas</w:t>
      </w:r>
      <w:ins w:id="1417" w:author="Cheng, Jiangtao" w:date="2021-07-17T14:40:00Z">
        <w:r w:rsidR="00C301F3">
          <w:rPr>
            <w:rFonts w:cs="Times New Roman"/>
            <w:sz w:val="24"/>
            <w:szCs w:val="24"/>
          </w:rPr>
          <w:t>ing</w:t>
        </w:r>
      </w:ins>
      <w:del w:id="1418" w:author="Cheng, Jiangtao" w:date="2021-07-17T14:40:00Z">
        <w:r w:rsidR="00C43C1E" w:rsidRPr="00C43C1E" w:rsidDel="00C301F3">
          <w:rPr>
            <w:rFonts w:cs="Times New Roman"/>
            <w:sz w:val="24"/>
            <w:szCs w:val="24"/>
          </w:rPr>
          <w:delText>e of the</w:delText>
        </w:r>
      </w:del>
      <w:r w:rsidR="00C43C1E" w:rsidRPr="00C43C1E">
        <w:rPr>
          <w:rFonts w:cs="Times New Roman"/>
          <w:sz w:val="24"/>
          <w:szCs w:val="24"/>
        </w:rPr>
        <w:t xml:space="preserve"> substrate temperature. Because of the small volume, the thermal resistance of the droplet bulk is </w:t>
      </w:r>
      <w:ins w:id="1419" w:author="Cheng, Jiangtao" w:date="2021-07-17T14:41:00Z">
        <w:r w:rsidR="00C301F3" w:rsidRPr="00C301F3">
          <w:rPr>
            <w:rFonts w:cs="Times New Roman"/>
            <w:sz w:val="24"/>
            <w:szCs w:val="24"/>
          </w:rPr>
          <w:t>comparatively</w:t>
        </w:r>
        <w:r w:rsidR="00C301F3" w:rsidRPr="00C301F3">
          <w:rPr>
            <w:rFonts w:cs="Times New Roman"/>
            <w:sz w:val="24"/>
            <w:szCs w:val="24"/>
          </w:rPr>
          <w:t xml:space="preserve"> </w:t>
        </w:r>
      </w:ins>
      <w:r w:rsidR="0067141C" w:rsidRPr="00C43C1E">
        <w:rPr>
          <w:rFonts w:cs="Times New Roman"/>
          <w:sz w:val="24"/>
          <w:szCs w:val="24"/>
        </w:rPr>
        <w:t>small,</w:t>
      </w:r>
      <w:r w:rsidR="00C43C1E" w:rsidRPr="00C43C1E">
        <w:rPr>
          <w:rFonts w:cs="Times New Roman"/>
          <w:sz w:val="24"/>
          <w:szCs w:val="24"/>
        </w:rPr>
        <w:t xml:space="preserve"> and the increase of the substrate temperature will cause a higher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at </w:t>
      </w:r>
      <w:ins w:id="1420" w:author="Cheng, Jiangtao" w:date="2021-07-17T14:41:00Z">
        <w:r w:rsidR="00C301F3">
          <w:rPr>
            <w:rFonts w:cs="Times New Roman"/>
            <w:sz w:val="24"/>
            <w:szCs w:val="24"/>
          </w:rPr>
          <w:t xml:space="preserve">the </w:t>
        </w:r>
      </w:ins>
      <w:r w:rsidR="00C43C1E" w:rsidRPr="00C43C1E">
        <w:rPr>
          <w:rFonts w:cs="Times New Roman"/>
          <w:sz w:val="24"/>
          <w:szCs w:val="24"/>
        </w:rPr>
        <w:t xml:space="preserve">droplet cap </w:t>
      </w:r>
      <w:del w:id="1421" w:author="Cheng, Jiangtao" w:date="2021-07-17T14:41:00Z">
        <w:r w:rsidR="00C43C1E" w:rsidRPr="00C43C1E" w:rsidDel="00C301F3">
          <w:rPr>
            <w:rFonts w:cs="Times New Roman"/>
            <w:sz w:val="24"/>
            <w:szCs w:val="24"/>
          </w:rPr>
          <w:delText xml:space="preserve">surface </w:delText>
        </w:r>
      </w:del>
      <w:r w:rsidR="00C43C1E" w:rsidRPr="00C43C1E">
        <w:rPr>
          <w:rFonts w:cs="Times New Roman"/>
          <w:sz w:val="24"/>
          <w:szCs w:val="24"/>
        </w:rPr>
        <w:t xml:space="preserve">for droplets with </w:t>
      </w:r>
      <w:ins w:id="1422" w:author="Cheng, Jiangtao" w:date="2021-07-17T14:42:00Z">
        <w:r w:rsidR="000A63F5">
          <w:rPr>
            <w:rFonts w:cs="Times New Roman"/>
            <w:sz w:val="24"/>
            <w:szCs w:val="24"/>
          </w:rPr>
          <w:t xml:space="preserve">a </w:t>
        </w:r>
      </w:ins>
      <w:r w:rsidR="00C43C1E" w:rsidRPr="00C43C1E">
        <w:rPr>
          <w:rFonts w:cs="Times New Roman"/>
          <w:sz w:val="24"/>
          <w:szCs w:val="24"/>
        </w:rPr>
        <w:t xml:space="preserve">small volume. Thus, the increase of the substrate temperature causes a higher evaporation rate increase than at the droplet base surface for droplets with smaller volume. As a result, the evaporation ratio </w:t>
      </w:r>
      <w:r w:rsidR="00C43C1E" w:rsidRPr="00C43C1E">
        <w:rPr>
          <w:rFonts w:cs="Times New Roman"/>
          <w:i/>
          <w:iCs/>
          <w:sz w:val="24"/>
          <w:szCs w:val="24"/>
        </w:rPr>
        <w:t>φ</w:t>
      </w:r>
      <w:r w:rsidR="00C43C1E" w:rsidRPr="00C43C1E">
        <w:rPr>
          <w:rFonts w:cs="Times New Roman"/>
          <w:sz w:val="24"/>
          <w:szCs w:val="24"/>
        </w:rPr>
        <w:t xml:space="preserve"> decreases with rise of the substrate temperature for droplet with </w:t>
      </w:r>
      <w:ins w:id="1423" w:author="Cheng, Jiangtao" w:date="2021-07-17T14:51:00Z">
        <w:r w:rsidR="00930185">
          <w:rPr>
            <w:rFonts w:cs="Times New Roman"/>
            <w:sz w:val="24"/>
            <w:szCs w:val="24"/>
          </w:rPr>
          <w:t xml:space="preserve">a </w:t>
        </w:r>
      </w:ins>
      <w:r w:rsidR="00C43C1E" w:rsidRPr="00C43C1E">
        <w:rPr>
          <w:rFonts w:cs="Times New Roman"/>
          <w:sz w:val="24"/>
          <w:szCs w:val="24"/>
        </w:rPr>
        <w:t xml:space="preserve">small volume.     </w:t>
      </w:r>
    </w:p>
    <w:p w14:paraId="6C84F0D9" w14:textId="532D4D24" w:rsidR="00C43C1E" w:rsidRPr="00C111B2" w:rsidDel="0040288A" w:rsidRDefault="00C43C1E" w:rsidP="00C43C1E">
      <w:pPr>
        <w:spacing w:line="360" w:lineRule="auto"/>
        <w:rPr>
          <w:del w:id="1424" w:author="Cheng, Jiangtao" w:date="2021-07-17T11:18:00Z"/>
          <w:rFonts w:cs="Times New Roman"/>
          <w:b/>
          <w:bCs/>
          <w:sz w:val="24"/>
          <w:szCs w:val="24"/>
        </w:rPr>
      </w:pPr>
      <w:r w:rsidRPr="00C111B2">
        <w:rPr>
          <w:rFonts w:cs="Times New Roman"/>
          <w:b/>
          <w:bCs/>
          <w:sz w:val="24"/>
          <w:szCs w:val="24"/>
        </w:rPr>
        <w:t xml:space="preserve">4.3. Effective conductivity of water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4318A9DF" w14:textId="5422026D" w:rsidR="00C43C1E" w:rsidRPr="00C43C1E" w:rsidRDefault="00337B92" w:rsidP="0040288A">
      <w:pPr>
        <w:spacing w:line="360" w:lineRule="auto"/>
        <w:rPr>
          <w:rFonts w:cs="Times New Roman"/>
          <w:sz w:val="24"/>
          <w:szCs w:val="24"/>
        </w:rPr>
        <w:pPrChange w:id="1425" w:author="Cheng, Jiangtao" w:date="2021-07-17T11:18:00Z">
          <w:pPr>
            <w:spacing w:line="360" w:lineRule="auto"/>
          </w:pPr>
        </w:pPrChange>
      </w:pPr>
      <w:moveFromRangeStart w:id="1426" w:author="Cheng, Jiangtao" w:date="2021-07-17T11:19:00Z" w:name="move77413143"/>
      <w:moveFrom w:id="1427" w:author="Cheng, Jiangtao" w:date="2021-07-17T11:19:00Z">
        <w:r w:rsidDel="0040288A">
          <w:rPr>
            <w:noProof/>
          </w:rPr>
          <w:drawing>
            <wp:inline distT="0" distB="0" distL="0" distR="0" wp14:anchorId="2C2CFA3C" wp14:editId="37C3EC49">
              <wp:extent cx="5687568" cy="4169664"/>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75" t="3199" r="8495" b="2338"/>
                      <a:stretch/>
                    </pic:blipFill>
                    <pic:spPr bwMode="auto">
                      <a:xfrm>
                        <a:off x="0" y="0"/>
                        <a:ext cx="5687568" cy="4169664"/>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1426"/>
    </w:p>
    <w:p w14:paraId="24399F5D" w14:textId="055ADA2B" w:rsidR="00C43C1E" w:rsidRPr="00901F50" w:rsidDel="0040288A" w:rsidRDefault="00901F50" w:rsidP="00792342">
      <w:pPr>
        <w:spacing w:after="120"/>
        <w:rPr>
          <w:moveFrom w:id="1428" w:author="Cheng, Jiangtao" w:date="2021-07-17T11:19:00Z"/>
          <w:rFonts w:cs="Times New Roman"/>
          <w:sz w:val="24"/>
          <w:szCs w:val="24"/>
          <w:rPrChange w:id="1429" w:author="Cheng, Jiangtao" w:date="2021-07-17T14:52:00Z">
            <w:rPr>
              <w:moveFrom w:id="1430" w:author="Cheng, Jiangtao" w:date="2021-07-17T11:19:00Z"/>
              <w:rFonts w:cs="Times New Roman"/>
              <w:sz w:val="24"/>
              <w:szCs w:val="24"/>
            </w:rPr>
          </w:rPrChange>
        </w:rPr>
        <w:pPrChange w:id="1431" w:author="Cheng, Jiangtao" w:date="2021-07-16T09:56:00Z">
          <w:pPr/>
        </w:pPrChange>
      </w:pPr>
      <w:ins w:id="1432" w:author="Cheng, Jiangtao" w:date="2021-07-17T14:52:00Z">
        <w:r w:rsidRPr="00901F50">
          <w:rPr>
            <w:rFonts w:cs="Times New Roman"/>
            <w:sz w:val="24"/>
            <w:szCs w:val="24"/>
            <w:rPrChange w:id="1433" w:author="Cheng, Jiangtao" w:date="2021-07-17T14:52:00Z">
              <w:rPr>
                <w:rFonts w:cs="Times New Roman"/>
                <w:b/>
                <w:bCs/>
                <w:sz w:val="24"/>
                <w:szCs w:val="24"/>
              </w:rPr>
            </w:rPrChange>
          </w:rPr>
          <w:t xml:space="preserve">We </w:t>
        </w:r>
        <w:r>
          <w:rPr>
            <w:rFonts w:cs="Times New Roman"/>
            <w:sz w:val="24"/>
            <w:szCs w:val="24"/>
          </w:rPr>
          <w:t xml:space="preserve">further conducted droplet evaporation experiments </w:t>
        </w:r>
      </w:ins>
      <w:ins w:id="1434" w:author="Cheng, Jiangtao" w:date="2021-07-17T14:53:00Z">
        <w:r>
          <w:rPr>
            <w:rFonts w:cs="Times New Roman"/>
            <w:sz w:val="24"/>
            <w:szCs w:val="24"/>
          </w:rPr>
          <w:t xml:space="preserve">on the same micro-structured surfaces with even higher temperatures. </w:t>
        </w:r>
      </w:ins>
      <w:moveFromRangeStart w:id="1435" w:author="Cheng, Jiangtao" w:date="2021-07-17T11:19:00Z" w:name="move77413199"/>
      <w:moveFrom w:id="1436" w:author="Cheng, Jiangtao" w:date="2021-07-17T11:19:00Z">
        <w:r w:rsidR="00C43C1E" w:rsidRPr="00901F50" w:rsidDel="0040288A">
          <w:rPr>
            <w:rFonts w:cs="Times New Roman"/>
            <w:sz w:val="24"/>
            <w:szCs w:val="24"/>
            <w:rPrChange w:id="1437" w:author="Cheng, Jiangtao" w:date="2021-07-17T14:52:00Z">
              <w:rPr>
                <w:rFonts w:cs="Times New Roman"/>
                <w:b/>
                <w:bCs/>
                <w:sz w:val="24"/>
                <w:szCs w:val="24"/>
              </w:rPr>
            </w:rPrChange>
          </w:rPr>
          <w:t xml:space="preserve">Figure </w:t>
        </w:r>
        <w:r w:rsidR="009F574F" w:rsidRPr="00901F50" w:rsidDel="0040288A">
          <w:rPr>
            <w:rFonts w:cs="Times New Roman" w:hint="eastAsia"/>
            <w:sz w:val="24"/>
            <w:szCs w:val="24"/>
            <w:rPrChange w:id="1438" w:author="Cheng, Jiangtao" w:date="2021-07-17T14:52:00Z">
              <w:rPr>
                <w:rFonts w:cs="Times New Roman" w:hint="eastAsia"/>
                <w:b/>
                <w:bCs/>
                <w:sz w:val="24"/>
                <w:szCs w:val="24"/>
              </w:rPr>
            </w:rPrChange>
          </w:rPr>
          <w:t>1</w:t>
        </w:r>
        <w:r w:rsidR="00792C98" w:rsidRPr="00901F50" w:rsidDel="0040288A">
          <w:rPr>
            <w:rFonts w:cs="Times New Roman"/>
            <w:sz w:val="24"/>
            <w:szCs w:val="24"/>
            <w:rPrChange w:id="1439" w:author="Cheng, Jiangtao" w:date="2021-07-17T14:52:00Z">
              <w:rPr>
                <w:rFonts w:cs="Times New Roman"/>
                <w:b/>
                <w:bCs/>
                <w:sz w:val="24"/>
                <w:szCs w:val="24"/>
              </w:rPr>
            </w:rPrChange>
          </w:rPr>
          <w:t>0</w:t>
        </w:r>
        <w:r w:rsidR="00C43C1E" w:rsidRPr="00901F50" w:rsidDel="0040288A">
          <w:rPr>
            <w:rFonts w:cs="Times New Roman"/>
            <w:sz w:val="24"/>
            <w:szCs w:val="24"/>
            <w:rPrChange w:id="1440" w:author="Cheng, Jiangtao" w:date="2021-07-17T14:52:00Z">
              <w:rPr>
                <w:rFonts w:cs="Times New Roman"/>
                <w:b/>
                <w:bCs/>
                <w:sz w:val="24"/>
                <w:szCs w:val="24"/>
              </w:rPr>
            </w:rPrChange>
          </w:rPr>
          <w:t>.</w:t>
        </w:r>
        <w:r w:rsidR="00C43C1E" w:rsidRPr="00901F50" w:rsidDel="0040288A">
          <w:rPr>
            <w:rFonts w:cs="Times New Roman"/>
            <w:sz w:val="24"/>
            <w:szCs w:val="24"/>
            <w:rPrChange w:id="1441" w:author="Cheng, Jiangtao" w:date="2021-07-17T14:52:00Z">
              <w:rPr>
                <w:rFonts w:cs="Times New Roman"/>
                <w:sz w:val="24"/>
                <w:szCs w:val="24"/>
              </w:rPr>
            </w:rPrChange>
          </w:rPr>
          <w:t xml:space="preserve"> (a) Evolution of droplet cap surface temperature on sample 1 substrate. (b) Evolution of droplet cap surface temperature on sample 2 substrate. (c) Evolution of droplet cap surface temperature on sample 3 substrate. The dash lines represent the droplet cap surface temperatures calculated by the thermal circuit model, the solid lines represent the droplet cap surface temperatures modified with total average temperature and effective conductivity and the scatter dots are the experimental results tested by the IR camera. (d) Evolution of droplet base surface temperatures on sample 1 sample 2 and sample 3 heated with base temperature 100 °C and 120°C.</w:t>
        </w:r>
      </w:moveFrom>
    </w:p>
    <w:moveFromRangeEnd w:id="1435"/>
    <w:p w14:paraId="51A373F9" w14:textId="7EDBE252" w:rsidR="00C43C1E" w:rsidRPr="00901F50" w:rsidRDefault="00C43C1E" w:rsidP="00856045">
      <w:pPr>
        <w:spacing w:line="360" w:lineRule="auto"/>
        <w:ind w:firstLine="360"/>
        <w:rPr>
          <w:rFonts w:cs="Times New Roman"/>
          <w:sz w:val="24"/>
          <w:szCs w:val="24"/>
          <w:rPrChange w:id="1442" w:author="Cheng, Jiangtao" w:date="2021-07-17T14:52:00Z">
            <w:rPr>
              <w:rFonts w:cs="Times New Roman"/>
              <w:sz w:val="24"/>
              <w:szCs w:val="24"/>
            </w:rPr>
          </w:rPrChange>
        </w:rPr>
      </w:pPr>
      <w:r w:rsidRPr="00901F50">
        <w:rPr>
          <w:rFonts w:cs="Times New Roman"/>
          <w:sz w:val="24"/>
          <w:szCs w:val="24"/>
          <w:rPrChange w:id="1443" w:author="Cheng, Jiangtao" w:date="2021-07-17T14:52:00Z">
            <w:rPr>
              <w:rFonts w:cs="Times New Roman"/>
              <w:sz w:val="24"/>
              <w:szCs w:val="24"/>
            </w:rPr>
          </w:rPrChange>
        </w:rPr>
        <w:t xml:space="preserve">Fig. </w:t>
      </w:r>
      <w:r w:rsidR="009F574F" w:rsidRPr="00901F50">
        <w:rPr>
          <w:rFonts w:cs="Times New Roman" w:hint="eastAsia"/>
          <w:sz w:val="24"/>
          <w:szCs w:val="24"/>
          <w:rPrChange w:id="1444" w:author="Cheng, Jiangtao" w:date="2021-07-17T14:52:00Z">
            <w:rPr>
              <w:rFonts w:cs="Times New Roman" w:hint="eastAsia"/>
              <w:sz w:val="24"/>
              <w:szCs w:val="24"/>
            </w:rPr>
          </w:rPrChange>
        </w:rPr>
        <w:t>1</w:t>
      </w:r>
      <w:r w:rsidR="00792C98" w:rsidRPr="00901F50">
        <w:rPr>
          <w:rFonts w:cs="Times New Roman"/>
          <w:sz w:val="24"/>
          <w:szCs w:val="24"/>
          <w:rPrChange w:id="1445" w:author="Cheng, Jiangtao" w:date="2021-07-17T14:52:00Z">
            <w:rPr>
              <w:rFonts w:cs="Times New Roman"/>
              <w:sz w:val="24"/>
              <w:szCs w:val="24"/>
            </w:rPr>
          </w:rPrChange>
        </w:rPr>
        <w:t>0</w:t>
      </w:r>
      <w:del w:id="1446" w:author="Cheng, Jiangtao" w:date="2021-07-16T18:42:00Z">
        <w:r w:rsidRPr="00901F50" w:rsidDel="00CA5601">
          <w:rPr>
            <w:rFonts w:cs="Times New Roman"/>
            <w:sz w:val="24"/>
            <w:szCs w:val="24"/>
            <w:rPrChange w:id="1447" w:author="Cheng, Jiangtao" w:date="2021-07-17T14:52:00Z">
              <w:rPr>
                <w:rFonts w:cs="Times New Roman"/>
                <w:sz w:val="24"/>
                <w:szCs w:val="24"/>
              </w:rPr>
            </w:rPrChange>
          </w:rPr>
          <w:delText xml:space="preserve"> </w:delText>
        </w:r>
      </w:del>
      <w:r w:rsidRPr="00901F50">
        <w:rPr>
          <w:rFonts w:cs="Times New Roman"/>
          <w:sz w:val="24"/>
          <w:szCs w:val="24"/>
          <w:rPrChange w:id="1448" w:author="Cheng, Jiangtao" w:date="2021-07-17T14:52:00Z">
            <w:rPr>
              <w:rFonts w:cs="Times New Roman"/>
              <w:sz w:val="24"/>
              <w:szCs w:val="24"/>
            </w:rPr>
          </w:rPrChange>
        </w:rPr>
        <w:t>(a), (b) and (c) show the droplet cap</w:t>
      </w:r>
      <w:del w:id="1449" w:author="Cheng, Jiangtao" w:date="2021-07-17T14:54:00Z">
        <w:r w:rsidRPr="00901F50" w:rsidDel="00901F50">
          <w:rPr>
            <w:rFonts w:cs="Times New Roman"/>
            <w:sz w:val="24"/>
            <w:szCs w:val="24"/>
            <w:rPrChange w:id="1450" w:author="Cheng, Jiangtao" w:date="2021-07-17T14:52:00Z">
              <w:rPr>
                <w:rFonts w:cs="Times New Roman"/>
                <w:sz w:val="24"/>
                <w:szCs w:val="24"/>
              </w:rPr>
            </w:rPrChange>
          </w:rPr>
          <w:delText xml:space="preserve"> surface</w:delText>
        </w:r>
      </w:del>
      <w:r w:rsidRPr="00901F50">
        <w:rPr>
          <w:rFonts w:cs="Times New Roman"/>
          <w:sz w:val="24"/>
          <w:szCs w:val="24"/>
          <w:rPrChange w:id="1451" w:author="Cheng, Jiangtao" w:date="2021-07-17T14:52:00Z">
            <w:rPr>
              <w:rFonts w:cs="Times New Roman"/>
              <w:sz w:val="24"/>
              <w:szCs w:val="24"/>
            </w:rPr>
          </w:rPrChange>
        </w:rPr>
        <w:t xml:space="preserve"> temperatures </w:t>
      </w:r>
      <w:del w:id="1452" w:author="Cheng, Jiangtao" w:date="2021-07-17T14:54:00Z">
        <w:r w:rsidRPr="00901F50" w:rsidDel="00901F50">
          <w:rPr>
            <w:rFonts w:cs="Times New Roman"/>
            <w:sz w:val="24"/>
            <w:szCs w:val="24"/>
            <w:rPrChange w:id="1453" w:author="Cheng, Jiangtao" w:date="2021-07-17T14:52:00Z">
              <w:rPr>
                <w:rFonts w:cs="Times New Roman"/>
                <w:sz w:val="24"/>
                <w:szCs w:val="24"/>
              </w:rPr>
            </w:rPrChange>
          </w:rPr>
          <w:delText xml:space="preserve">for droplet evaporation </w:delText>
        </w:r>
      </w:del>
      <w:ins w:id="1454" w:author="Cheng, Jiangtao" w:date="2021-07-17T14:55:00Z">
        <w:r w:rsidR="00901F50">
          <w:rPr>
            <w:rFonts w:cs="Times New Roman"/>
            <w:sz w:val="24"/>
            <w:szCs w:val="24"/>
          </w:rPr>
          <w:t xml:space="preserve">during droplet evaporation </w:t>
        </w:r>
      </w:ins>
      <w:r w:rsidRPr="00901F50">
        <w:rPr>
          <w:rFonts w:cs="Times New Roman"/>
          <w:sz w:val="24"/>
          <w:szCs w:val="24"/>
          <w:rPrChange w:id="1455" w:author="Cheng, Jiangtao" w:date="2021-07-17T14:52:00Z">
            <w:rPr>
              <w:rFonts w:cs="Times New Roman"/>
              <w:sz w:val="24"/>
              <w:szCs w:val="24"/>
            </w:rPr>
          </w:rPrChange>
        </w:rPr>
        <w:t xml:space="preserve">on different substrates with </w:t>
      </w:r>
      <w:ins w:id="1456" w:author="Cheng, Jiangtao" w:date="2021-07-17T14:55:00Z">
        <w:r w:rsidR="00901F50">
          <w:rPr>
            <w:rFonts w:cs="Times New Roman"/>
            <w:sz w:val="24"/>
            <w:szCs w:val="24"/>
          </w:rPr>
          <w:t xml:space="preserve">the </w:t>
        </w:r>
      </w:ins>
      <w:r w:rsidRPr="00901F50">
        <w:rPr>
          <w:rFonts w:cs="Times New Roman"/>
          <w:sz w:val="24"/>
          <w:szCs w:val="24"/>
          <w:rPrChange w:id="1457" w:author="Cheng, Jiangtao" w:date="2021-07-17T14:52:00Z">
            <w:rPr>
              <w:rFonts w:cs="Times New Roman"/>
              <w:sz w:val="24"/>
              <w:szCs w:val="24"/>
            </w:rPr>
          </w:rPrChange>
        </w:rPr>
        <w:t>substrate temperature at 100 °C and 120 °C</w:t>
      </w:r>
      <w:ins w:id="1458" w:author="Cheng, Jiangtao" w:date="2021-07-17T14:55:00Z">
        <w:r w:rsidR="00901F50">
          <w:rPr>
            <w:rFonts w:cs="Times New Roman"/>
            <w:sz w:val="24"/>
            <w:szCs w:val="24"/>
          </w:rPr>
          <w:t>, respectively</w:t>
        </w:r>
      </w:ins>
      <w:r w:rsidRPr="00901F50">
        <w:rPr>
          <w:rFonts w:cs="Times New Roman"/>
          <w:sz w:val="24"/>
          <w:szCs w:val="24"/>
          <w:rPrChange w:id="1459" w:author="Cheng, Jiangtao" w:date="2021-07-17T14:52:00Z">
            <w:rPr>
              <w:rFonts w:cs="Times New Roman"/>
              <w:sz w:val="24"/>
              <w:szCs w:val="24"/>
            </w:rPr>
          </w:rPrChange>
        </w:rPr>
        <w:t>. The dash lines are the droplet cap</w:t>
      </w:r>
      <w:del w:id="1460" w:author="Cheng, Jiangtao" w:date="2021-07-17T14:56:00Z">
        <w:r w:rsidRPr="00901F50" w:rsidDel="00BB722C">
          <w:rPr>
            <w:rFonts w:cs="Times New Roman"/>
            <w:sz w:val="24"/>
            <w:szCs w:val="24"/>
            <w:rPrChange w:id="1461" w:author="Cheng, Jiangtao" w:date="2021-07-17T14:52:00Z">
              <w:rPr>
                <w:rFonts w:cs="Times New Roman"/>
                <w:sz w:val="24"/>
                <w:szCs w:val="24"/>
              </w:rPr>
            </w:rPrChange>
          </w:rPr>
          <w:delText xml:space="preserve"> surface</w:delText>
        </w:r>
      </w:del>
      <w:r w:rsidRPr="00901F50">
        <w:rPr>
          <w:rFonts w:cs="Times New Roman"/>
          <w:sz w:val="24"/>
          <w:szCs w:val="24"/>
          <w:rPrChange w:id="1462" w:author="Cheng, Jiangtao" w:date="2021-07-17T14:52:00Z">
            <w:rPr>
              <w:rFonts w:cs="Times New Roman"/>
              <w:sz w:val="24"/>
              <w:szCs w:val="24"/>
            </w:rPr>
          </w:rPrChange>
        </w:rPr>
        <w:t xml:space="preserve"> temperatures calculated by the thermal circuit mode</w:t>
      </w:r>
      <w:r w:rsidR="009B53E5" w:rsidRPr="00901F50">
        <w:rPr>
          <w:rFonts w:cs="Times New Roman"/>
          <w:sz w:val="24"/>
          <w:szCs w:val="24"/>
          <w:rPrChange w:id="1463" w:author="Cheng, Jiangtao" w:date="2021-07-17T14:52:00Z">
            <w:rPr>
              <w:rFonts w:cs="Times New Roman"/>
              <w:sz w:val="24"/>
              <w:szCs w:val="24"/>
            </w:rPr>
          </w:rPrChange>
        </w:rPr>
        <w:t>l</w:t>
      </w:r>
      <w:r w:rsidRPr="00901F50">
        <w:rPr>
          <w:rFonts w:cs="Times New Roman"/>
          <w:sz w:val="24"/>
          <w:szCs w:val="24"/>
          <w:rPrChange w:id="1464" w:author="Cheng, Jiangtao" w:date="2021-07-17T14:52:00Z">
            <w:rPr>
              <w:rFonts w:cs="Times New Roman"/>
              <w:sz w:val="24"/>
              <w:szCs w:val="24"/>
            </w:rPr>
          </w:rPrChange>
        </w:rPr>
        <w:t xml:space="preserve">. For droplet evaporation on </w:t>
      </w:r>
      <w:ins w:id="1465" w:author="Cheng, Jiangtao" w:date="2021-07-17T14:56:00Z">
        <w:r w:rsidR="00BB722C">
          <w:rPr>
            <w:rFonts w:cs="Times New Roman"/>
            <w:sz w:val="24"/>
            <w:szCs w:val="24"/>
          </w:rPr>
          <w:t xml:space="preserve">a </w:t>
        </w:r>
      </w:ins>
      <w:r w:rsidRPr="00901F50">
        <w:rPr>
          <w:rFonts w:cs="Times New Roman"/>
          <w:sz w:val="24"/>
          <w:szCs w:val="24"/>
          <w:rPrChange w:id="1466" w:author="Cheng, Jiangtao" w:date="2021-07-17T14:52:00Z">
            <w:rPr>
              <w:rFonts w:cs="Times New Roman"/>
              <w:sz w:val="24"/>
              <w:szCs w:val="24"/>
            </w:rPr>
          </w:rPrChange>
        </w:rPr>
        <w:t>substrate with</w:t>
      </w:r>
      <w:r w:rsidR="009B53E5" w:rsidRPr="00901F50">
        <w:rPr>
          <w:rFonts w:cs="Times New Roman"/>
          <w:sz w:val="24"/>
          <w:szCs w:val="24"/>
          <w:rPrChange w:id="1467" w:author="Cheng, Jiangtao" w:date="2021-07-17T14:52:00Z">
            <w:rPr>
              <w:rFonts w:cs="Times New Roman"/>
              <w:sz w:val="24"/>
              <w:szCs w:val="24"/>
            </w:rPr>
          </w:rPrChange>
        </w:rPr>
        <w:t xml:space="preserve"> relatively</w:t>
      </w:r>
      <w:r w:rsidRPr="00901F50">
        <w:rPr>
          <w:rFonts w:cs="Times New Roman"/>
          <w:sz w:val="24"/>
          <w:szCs w:val="24"/>
          <w:rPrChange w:id="1468" w:author="Cheng, Jiangtao" w:date="2021-07-17T14:52:00Z">
            <w:rPr>
              <w:rFonts w:cs="Times New Roman"/>
              <w:sz w:val="24"/>
              <w:szCs w:val="24"/>
            </w:rPr>
          </w:rPrChange>
        </w:rPr>
        <w:t xml:space="preserve"> low temperatures (40</w:t>
      </w:r>
      <w:r w:rsidR="009B53E5" w:rsidRPr="00901F50">
        <w:rPr>
          <w:rFonts w:cs="Times New Roman"/>
          <w:sz w:val="24"/>
          <w:szCs w:val="24"/>
          <w:rPrChange w:id="1469" w:author="Cheng, Jiangtao" w:date="2021-07-17T14:52:00Z">
            <w:rPr>
              <w:rFonts w:cs="Times New Roman"/>
              <w:sz w:val="24"/>
              <w:szCs w:val="24"/>
            </w:rPr>
          </w:rPrChange>
        </w:rPr>
        <w:t xml:space="preserve"> °C</w:t>
      </w:r>
      <w:del w:id="1470" w:author="Cheng, Jiangtao" w:date="2021-07-16T09:56:00Z">
        <w:r w:rsidR="009B53E5" w:rsidRPr="00901F50" w:rsidDel="00792342">
          <w:rPr>
            <w:rFonts w:cs="Times New Roman"/>
            <w:sz w:val="24"/>
            <w:szCs w:val="24"/>
            <w:rPrChange w:id="1471" w:author="Cheng, Jiangtao" w:date="2021-07-17T14:52:00Z">
              <w:rPr>
                <w:rFonts w:cs="Times New Roman"/>
                <w:sz w:val="24"/>
                <w:szCs w:val="24"/>
              </w:rPr>
            </w:rPrChange>
          </w:rPr>
          <w:delText xml:space="preserve"> </w:delText>
        </w:r>
      </w:del>
      <w:ins w:id="1472" w:author="Cheng, Jiangtao" w:date="2021-07-16T09:55:00Z">
        <w:r w:rsidR="00792342" w:rsidRPr="00901F50">
          <w:rPr>
            <w:rFonts w:cs="Times New Roman"/>
            <w:sz w:val="24"/>
            <w:szCs w:val="24"/>
            <w:rPrChange w:id="1473" w:author="Cheng, Jiangtao" w:date="2021-07-17T14:52:00Z">
              <w:rPr>
                <w:rFonts w:cs="Times New Roman"/>
                <w:sz w:val="24"/>
                <w:szCs w:val="24"/>
              </w:rPr>
            </w:rPrChange>
          </w:rPr>
          <w:t xml:space="preserve"> – </w:t>
        </w:r>
      </w:ins>
      <w:del w:id="1474" w:author="Cheng, Jiangtao" w:date="2021-07-16T09:56:00Z">
        <w:r w:rsidRPr="00901F50" w:rsidDel="00792342">
          <w:rPr>
            <w:rFonts w:cs="Times New Roman"/>
            <w:sz w:val="24"/>
            <w:szCs w:val="24"/>
            <w:rPrChange w:id="1475" w:author="Cheng, Jiangtao" w:date="2021-07-17T14:52:00Z">
              <w:rPr>
                <w:rFonts w:cs="Times New Roman"/>
                <w:sz w:val="24"/>
                <w:szCs w:val="24"/>
              </w:rPr>
            </w:rPrChange>
          </w:rPr>
          <w:delText>-</w:delText>
        </w:r>
      </w:del>
      <w:r w:rsidRPr="00901F50">
        <w:rPr>
          <w:rFonts w:cs="Times New Roman"/>
          <w:sz w:val="24"/>
          <w:szCs w:val="24"/>
          <w:rPrChange w:id="1476" w:author="Cheng, Jiangtao" w:date="2021-07-17T14:52:00Z">
            <w:rPr>
              <w:rFonts w:cs="Times New Roman"/>
              <w:sz w:val="24"/>
              <w:szCs w:val="24"/>
            </w:rPr>
          </w:rPrChange>
        </w:rPr>
        <w:t xml:space="preserve">80 °C), the droplet cap </w:t>
      </w:r>
      <w:del w:id="1477" w:author="Cheng, Jiangtao" w:date="2021-07-17T14:56:00Z">
        <w:r w:rsidRPr="00901F50" w:rsidDel="00BB722C">
          <w:rPr>
            <w:rFonts w:cs="Times New Roman"/>
            <w:sz w:val="24"/>
            <w:szCs w:val="24"/>
            <w:rPrChange w:id="1478" w:author="Cheng, Jiangtao" w:date="2021-07-17T14:52:00Z">
              <w:rPr>
                <w:rFonts w:cs="Times New Roman"/>
                <w:sz w:val="24"/>
                <w:szCs w:val="24"/>
              </w:rPr>
            </w:rPrChange>
          </w:rPr>
          <w:delText xml:space="preserve">surface </w:delText>
        </w:r>
      </w:del>
      <w:r w:rsidRPr="00901F50">
        <w:rPr>
          <w:rFonts w:cs="Times New Roman"/>
          <w:sz w:val="24"/>
          <w:szCs w:val="24"/>
          <w:rPrChange w:id="1479" w:author="Cheng, Jiangtao" w:date="2021-07-17T14:52:00Z">
            <w:rPr>
              <w:rFonts w:cs="Times New Roman"/>
              <w:sz w:val="24"/>
              <w:szCs w:val="24"/>
            </w:rPr>
          </w:rPrChange>
        </w:rPr>
        <w:t>temperatures calculated by the thermal circuit model match well with</w:t>
      </w:r>
      <w:r w:rsidR="009B53E5" w:rsidRPr="00901F50">
        <w:rPr>
          <w:rFonts w:cs="Times New Roman"/>
          <w:sz w:val="24"/>
          <w:szCs w:val="24"/>
          <w:rPrChange w:id="1480" w:author="Cheng, Jiangtao" w:date="2021-07-17T14:52:00Z">
            <w:rPr>
              <w:rFonts w:cs="Times New Roman"/>
              <w:sz w:val="24"/>
              <w:szCs w:val="24"/>
            </w:rPr>
          </w:rPrChange>
        </w:rPr>
        <w:t xml:space="preserve"> the</w:t>
      </w:r>
      <w:r w:rsidRPr="00901F50">
        <w:rPr>
          <w:rFonts w:cs="Times New Roman"/>
          <w:sz w:val="24"/>
          <w:szCs w:val="24"/>
          <w:rPrChange w:id="1481" w:author="Cheng, Jiangtao" w:date="2021-07-17T14:52:00Z">
            <w:rPr>
              <w:rFonts w:cs="Times New Roman"/>
              <w:sz w:val="24"/>
              <w:szCs w:val="24"/>
            </w:rPr>
          </w:rPrChange>
        </w:rPr>
        <w:t xml:space="preserve"> experimental results. However, for </w:t>
      </w:r>
      <w:ins w:id="1482" w:author="Cheng, Jiangtao" w:date="2021-07-17T14:56:00Z">
        <w:r w:rsidR="00BB722C">
          <w:rPr>
            <w:rFonts w:cs="Times New Roman"/>
            <w:sz w:val="24"/>
            <w:szCs w:val="24"/>
          </w:rPr>
          <w:t xml:space="preserve">droplet </w:t>
        </w:r>
      </w:ins>
      <w:r w:rsidRPr="00901F50">
        <w:rPr>
          <w:rFonts w:cs="Times New Roman"/>
          <w:sz w:val="24"/>
          <w:szCs w:val="24"/>
          <w:rPrChange w:id="1483" w:author="Cheng, Jiangtao" w:date="2021-07-17T14:52:00Z">
            <w:rPr>
              <w:rFonts w:cs="Times New Roman"/>
              <w:sz w:val="24"/>
              <w:szCs w:val="24"/>
            </w:rPr>
          </w:rPrChange>
        </w:rPr>
        <w:t>evaporation on</w:t>
      </w:r>
      <w:ins w:id="1484" w:author="Cheng, Jiangtao" w:date="2021-07-17T14:57:00Z">
        <w:r w:rsidR="00BB722C">
          <w:rPr>
            <w:rFonts w:cs="Times New Roman"/>
            <w:sz w:val="24"/>
            <w:szCs w:val="24"/>
          </w:rPr>
          <w:t xml:space="preserve"> </w:t>
        </w:r>
      </w:ins>
      <w:ins w:id="1485" w:author="Cheng, Jiangtao" w:date="2021-07-17T14:56:00Z">
        <w:r w:rsidR="00BB722C">
          <w:rPr>
            <w:rFonts w:cs="Times New Roman"/>
            <w:sz w:val="24"/>
            <w:szCs w:val="24"/>
          </w:rPr>
          <w:t>a</w:t>
        </w:r>
      </w:ins>
      <w:r w:rsidRPr="00901F50">
        <w:rPr>
          <w:rFonts w:cs="Times New Roman"/>
          <w:sz w:val="24"/>
          <w:szCs w:val="24"/>
          <w:rPrChange w:id="1486" w:author="Cheng, Jiangtao" w:date="2021-07-17T14:52:00Z">
            <w:rPr>
              <w:rFonts w:cs="Times New Roman"/>
              <w:sz w:val="24"/>
              <w:szCs w:val="24"/>
            </w:rPr>
          </w:rPrChange>
        </w:rPr>
        <w:t xml:space="preserve"> high</w:t>
      </w:r>
      <w:ins w:id="1487" w:author="Cheng, Jiangtao" w:date="2021-07-17T14:57:00Z">
        <w:r w:rsidR="00BB722C" w:rsidRPr="00BB722C">
          <w:rPr>
            <w:rFonts w:cs="Times New Roman"/>
            <w:sz w:val="24"/>
            <w:szCs w:val="24"/>
          </w:rPr>
          <w:t xml:space="preserve"> </w:t>
        </w:r>
        <w:r w:rsidR="00BB722C" w:rsidRPr="00BB722C">
          <w:rPr>
            <w:rFonts w:cs="Times New Roman"/>
            <w:sz w:val="24"/>
            <w:szCs w:val="24"/>
          </w:rPr>
          <w:t>temperature</w:t>
        </w:r>
      </w:ins>
      <w:r w:rsidRPr="00901F50">
        <w:rPr>
          <w:rFonts w:cs="Times New Roman"/>
          <w:sz w:val="24"/>
          <w:szCs w:val="24"/>
          <w:rPrChange w:id="1488" w:author="Cheng, Jiangtao" w:date="2021-07-17T14:52:00Z">
            <w:rPr>
              <w:rFonts w:cs="Times New Roman"/>
              <w:sz w:val="24"/>
              <w:szCs w:val="24"/>
            </w:rPr>
          </w:rPrChange>
        </w:rPr>
        <w:t xml:space="preserve"> substrate</w:t>
      </w:r>
      <w:del w:id="1489" w:author="Cheng, Jiangtao" w:date="2021-07-17T14:56:00Z">
        <w:r w:rsidRPr="00901F50" w:rsidDel="00BB722C">
          <w:rPr>
            <w:rFonts w:cs="Times New Roman"/>
            <w:sz w:val="24"/>
            <w:szCs w:val="24"/>
            <w:rPrChange w:id="1490" w:author="Cheng, Jiangtao" w:date="2021-07-17T14:52:00Z">
              <w:rPr>
                <w:rFonts w:cs="Times New Roman"/>
                <w:sz w:val="24"/>
                <w:szCs w:val="24"/>
              </w:rPr>
            </w:rPrChange>
          </w:rPr>
          <w:delText xml:space="preserve"> base </w:delText>
        </w:r>
        <w:r w:rsidRPr="00BB722C" w:rsidDel="00BB722C">
          <w:rPr>
            <w:rFonts w:cs="Times New Roman"/>
            <w:sz w:val="24"/>
            <w:szCs w:val="24"/>
          </w:rPr>
          <w:delText>temperature</w:delText>
        </w:r>
      </w:del>
      <w:r w:rsidRPr="00BB722C">
        <w:rPr>
          <w:rFonts w:cs="Times New Roman"/>
          <w:sz w:val="24"/>
          <w:szCs w:val="24"/>
        </w:rPr>
        <w:t xml:space="preserve">, there </w:t>
      </w:r>
      <w:ins w:id="1491" w:author="Cheng, Jiangtao" w:date="2021-07-17T14:57:00Z">
        <w:r w:rsidR="00BB722C">
          <w:rPr>
            <w:rFonts w:cs="Times New Roman"/>
            <w:sz w:val="24"/>
            <w:szCs w:val="24"/>
          </w:rPr>
          <w:t>exist</w:t>
        </w:r>
      </w:ins>
      <w:del w:id="1492" w:author="Cheng, Jiangtao" w:date="2021-07-17T14:57:00Z">
        <w:r w:rsidR="00B43773" w:rsidRPr="00901F50" w:rsidDel="00BB722C">
          <w:rPr>
            <w:rFonts w:cs="Times New Roman"/>
            <w:sz w:val="24"/>
            <w:szCs w:val="24"/>
            <w:rPrChange w:id="1493" w:author="Cheng, Jiangtao" w:date="2021-07-17T14:52:00Z">
              <w:rPr>
                <w:rFonts w:cs="Times New Roman"/>
                <w:sz w:val="24"/>
                <w:szCs w:val="24"/>
              </w:rPr>
            </w:rPrChange>
          </w:rPr>
          <w:delText>are</w:delText>
        </w:r>
      </w:del>
      <w:r w:rsidRPr="00901F50">
        <w:rPr>
          <w:rFonts w:cs="Times New Roman"/>
          <w:sz w:val="24"/>
          <w:szCs w:val="24"/>
          <w:rPrChange w:id="1494" w:author="Cheng, Jiangtao" w:date="2021-07-17T14:52:00Z">
            <w:rPr>
              <w:rFonts w:cs="Times New Roman"/>
              <w:sz w:val="24"/>
              <w:szCs w:val="24"/>
            </w:rPr>
          </w:rPrChange>
        </w:rPr>
        <w:t xml:space="preserve"> </w:t>
      </w:r>
      <w:r w:rsidRPr="00901F50">
        <w:rPr>
          <w:rFonts w:cs="Times New Roman"/>
          <w:sz w:val="24"/>
          <w:szCs w:val="24"/>
          <w:rPrChange w:id="1495" w:author="Cheng, Jiangtao" w:date="2021-07-17T14:52:00Z">
            <w:rPr>
              <w:rFonts w:cs="Times New Roman"/>
              <w:sz w:val="24"/>
              <w:szCs w:val="24"/>
            </w:rPr>
          </w:rPrChange>
        </w:rPr>
        <w:lastRenderedPageBreak/>
        <w:t>large derivation</w:t>
      </w:r>
      <w:r w:rsidR="00B43773" w:rsidRPr="00901F50">
        <w:rPr>
          <w:rFonts w:cs="Times New Roman"/>
          <w:sz w:val="24"/>
          <w:szCs w:val="24"/>
          <w:rPrChange w:id="1496" w:author="Cheng, Jiangtao" w:date="2021-07-17T14:52:00Z">
            <w:rPr>
              <w:rFonts w:cs="Times New Roman"/>
              <w:sz w:val="24"/>
              <w:szCs w:val="24"/>
            </w:rPr>
          </w:rPrChange>
        </w:rPr>
        <w:t>s</w:t>
      </w:r>
      <w:r w:rsidRPr="00901F50">
        <w:rPr>
          <w:rFonts w:cs="Times New Roman"/>
          <w:sz w:val="24"/>
          <w:szCs w:val="24"/>
          <w:rPrChange w:id="1497" w:author="Cheng, Jiangtao" w:date="2021-07-17T14:52:00Z">
            <w:rPr>
              <w:rFonts w:cs="Times New Roman"/>
              <w:sz w:val="24"/>
              <w:szCs w:val="24"/>
            </w:rPr>
          </w:rPrChange>
        </w:rPr>
        <w:t xml:space="preserve"> between the </w:t>
      </w:r>
      <w:ins w:id="1498" w:author="Cheng, Jiangtao" w:date="2021-07-17T14:57:00Z">
        <w:r w:rsidR="00BB722C">
          <w:rPr>
            <w:rFonts w:cs="Times New Roman"/>
            <w:sz w:val="24"/>
            <w:szCs w:val="24"/>
          </w:rPr>
          <w:t>model-predicted</w:t>
        </w:r>
      </w:ins>
      <w:del w:id="1499" w:author="Cheng, Jiangtao" w:date="2021-07-17T14:57:00Z">
        <w:r w:rsidRPr="00901F50" w:rsidDel="00BB722C">
          <w:rPr>
            <w:rFonts w:cs="Times New Roman"/>
            <w:sz w:val="24"/>
            <w:szCs w:val="24"/>
            <w:rPrChange w:id="1500" w:author="Cheng, Jiangtao" w:date="2021-07-17T14:52:00Z">
              <w:rPr>
                <w:rFonts w:cs="Times New Roman"/>
                <w:sz w:val="24"/>
                <w:szCs w:val="24"/>
              </w:rPr>
            </w:rPrChange>
          </w:rPr>
          <w:delText>calculating</w:delText>
        </w:r>
      </w:del>
      <w:r w:rsidRPr="00901F50">
        <w:rPr>
          <w:rFonts w:cs="Times New Roman"/>
          <w:sz w:val="24"/>
          <w:szCs w:val="24"/>
          <w:rPrChange w:id="1501" w:author="Cheng, Jiangtao" w:date="2021-07-17T14:52:00Z">
            <w:rPr>
              <w:rFonts w:cs="Times New Roman"/>
              <w:sz w:val="24"/>
              <w:szCs w:val="24"/>
            </w:rPr>
          </w:rPrChange>
        </w:rPr>
        <w:t xml:space="preserve"> results and the experimental results. Th</w:t>
      </w:r>
      <w:r w:rsidR="002D68AF" w:rsidRPr="00901F50">
        <w:rPr>
          <w:rFonts w:cs="Times New Roman"/>
          <w:sz w:val="24"/>
          <w:szCs w:val="24"/>
          <w:rPrChange w:id="1502" w:author="Cheng, Jiangtao" w:date="2021-07-17T14:52:00Z">
            <w:rPr>
              <w:rFonts w:cs="Times New Roman"/>
              <w:sz w:val="24"/>
              <w:szCs w:val="24"/>
            </w:rPr>
          </w:rPrChange>
        </w:rPr>
        <w:t>ese</w:t>
      </w:r>
      <w:r w:rsidRPr="00901F50">
        <w:rPr>
          <w:rFonts w:cs="Times New Roman"/>
          <w:sz w:val="24"/>
          <w:szCs w:val="24"/>
          <w:rPrChange w:id="1503" w:author="Cheng, Jiangtao" w:date="2021-07-17T14:52:00Z">
            <w:rPr>
              <w:rFonts w:cs="Times New Roman"/>
              <w:sz w:val="24"/>
              <w:szCs w:val="24"/>
            </w:rPr>
          </w:rPrChange>
        </w:rPr>
        <w:t xml:space="preserve"> derivation</w:t>
      </w:r>
      <w:r w:rsidR="00B43773" w:rsidRPr="00901F50">
        <w:rPr>
          <w:rFonts w:cs="Times New Roman"/>
          <w:sz w:val="24"/>
          <w:szCs w:val="24"/>
          <w:rPrChange w:id="1504" w:author="Cheng, Jiangtao" w:date="2021-07-17T14:52:00Z">
            <w:rPr>
              <w:rFonts w:cs="Times New Roman"/>
              <w:sz w:val="24"/>
              <w:szCs w:val="24"/>
            </w:rPr>
          </w:rPrChange>
        </w:rPr>
        <w:t>s</w:t>
      </w:r>
      <w:r w:rsidRPr="00901F50">
        <w:rPr>
          <w:rFonts w:cs="Times New Roman"/>
          <w:sz w:val="24"/>
          <w:szCs w:val="24"/>
          <w:rPrChange w:id="1505" w:author="Cheng, Jiangtao" w:date="2021-07-17T14:52:00Z">
            <w:rPr>
              <w:rFonts w:cs="Times New Roman"/>
              <w:sz w:val="24"/>
              <w:szCs w:val="24"/>
            </w:rPr>
          </w:rPrChange>
        </w:rPr>
        <w:t xml:space="preserve"> </w:t>
      </w:r>
      <w:r w:rsidR="00B43773" w:rsidRPr="00901F50">
        <w:rPr>
          <w:rFonts w:cs="Times New Roman"/>
          <w:sz w:val="24"/>
          <w:szCs w:val="24"/>
          <w:rPrChange w:id="1506" w:author="Cheng, Jiangtao" w:date="2021-07-17T14:52:00Z">
            <w:rPr>
              <w:rFonts w:cs="Times New Roman"/>
              <w:sz w:val="24"/>
              <w:szCs w:val="24"/>
            </w:rPr>
          </w:rPrChange>
        </w:rPr>
        <w:t>are</w:t>
      </w:r>
      <w:r w:rsidRPr="00901F50">
        <w:rPr>
          <w:rFonts w:cs="Times New Roman"/>
          <w:sz w:val="24"/>
          <w:szCs w:val="24"/>
          <w:rPrChange w:id="1507" w:author="Cheng, Jiangtao" w:date="2021-07-17T14:52:00Z">
            <w:rPr>
              <w:rFonts w:cs="Times New Roman"/>
              <w:sz w:val="24"/>
              <w:szCs w:val="24"/>
            </w:rPr>
          </w:rPrChange>
        </w:rPr>
        <w:t xml:space="preserve"> </w:t>
      </w:r>
      <w:del w:id="1508" w:author="Cheng, Jiangtao" w:date="2021-07-17T14:58:00Z">
        <w:r w:rsidRPr="00901F50" w:rsidDel="006373C8">
          <w:rPr>
            <w:rFonts w:cs="Times New Roman"/>
            <w:sz w:val="24"/>
            <w:szCs w:val="24"/>
            <w:rPrChange w:id="1509" w:author="Cheng, Jiangtao" w:date="2021-07-17T14:52:00Z">
              <w:rPr>
                <w:rFonts w:cs="Times New Roman"/>
                <w:sz w:val="24"/>
                <w:szCs w:val="24"/>
              </w:rPr>
            </w:rPrChange>
          </w:rPr>
          <w:delText>because</w:delText>
        </w:r>
        <w:r w:rsidR="009B53E5" w:rsidRPr="00901F50" w:rsidDel="006373C8">
          <w:rPr>
            <w:rFonts w:cs="Times New Roman"/>
            <w:sz w:val="24"/>
            <w:szCs w:val="24"/>
            <w:rPrChange w:id="1510" w:author="Cheng, Jiangtao" w:date="2021-07-17T14:52:00Z">
              <w:rPr>
                <w:rFonts w:cs="Times New Roman"/>
                <w:sz w:val="24"/>
                <w:szCs w:val="24"/>
              </w:rPr>
            </w:rPrChange>
          </w:rPr>
          <w:delText xml:space="preserve"> that</w:delText>
        </w:r>
      </w:del>
      <w:ins w:id="1511" w:author="Cheng, Jiangtao" w:date="2021-07-17T14:58:00Z">
        <w:r w:rsidR="006373C8">
          <w:rPr>
            <w:rFonts w:cs="Times New Roman"/>
            <w:sz w:val="24"/>
            <w:szCs w:val="24"/>
          </w:rPr>
          <w:t>due to</w:t>
        </w:r>
      </w:ins>
      <w:r w:rsidRPr="00901F50">
        <w:rPr>
          <w:rFonts w:cs="Times New Roman"/>
          <w:sz w:val="24"/>
          <w:szCs w:val="24"/>
          <w:rPrChange w:id="1512" w:author="Cheng, Jiangtao" w:date="2021-07-17T14:52:00Z">
            <w:rPr>
              <w:rFonts w:cs="Times New Roman"/>
              <w:sz w:val="24"/>
              <w:szCs w:val="24"/>
            </w:rPr>
          </w:rPrChange>
        </w:rPr>
        <w:t xml:space="preserve"> the </w:t>
      </w:r>
      <w:ins w:id="1513" w:author="Cheng, Jiangtao" w:date="2021-07-17T14:58:00Z">
        <w:r w:rsidR="006373C8">
          <w:rPr>
            <w:rFonts w:cs="Times New Roman"/>
            <w:sz w:val="24"/>
            <w:szCs w:val="24"/>
          </w:rPr>
          <w:t xml:space="preserve">internal </w:t>
        </w:r>
      </w:ins>
      <w:r w:rsidRPr="00901F50">
        <w:rPr>
          <w:rFonts w:cs="Times New Roman"/>
          <w:sz w:val="24"/>
          <w:szCs w:val="24"/>
          <w:rPrChange w:id="1514" w:author="Cheng, Jiangtao" w:date="2021-07-17T14:52:00Z">
            <w:rPr>
              <w:rFonts w:cs="Times New Roman"/>
              <w:sz w:val="24"/>
              <w:szCs w:val="24"/>
            </w:rPr>
          </w:rPrChange>
        </w:rPr>
        <w:t>fluid flow of the droplet</w:t>
      </w:r>
      <w:ins w:id="1515" w:author="Cheng, Jiangtao" w:date="2021-07-17T14:58:00Z">
        <w:r w:rsidR="006373C8">
          <w:rPr>
            <w:rFonts w:cs="Times New Roman"/>
            <w:sz w:val="24"/>
            <w:szCs w:val="24"/>
          </w:rPr>
          <w:t>, which</w:t>
        </w:r>
      </w:ins>
      <w:r w:rsidRPr="00901F50">
        <w:rPr>
          <w:rFonts w:cs="Times New Roman"/>
          <w:sz w:val="24"/>
          <w:szCs w:val="24"/>
          <w:rPrChange w:id="1516" w:author="Cheng, Jiangtao" w:date="2021-07-17T14:52:00Z">
            <w:rPr>
              <w:rFonts w:cs="Times New Roman"/>
              <w:sz w:val="24"/>
              <w:szCs w:val="24"/>
            </w:rPr>
          </w:rPrChange>
        </w:rPr>
        <w:t xml:space="preserve"> is not taken into account in the thermal circuit model. </w:t>
      </w:r>
      <w:commentRangeStart w:id="1517"/>
      <w:r w:rsidRPr="00901F50">
        <w:rPr>
          <w:rFonts w:cs="Times New Roman"/>
          <w:sz w:val="24"/>
          <w:szCs w:val="24"/>
          <w:rPrChange w:id="1518" w:author="Cheng, Jiangtao" w:date="2021-07-17T14:52:00Z">
            <w:rPr>
              <w:rFonts w:cs="Times New Roman"/>
              <w:sz w:val="24"/>
              <w:szCs w:val="24"/>
            </w:rPr>
          </w:rPrChange>
        </w:rPr>
        <w:t xml:space="preserve">For droplet evaporation on </w:t>
      </w:r>
      <w:ins w:id="1519" w:author="Cheng, Jiangtao" w:date="2021-07-17T14:58:00Z">
        <w:r w:rsidR="006373C8">
          <w:rPr>
            <w:rFonts w:cs="Times New Roman"/>
            <w:sz w:val="24"/>
            <w:szCs w:val="24"/>
          </w:rPr>
          <w:t xml:space="preserve">a </w:t>
        </w:r>
      </w:ins>
      <w:r w:rsidRPr="00901F50">
        <w:rPr>
          <w:rFonts w:cs="Times New Roman"/>
          <w:sz w:val="24"/>
          <w:szCs w:val="24"/>
          <w:rPrChange w:id="1520" w:author="Cheng, Jiangtao" w:date="2021-07-17T14:52:00Z">
            <w:rPr>
              <w:rFonts w:cs="Times New Roman"/>
              <w:sz w:val="24"/>
              <w:szCs w:val="24"/>
            </w:rPr>
          </w:rPrChange>
        </w:rPr>
        <w:t xml:space="preserve">substrate with </w:t>
      </w:r>
      <w:ins w:id="1521" w:author="Cheng, Jiangtao" w:date="2021-07-17T15:02:00Z">
        <w:r w:rsidR="0066511A">
          <w:rPr>
            <w:rFonts w:cs="Times New Roman"/>
            <w:sz w:val="24"/>
            <w:szCs w:val="24"/>
          </w:rPr>
          <w:t xml:space="preserve">the </w:t>
        </w:r>
      </w:ins>
      <w:r w:rsidRPr="00901F50">
        <w:rPr>
          <w:rFonts w:cs="Times New Roman"/>
          <w:sz w:val="24"/>
          <w:szCs w:val="24"/>
          <w:rPrChange w:id="1522" w:author="Cheng, Jiangtao" w:date="2021-07-17T14:52:00Z">
            <w:rPr>
              <w:rFonts w:cs="Times New Roman"/>
              <w:sz w:val="24"/>
              <w:szCs w:val="24"/>
            </w:rPr>
          </w:rPrChange>
        </w:rPr>
        <w:t>substrate</w:t>
      </w:r>
      <w:del w:id="1523" w:author="Cheng, Jiangtao" w:date="2021-07-17T14:58:00Z">
        <w:r w:rsidRPr="00901F50" w:rsidDel="006373C8">
          <w:rPr>
            <w:rFonts w:cs="Times New Roman"/>
            <w:sz w:val="24"/>
            <w:szCs w:val="24"/>
            <w:rPrChange w:id="1524" w:author="Cheng, Jiangtao" w:date="2021-07-17T14:52:00Z">
              <w:rPr>
                <w:rFonts w:cs="Times New Roman"/>
                <w:sz w:val="24"/>
                <w:szCs w:val="24"/>
              </w:rPr>
            </w:rPrChange>
          </w:rPr>
          <w:delText xml:space="preserve"> base</w:delText>
        </w:r>
      </w:del>
      <w:r w:rsidRPr="00901F50">
        <w:rPr>
          <w:rFonts w:cs="Times New Roman"/>
          <w:sz w:val="24"/>
          <w:szCs w:val="24"/>
          <w:rPrChange w:id="1525" w:author="Cheng, Jiangtao" w:date="2021-07-17T14:52:00Z">
            <w:rPr>
              <w:rFonts w:cs="Times New Roman"/>
              <w:sz w:val="24"/>
              <w:szCs w:val="24"/>
            </w:rPr>
          </w:rPrChange>
        </w:rPr>
        <w:t xml:space="preserve"> temperature</w:t>
      </w:r>
      <w:ins w:id="1526" w:author="Cheng, Jiangtao" w:date="2021-07-17T15:02:00Z">
        <w:r w:rsidR="0066511A">
          <w:rPr>
            <w:rFonts w:cs="Times New Roman"/>
            <w:sz w:val="24"/>
            <w:szCs w:val="24"/>
          </w:rPr>
          <w:t xml:space="preserve"> in the range of</w:t>
        </w:r>
      </w:ins>
      <w:r w:rsidRPr="00901F50">
        <w:rPr>
          <w:rFonts w:cs="Times New Roman"/>
          <w:sz w:val="24"/>
          <w:szCs w:val="24"/>
          <w:rPrChange w:id="1527" w:author="Cheng, Jiangtao" w:date="2021-07-17T14:52:00Z">
            <w:rPr>
              <w:rFonts w:cs="Times New Roman"/>
              <w:sz w:val="24"/>
              <w:szCs w:val="24"/>
            </w:rPr>
          </w:rPrChange>
        </w:rPr>
        <w:t xml:space="preserve"> </w:t>
      </w:r>
      <w:del w:id="1528" w:author="Cheng, Jiangtao" w:date="2021-07-17T15:02:00Z">
        <w:r w:rsidRPr="00901F50" w:rsidDel="0066511A">
          <w:rPr>
            <w:rFonts w:cs="Times New Roman"/>
            <w:sz w:val="24"/>
            <w:szCs w:val="24"/>
            <w:rPrChange w:id="1529" w:author="Cheng, Jiangtao" w:date="2021-07-17T14:52:00Z">
              <w:rPr>
                <w:rFonts w:cs="Times New Roman"/>
                <w:sz w:val="24"/>
                <w:szCs w:val="24"/>
              </w:rPr>
            </w:rPrChange>
          </w:rPr>
          <w:delText xml:space="preserve">from </w:delText>
        </w:r>
      </w:del>
      <w:r w:rsidRPr="00901F50">
        <w:rPr>
          <w:rFonts w:cs="Times New Roman"/>
          <w:sz w:val="24"/>
          <w:szCs w:val="24"/>
          <w:rPrChange w:id="1530" w:author="Cheng, Jiangtao" w:date="2021-07-17T14:52:00Z">
            <w:rPr>
              <w:rFonts w:cs="Times New Roman"/>
              <w:sz w:val="24"/>
              <w:szCs w:val="24"/>
            </w:rPr>
          </w:rPrChange>
        </w:rPr>
        <w:t xml:space="preserve">40 °C </w:t>
      </w:r>
      <w:ins w:id="1531" w:author="Cheng, Jiangtao" w:date="2021-07-17T15:03:00Z">
        <w:r w:rsidR="0066511A" w:rsidRPr="00F27E1A">
          <w:rPr>
            <w:rFonts w:cs="Times New Roman"/>
            <w:sz w:val="24"/>
            <w:szCs w:val="24"/>
          </w:rPr>
          <w:t>–</w:t>
        </w:r>
      </w:ins>
      <w:del w:id="1532" w:author="Cheng, Jiangtao" w:date="2021-07-17T15:03:00Z">
        <w:r w:rsidRPr="00901F50" w:rsidDel="0066511A">
          <w:rPr>
            <w:rFonts w:cs="Times New Roman"/>
            <w:sz w:val="24"/>
            <w:szCs w:val="24"/>
            <w:rPrChange w:id="1533" w:author="Cheng, Jiangtao" w:date="2021-07-17T14:52:00Z">
              <w:rPr>
                <w:rFonts w:cs="Times New Roman"/>
                <w:sz w:val="24"/>
                <w:szCs w:val="24"/>
              </w:rPr>
            </w:rPrChange>
          </w:rPr>
          <w:delText>to</w:delText>
        </w:r>
      </w:del>
      <w:r w:rsidRPr="00901F50">
        <w:rPr>
          <w:rFonts w:cs="Times New Roman"/>
          <w:sz w:val="24"/>
          <w:szCs w:val="24"/>
          <w:rPrChange w:id="1534" w:author="Cheng, Jiangtao" w:date="2021-07-17T14:52:00Z">
            <w:rPr>
              <w:rFonts w:cs="Times New Roman"/>
              <w:sz w:val="24"/>
              <w:szCs w:val="24"/>
            </w:rPr>
          </w:rPrChange>
        </w:rPr>
        <w:t xml:space="preserve"> 80 °C, the effects of droplet </w:t>
      </w:r>
      <w:ins w:id="1535" w:author="Cheng, Jiangtao" w:date="2021-07-17T14:59:00Z">
        <w:r w:rsidR="006373C8">
          <w:rPr>
            <w:rFonts w:cs="Times New Roman"/>
            <w:sz w:val="24"/>
            <w:szCs w:val="24"/>
          </w:rPr>
          <w:t xml:space="preserve">internal </w:t>
        </w:r>
      </w:ins>
      <w:r w:rsidRPr="00901F50">
        <w:rPr>
          <w:rFonts w:cs="Times New Roman"/>
          <w:sz w:val="24"/>
          <w:szCs w:val="24"/>
          <w:rPrChange w:id="1536" w:author="Cheng, Jiangtao" w:date="2021-07-17T14:52:00Z">
            <w:rPr>
              <w:rFonts w:cs="Times New Roman"/>
              <w:sz w:val="24"/>
              <w:szCs w:val="24"/>
            </w:rPr>
          </w:rPrChange>
        </w:rPr>
        <w:t>flow</w:t>
      </w:r>
      <w:del w:id="1537" w:author="Cheng, Jiangtao" w:date="2021-07-17T14:59:00Z">
        <w:r w:rsidRPr="00901F50" w:rsidDel="006373C8">
          <w:rPr>
            <w:rFonts w:cs="Times New Roman"/>
            <w:sz w:val="24"/>
            <w:szCs w:val="24"/>
            <w:rPrChange w:id="1538" w:author="Cheng, Jiangtao" w:date="2021-07-17T14:52:00Z">
              <w:rPr>
                <w:rFonts w:cs="Times New Roman"/>
                <w:sz w:val="24"/>
                <w:szCs w:val="24"/>
              </w:rPr>
            </w:rPrChange>
          </w:rPr>
          <w:delText xml:space="preserve"> in the droplet</w:delText>
        </w:r>
      </w:del>
      <w:del w:id="1539" w:author="Cheng, Jiangtao" w:date="2021-07-17T15:38:00Z">
        <w:r w:rsidRPr="00901F50" w:rsidDel="00A24D24">
          <w:rPr>
            <w:rFonts w:cs="Times New Roman"/>
            <w:sz w:val="24"/>
            <w:szCs w:val="24"/>
            <w:rPrChange w:id="1540" w:author="Cheng, Jiangtao" w:date="2021-07-17T14:52:00Z">
              <w:rPr>
                <w:rFonts w:cs="Times New Roman"/>
                <w:sz w:val="24"/>
                <w:szCs w:val="24"/>
              </w:rPr>
            </w:rPrChange>
          </w:rPr>
          <w:delText xml:space="preserve"> </w:delText>
        </w:r>
      </w:del>
      <w:ins w:id="1541" w:author="Cheng, Jiangtao" w:date="2021-07-17T14:59:00Z">
        <w:r w:rsidR="006373C8">
          <w:rPr>
            <w:rFonts w:cs="Times New Roman"/>
            <w:sz w:val="24"/>
            <w:szCs w:val="24"/>
          </w:rPr>
          <w:t xml:space="preserve"> </w:t>
        </w:r>
      </w:ins>
      <w:r w:rsidRPr="00901F50">
        <w:rPr>
          <w:rFonts w:cs="Times New Roman"/>
          <w:sz w:val="24"/>
          <w:szCs w:val="24"/>
          <w:rPrChange w:id="1542" w:author="Cheng, Jiangtao" w:date="2021-07-17T14:52:00Z">
            <w:rPr>
              <w:rFonts w:cs="Times New Roman"/>
              <w:sz w:val="24"/>
              <w:szCs w:val="24"/>
            </w:rPr>
          </w:rPrChange>
        </w:rPr>
        <w:t xml:space="preserve">are not significant for the droplet </w:t>
      </w:r>
      <w:del w:id="1543" w:author="Cheng, Jiangtao" w:date="2021-07-17T14:59:00Z">
        <w:r w:rsidRPr="00901F50" w:rsidDel="006373C8">
          <w:rPr>
            <w:rFonts w:cs="Times New Roman"/>
            <w:sz w:val="24"/>
            <w:szCs w:val="24"/>
            <w:rPrChange w:id="1544" w:author="Cheng, Jiangtao" w:date="2021-07-17T14:52:00Z">
              <w:rPr>
                <w:rFonts w:cs="Times New Roman"/>
                <w:sz w:val="24"/>
                <w:szCs w:val="24"/>
              </w:rPr>
            </w:rPrChange>
          </w:rPr>
          <w:delText>cap surface temperature</w:delText>
        </w:r>
      </w:del>
      <w:ins w:id="1545" w:author="Cheng, Jiangtao" w:date="2021-07-17T14:59:00Z">
        <w:r w:rsidR="006373C8">
          <w:rPr>
            <w:rFonts w:cs="Times New Roman"/>
            <w:sz w:val="24"/>
            <w:szCs w:val="24"/>
          </w:rPr>
          <w:t>evaporation</w:t>
        </w:r>
      </w:ins>
      <w:r w:rsidRPr="00901F50">
        <w:rPr>
          <w:rFonts w:cs="Times New Roman"/>
          <w:sz w:val="24"/>
          <w:szCs w:val="24"/>
          <w:rPrChange w:id="1546" w:author="Cheng, Jiangtao" w:date="2021-07-17T14:52:00Z">
            <w:rPr>
              <w:rFonts w:cs="Times New Roman"/>
              <w:sz w:val="24"/>
              <w:szCs w:val="24"/>
            </w:rPr>
          </w:rPrChange>
        </w:rPr>
        <w:t>.</w:t>
      </w:r>
      <w:commentRangeEnd w:id="1517"/>
      <w:r w:rsidR="006373C8">
        <w:rPr>
          <w:rStyle w:val="CommentReference"/>
        </w:rPr>
        <w:commentReference w:id="1517"/>
      </w:r>
      <w:r w:rsidRPr="00901F50">
        <w:rPr>
          <w:rFonts w:cs="Times New Roman"/>
          <w:sz w:val="24"/>
          <w:szCs w:val="24"/>
          <w:rPrChange w:id="1547" w:author="Cheng, Jiangtao" w:date="2021-07-17T14:52:00Z">
            <w:rPr>
              <w:rFonts w:cs="Times New Roman"/>
              <w:sz w:val="24"/>
              <w:szCs w:val="24"/>
            </w:rPr>
          </w:rPrChange>
        </w:rPr>
        <w:t xml:space="preserve"> As mentioned by </w:t>
      </w:r>
      <w:commentRangeStart w:id="1548"/>
      <w:r w:rsidRPr="00901F50">
        <w:rPr>
          <w:rFonts w:cs="Times New Roman"/>
          <w:sz w:val="24"/>
          <w:szCs w:val="24"/>
          <w:rPrChange w:id="1549" w:author="Cheng, Jiangtao" w:date="2021-07-17T14:52:00Z">
            <w:rPr>
              <w:rFonts w:cs="Times New Roman"/>
              <w:sz w:val="24"/>
              <w:szCs w:val="24"/>
            </w:rPr>
          </w:rPrChange>
        </w:rPr>
        <w:t xml:space="preserve">Dash </w:t>
      </w:r>
      <w:r w:rsidR="009B53E5" w:rsidRPr="00901F50">
        <w:rPr>
          <w:rFonts w:cs="Times New Roman"/>
          <w:sz w:val="24"/>
          <w:szCs w:val="24"/>
          <w:rPrChange w:id="1550" w:author="Cheng, Jiangtao" w:date="2021-07-17T14:52:00Z">
            <w:rPr>
              <w:rFonts w:cs="Times New Roman"/>
              <w:sz w:val="24"/>
              <w:szCs w:val="24"/>
            </w:rPr>
          </w:rPrChange>
        </w:rPr>
        <w:t xml:space="preserve">and </w:t>
      </w:r>
      <w:proofErr w:type="spellStart"/>
      <w:r w:rsidR="009B53E5" w:rsidRPr="00901F50">
        <w:rPr>
          <w:rFonts w:cs="Times New Roman"/>
          <w:sz w:val="24"/>
          <w:szCs w:val="24"/>
          <w:rPrChange w:id="1551" w:author="Cheng, Jiangtao" w:date="2021-07-17T14:52:00Z">
            <w:rPr>
              <w:rFonts w:cs="Times New Roman"/>
              <w:sz w:val="24"/>
              <w:szCs w:val="24"/>
            </w:rPr>
          </w:rPrChange>
        </w:rPr>
        <w:t>Garimella</w:t>
      </w:r>
      <w:commentRangeEnd w:id="1548"/>
      <w:proofErr w:type="spellEnd"/>
      <w:r w:rsidR="00AC4CC3">
        <w:rPr>
          <w:rStyle w:val="CommentReference"/>
        </w:rPr>
        <w:commentReference w:id="1548"/>
      </w:r>
      <w:r w:rsidRPr="00901F50">
        <w:rPr>
          <w:rFonts w:cs="Times New Roman"/>
          <w:sz w:val="24"/>
          <w:szCs w:val="24"/>
          <w:rPrChange w:id="1552" w:author="Cheng, Jiangtao" w:date="2021-07-17T14:52:00Z">
            <w:rPr>
              <w:rFonts w:cs="Times New Roman"/>
              <w:sz w:val="24"/>
              <w:szCs w:val="24"/>
            </w:rPr>
          </w:rPrChange>
        </w:rPr>
        <w:t>, the characteristic velocity of fluid in</w:t>
      </w:r>
      <w:r w:rsidR="009B53E5" w:rsidRPr="00901F50">
        <w:rPr>
          <w:rFonts w:cs="Times New Roman"/>
          <w:sz w:val="24"/>
          <w:szCs w:val="24"/>
          <w:rPrChange w:id="1553" w:author="Cheng, Jiangtao" w:date="2021-07-17T14:52:00Z">
            <w:rPr>
              <w:rFonts w:cs="Times New Roman"/>
              <w:sz w:val="24"/>
              <w:szCs w:val="24"/>
            </w:rPr>
          </w:rPrChange>
        </w:rPr>
        <w:t xml:space="preserve"> a</w:t>
      </w:r>
      <w:r w:rsidRPr="00901F50">
        <w:rPr>
          <w:rFonts w:cs="Times New Roman"/>
          <w:sz w:val="24"/>
          <w:szCs w:val="24"/>
          <w:rPrChange w:id="1554" w:author="Cheng, Jiangtao" w:date="2021-07-17T14:52:00Z">
            <w:rPr>
              <w:rFonts w:cs="Times New Roman"/>
              <w:sz w:val="24"/>
              <w:szCs w:val="24"/>
            </w:rPr>
          </w:rPrChange>
        </w:rPr>
        <w:t xml:space="preserve"> 3 </w:t>
      </w:r>
      <w:proofErr w:type="spellStart"/>
      <w:r w:rsidRPr="00901F50">
        <w:rPr>
          <w:rFonts w:cs="Times New Roman"/>
          <w:sz w:val="24"/>
          <w:szCs w:val="24"/>
          <w:rPrChange w:id="1555" w:author="Cheng, Jiangtao" w:date="2021-07-17T14:52:00Z">
            <w:rPr>
              <w:rFonts w:cs="Times New Roman"/>
              <w:sz w:val="24"/>
              <w:szCs w:val="24"/>
            </w:rPr>
          </w:rPrChange>
        </w:rPr>
        <w:t>μL</w:t>
      </w:r>
      <w:proofErr w:type="spellEnd"/>
      <w:r w:rsidRPr="00901F50">
        <w:rPr>
          <w:rFonts w:cs="Times New Roman"/>
          <w:sz w:val="24"/>
          <w:szCs w:val="24"/>
          <w:rPrChange w:id="1556" w:author="Cheng, Jiangtao" w:date="2021-07-17T14:52:00Z">
            <w:rPr>
              <w:rFonts w:cs="Times New Roman"/>
              <w:sz w:val="24"/>
              <w:szCs w:val="24"/>
            </w:rPr>
          </w:rPrChange>
        </w:rPr>
        <w:t xml:space="preserve"> water droplet evaporati</w:t>
      </w:r>
      <w:ins w:id="1557" w:author="Cheng, Jiangtao" w:date="2021-07-17T15:05:00Z">
        <w:r w:rsidR="001A5623">
          <w:rPr>
            <w:rFonts w:cs="Times New Roman"/>
            <w:sz w:val="24"/>
            <w:szCs w:val="24"/>
          </w:rPr>
          <w:t>ng</w:t>
        </w:r>
      </w:ins>
      <w:del w:id="1558" w:author="Cheng, Jiangtao" w:date="2021-07-17T15:05:00Z">
        <w:r w:rsidRPr="00901F50" w:rsidDel="001A5623">
          <w:rPr>
            <w:rFonts w:cs="Times New Roman"/>
            <w:sz w:val="24"/>
            <w:szCs w:val="24"/>
            <w:rPrChange w:id="1559" w:author="Cheng, Jiangtao" w:date="2021-07-17T14:52:00Z">
              <w:rPr>
                <w:rFonts w:cs="Times New Roman"/>
                <w:sz w:val="24"/>
                <w:szCs w:val="24"/>
              </w:rPr>
            </w:rPrChange>
          </w:rPr>
          <w:delText>on</w:delText>
        </w:r>
      </w:del>
      <w:r w:rsidRPr="00901F50">
        <w:rPr>
          <w:rFonts w:cs="Times New Roman"/>
          <w:sz w:val="24"/>
          <w:szCs w:val="24"/>
          <w:rPrChange w:id="1560" w:author="Cheng, Jiangtao" w:date="2021-07-17T14:52:00Z">
            <w:rPr>
              <w:rFonts w:cs="Times New Roman"/>
              <w:sz w:val="24"/>
              <w:szCs w:val="24"/>
            </w:rPr>
          </w:rPrChange>
        </w:rPr>
        <w:t xml:space="preserve"> on </w:t>
      </w:r>
      <w:ins w:id="1561" w:author="Cheng, Jiangtao" w:date="2021-07-17T15:05:00Z">
        <w:r w:rsidR="001A5623">
          <w:rPr>
            <w:rFonts w:cs="Times New Roman"/>
            <w:sz w:val="24"/>
            <w:szCs w:val="24"/>
          </w:rPr>
          <w:t xml:space="preserve">a </w:t>
        </w:r>
      </w:ins>
      <w:r w:rsidRPr="00901F50">
        <w:rPr>
          <w:rFonts w:cs="Times New Roman"/>
          <w:sz w:val="24"/>
          <w:szCs w:val="24"/>
          <w:rPrChange w:id="1562" w:author="Cheng, Jiangtao" w:date="2021-07-17T14:52:00Z">
            <w:rPr>
              <w:rFonts w:cs="Times New Roman"/>
              <w:sz w:val="24"/>
              <w:szCs w:val="24"/>
            </w:rPr>
          </w:rPrChange>
        </w:rPr>
        <w:t>40</w:t>
      </w:r>
      <w:r w:rsidR="009B53E5" w:rsidRPr="00901F50">
        <w:rPr>
          <w:rFonts w:cs="Times New Roman"/>
          <w:sz w:val="24"/>
          <w:szCs w:val="24"/>
          <w:rPrChange w:id="1563" w:author="Cheng, Jiangtao" w:date="2021-07-17T14:52:00Z">
            <w:rPr>
              <w:rFonts w:cs="Times New Roman"/>
              <w:sz w:val="24"/>
              <w:szCs w:val="24"/>
            </w:rPr>
          </w:rPrChange>
        </w:rPr>
        <w:t xml:space="preserve"> °C</w:t>
      </w:r>
      <w:del w:id="1564" w:author="Cheng, Jiangtao" w:date="2021-07-16T09:55:00Z">
        <w:r w:rsidR="009B53E5" w:rsidRPr="00901F50" w:rsidDel="00792342">
          <w:rPr>
            <w:rFonts w:cs="Times New Roman"/>
            <w:sz w:val="24"/>
            <w:szCs w:val="24"/>
            <w:rPrChange w:id="1565" w:author="Cheng, Jiangtao" w:date="2021-07-17T14:52:00Z">
              <w:rPr>
                <w:rFonts w:cs="Times New Roman"/>
                <w:sz w:val="24"/>
                <w:szCs w:val="24"/>
              </w:rPr>
            </w:rPrChange>
          </w:rPr>
          <w:delText xml:space="preserve"> </w:delText>
        </w:r>
      </w:del>
      <w:ins w:id="1566" w:author="Cheng, Jiangtao" w:date="2021-07-16T09:55:00Z">
        <w:r w:rsidR="00792342" w:rsidRPr="00901F50">
          <w:rPr>
            <w:rFonts w:cs="Times New Roman"/>
            <w:sz w:val="24"/>
            <w:szCs w:val="24"/>
            <w:rPrChange w:id="1567" w:author="Cheng, Jiangtao" w:date="2021-07-17T14:52:00Z">
              <w:rPr>
                <w:rFonts w:cs="Times New Roman"/>
                <w:sz w:val="24"/>
                <w:szCs w:val="24"/>
              </w:rPr>
            </w:rPrChange>
          </w:rPr>
          <w:t xml:space="preserve"> – </w:t>
        </w:r>
      </w:ins>
      <w:del w:id="1568" w:author="Cheng, Jiangtao" w:date="2021-07-16T09:55:00Z">
        <w:r w:rsidRPr="00901F50" w:rsidDel="00792342">
          <w:rPr>
            <w:rFonts w:cs="Times New Roman"/>
            <w:sz w:val="24"/>
            <w:szCs w:val="24"/>
            <w:rPrChange w:id="1569" w:author="Cheng, Jiangtao" w:date="2021-07-17T14:52:00Z">
              <w:rPr>
                <w:rFonts w:cs="Times New Roman"/>
                <w:sz w:val="24"/>
                <w:szCs w:val="24"/>
              </w:rPr>
            </w:rPrChange>
          </w:rPr>
          <w:delText xml:space="preserve">- </w:delText>
        </w:r>
      </w:del>
      <w:r w:rsidRPr="00901F50">
        <w:rPr>
          <w:rFonts w:cs="Times New Roman"/>
          <w:sz w:val="24"/>
          <w:szCs w:val="24"/>
          <w:rPrChange w:id="1570" w:author="Cheng, Jiangtao" w:date="2021-07-17T14:52:00Z">
            <w:rPr>
              <w:rFonts w:cs="Times New Roman"/>
              <w:sz w:val="24"/>
              <w:szCs w:val="24"/>
            </w:rPr>
          </w:rPrChange>
        </w:rPr>
        <w:t>60 °C substrate</w:t>
      </w:r>
      <w:r w:rsidR="009B53E5" w:rsidRPr="00901F50">
        <w:rPr>
          <w:rFonts w:cs="Times New Roman"/>
          <w:sz w:val="24"/>
          <w:szCs w:val="24"/>
          <w:rPrChange w:id="1571" w:author="Cheng, Jiangtao" w:date="2021-07-17T14:52:00Z">
            <w:rPr>
              <w:rFonts w:cs="Times New Roman"/>
              <w:sz w:val="24"/>
              <w:szCs w:val="24"/>
            </w:rPr>
          </w:rPrChange>
        </w:rPr>
        <w:t>s</w:t>
      </w:r>
      <w:r w:rsidRPr="00901F50">
        <w:rPr>
          <w:rFonts w:cs="Times New Roman"/>
          <w:sz w:val="24"/>
          <w:szCs w:val="24"/>
          <w:rPrChange w:id="1572" w:author="Cheng, Jiangtao" w:date="2021-07-17T14:52:00Z">
            <w:rPr>
              <w:rFonts w:cs="Times New Roman"/>
              <w:sz w:val="24"/>
              <w:szCs w:val="24"/>
            </w:rPr>
          </w:rPrChange>
        </w:rPr>
        <w:t xml:space="preserve"> is of tens of microns per second and the Peclet number is less than 1. Thus, it is reasonable</w:t>
      </w:r>
      <w:r w:rsidR="009B53E5" w:rsidRPr="00901F50">
        <w:rPr>
          <w:rFonts w:cs="Times New Roman"/>
          <w:sz w:val="24"/>
          <w:szCs w:val="24"/>
          <w:rPrChange w:id="1573" w:author="Cheng, Jiangtao" w:date="2021-07-17T14:52:00Z">
            <w:rPr>
              <w:rFonts w:cs="Times New Roman"/>
              <w:sz w:val="24"/>
              <w:szCs w:val="24"/>
            </w:rPr>
          </w:rPrChange>
        </w:rPr>
        <w:t xml:space="preserve"> </w:t>
      </w:r>
      <w:ins w:id="1574" w:author="Cheng, Jiangtao" w:date="2021-07-17T15:05:00Z">
        <w:r w:rsidR="001A5623">
          <w:rPr>
            <w:rFonts w:cs="Times New Roman"/>
            <w:sz w:val="24"/>
            <w:szCs w:val="24"/>
          </w:rPr>
          <w:t xml:space="preserve">for us </w:t>
        </w:r>
      </w:ins>
      <w:r w:rsidR="009B53E5" w:rsidRPr="00901F50">
        <w:rPr>
          <w:rFonts w:cs="Times New Roman"/>
          <w:sz w:val="24"/>
          <w:szCs w:val="24"/>
          <w:rPrChange w:id="1575" w:author="Cheng, Jiangtao" w:date="2021-07-17T14:52:00Z">
            <w:rPr>
              <w:rFonts w:cs="Times New Roman"/>
              <w:sz w:val="24"/>
              <w:szCs w:val="24"/>
            </w:rPr>
          </w:rPrChange>
        </w:rPr>
        <w:t xml:space="preserve">to only consider the conduction heat transfer </w:t>
      </w:r>
      <w:ins w:id="1576" w:author="Cheng, Jiangtao" w:date="2021-07-17T15:07:00Z">
        <w:r w:rsidR="001A5623">
          <w:rPr>
            <w:rFonts w:cs="Times New Roman"/>
            <w:sz w:val="24"/>
            <w:szCs w:val="24"/>
          </w:rPr>
          <w:t>while</w:t>
        </w:r>
      </w:ins>
      <w:del w:id="1577" w:author="Cheng, Jiangtao" w:date="2021-07-17T15:07:00Z">
        <w:r w:rsidR="009B53E5" w:rsidRPr="00901F50" w:rsidDel="001A5623">
          <w:rPr>
            <w:rFonts w:cs="Times New Roman"/>
            <w:sz w:val="24"/>
            <w:szCs w:val="24"/>
            <w:rPrChange w:id="1578" w:author="Cheng, Jiangtao" w:date="2021-07-17T14:52:00Z">
              <w:rPr>
                <w:rFonts w:cs="Times New Roman"/>
                <w:sz w:val="24"/>
                <w:szCs w:val="24"/>
              </w:rPr>
            </w:rPrChange>
          </w:rPr>
          <w:delText>and</w:delText>
        </w:r>
      </w:del>
      <w:r w:rsidR="009B53E5" w:rsidRPr="00901F50">
        <w:rPr>
          <w:rFonts w:cs="Times New Roman"/>
          <w:sz w:val="24"/>
          <w:szCs w:val="24"/>
          <w:rPrChange w:id="1579" w:author="Cheng, Jiangtao" w:date="2021-07-17T14:52:00Z">
            <w:rPr>
              <w:rFonts w:cs="Times New Roman"/>
              <w:sz w:val="24"/>
              <w:szCs w:val="24"/>
            </w:rPr>
          </w:rPrChange>
        </w:rPr>
        <w:t xml:space="preserve"> neglect</w:t>
      </w:r>
      <w:ins w:id="1580" w:author="Cheng, Jiangtao" w:date="2021-07-17T15:07:00Z">
        <w:r w:rsidR="001A5623">
          <w:rPr>
            <w:rFonts w:cs="Times New Roman"/>
            <w:sz w:val="24"/>
            <w:szCs w:val="24"/>
          </w:rPr>
          <w:t>ing</w:t>
        </w:r>
      </w:ins>
      <w:r w:rsidRPr="00901F50">
        <w:rPr>
          <w:rFonts w:cs="Times New Roman"/>
          <w:sz w:val="24"/>
          <w:szCs w:val="24"/>
          <w:rPrChange w:id="1581" w:author="Cheng, Jiangtao" w:date="2021-07-17T14:52:00Z">
            <w:rPr>
              <w:rFonts w:cs="Times New Roman"/>
              <w:sz w:val="24"/>
              <w:szCs w:val="24"/>
            </w:rPr>
          </w:rPrChange>
        </w:rPr>
        <w:t xml:space="preserve"> the internal convection of the water droplet </w:t>
      </w:r>
      <w:del w:id="1582" w:author="Cheng, Jiangtao" w:date="2021-07-17T15:06:00Z">
        <w:r w:rsidRPr="00901F50" w:rsidDel="001A5623">
          <w:rPr>
            <w:rFonts w:cs="Times New Roman"/>
            <w:sz w:val="24"/>
            <w:szCs w:val="24"/>
            <w:rPrChange w:id="1583" w:author="Cheng, Jiangtao" w:date="2021-07-17T14:52:00Z">
              <w:rPr>
                <w:rFonts w:cs="Times New Roman"/>
                <w:sz w:val="24"/>
                <w:szCs w:val="24"/>
              </w:rPr>
            </w:rPrChange>
          </w:rPr>
          <w:delText xml:space="preserve">when calculating the droplet cap surface temperature </w:delText>
        </w:r>
      </w:del>
      <w:del w:id="1584" w:author="Cheng, Jiangtao" w:date="2021-07-17T15:07:00Z">
        <w:r w:rsidRPr="00901F50" w:rsidDel="001A5623">
          <w:rPr>
            <w:rFonts w:cs="Times New Roman"/>
            <w:sz w:val="24"/>
            <w:szCs w:val="24"/>
            <w:rPrChange w:id="1585" w:author="Cheng, Jiangtao" w:date="2021-07-17T14:52:00Z">
              <w:rPr>
                <w:rFonts w:cs="Times New Roman"/>
                <w:sz w:val="24"/>
                <w:szCs w:val="24"/>
              </w:rPr>
            </w:rPrChange>
          </w:rPr>
          <w:delText>in</w:delText>
        </w:r>
        <w:r w:rsidR="009B53E5" w:rsidRPr="00901F50" w:rsidDel="001A5623">
          <w:rPr>
            <w:rFonts w:cs="Times New Roman"/>
            <w:sz w:val="24"/>
            <w:szCs w:val="24"/>
            <w:rPrChange w:id="1586" w:author="Cheng, Jiangtao" w:date="2021-07-17T14:52:00Z">
              <w:rPr>
                <w:rFonts w:cs="Times New Roman"/>
                <w:sz w:val="24"/>
                <w:szCs w:val="24"/>
              </w:rPr>
            </w:rPrChange>
          </w:rPr>
          <w:delText xml:space="preserve"> </w:delText>
        </w:r>
      </w:del>
      <w:del w:id="1587" w:author="Cheng, Jiangtao" w:date="2021-07-17T15:06:00Z">
        <w:r w:rsidR="009B53E5" w:rsidRPr="00901F50" w:rsidDel="001A5623">
          <w:rPr>
            <w:rFonts w:cs="Times New Roman"/>
            <w:sz w:val="24"/>
            <w:szCs w:val="24"/>
            <w:rPrChange w:id="1588" w:author="Cheng, Jiangtao" w:date="2021-07-17T14:52:00Z">
              <w:rPr>
                <w:rFonts w:cs="Times New Roman"/>
                <w:sz w:val="24"/>
                <w:szCs w:val="24"/>
              </w:rPr>
            </w:rPrChange>
          </w:rPr>
          <w:delText>this investigation</w:delText>
        </w:r>
      </w:del>
      <w:ins w:id="1589" w:author="Cheng, Jiangtao" w:date="2021-07-17T15:07:00Z">
        <w:r w:rsidR="001A5623">
          <w:rPr>
            <w:rFonts w:cs="Times New Roman"/>
            <w:sz w:val="24"/>
            <w:szCs w:val="24"/>
          </w:rPr>
          <w:t>on</w:t>
        </w:r>
      </w:ins>
      <w:del w:id="1590" w:author="Cheng, Jiangtao" w:date="2021-07-17T15:06:00Z">
        <w:r w:rsidRPr="00901F50" w:rsidDel="001A5623">
          <w:rPr>
            <w:rFonts w:cs="Times New Roman"/>
            <w:sz w:val="24"/>
            <w:szCs w:val="24"/>
            <w:rPrChange w:id="1591" w:author="Cheng, Jiangtao" w:date="2021-07-17T14:52:00Z">
              <w:rPr>
                <w:rFonts w:cs="Times New Roman"/>
                <w:sz w:val="24"/>
                <w:szCs w:val="24"/>
              </w:rPr>
            </w:rPrChange>
          </w:rPr>
          <w:delText xml:space="preserve"> for</w:delText>
        </w:r>
      </w:del>
      <w:r w:rsidR="009B53E5" w:rsidRPr="00901F50">
        <w:rPr>
          <w:rFonts w:cs="Times New Roman"/>
          <w:sz w:val="24"/>
          <w:szCs w:val="24"/>
          <w:rPrChange w:id="1592" w:author="Cheng, Jiangtao" w:date="2021-07-17T14:52:00Z">
            <w:rPr>
              <w:rFonts w:cs="Times New Roman"/>
              <w:sz w:val="24"/>
              <w:szCs w:val="24"/>
            </w:rPr>
          </w:rPrChange>
        </w:rPr>
        <w:t xml:space="preserve"> </w:t>
      </w:r>
      <w:ins w:id="1593" w:author="Cheng, Jiangtao" w:date="2021-07-17T15:08:00Z">
        <w:r w:rsidR="001A5623">
          <w:rPr>
            <w:rFonts w:cs="Times New Roman"/>
            <w:sz w:val="24"/>
            <w:szCs w:val="24"/>
          </w:rPr>
          <w:t xml:space="preserve">a </w:t>
        </w:r>
        <w:r w:rsidR="001A5623" w:rsidRPr="001A5623">
          <w:rPr>
            <w:rFonts w:cs="Times New Roman"/>
            <w:sz w:val="24"/>
            <w:szCs w:val="24"/>
          </w:rPr>
          <w:t>substrate</w:t>
        </w:r>
        <w:r w:rsidR="001A5623" w:rsidRPr="00901F50">
          <w:rPr>
            <w:rFonts w:cs="Times New Roman"/>
            <w:sz w:val="24"/>
            <w:szCs w:val="24"/>
            <w:rPrChange w:id="1594" w:author="Cheng, Jiangtao" w:date="2021-07-17T14:52:00Z">
              <w:rPr>
                <w:rFonts w:cs="Times New Roman"/>
                <w:sz w:val="24"/>
                <w:szCs w:val="24"/>
              </w:rPr>
            </w:rPrChange>
          </w:rPr>
          <w:t xml:space="preserve"> </w:t>
        </w:r>
        <w:r w:rsidR="001A5623">
          <w:rPr>
            <w:rFonts w:cs="Times New Roman"/>
            <w:sz w:val="24"/>
            <w:szCs w:val="24"/>
          </w:rPr>
          <w:t xml:space="preserve">with a </w:t>
        </w:r>
      </w:ins>
      <w:r w:rsidR="009B53E5" w:rsidRPr="00901F50">
        <w:rPr>
          <w:rFonts w:cs="Times New Roman"/>
          <w:sz w:val="24"/>
          <w:szCs w:val="24"/>
          <w:rPrChange w:id="1595" w:author="Cheng, Jiangtao" w:date="2021-07-17T14:52:00Z">
            <w:rPr>
              <w:rFonts w:cs="Times New Roman"/>
              <w:sz w:val="24"/>
              <w:szCs w:val="24"/>
            </w:rPr>
          </w:rPrChange>
        </w:rPr>
        <w:t>relatively</w:t>
      </w:r>
      <w:r w:rsidRPr="00901F50">
        <w:rPr>
          <w:rFonts w:cs="Times New Roman"/>
          <w:sz w:val="24"/>
          <w:szCs w:val="24"/>
          <w:rPrChange w:id="1596" w:author="Cheng, Jiangtao" w:date="2021-07-17T14:52:00Z">
            <w:rPr>
              <w:rFonts w:cs="Times New Roman"/>
              <w:sz w:val="24"/>
              <w:szCs w:val="24"/>
            </w:rPr>
          </w:rPrChange>
        </w:rPr>
        <w:t xml:space="preserve"> low</w:t>
      </w:r>
      <w:del w:id="1597" w:author="Cheng, Jiangtao" w:date="2021-07-17T15:08:00Z">
        <w:r w:rsidRPr="00901F50" w:rsidDel="001A5623">
          <w:rPr>
            <w:rFonts w:cs="Times New Roman"/>
            <w:sz w:val="24"/>
            <w:szCs w:val="24"/>
            <w:rPrChange w:id="1598" w:author="Cheng, Jiangtao" w:date="2021-07-17T14:52:00Z">
              <w:rPr>
                <w:rFonts w:cs="Times New Roman"/>
                <w:sz w:val="24"/>
                <w:szCs w:val="24"/>
              </w:rPr>
            </w:rPrChange>
          </w:rPr>
          <w:delText xml:space="preserve"> </w:delText>
        </w:r>
        <w:r w:rsidRPr="001A5623" w:rsidDel="001A5623">
          <w:rPr>
            <w:rFonts w:cs="Times New Roman"/>
            <w:sz w:val="24"/>
            <w:szCs w:val="24"/>
          </w:rPr>
          <w:delText xml:space="preserve">substrate </w:delText>
        </w:r>
      </w:del>
      <w:del w:id="1599" w:author="Cheng, Jiangtao" w:date="2021-07-17T15:06:00Z">
        <w:r w:rsidRPr="00901F50" w:rsidDel="001A5623">
          <w:rPr>
            <w:rFonts w:cs="Times New Roman"/>
            <w:sz w:val="24"/>
            <w:szCs w:val="24"/>
            <w:rPrChange w:id="1600" w:author="Cheng, Jiangtao" w:date="2021-07-17T14:52:00Z">
              <w:rPr>
                <w:rFonts w:cs="Times New Roman"/>
                <w:sz w:val="24"/>
                <w:szCs w:val="24"/>
              </w:rPr>
            </w:rPrChange>
          </w:rPr>
          <w:delText>base</w:delText>
        </w:r>
      </w:del>
      <w:r w:rsidRPr="00901F50">
        <w:rPr>
          <w:rFonts w:cs="Times New Roman"/>
          <w:sz w:val="24"/>
          <w:szCs w:val="24"/>
          <w:rPrChange w:id="1601" w:author="Cheng, Jiangtao" w:date="2021-07-17T14:52:00Z">
            <w:rPr>
              <w:rFonts w:cs="Times New Roman"/>
              <w:sz w:val="24"/>
              <w:szCs w:val="24"/>
            </w:rPr>
          </w:rPrChange>
        </w:rPr>
        <w:t xml:space="preserve"> temperature</w:t>
      </w:r>
      <w:r w:rsidR="009B53E5" w:rsidRPr="00901F50">
        <w:rPr>
          <w:rFonts w:cs="Times New Roman"/>
          <w:sz w:val="24"/>
          <w:szCs w:val="24"/>
          <w:rPrChange w:id="1602" w:author="Cheng, Jiangtao" w:date="2021-07-17T14:52:00Z">
            <w:rPr>
              <w:rFonts w:cs="Times New Roman"/>
              <w:sz w:val="24"/>
              <w:szCs w:val="24"/>
            </w:rPr>
          </w:rPrChange>
        </w:rPr>
        <w:t>s</w:t>
      </w:r>
      <w:r w:rsidRPr="00901F50">
        <w:rPr>
          <w:rFonts w:cs="Times New Roman"/>
          <w:sz w:val="24"/>
          <w:szCs w:val="24"/>
          <w:rPrChange w:id="1603" w:author="Cheng, Jiangtao" w:date="2021-07-17T14:52:00Z">
            <w:rPr>
              <w:rFonts w:cs="Times New Roman"/>
              <w:sz w:val="24"/>
              <w:szCs w:val="24"/>
            </w:rPr>
          </w:rPrChange>
        </w:rPr>
        <w:t xml:space="preserve"> (40</w:t>
      </w:r>
      <w:r w:rsidR="009B53E5" w:rsidRPr="00901F50">
        <w:rPr>
          <w:rFonts w:cs="Times New Roman"/>
          <w:sz w:val="24"/>
          <w:szCs w:val="24"/>
          <w:rPrChange w:id="1604" w:author="Cheng, Jiangtao" w:date="2021-07-17T14:52:00Z">
            <w:rPr>
              <w:rFonts w:cs="Times New Roman"/>
              <w:sz w:val="24"/>
              <w:szCs w:val="24"/>
            </w:rPr>
          </w:rPrChange>
        </w:rPr>
        <w:t xml:space="preserve"> °C</w:t>
      </w:r>
      <w:del w:id="1605" w:author="Cheng, Jiangtao" w:date="2021-07-16T09:55:00Z">
        <w:r w:rsidR="009B53E5" w:rsidRPr="00901F50" w:rsidDel="00792342">
          <w:rPr>
            <w:rFonts w:cs="Times New Roman"/>
            <w:sz w:val="24"/>
            <w:szCs w:val="24"/>
            <w:rPrChange w:id="1606" w:author="Cheng, Jiangtao" w:date="2021-07-17T14:52:00Z">
              <w:rPr>
                <w:rFonts w:cs="Times New Roman"/>
                <w:sz w:val="24"/>
                <w:szCs w:val="24"/>
              </w:rPr>
            </w:rPrChange>
          </w:rPr>
          <w:delText xml:space="preserve"> </w:delText>
        </w:r>
      </w:del>
      <w:ins w:id="1607" w:author="Cheng, Jiangtao" w:date="2021-07-16T09:55:00Z">
        <w:r w:rsidR="00792342" w:rsidRPr="00901F50">
          <w:rPr>
            <w:rFonts w:cs="Times New Roman"/>
            <w:sz w:val="24"/>
            <w:szCs w:val="24"/>
            <w:rPrChange w:id="1608" w:author="Cheng, Jiangtao" w:date="2021-07-17T14:52:00Z">
              <w:rPr>
                <w:rFonts w:cs="Times New Roman"/>
                <w:sz w:val="24"/>
                <w:szCs w:val="24"/>
              </w:rPr>
            </w:rPrChange>
          </w:rPr>
          <w:t xml:space="preserve"> – </w:t>
        </w:r>
      </w:ins>
      <w:del w:id="1609" w:author="Cheng, Jiangtao" w:date="2021-07-16T09:55:00Z">
        <w:r w:rsidRPr="00901F50" w:rsidDel="00792342">
          <w:rPr>
            <w:rFonts w:cs="Times New Roman"/>
            <w:sz w:val="24"/>
            <w:szCs w:val="24"/>
            <w:rPrChange w:id="1610" w:author="Cheng, Jiangtao" w:date="2021-07-17T14:52:00Z">
              <w:rPr>
                <w:rFonts w:cs="Times New Roman"/>
                <w:sz w:val="24"/>
                <w:szCs w:val="24"/>
              </w:rPr>
            </w:rPrChange>
          </w:rPr>
          <w:delText>-</w:delText>
        </w:r>
      </w:del>
      <w:r w:rsidRPr="00901F50">
        <w:rPr>
          <w:rFonts w:cs="Times New Roman"/>
          <w:sz w:val="24"/>
          <w:szCs w:val="24"/>
          <w:rPrChange w:id="1611" w:author="Cheng, Jiangtao" w:date="2021-07-17T14:52:00Z">
            <w:rPr>
              <w:rFonts w:cs="Times New Roman"/>
              <w:sz w:val="24"/>
              <w:szCs w:val="24"/>
            </w:rPr>
          </w:rPrChange>
        </w:rPr>
        <w:t xml:space="preserve">80 </w:t>
      </w:r>
      <w:bookmarkStart w:id="1612" w:name="_Hlk76761177"/>
      <w:r w:rsidRPr="00901F50">
        <w:rPr>
          <w:rFonts w:cs="Times New Roman"/>
          <w:sz w:val="24"/>
          <w:szCs w:val="24"/>
          <w:rPrChange w:id="1613" w:author="Cheng, Jiangtao" w:date="2021-07-17T14:52:00Z">
            <w:rPr>
              <w:rFonts w:cs="Times New Roman"/>
              <w:sz w:val="24"/>
              <w:szCs w:val="24"/>
            </w:rPr>
          </w:rPrChange>
        </w:rPr>
        <w:t>°C</w:t>
      </w:r>
      <w:bookmarkEnd w:id="1612"/>
      <w:r w:rsidRPr="00901F50">
        <w:rPr>
          <w:rFonts w:cs="Times New Roman"/>
          <w:sz w:val="24"/>
          <w:szCs w:val="24"/>
          <w:rPrChange w:id="1614" w:author="Cheng, Jiangtao" w:date="2021-07-17T14:52:00Z">
            <w:rPr>
              <w:rFonts w:cs="Times New Roman"/>
              <w:sz w:val="24"/>
              <w:szCs w:val="24"/>
            </w:rPr>
          </w:rPrChange>
        </w:rPr>
        <w:t xml:space="preserve">). With the increase of the substrate </w:t>
      </w:r>
      <w:del w:id="1615" w:author="Cheng, Jiangtao" w:date="2021-07-17T15:08:00Z">
        <w:r w:rsidRPr="00901F50" w:rsidDel="001A5623">
          <w:rPr>
            <w:rFonts w:cs="Times New Roman"/>
            <w:sz w:val="24"/>
            <w:szCs w:val="24"/>
            <w:rPrChange w:id="1616" w:author="Cheng, Jiangtao" w:date="2021-07-17T14:52:00Z">
              <w:rPr>
                <w:rFonts w:cs="Times New Roman"/>
                <w:sz w:val="24"/>
                <w:szCs w:val="24"/>
              </w:rPr>
            </w:rPrChange>
          </w:rPr>
          <w:delText xml:space="preserve">base </w:delText>
        </w:r>
      </w:del>
      <w:r w:rsidRPr="00901F50">
        <w:rPr>
          <w:rFonts w:cs="Times New Roman"/>
          <w:sz w:val="24"/>
          <w:szCs w:val="24"/>
          <w:rPrChange w:id="1617" w:author="Cheng, Jiangtao" w:date="2021-07-17T14:52:00Z">
            <w:rPr>
              <w:rFonts w:cs="Times New Roman"/>
              <w:sz w:val="24"/>
              <w:szCs w:val="24"/>
            </w:rPr>
          </w:rPrChange>
        </w:rPr>
        <w:t>temperature, more heat is transferred through the droplet and the temperature difference between the droplet top and bottom</w:t>
      </w:r>
      <w:del w:id="1618" w:author="Cheng, Jiangtao" w:date="2021-07-17T15:08:00Z">
        <w:r w:rsidRPr="00901F50" w:rsidDel="001A5623">
          <w:rPr>
            <w:rFonts w:cs="Times New Roman"/>
            <w:sz w:val="24"/>
            <w:szCs w:val="24"/>
            <w:rPrChange w:id="1619" w:author="Cheng, Jiangtao" w:date="2021-07-17T14:52:00Z">
              <w:rPr>
                <w:rFonts w:cs="Times New Roman"/>
                <w:sz w:val="24"/>
                <w:szCs w:val="24"/>
              </w:rPr>
            </w:rPrChange>
          </w:rPr>
          <w:delText xml:space="preserve"> surface</w:delText>
        </w:r>
      </w:del>
      <w:r w:rsidRPr="00901F50">
        <w:rPr>
          <w:rFonts w:cs="Times New Roman"/>
          <w:sz w:val="24"/>
          <w:szCs w:val="24"/>
          <w:rPrChange w:id="1620" w:author="Cheng, Jiangtao" w:date="2021-07-17T14:52:00Z">
            <w:rPr>
              <w:rFonts w:cs="Times New Roman"/>
              <w:sz w:val="24"/>
              <w:szCs w:val="24"/>
            </w:rPr>
          </w:rPrChange>
        </w:rPr>
        <w:t xml:space="preserve"> becomes larger. Fluid motion driven by the temperature</w:t>
      </w:r>
      <w:r w:rsidR="009B53E5" w:rsidRPr="00901F50">
        <w:rPr>
          <w:rFonts w:cs="Times New Roman"/>
          <w:sz w:val="24"/>
          <w:szCs w:val="24"/>
          <w:rPrChange w:id="1621" w:author="Cheng, Jiangtao" w:date="2021-07-17T14:52:00Z">
            <w:rPr>
              <w:rFonts w:cs="Times New Roman"/>
              <w:sz w:val="24"/>
              <w:szCs w:val="24"/>
            </w:rPr>
          </w:rPrChange>
        </w:rPr>
        <w:t xml:space="preserve"> gradient</w:t>
      </w:r>
      <w:r w:rsidRPr="00901F50">
        <w:rPr>
          <w:rFonts w:cs="Times New Roman"/>
          <w:sz w:val="24"/>
          <w:szCs w:val="24"/>
          <w:rPrChange w:id="1622" w:author="Cheng, Jiangtao" w:date="2021-07-17T14:52:00Z">
            <w:rPr>
              <w:rFonts w:cs="Times New Roman"/>
              <w:sz w:val="24"/>
              <w:szCs w:val="24"/>
            </w:rPr>
          </w:rPrChange>
        </w:rPr>
        <w:t xml:space="preserve"> in the droplet becomes violent and the characteristic velocity of </w:t>
      </w:r>
      <w:del w:id="1623" w:author="Cheng, Jiangtao" w:date="2021-07-17T15:09:00Z">
        <w:r w:rsidRPr="00901F50" w:rsidDel="007837AC">
          <w:rPr>
            <w:rFonts w:cs="Times New Roman"/>
            <w:sz w:val="24"/>
            <w:szCs w:val="24"/>
            <w:rPrChange w:id="1624" w:author="Cheng, Jiangtao" w:date="2021-07-17T14:52:00Z">
              <w:rPr>
                <w:rFonts w:cs="Times New Roman"/>
                <w:sz w:val="24"/>
                <w:szCs w:val="24"/>
              </w:rPr>
            </w:rPrChange>
          </w:rPr>
          <w:delText>the fluid in the droplet</w:delText>
        </w:r>
      </w:del>
      <w:ins w:id="1625" w:author="Cheng, Jiangtao" w:date="2021-07-17T15:09:00Z">
        <w:r w:rsidR="007837AC">
          <w:rPr>
            <w:rFonts w:cs="Times New Roman"/>
            <w:sz w:val="24"/>
            <w:szCs w:val="24"/>
          </w:rPr>
          <w:t xml:space="preserve">internal </w:t>
        </w:r>
      </w:ins>
      <w:ins w:id="1626" w:author="Cheng, Jiangtao" w:date="2021-07-17T15:39:00Z">
        <w:r w:rsidR="00A24D24">
          <w:rPr>
            <w:rFonts w:cs="Times New Roman"/>
            <w:sz w:val="24"/>
            <w:szCs w:val="24"/>
          </w:rPr>
          <w:t>flow</w:t>
        </w:r>
      </w:ins>
      <w:r w:rsidRPr="00901F50">
        <w:rPr>
          <w:rFonts w:cs="Times New Roman"/>
          <w:sz w:val="24"/>
          <w:szCs w:val="24"/>
          <w:rPrChange w:id="1627" w:author="Cheng, Jiangtao" w:date="2021-07-17T14:52:00Z">
            <w:rPr>
              <w:rFonts w:cs="Times New Roman"/>
              <w:sz w:val="24"/>
              <w:szCs w:val="24"/>
            </w:rPr>
          </w:rPrChange>
        </w:rPr>
        <w:t xml:space="preserve"> increases. Thus, we need to </w:t>
      </w:r>
      <w:ins w:id="1628" w:author="Cheng, Jiangtao" w:date="2021-07-17T15:09:00Z">
        <w:r w:rsidR="007837AC">
          <w:rPr>
            <w:rFonts w:cs="Times New Roman"/>
            <w:sz w:val="24"/>
            <w:szCs w:val="24"/>
          </w:rPr>
          <w:t>account for</w:t>
        </w:r>
      </w:ins>
      <w:del w:id="1629" w:author="Cheng, Jiangtao" w:date="2021-07-17T15:09:00Z">
        <w:r w:rsidR="002F7748" w:rsidRPr="00901F50" w:rsidDel="007837AC">
          <w:rPr>
            <w:rFonts w:cs="Times New Roman"/>
            <w:sz w:val="24"/>
            <w:szCs w:val="24"/>
            <w:rPrChange w:id="1630" w:author="Cheng, Jiangtao" w:date="2021-07-17T14:52:00Z">
              <w:rPr>
                <w:rFonts w:cs="Times New Roman"/>
                <w:sz w:val="24"/>
                <w:szCs w:val="24"/>
              </w:rPr>
            </w:rPrChange>
          </w:rPr>
          <w:delText>consider</w:delText>
        </w:r>
      </w:del>
      <w:r w:rsidR="002F7748" w:rsidRPr="00901F50">
        <w:rPr>
          <w:rFonts w:cs="Times New Roman"/>
          <w:sz w:val="24"/>
          <w:szCs w:val="24"/>
          <w:rPrChange w:id="1631" w:author="Cheng, Jiangtao" w:date="2021-07-17T14:52:00Z">
            <w:rPr>
              <w:rFonts w:cs="Times New Roman"/>
              <w:sz w:val="24"/>
              <w:szCs w:val="24"/>
            </w:rPr>
          </w:rPrChange>
        </w:rPr>
        <w:t xml:space="preserve"> the effects of</w:t>
      </w:r>
      <w:r w:rsidRPr="00901F50">
        <w:rPr>
          <w:rFonts w:cs="Times New Roman"/>
          <w:sz w:val="24"/>
          <w:szCs w:val="24"/>
          <w:rPrChange w:id="1632" w:author="Cheng, Jiangtao" w:date="2021-07-17T14:52:00Z">
            <w:rPr>
              <w:rFonts w:cs="Times New Roman"/>
              <w:sz w:val="24"/>
              <w:szCs w:val="24"/>
            </w:rPr>
          </w:rPrChange>
        </w:rPr>
        <w:t xml:space="preserve"> the </w:t>
      </w:r>
      <w:ins w:id="1633" w:author="Cheng, Jiangtao" w:date="2021-07-17T15:14:00Z">
        <w:r w:rsidR="00010E69">
          <w:rPr>
            <w:rFonts w:cs="Times New Roman"/>
            <w:sz w:val="24"/>
            <w:szCs w:val="24"/>
          </w:rPr>
          <w:t>droplet</w:t>
        </w:r>
        <w:r w:rsidR="00010E69">
          <w:rPr>
            <w:rFonts w:cs="Times New Roman"/>
            <w:sz w:val="24"/>
            <w:szCs w:val="24"/>
          </w:rPr>
          <w:t xml:space="preserve"> </w:t>
        </w:r>
      </w:ins>
      <w:ins w:id="1634" w:author="Cheng, Jiangtao" w:date="2021-07-17T15:10:00Z">
        <w:r w:rsidR="007837AC">
          <w:rPr>
            <w:rFonts w:cs="Times New Roman"/>
            <w:sz w:val="24"/>
            <w:szCs w:val="24"/>
          </w:rPr>
          <w:t xml:space="preserve">internal </w:t>
        </w:r>
      </w:ins>
      <w:ins w:id="1635" w:author="Cheng, Jiangtao" w:date="2021-07-17T15:39:00Z">
        <w:r w:rsidR="00A24D24">
          <w:rPr>
            <w:rFonts w:cs="Times New Roman"/>
            <w:sz w:val="24"/>
            <w:szCs w:val="24"/>
          </w:rPr>
          <w:t>flow field</w:t>
        </w:r>
      </w:ins>
      <w:del w:id="1636" w:author="Cheng, Jiangtao" w:date="2021-07-17T15:10:00Z">
        <w:r w:rsidRPr="00901F50" w:rsidDel="007837AC">
          <w:rPr>
            <w:rFonts w:cs="Times New Roman"/>
            <w:sz w:val="24"/>
            <w:szCs w:val="24"/>
            <w:rPrChange w:id="1637" w:author="Cheng, Jiangtao" w:date="2021-07-17T14:52:00Z">
              <w:rPr>
                <w:rFonts w:cs="Times New Roman"/>
                <w:sz w:val="24"/>
                <w:szCs w:val="24"/>
              </w:rPr>
            </w:rPrChange>
          </w:rPr>
          <w:delText>fluid mot</w:delText>
        </w:r>
      </w:del>
      <w:del w:id="1638" w:author="Cheng, Jiangtao" w:date="2021-07-17T15:09:00Z">
        <w:r w:rsidRPr="00901F50" w:rsidDel="007837AC">
          <w:rPr>
            <w:rFonts w:cs="Times New Roman"/>
            <w:sz w:val="24"/>
            <w:szCs w:val="24"/>
            <w:rPrChange w:id="1639" w:author="Cheng, Jiangtao" w:date="2021-07-17T14:52:00Z">
              <w:rPr>
                <w:rFonts w:cs="Times New Roman"/>
                <w:sz w:val="24"/>
                <w:szCs w:val="24"/>
              </w:rPr>
            </w:rPrChange>
          </w:rPr>
          <w:delText>ion inside the droplet</w:delText>
        </w:r>
      </w:del>
      <w:r w:rsidRPr="00901F50">
        <w:rPr>
          <w:rFonts w:cs="Times New Roman"/>
          <w:sz w:val="24"/>
          <w:szCs w:val="24"/>
          <w:rPrChange w:id="1640" w:author="Cheng, Jiangtao" w:date="2021-07-17T14:52:00Z">
            <w:rPr>
              <w:rFonts w:cs="Times New Roman"/>
              <w:sz w:val="24"/>
              <w:szCs w:val="24"/>
            </w:rPr>
          </w:rPrChange>
        </w:rPr>
        <w:t xml:space="preserve"> </w:t>
      </w:r>
      <w:r w:rsidR="009B53E5" w:rsidRPr="00901F50">
        <w:rPr>
          <w:rFonts w:cs="Times New Roman"/>
          <w:sz w:val="24"/>
          <w:szCs w:val="24"/>
          <w:rPrChange w:id="1641" w:author="Cheng, Jiangtao" w:date="2021-07-17T14:52:00Z">
            <w:rPr>
              <w:rFonts w:cs="Times New Roman"/>
              <w:sz w:val="24"/>
              <w:szCs w:val="24"/>
            </w:rPr>
          </w:rPrChange>
        </w:rPr>
        <w:t>in the thermal circuit model</w:t>
      </w:r>
      <w:ins w:id="1642" w:author="Cheng, Jiangtao" w:date="2021-07-17T15:14:00Z">
        <w:r w:rsidR="00010E69">
          <w:rPr>
            <w:rFonts w:cs="Times New Roman"/>
            <w:sz w:val="24"/>
            <w:szCs w:val="24"/>
          </w:rPr>
          <w:t xml:space="preserve"> for high temperature eva</w:t>
        </w:r>
      </w:ins>
      <w:ins w:id="1643" w:author="Cheng, Jiangtao" w:date="2021-07-17T15:15:00Z">
        <w:r w:rsidR="00010E69">
          <w:rPr>
            <w:rFonts w:cs="Times New Roman"/>
            <w:sz w:val="24"/>
            <w:szCs w:val="24"/>
          </w:rPr>
          <w:t>poration analysis</w:t>
        </w:r>
      </w:ins>
      <w:del w:id="1644" w:author="Cheng, Jiangtao" w:date="2021-07-17T15:10:00Z">
        <w:r w:rsidR="009B53E5" w:rsidRPr="00901F50" w:rsidDel="007837AC">
          <w:rPr>
            <w:rFonts w:cs="Times New Roman"/>
            <w:sz w:val="24"/>
            <w:szCs w:val="24"/>
            <w:rPrChange w:id="1645" w:author="Cheng, Jiangtao" w:date="2021-07-17T14:52:00Z">
              <w:rPr>
                <w:rFonts w:cs="Times New Roman"/>
                <w:sz w:val="24"/>
                <w:szCs w:val="24"/>
              </w:rPr>
            </w:rPrChange>
          </w:rPr>
          <w:delText xml:space="preserve"> </w:delText>
        </w:r>
        <w:r w:rsidRPr="00901F50" w:rsidDel="007837AC">
          <w:rPr>
            <w:rFonts w:cs="Times New Roman"/>
            <w:sz w:val="24"/>
            <w:szCs w:val="24"/>
            <w:rPrChange w:id="1646" w:author="Cheng, Jiangtao" w:date="2021-07-17T14:52:00Z">
              <w:rPr>
                <w:rFonts w:cs="Times New Roman"/>
                <w:sz w:val="24"/>
                <w:szCs w:val="24"/>
              </w:rPr>
            </w:rPrChange>
          </w:rPr>
          <w:delText>when calculating the droplet cap surface temperature</w:delText>
        </w:r>
      </w:del>
      <w:r w:rsidRPr="00901F50">
        <w:rPr>
          <w:rFonts w:cs="Times New Roman"/>
          <w:sz w:val="24"/>
          <w:szCs w:val="24"/>
          <w:rPrChange w:id="1647" w:author="Cheng, Jiangtao" w:date="2021-07-17T14:52:00Z">
            <w:rPr>
              <w:rFonts w:cs="Times New Roman"/>
              <w:sz w:val="24"/>
              <w:szCs w:val="24"/>
            </w:rPr>
          </w:rPrChange>
        </w:rPr>
        <w:t xml:space="preserve">. </w:t>
      </w:r>
    </w:p>
    <w:p w14:paraId="495C343D" w14:textId="54EB6304" w:rsidR="00DA29D0" w:rsidRDefault="00C43C1E" w:rsidP="00856045">
      <w:pPr>
        <w:spacing w:line="360" w:lineRule="auto"/>
        <w:ind w:firstLine="360"/>
        <w:rPr>
          <w:ins w:id="1648" w:author="Cheng, Jiangtao" w:date="2021-07-17T11:19:00Z"/>
          <w:rFonts w:cs="Times New Roman"/>
          <w:sz w:val="24"/>
          <w:szCs w:val="24"/>
        </w:rPr>
      </w:pPr>
      <w:commentRangeStart w:id="1649"/>
      <w:r w:rsidRPr="00C43C1E">
        <w:rPr>
          <w:rFonts w:cs="Times New Roman"/>
          <w:sz w:val="24"/>
          <w:szCs w:val="24"/>
        </w:rPr>
        <w:t xml:space="preserve">In this study, the IR camera is placed on the top </w:t>
      </w:r>
      <w:del w:id="1650" w:author="Cheng, Jiangtao" w:date="2021-07-17T15:15:00Z">
        <w:r w:rsidRPr="00C43C1E" w:rsidDel="001F3F6E">
          <w:rPr>
            <w:rFonts w:cs="Times New Roman"/>
            <w:sz w:val="24"/>
            <w:szCs w:val="24"/>
          </w:rPr>
          <w:delText xml:space="preserve">side </w:delText>
        </w:r>
      </w:del>
      <w:r w:rsidRPr="00C43C1E">
        <w:rPr>
          <w:rFonts w:cs="Times New Roman"/>
          <w:sz w:val="24"/>
          <w:szCs w:val="24"/>
        </w:rPr>
        <w:t>of the droplet</w:t>
      </w:r>
      <w:r w:rsidR="002F7748">
        <w:rPr>
          <w:rFonts w:cs="Times New Roman"/>
          <w:sz w:val="24"/>
          <w:szCs w:val="24"/>
        </w:rPr>
        <w:t xml:space="preserve"> </w:t>
      </w:r>
      <w:del w:id="1651" w:author="Cheng, Jiangtao" w:date="2021-07-17T15:16:00Z">
        <w:r w:rsidR="002F7748" w:rsidDel="001F3F6E">
          <w:rPr>
            <w:rFonts w:cs="Times New Roman"/>
            <w:sz w:val="24"/>
            <w:szCs w:val="24"/>
          </w:rPr>
          <w:delText>normal to the substrate</w:delText>
        </w:r>
        <w:r w:rsidRPr="00C43C1E" w:rsidDel="001F3F6E">
          <w:rPr>
            <w:rFonts w:cs="Times New Roman"/>
            <w:sz w:val="24"/>
            <w:szCs w:val="24"/>
          </w:rPr>
          <w:delText xml:space="preserve"> </w:delText>
        </w:r>
      </w:del>
      <w:r w:rsidRPr="00C43C1E">
        <w:rPr>
          <w:rFonts w:cs="Times New Roman"/>
          <w:sz w:val="24"/>
          <w:szCs w:val="24"/>
        </w:rPr>
        <w:t>and the</w:t>
      </w:r>
      <w:del w:id="1652" w:author="Cheng, Jiangtao" w:date="2021-07-17T15:16:00Z">
        <w:r w:rsidRPr="00C43C1E" w:rsidDel="001F3F6E">
          <w:rPr>
            <w:rFonts w:cs="Times New Roman"/>
            <w:sz w:val="24"/>
            <w:szCs w:val="24"/>
          </w:rPr>
          <w:delText xml:space="preserve"> experimental result</w:delText>
        </w:r>
      </w:del>
      <w:r w:rsidRPr="00C43C1E">
        <w:rPr>
          <w:rFonts w:cs="Times New Roman"/>
          <w:sz w:val="24"/>
          <w:szCs w:val="24"/>
        </w:rPr>
        <w:t xml:space="preserve"> temperature </w:t>
      </w:r>
      <w:ins w:id="1653" w:author="Cheng, Jiangtao" w:date="2021-07-17T15:16:00Z">
        <w:r w:rsidR="001F3F6E">
          <w:rPr>
            <w:rFonts w:cs="Times New Roman"/>
            <w:sz w:val="24"/>
            <w:szCs w:val="24"/>
          </w:rPr>
          <w:t>measur</w:t>
        </w:r>
      </w:ins>
      <w:del w:id="1654" w:author="Cheng, Jiangtao" w:date="2021-07-17T15:16:00Z">
        <w:r w:rsidRPr="00C43C1E" w:rsidDel="001F3F6E">
          <w:rPr>
            <w:rFonts w:cs="Times New Roman"/>
            <w:sz w:val="24"/>
            <w:szCs w:val="24"/>
          </w:rPr>
          <w:delText>test</w:delText>
        </w:r>
      </w:del>
      <w:r w:rsidRPr="00C43C1E">
        <w:rPr>
          <w:rFonts w:cs="Times New Roman"/>
          <w:sz w:val="24"/>
          <w:szCs w:val="24"/>
        </w:rPr>
        <w:t>ed by the IR camera is</w:t>
      </w:r>
      <w:r w:rsidR="009B53E5">
        <w:rPr>
          <w:rFonts w:cs="Times New Roman"/>
          <w:sz w:val="24"/>
          <w:szCs w:val="24"/>
        </w:rPr>
        <w:t xml:space="preserve"> </w:t>
      </w:r>
      <w:ins w:id="1655" w:author="Cheng, Jiangtao" w:date="2021-07-17T15:16:00Z">
        <w:r w:rsidR="001F3F6E">
          <w:rPr>
            <w:rFonts w:cs="Times New Roman"/>
            <w:sz w:val="24"/>
            <w:szCs w:val="24"/>
          </w:rPr>
          <w:t>taken</w:t>
        </w:r>
      </w:ins>
      <w:del w:id="1656" w:author="Cheng, Jiangtao" w:date="2021-07-17T15:16:00Z">
        <w:r w:rsidR="009B53E5" w:rsidDel="001F3F6E">
          <w:rPr>
            <w:rFonts w:cs="Times New Roman"/>
            <w:sz w:val="24"/>
            <w:szCs w:val="24"/>
          </w:rPr>
          <w:delText>understood</w:delText>
        </w:r>
      </w:del>
      <w:r w:rsidR="009B53E5">
        <w:rPr>
          <w:rFonts w:cs="Times New Roman"/>
          <w:sz w:val="24"/>
          <w:szCs w:val="24"/>
        </w:rPr>
        <w:t xml:space="preserve"> as</w:t>
      </w:r>
      <w:r w:rsidRPr="00C43C1E">
        <w:rPr>
          <w:rFonts w:cs="Times New Roman"/>
          <w:sz w:val="24"/>
          <w:szCs w:val="24"/>
        </w:rPr>
        <w:t xml:space="preserve"> the</w:t>
      </w:r>
      <w:r w:rsidR="009B53E5">
        <w:rPr>
          <w:rFonts w:cs="Times New Roman"/>
          <w:sz w:val="24"/>
          <w:szCs w:val="24"/>
        </w:rPr>
        <w:t xml:space="preserve"> average</w:t>
      </w:r>
      <w:r w:rsidRPr="00C43C1E">
        <w:rPr>
          <w:rFonts w:cs="Times New Roman"/>
          <w:sz w:val="24"/>
          <w:szCs w:val="24"/>
        </w:rPr>
        <w:t xml:space="preserve"> temperature of the </w:t>
      </w:r>
      <w:r w:rsidR="009B53E5">
        <w:rPr>
          <w:rFonts w:cs="Times New Roman"/>
          <w:sz w:val="24"/>
          <w:szCs w:val="24"/>
        </w:rPr>
        <w:t xml:space="preserve">upper hemispherical </w:t>
      </w:r>
      <w:r w:rsidRPr="00C43C1E">
        <w:rPr>
          <w:rFonts w:cs="Times New Roman"/>
          <w:sz w:val="24"/>
          <w:szCs w:val="24"/>
        </w:rPr>
        <w:t xml:space="preserve">surface of the droplet. Correspondingly, the average temperature of the droplet </w:t>
      </w:r>
      <w:r w:rsidR="009B53E5">
        <w:rPr>
          <w:rFonts w:cs="Times New Roman"/>
          <w:sz w:val="24"/>
          <w:szCs w:val="24"/>
        </w:rPr>
        <w:t>upper hemispherical</w:t>
      </w:r>
      <w:r w:rsidRPr="00C43C1E">
        <w:rPr>
          <w:rFonts w:cs="Times New Roman"/>
          <w:sz w:val="24"/>
          <w:szCs w:val="24"/>
        </w:rPr>
        <w:t xml:space="preserve"> surface is calculated and compared with the experimental data. The droplet</w:t>
      </w:r>
      <w:r w:rsidR="002F7748">
        <w:rPr>
          <w:rFonts w:cs="Times New Roman"/>
          <w:sz w:val="24"/>
          <w:szCs w:val="24"/>
        </w:rPr>
        <w:t xml:space="preserve"> internal</w:t>
      </w:r>
      <w:r w:rsidRPr="00C43C1E">
        <w:rPr>
          <w:rFonts w:cs="Times New Roman"/>
          <w:sz w:val="24"/>
          <w:szCs w:val="24"/>
        </w:rPr>
        <w:t xml:space="preserve"> flow will mitigate the temperature difference between the droplet top and bottom surface</w:t>
      </w:r>
      <w:ins w:id="1657" w:author="Cheng, Jiangtao" w:date="2021-07-17T15:17:00Z">
        <w:r w:rsidR="00E85A01">
          <w:rPr>
            <w:rFonts w:cs="Times New Roman"/>
            <w:sz w:val="24"/>
            <w:szCs w:val="24"/>
          </w:rPr>
          <w:t>s</w:t>
        </w:r>
      </w:ins>
      <w:r w:rsidR="00056B35">
        <w:rPr>
          <w:rFonts w:cs="Times New Roman"/>
          <w:sz w:val="24"/>
          <w:szCs w:val="24"/>
        </w:rPr>
        <w:t xml:space="preserve"> and the temperature tested by the IR camera becomes higher than the</w:t>
      </w:r>
      <w:del w:id="1658" w:author="Cheng, Jiangtao" w:date="2021-07-17T15:17:00Z">
        <w:r w:rsidR="00056B35" w:rsidDel="00E85A01">
          <w:rPr>
            <w:rFonts w:cs="Times New Roman"/>
            <w:sz w:val="24"/>
            <w:szCs w:val="24"/>
          </w:rPr>
          <w:delText xml:space="preserve"> calculating</w:delText>
        </w:r>
      </w:del>
      <w:r w:rsidR="00056B35">
        <w:rPr>
          <w:rFonts w:cs="Times New Roman"/>
          <w:sz w:val="24"/>
          <w:szCs w:val="24"/>
        </w:rPr>
        <w:t xml:space="preserve"> </w:t>
      </w:r>
      <w:ins w:id="1659" w:author="Cheng, Jiangtao" w:date="2021-07-17T15:18:00Z">
        <w:r w:rsidR="00E85A01">
          <w:rPr>
            <w:rFonts w:cs="Times New Roman"/>
            <w:sz w:val="24"/>
            <w:szCs w:val="24"/>
          </w:rPr>
          <w:t xml:space="preserve">model-predicted </w:t>
        </w:r>
      </w:ins>
      <w:r w:rsidR="00056B35">
        <w:rPr>
          <w:rFonts w:cs="Times New Roman"/>
          <w:sz w:val="24"/>
          <w:szCs w:val="24"/>
        </w:rPr>
        <w:t>results with only</w:t>
      </w:r>
      <w:del w:id="1660" w:author="Cheng, Jiangtao" w:date="2021-07-17T15:18:00Z">
        <w:r w:rsidR="00056B35" w:rsidDel="00E85A01">
          <w:rPr>
            <w:rFonts w:cs="Times New Roman"/>
            <w:sz w:val="24"/>
            <w:szCs w:val="24"/>
          </w:rPr>
          <w:delText xml:space="preserve"> considering</w:delText>
        </w:r>
      </w:del>
      <w:r w:rsidR="00056B35">
        <w:rPr>
          <w:rFonts w:cs="Times New Roman"/>
          <w:sz w:val="24"/>
          <w:szCs w:val="24"/>
        </w:rPr>
        <w:t xml:space="preserve"> the conduction heat transfer </w:t>
      </w:r>
      <w:ins w:id="1661" w:author="Cheng, Jiangtao" w:date="2021-07-17T15:18:00Z">
        <w:r w:rsidR="00E85A01">
          <w:rPr>
            <w:rFonts w:cs="Times New Roman"/>
            <w:sz w:val="24"/>
            <w:szCs w:val="24"/>
          </w:rPr>
          <w:t xml:space="preserve">taken </w:t>
        </w:r>
      </w:ins>
      <w:ins w:id="1662" w:author="Cheng, Jiangtao" w:date="2021-07-17T15:20:00Z">
        <w:r w:rsidR="00076456">
          <w:rPr>
            <w:rFonts w:cs="Times New Roman"/>
            <w:sz w:val="24"/>
            <w:szCs w:val="24"/>
          </w:rPr>
          <w:t>into</w:t>
        </w:r>
      </w:ins>
      <w:ins w:id="1663" w:author="Cheng, Jiangtao" w:date="2021-07-17T15:18:00Z">
        <w:r w:rsidR="00E85A01">
          <w:rPr>
            <w:rFonts w:cs="Times New Roman"/>
            <w:sz w:val="24"/>
            <w:szCs w:val="24"/>
          </w:rPr>
          <w:t xml:space="preserve"> consideration </w:t>
        </w:r>
      </w:ins>
      <w:r w:rsidR="00056B35">
        <w:rPr>
          <w:rFonts w:cs="Times New Roman"/>
          <w:sz w:val="24"/>
          <w:szCs w:val="24"/>
        </w:rPr>
        <w:t>as shown in Fig. 1</w:t>
      </w:r>
      <w:r w:rsidR="00792C98">
        <w:rPr>
          <w:rFonts w:cs="Times New Roman"/>
          <w:sz w:val="24"/>
          <w:szCs w:val="24"/>
        </w:rPr>
        <w:t>0</w:t>
      </w:r>
      <w:r w:rsidRPr="00C43C1E">
        <w:rPr>
          <w:rFonts w:cs="Times New Roman"/>
          <w:sz w:val="24"/>
          <w:szCs w:val="24"/>
        </w:rPr>
        <w:t xml:space="preserve">. To </w:t>
      </w:r>
      <w:del w:id="1664" w:author="Cheng, Jiangtao" w:date="2021-07-17T15:18:00Z">
        <w:r w:rsidR="009B53E5" w:rsidRPr="00C43C1E" w:rsidDel="00E85A01">
          <w:rPr>
            <w:rFonts w:cs="Times New Roman"/>
            <w:sz w:val="24"/>
            <w:szCs w:val="24"/>
          </w:rPr>
          <w:delText>consider</w:delText>
        </w:r>
        <w:r w:rsidRPr="00C43C1E" w:rsidDel="00E85A01">
          <w:rPr>
            <w:rFonts w:cs="Times New Roman"/>
            <w:sz w:val="24"/>
            <w:szCs w:val="24"/>
          </w:rPr>
          <w:delText xml:space="preserve"> </w:delText>
        </w:r>
        <w:r w:rsidR="009B53E5" w:rsidDel="00E85A01">
          <w:rPr>
            <w:rFonts w:cs="Times New Roman"/>
            <w:sz w:val="24"/>
            <w:szCs w:val="24"/>
          </w:rPr>
          <w:delText xml:space="preserve">effects of </w:delText>
        </w:r>
      </w:del>
      <w:ins w:id="1665" w:author="Cheng, Jiangtao" w:date="2021-07-17T15:18:00Z">
        <w:r w:rsidR="00E85A01">
          <w:rPr>
            <w:rFonts w:cs="Times New Roman"/>
            <w:sz w:val="24"/>
            <w:szCs w:val="24"/>
          </w:rPr>
          <w:t>accoun</w:t>
        </w:r>
      </w:ins>
      <w:ins w:id="1666" w:author="Cheng, Jiangtao" w:date="2021-07-17T15:19:00Z">
        <w:r w:rsidR="00E85A01">
          <w:rPr>
            <w:rFonts w:cs="Times New Roman"/>
            <w:sz w:val="24"/>
            <w:szCs w:val="24"/>
          </w:rPr>
          <w:t xml:space="preserve">t for </w:t>
        </w:r>
      </w:ins>
      <w:r w:rsidRPr="00C43C1E">
        <w:rPr>
          <w:rFonts w:cs="Times New Roman"/>
          <w:sz w:val="24"/>
          <w:szCs w:val="24"/>
        </w:rPr>
        <w:t>the droplet</w:t>
      </w:r>
      <w:r w:rsidR="009B53E5">
        <w:rPr>
          <w:rFonts w:cs="Times New Roman"/>
          <w:sz w:val="24"/>
          <w:szCs w:val="24"/>
        </w:rPr>
        <w:t xml:space="preserve"> internal</w:t>
      </w:r>
      <w:r w:rsidRPr="00C43C1E">
        <w:rPr>
          <w:rFonts w:cs="Times New Roman"/>
          <w:sz w:val="24"/>
          <w:szCs w:val="24"/>
        </w:rPr>
        <w:t xml:space="preserve"> flow</w:t>
      </w:r>
      <w:r w:rsidR="009B53E5">
        <w:rPr>
          <w:rFonts w:cs="Times New Roman"/>
          <w:sz w:val="24"/>
          <w:szCs w:val="24"/>
        </w:rPr>
        <w:t xml:space="preserve"> on the droplet </w:t>
      </w:r>
      <w:del w:id="1667" w:author="Cheng, Jiangtao" w:date="2021-07-17T15:19:00Z">
        <w:r w:rsidR="009B53E5" w:rsidDel="00E85A01">
          <w:rPr>
            <w:rFonts w:cs="Times New Roman"/>
            <w:sz w:val="24"/>
            <w:szCs w:val="24"/>
          </w:rPr>
          <w:delText>surface temperature</w:delText>
        </w:r>
      </w:del>
      <w:ins w:id="1668" w:author="Cheng, Jiangtao" w:date="2021-07-17T15:19:00Z">
        <w:r w:rsidR="00E85A01">
          <w:rPr>
            <w:rFonts w:cs="Times New Roman"/>
            <w:sz w:val="24"/>
            <w:szCs w:val="24"/>
          </w:rPr>
          <w:t>evaporation</w:t>
        </w:r>
      </w:ins>
      <w:r w:rsidR="00056B35">
        <w:rPr>
          <w:rFonts w:cs="Times New Roman"/>
          <w:sz w:val="24"/>
          <w:szCs w:val="24"/>
        </w:rPr>
        <w:t xml:space="preserve"> in the thermal circuit model</w:t>
      </w:r>
      <w:r w:rsidRPr="00C43C1E">
        <w:rPr>
          <w:rFonts w:cs="Times New Roman"/>
          <w:sz w:val="24"/>
          <w:szCs w:val="24"/>
        </w:rPr>
        <w:t>,</w:t>
      </w:r>
      <w:commentRangeStart w:id="1669"/>
      <w:r w:rsidRPr="00C43C1E">
        <w:rPr>
          <w:rFonts w:cs="Times New Roman"/>
          <w:sz w:val="24"/>
          <w:szCs w:val="24"/>
        </w:rPr>
        <w:t xml:space="preserve"> we calculate</w:t>
      </w:r>
      <w:ins w:id="1670" w:author="Cheng, Jiangtao" w:date="2021-07-17T15:19:00Z">
        <w:r w:rsidR="00E85A01">
          <w:rPr>
            <w:rFonts w:cs="Times New Roman"/>
            <w:sz w:val="24"/>
            <w:szCs w:val="24"/>
          </w:rPr>
          <w:t>d</w:t>
        </w:r>
      </w:ins>
      <w:r w:rsidRPr="00C43C1E">
        <w:rPr>
          <w:rFonts w:cs="Times New Roman"/>
          <w:sz w:val="24"/>
          <w:szCs w:val="24"/>
        </w:rPr>
        <w:t xml:space="preserve"> the overall average temperature of the droplet cap</w:t>
      </w:r>
      <w:del w:id="1671" w:author="Cheng, Jiangtao" w:date="2021-07-17T15:19:00Z">
        <w:r w:rsidRPr="00C43C1E" w:rsidDel="00E85A01">
          <w:rPr>
            <w:rFonts w:cs="Times New Roman"/>
            <w:sz w:val="24"/>
            <w:szCs w:val="24"/>
          </w:rPr>
          <w:delText xml:space="preserve"> surface</w:delText>
        </w:r>
      </w:del>
      <w:r w:rsidRPr="00C43C1E">
        <w:rPr>
          <w:rFonts w:cs="Times New Roman"/>
          <w:sz w:val="24"/>
          <w:szCs w:val="24"/>
        </w:rPr>
        <w:t xml:space="preserve"> instead of only the</w:t>
      </w:r>
      <w:r w:rsidR="00056B35">
        <w:rPr>
          <w:rFonts w:cs="Times New Roman"/>
          <w:sz w:val="24"/>
          <w:szCs w:val="24"/>
        </w:rPr>
        <w:t xml:space="preserve"> upper hemispherical </w:t>
      </w:r>
      <w:r w:rsidRPr="00C43C1E">
        <w:rPr>
          <w:rFonts w:cs="Times New Roman"/>
          <w:sz w:val="24"/>
          <w:szCs w:val="24"/>
        </w:rPr>
        <w:t>surface</w:t>
      </w:r>
      <w:r w:rsidR="00056B35">
        <w:rPr>
          <w:rFonts w:cs="Times New Roman"/>
          <w:sz w:val="24"/>
          <w:szCs w:val="24"/>
        </w:rPr>
        <w:t xml:space="preserve"> as the model</w:t>
      </w:r>
      <w:ins w:id="1672" w:author="Cheng, Jiangtao" w:date="2021-07-17T15:22:00Z">
        <w:r w:rsidR="004C04E6">
          <w:rPr>
            <w:rFonts w:cs="Times New Roman"/>
            <w:sz w:val="24"/>
            <w:szCs w:val="24"/>
          </w:rPr>
          <w:t>-</w:t>
        </w:r>
      </w:ins>
      <w:del w:id="1673" w:author="Cheng, Jiangtao" w:date="2021-07-17T15:22:00Z">
        <w:r w:rsidR="00056B35" w:rsidDel="004C04E6">
          <w:rPr>
            <w:rFonts w:cs="Times New Roman"/>
            <w:sz w:val="24"/>
            <w:szCs w:val="24"/>
          </w:rPr>
          <w:delText xml:space="preserve"> </w:delText>
        </w:r>
      </w:del>
      <w:r w:rsidR="00056B35">
        <w:rPr>
          <w:rFonts w:cs="Times New Roman"/>
          <w:sz w:val="24"/>
          <w:szCs w:val="24"/>
        </w:rPr>
        <w:t>predicted surface temperature</w:t>
      </w:r>
      <w:commentRangeEnd w:id="1669"/>
      <w:r w:rsidR="00076456">
        <w:rPr>
          <w:rStyle w:val="CommentReference"/>
        </w:rPr>
        <w:commentReference w:id="1669"/>
      </w:r>
      <w:ins w:id="1674" w:author="Cheng, Jiangtao" w:date="2021-07-17T15:23:00Z">
        <w:r w:rsidR="004C04E6">
          <w:rPr>
            <w:rFonts w:cs="Times New Roman"/>
            <w:sz w:val="24"/>
            <w:szCs w:val="24"/>
          </w:rPr>
          <w:t>, which is</w:t>
        </w:r>
      </w:ins>
      <w:r w:rsidR="00056B35">
        <w:rPr>
          <w:rFonts w:cs="Times New Roman"/>
          <w:sz w:val="24"/>
          <w:szCs w:val="24"/>
        </w:rPr>
        <w:t xml:space="preserve"> as </w:t>
      </w:r>
      <w:ins w:id="1675" w:author="Cheng, Jiangtao" w:date="2021-07-17T15:22:00Z">
        <w:r w:rsidR="004C04E6">
          <w:rPr>
            <w:rFonts w:cs="Times New Roman"/>
            <w:sz w:val="24"/>
            <w:szCs w:val="24"/>
          </w:rPr>
          <w:t>shown</w:t>
        </w:r>
        <w:r w:rsidR="004C04E6">
          <w:rPr>
            <w:rFonts w:cs="Times New Roman"/>
            <w:sz w:val="24"/>
            <w:szCs w:val="24"/>
          </w:rPr>
          <w:t xml:space="preserve"> by </w:t>
        </w:r>
      </w:ins>
      <w:r w:rsidR="00056B35">
        <w:rPr>
          <w:rFonts w:cs="Times New Roman"/>
          <w:sz w:val="24"/>
          <w:szCs w:val="24"/>
        </w:rPr>
        <w:t xml:space="preserve">the solid lines </w:t>
      </w:r>
      <w:del w:id="1676" w:author="Cheng, Jiangtao" w:date="2021-07-17T15:22:00Z">
        <w:r w:rsidR="00056B35" w:rsidDel="004C04E6">
          <w:rPr>
            <w:rFonts w:cs="Times New Roman"/>
            <w:sz w:val="24"/>
            <w:szCs w:val="24"/>
          </w:rPr>
          <w:delText xml:space="preserve">shown </w:delText>
        </w:r>
      </w:del>
      <w:r w:rsidR="00056B35">
        <w:rPr>
          <w:rFonts w:cs="Times New Roman"/>
          <w:sz w:val="24"/>
          <w:szCs w:val="24"/>
        </w:rPr>
        <w:t xml:space="preserve">in Fig. </w:t>
      </w:r>
      <w:commentRangeStart w:id="1677"/>
      <w:r w:rsidR="00056B35" w:rsidRPr="004C04E6">
        <w:rPr>
          <w:rFonts w:cs="Times New Roman"/>
          <w:sz w:val="24"/>
          <w:szCs w:val="24"/>
          <w:highlight w:val="red"/>
          <w:rPrChange w:id="1678" w:author="Cheng, Jiangtao" w:date="2021-07-17T15:24:00Z">
            <w:rPr>
              <w:rFonts w:cs="Times New Roman"/>
              <w:sz w:val="24"/>
              <w:szCs w:val="24"/>
            </w:rPr>
          </w:rPrChange>
        </w:rPr>
        <w:t>13</w:t>
      </w:r>
      <w:commentRangeEnd w:id="1677"/>
      <w:r w:rsidR="004C04E6" w:rsidRPr="004C04E6">
        <w:rPr>
          <w:rStyle w:val="CommentReference"/>
          <w:highlight w:val="red"/>
          <w:rPrChange w:id="1679" w:author="Cheng, Jiangtao" w:date="2021-07-17T15:24:00Z">
            <w:rPr>
              <w:rStyle w:val="CommentReference"/>
            </w:rPr>
          </w:rPrChange>
        </w:rPr>
        <w:commentReference w:id="1677"/>
      </w:r>
      <w:del w:id="1680" w:author="Cheng, Jiangtao" w:date="2021-07-16T18:42:00Z">
        <w:r w:rsidR="00056B35" w:rsidDel="00CA5601">
          <w:rPr>
            <w:rFonts w:cs="Times New Roman"/>
            <w:sz w:val="24"/>
            <w:szCs w:val="24"/>
          </w:rPr>
          <w:delText xml:space="preserve"> </w:delText>
        </w:r>
      </w:del>
      <w:r w:rsidR="00056B35" w:rsidRPr="00C43C1E">
        <w:rPr>
          <w:rFonts w:cs="Times New Roman"/>
          <w:sz w:val="24"/>
          <w:szCs w:val="24"/>
        </w:rPr>
        <w:t>(a), (b) and (c)</w:t>
      </w:r>
      <w:r w:rsidRPr="00C43C1E">
        <w:rPr>
          <w:rFonts w:cs="Times New Roman"/>
          <w:sz w:val="24"/>
          <w:szCs w:val="24"/>
        </w:rPr>
        <w:t xml:space="preserve">. The modified </w:t>
      </w:r>
      <w:del w:id="1681" w:author="Cheng, Jiangtao" w:date="2021-07-17T15:23:00Z">
        <w:r w:rsidRPr="00C43C1E" w:rsidDel="004C04E6">
          <w:rPr>
            <w:rFonts w:cs="Times New Roman"/>
            <w:sz w:val="24"/>
            <w:szCs w:val="24"/>
          </w:rPr>
          <w:delText>calculating</w:delText>
        </w:r>
      </w:del>
      <w:r w:rsidRPr="00C43C1E">
        <w:rPr>
          <w:rFonts w:cs="Times New Roman"/>
          <w:sz w:val="24"/>
          <w:szCs w:val="24"/>
        </w:rPr>
        <w:t xml:space="preserve"> temperature results match well with the experimental data for droplet evaporation on sample 1, 2 and 3 with </w:t>
      </w:r>
      <w:ins w:id="1682" w:author="Cheng, Jiangtao" w:date="2021-07-17T15:23:00Z">
        <w:r w:rsidR="004C04E6">
          <w:rPr>
            <w:rFonts w:cs="Times New Roman"/>
            <w:sz w:val="24"/>
            <w:szCs w:val="24"/>
          </w:rPr>
          <w:t xml:space="preserve">the </w:t>
        </w:r>
      </w:ins>
      <w:r w:rsidRPr="00C43C1E">
        <w:rPr>
          <w:rFonts w:cs="Times New Roman"/>
          <w:sz w:val="24"/>
          <w:szCs w:val="24"/>
        </w:rPr>
        <w:t xml:space="preserve">substrate base temperature at 100 °C as shown in Fig. </w:t>
      </w:r>
      <w:r w:rsidR="009F574F">
        <w:rPr>
          <w:rFonts w:cs="Times New Roman" w:hint="eastAsia"/>
          <w:sz w:val="24"/>
          <w:szCs w:val="24"/>
        </w:rPr>
        <w:t>1</w:t>
      </w:r>
      <w:r w:rsidR="00792C98">
        <w:rPr>
          <w:rFonts w:cs="Times New Roman"/>
          <w:sz w:val="24"/>
          <w:szCs w:val="24"/>
        </w:rPr>
        <w:t>0</w:t>
      </w:r>
      <w:del w:id="1683" w:author="Cheng, Jiangtao" w:date="2021-07-16T18:42:00Z">
        <w:r w:rsidRPr="00C43C1E" w:rsidDel="00CA5601">
          <w:rPr>
            <w:rFonts w:cs="Times New Roman"/>
            <w:sz w:val="24"/>
            <w:szCs w:val="24"/>
          </w:rPr>
          <w:delText xml:space="preserve"> </w:delText>
        </w:r>
      </w:del>
      <w:r w:rsidRPr="00C43C1E">
        <w:rPr>
          <w:rFonts w:cs="Times New Roman"/>
          <w:sz w:val="24"/>
          <w:szCs w:val="24"/>
        </w:rPr>
        <w:t xml:space="preserve">(a), (b) and (c). </w:t>
      </w:r>
      <w:commentRangeEnd w:id="1649"/>
      <w:r w:rsidR="004C04E6">
        <w:rPr>
          <w:rStyle w:val="CommentReference"/>
        </w:rPr>
        <w:commentReference w:id="1649"/>
      </w:r>
    </w:p>
    <w:p w14:paraId="758B151B" w14:textId="77777777" w:rsidR="0040288A" w:rsidRDefault="0040288A" w:rsidP="008E502D">
      <w:pPr>
        <w:jc w:val="center"/>
        <w:rPr>
          <w:ins w:id="1684" w:author="Cheng, Jiangtao" w:date="2021-07-17T11:21:00Z"/>
          <w:rFonts w:cs="Times New Roman"/>
          <w:b/>
          <w:bCs/>
          <w:sz w:val="24"/>
          <w:szCs w:val="24"/>
        </w:rPr>
        <w:pPrChange w:id="1685" w:author="Cheng, Jiangtao" w:date="2021-07-17T15:30:00Z">
          <w:pPr>
            <w:spacing w:after="120"/>
            <w:jc w:val="center"/>
          </w:pPr>
        </w:pPrChange>
      </w:pPr>
      <w:moveToRangeStart w:id="1686" w:author="Cheng, Jiangtao" w:date="2021-07-17T11:19:00Z" w:name="move77413143"/>
      <w:moveTo w:id="1687" w:author="Cheng, Jiangtao" w:date="2021-07-17T11:19:00Z">
        <w:r>
          <w:rPr>
            <w:noProof/>
          </w:rPr>
          <w:lastRenderedPageBreak/>
          <w:drawing>
            <wp:inline distT="0" distB="0" distL="0" distR="0" wp14:anchorId="106C9DF0" wp14:editId="7C572528">
              <wp:extent cx="4425696"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5" t="3199" r="8495" b="2338"/>
                      <a:stretch/>
                    </pic:blipFill>
                    <pic:spPr bwMode="auto">
                      <a:xfrm>
                        <a:off x="0" y="0"/>
                        <a:ext cx="4425696" cy="3246120"/>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686"/>
    </w:p>
    <w:p w14:paraId="7932829D" w14:textId="234B9C89" w:rsidR="0040288A" w:rsidRPr="00C43C1E" w:rsidDel="0040288A" w:rsidRDefault="0040288A" w:rsidP="000419D3">
      <w:pPr>
        <w:spacing w:after="60"/>
        <w:rPr>
          <w:del w:id="1688" w:author="Cheng, Jiangtao" w:date="2021-07-17T11:19:00Z"/>
          <w:moveTo w:id="1689" w:author="Cheng, Jiangtao" w:date="2021-07-17T11:19:00Z"/>
          <w:rFonts w:cs="Times New Roman"/>
          <w:sz w:val="24"/>
          <w:szCs w:val="24"/>
        </w:rPr>
        <w:pPrChange w:id="1690" w:author="Cheng, Jiangtao" w:date="2021-07-17T15:31:00Z">
          <w:pPr>
            <w:spacing w:after="120"/>
          </w:pPr>
        </w:pPrChange>
      </w:pPr>
      <w:moveToRangeStart w:id="1691" w:author="Cheng, Jiangtao" w:date="2021-07-17T11:19:00Z" w:name="move77413199"/>
      <w:moveTo w:id="1692" w:author="Cheng, Jiangtao" w:date="2021-07-17T11:19:00Z">
        <w:r w:rsidRPr="00DA29D0">
          <w:rPr>
            <w:rFonts w:cs="Times New Roman"/>
            <w:b/>
            <w:bCs/>
            <w:sz w:val="24"/>
            <w:szCs w:val="24"/>
          </w:rPr>
          <w:t xml:space="preserve">Figure </w:t>
        </w:r>
        <w:r w:rsidRPr="00DA29D0">
          <w:rPr>
            <w:rFonts w:cs="Times New Roman" w:hint="eastAsia"/>
            <w:b/>
            <w:bCs/>
            <w:sz w:val="24"/>
            <w:szCs w:val="24"/>
          </w:rPr>
          <w:t>1</w:t>
        </w:r>
        <w:r w:rsidRPr="00DA29D0">
          <w:rPr>
            <w:rFonts w:cs="Times New Roman"/>
            <w:b/>
            <w:bCs/>
            <w:sz w:val="24"/>
            <w:szCs w:val="24"/>
          </w:rPr>
          <w:t>0.</w:t>
        </w:r>
        <w:r w:rsidRPr="00C43C1E">
          <w:rPr>
            <w:rFonts w:cs="Times New Roman"/>
            <w:sz w:val="24"/>
            <w:szCs w:val="24"/>
          </w:rPr>
          <w:t xml:space="preserve"> </w:t>
        </w:r>
        <w:del w:id="1693" w:author="Cheng, Jiangtao" w:date="2021-07-17T15:26:00Z">
          <w:r w:rsidRPr="00C43C1E" w:rsidDel="0083241F">
            <w:rPr>
              <w:rFonts w:cs="Times New Roman"/>
              <w:sz w:val="24"/>
              <w:szCs w:val="24"/>
            </w:rPr>
            <w:delText xml:space="preserve">(a) </w:delText>
          </w:r>
        </w:del>
        <w:r w:rsidRPr="00C43C1E">
          <w:rPr>
            <w:rFonts w:cs="Times New Roman"/>
            <w:sz w:val="24"/>
            <w:szCs w:val="24"/>
          </w:rPr>
          <w:t>Evolution of droplet cap</w:t>
        </w:r>
        <w:del w:id="1694" w:author="Cheng, Jiangtao" w:date="2021-07-17T15:26:00Z">
          <w:r w:rsidRPr="00C43C1E" w:rsidDel="0083241F">
            <w:rPr>
              <w:rFonts w:cs="Times New Roman"/>
              <w:sz w:val="24"/>
              <w:szCs w:val="24"/>
            </w:rPr>
            <w:delText xml:space="preserve"> surface</w:delText>
          </w:r>
        </w:del>
        <w:r w:rsidRPr="00C43C1E">
          <w:rPr>
            <w:rFonts w:cs="Times New Roman"/>
            <w:sz w:val="24"/>
            <w:szCs w:val="24"/>
          </w:rPr>
          <w:t xml:space="preserve"> temperature on </w:t>
        </w:r>
      </w:moveTo>
      <w:ins w:id="1695" w:author="Cheng, Jiangtao" w:date="2021-07-17T15:26:00Z">
        <w:r w:rsidR="0083241F" w:rsidRPr="00C43C1E">
          <w:rPr>
            <w:rFonts w:cs="Times New Roman"/>
            <w:sz w:val="24"/>
            <w:szCs w:val="24"/>
          </w:rPr>
          <w:t>(a)</w:t>
        </w:r>
        <w:r w:rsidR="0083241F">
          <w:rPr>
            <w:rFonts w:cs="Times New Roman"/>
            <w:sz w:val="24"/>
            <w:szCs w:val="24"/>
          </w:rPr>
          <w:t xml:space="preserve"> </w:t>
        </w:r>
      </w:ins>
      <w:moveTo w:id="1696" w:author="Cheng, Jiangtao" w:date="2021-07-17T11:19:00Z">
        <w:r w:rsidRPr="00C43C1E">
          <w:rPr>
            <w:rFonts w:cs="Times New Roman"/>
            <w:sz w:val="24"/>
            <w:szCs w:val="24"/>
          </w:rPr>
          <w:t>sample 1</w:t>
        </w:r>
        <w:del w:id="1697" w:author="Cheng, Jiangtao" w:date="2021-07-17T15:26:00Z">
          <w:r w:rsidRPr="00C43C1E" w:rsidDel="0083241F">
            <w:rPr>
              <w:rFonts w:cs="Times New Roman"/>
              <w:sz w:val="24"/>
              <w:szCs w:val="24"/>
            </w:rPr>
            <w:delText xml:space="preserve"> substrate</w:delText>
          </w:r>
        </w:del>
      </w:moveTo>
      <w:ins w:id="1698" w:author="Cheng, Jiangtao" w:date="2021-07-17T15:26:00Z">
        <w:r w:rsidR="0083241F">
          <w:rPr>
            <w:rFonts w:cs="Times New Roman"/>
            <w:sz w:val="24"/>
            <w:szCs w:val="24"/>
          </w:rPr>
          <w:t>,</w:t>
        </w:r>
      </w:ins>
      <w:moveTo w:id="1699" w:author="Cheng, Jiangtao" w:date="2021-07-17T11:19:00Z">
        <w:del w:id="1700" w:author="Cheng, Jiangtao" w:date="2021-07-17T15:26:00Z">
          <w:r w:rsidRPr="00C43C1E" w:rsidDel="0083241F">
            <w:rPr>
              <w:rFonts w:cs="Times New Roman"/>
              <w:sz w:val="24"/>
              <w:szCs w:val="24"/>
            </w:rPr>
            <w:delText>.</w:delText>
          </w:r>
        </w:del>
        <w:r w:rsidRPr="00C43C1E">
          <w:rPr>
            <w:rFonts w:cs="Times New Roman"/>
            <w:sz w:val="24"/>
            <w:szCs w:val="24"/>
          </w:rPr>
          <w:t xml:space="preserve"> (b) </w:t>
        </w:r>
        <w:del w:id="1701" w:author="Cheng, Jiangtao" w:date="2021-07-17T15:26:00Z">
          <w:r w:rsidRPr="00C43C1E" w:rsidDel="0083241F">
            <w:rPr>
              <w:rFonts w:cs="Times New Roman"/>
              <w:sz w:val="24"/>
              <w:szCs w:val="24"/>
            </w:rPr>
            <w:delText xml:space="preserve">Evolution of droplet cap surface temperature on </w:delText>
          </w:r>
        </w:del>
        <w:r w:rsidRPr="00C43C1E">
          <w:rPr>
            <w:rFonts w:cs="Times New Roman"/>
            <w:sz w:val="24"/>
            <w:szCs w:val="24"/>
          </w:rPr>
          <w:t xml:space="preserve">sample 2 </w:t>
        </w:r>
        <w:del w:id="1702" w:author="Cheng, Jiangtao" w:date="2021-07-17T15:27:00Z">
          <w:r w:rsidRPr="00C43C1E" w:rsidDel="0083241F">
            <w:rPr>
              <w:rFonts w:cs="Times New Roman"/>
              <w:sz w:val="24"/>
              <w:szCs w:val="24"/>
            </w:rPr>
            <w:delText>substr</w:delText>
          </w:r>
        </w:del>
        <w:del w:id="1703" w:author="Cheng, Jiangtao" w:date="2021-07-17T15:26:00Z">
          <w:r w:rsidRPr="00C43C1E" w:rsidDel="0083241F">
            <w:rPr>
              <w:rFonts w:cs="Times New Roman"/>
              <w:sz w:val="24"/>
              <w:szCs w:val="24"/>
            </w:rPr>
            <w:delText>ate</w:delText>
          </w:r>
        </w:del>
      </w:moveTo>
      <w:ins w:id="1704" w:author="Cheng, Jiangtao" w:date="2021-07-17T15:27:00Z">
        <w:r w:rsidR="0083241F">
          <w:rPr>
            <w:rFonts w:cs="Times New Roman"/>
            <w:sz w:val="24"/>
            <w:szCs w:val="24"/>
          </w:rPr>
          <w:t>and</w:t>
        </w:r>
      </w:ins>
      <w:moveTo w:id="1705" w:author="Cheng, Jiangtao" w:date="2021-07-17T11:19:00Z">
        <w:del w:id="1706" w:author="Cheng, Jiangtao" w:date="2021-07-17T15:27:00Z">
          <w:r w:rsidRPr="00C43C1E" w:rsidDel="0083241F">
            <w:rPr>
              <w:rFonts w:cs="Times New Roman"/>
              <w:sz w:val="24"/>
              <w:szCs w:val="24"/>
            </w:rPr>
            <w:delText>.</w:delText>
          </w:r>
        </w:del>
        <w:r w:rsidRPr="00C43C1E">
          <w:rPr>
            <w:rFonts w:cs="Times New Roman"/>
            <w:sz w:val="24"/>
            <w:szCs w:val="24"/>
          </w:rPr>
          <w:t xml:space="preserve"> (c) </w:t>
        </w:r>
        <w:del w:id="1707" w:author="Cheng, Jiangtao" w:date="2021-07-17T15:27:00Z">
          <w:r w:rsidRPr="00C43C1E" w:rsidDel="0083241F">
            <w:rPr>
              <w:rFonts w:cs="Times New Roman"/>
              <w:sz w:val="24"/>
              <w:szCs w:val="24"/>
            </w:rPr>
            <w:delText xml:space="preserve">Evolution of droplet cap surface temperature on </w:delText>
          </w:r>
        </w:del>
        <w:r w:rsidRPr="00C43C1E">
          <w:rPr>
            <w:rFonts w:cs="Times New Roman"/>
            <w:sz w:val="24"/>
            <w:szCs w:val="24"/>
          </w:rPr>
          <w:t>sample 3</w:t>
        </w:r>
        <w:del w:id="1708" w:author="Cheng, Jiangtao" w:date="2021-07-17T15:27:00Z">
          <w:r w:rsidRPr="00C43C1E" w:rsidDel="0083241F">
            <w:rPr>
              <w:rFonts w:cs="Times New Roman"/>
              <w:sz w:val="24"/>
              <w:szCs w:val="24"/>
            </w:rPr>
            <w:delText xml:space="preserve"> substrate</w:delText>
          </w:r>
        </w:del>
        <w:r w:rsidRPr="00C43C1E">
          <w:rPr>
            <w:rFonts w:cs="Times New Roman"/>
            <w:sz w:val="24"/>
            <w:szCs w:val="24"/>
          </w:rPr>
          <w:t>. The dash lines represent the droplet cap</w:t>
        </w:r>
        <w:del w:id="1709" w:author="Cheng, Jiangtao" w:date="2021-07-17T15:28:00Z">
          <w:r w:rsidRPr="00C43C1E" w:rsidDel="008E502D">
            <w:rPr>
              <w:rFonts w:cs="Times New Roman"/>
              <w:sz w:val="24"/>
              <w:szCs w:val="24"/>
            </w:rPr>
            <w:delText xml:space="preserve"> surface</w:delText>
          </w:r>
        </w:del>
        <w:r w:rsidRPr="00C43C1E">
          <w:rPr>
            <w:rFonts w:cs="Times New Roman"/>
            <w:sz w:val="24"/>
            <w:szCs w:val="24"/>
          </w:rPr>
          <w:t xml:space="preserve"> temperatures calculated by the thermal circuit model, the solid lines represent the droplet cap</w:t>
        </w:r>
        <w:del w:id="1710" w:author="Cheng, Jiangtao" w:date="2021-07-17T15:28:00Z">
          <w:r w:rsidRPr="00C43C1E" w:rsidDel="008E502D">
            <w:rPr>
              <w:rFonts w:cs="Times New Roman"/>
              <w:sz w:val="24"/>
              <w:szCs w:val="24"/>
            </w:rPr>
            <w:delText xml:space="preserve"> surface</w:delText>
          </w:r>
        </w:del>
        <w:r w:rsidRPr="00C43C1E">
          <w:rPr>
            <w:rFonts w:cs="Times New Roman"/>
            <w:sz w:val="24"/>
            <w:szCs w:val="24"/>
          </w:rPr>
          <w:t xml:space="preserve"> temperatures modified with </w:t>
        </w:r>
      </w:moveTo>
      <w:ins w:id="1711" w:author="Cheng, Jiangtao" w:date="2021-07-17T15:28:00Z">
        <w:r w:rsidR="008E502D">
          <w:rPr>
            <w:rFonts w:cs="Times New Roman"/>
            <w:sz w:val="24"/>
            <w:szCs w:val="24"/>
          </w:rPr>
          <w:t xml:space="preserve">the </w:t>
        </w:r>
      </w:ins>
      <w:moveTo w:id="1712" w:author="Cheng, Jiangtao" w:date="2021-07-17T11:19:00Z">
        <w:r w:rsidRPr="00C43C1E">
          <w:rPr>
            <w:rFonts w:cs="Times New Roman"/>
            <w:sz w:val="24"/>
            <w:szCs w:val="24"/>
          </w:rPr>
          <w:t>total average temperature and effective conductivity</w:t>
        </w:r>
      </w:moveTo>
      <w:ins w:id="1713" w:author="Cheng, Jiangtao" w:date="2021-07-17T15:29:00Z">
        <w:r w:rsidR="008E502D">
          <w:rPr>
            <w:rFonts w:cs="Times New Roman"/>
            <w:sz w:val="24"/>
            <w:szCs w:val="24"/>
          </w:rPr>
          <w:t>,</w:t>
        </w:r>
      </w:ins>
      <w:moveTo w:id="1714" w:author="Cheng, Jiangtao" w:date="2021-07-17T11:19:00Z">
        <w:r w:rsidRPr="00C43C1E">
          <w:rPr>
            <w:rFonts w:cs="Times New Roman"/>
            <w:sz w:val="24"/>
            <w:szCs w:val="24"/>
          </w:rPr>
          <w:t xml:space="preserve"> and the scatter dots are the experimental results tested by</w:t>
        </w:r>
        <w:del w:id="1715" w:author="Cheng, Jiangtao" w:date="2021-07-17T15:29:00Z">
          <w:r w:rsidRPr="00C43C1E" w:rsidDel="008E502D">
            <w:rPr>
              <w:rFonts w:cs="Times New Roman"/>
              <w:sz w:val="24"/>
              <w:szCs w:val="24"/>
            </w:rPr>
            <w:delText xml:space="preserve"> the</w:delText>
          </w:r>
        </w:del>
        <w:r w:rsidRPr="00C43C1E">
          <w:rPr>
            <w:rFonts w:cs="Times New Roman"/>
            <w:sz w:val="24"/>
            <w:szCs w:val="24"/>
          </w:rPr>
          <w:t xml:space="preserve"> IR camera. (d) Evolution of droplet base </w:t>
        </w:r>
        <w:del w:id="1716" w:author="Cheng, Jiangtao" w:date="2021-07-17T15:29:00Z">
          <w:r w:rsidRPr="00C43C1E" w:rsidDel="008E502D">
            <w:rPr>
              <w:rFonts w:cs="Times New Roman"/>
              <w:sz w:val="24"/>
              <w:szCs w:val="24"/>
            </w:rPr>
            <w:delText xml:space="preserve">surface </w:delText>
          </w:r>
        </w:del>
        <w:r w:rsidRPr="00C43C1E">
          <w:rPr>
            <w:rFonts w:cs="Times New Roman"/>
            <w:sz w:val="24"/>
            <w:szCs w:val="24"/>
          </w:rPr>
          <w:t>temperature</w:t>
        </w:r>
        <w:del w:id="1717" w:author="Cheng, Jiangtao" w:date="2021-07-17T15:29:00Z">
          <w:r w:rsidRPr="00C43C1E" w:rsidDel="008E502D">
            <w:rPr>
              <w:rFonts w:cs="Times New Roman"/>
              <w:sz w:val="24"/>
              <w:szCs w:val="24"/>
            </w:rPr>
            <w:delText>s</w:delText>
          </w:r>
        </w:del>
        <w:r w:rsidRPr="00C43C1E">
          <w:rPr>
            <w:rFonts w:cs="Times New Roman"/>
            <w:sz w:val="24"/>
            <w:szCs w:val="24"/>
          </w:rPr>
          <w:t xml:space="preserve"> on sample</w:t>
        </w:r>
      </w:moveTo>
      <w:ins w:id="1718" w:author="Cheng, Jiangtao" w:date="2021-07-17T15:29:00Z">
        <w:r w:rsidR="008E502D">
          <w:rPr>
            <w:rFonts w:cs="Times New Roman"/>
            <w:sz w:val="24"/>
            <w:szCs w:val="24"/>
          </w:rPr>
          <w:t>s</w:t>
        </w:r>
      </w:ins>
      <w:moveTo w:id="1719" w:author="Cheng, Jiangtao" w:date="2021-07-17T11:19:00Z">
        <w:r w:rsidRPr="00C43C1E">
          <w:rPr>
            <w:rFonts w:cs="Times New Roman"/>
            <w:sz w:val="24"/>
            <w:szCs w:val="24"/>
          </w:rPr>
          <w:t xml:space="preserve"> 1</w:t>
        </w:r>
      </w:moveTo>
      <w:ins w:id="1720" w:author="Cheng, Jiangtao" w:date="2021-07-17T15:29:00Z">
        <w:r w:rsidR="008E502D">
          <w:rPr>
            <w:rFonts w:cs="Times New Roman"/>
            <w:sz w:val="24"/>
            <w:szCs w:val="24"/>
          </w:rPr>
          <w:t>-</w:t>
        </w:r>
      </w:ins>
      <w:moveTo w:id="1721" w:author="Cheng, Jiangtao" w:date="2021-07-17T11:19:00Z">
        <w:del w:id="1722" w:author="Cheng, Jiangtao" w:date="2021-07-17T15:29:00Z">
          <w:r w:rsidRPr="00C43C1E" w:rsidDel="008E502D">
            <w:rPr>
              <w:rFonts w:cs="Times New Roman"/>
              <w:sz w:val="24"/>
              <w:szCs w:val="24"/>
            </w:rPr>
            <w:delText xml:space="preserve"> sample 2 and sample </w:delText>
          </w:r>
        </w:del>
        <w:r w:rsidRPr="00C43C1E">
          <w:rPr>
            <w:rFonts w:cs="Times New Roman"/>
            <w:sz w:val="24"/>
            <w:szCs w:val="24"/>
          </w:rPr>
          <w:t xml:space="preserve">3 </w:t>
        </w:r>
        <w:del w:id="1723" w:author="Cheng, Jiangtao" w:date="2021-07-17T15:29:00Z">
          <w:r w:rsidRPr="00C43C1E" w:rsidDel="008E502D">
            <w:rPr>
              <w:rFonts w:cs="Times New Roman"/>
              <w:sz w:val="24"/>
              <w:szCs w:val="24"/>
            </w:rPr>
            <w:delText xml:space="preserve">heated </w:delText>
          </w:r>
        </w:del>
        <w:r w:rsidRPr="00C43C1E">
          <w:rPr>
            <w:rFonts w:cs="Times New Roman"/>
            <w:sz w:val="24"/>
            <w:szCs w:val="24"/>
          </w:rPr>
          <w:t xml:space="preserve">with base temperature </w:t>
        </w:r>
      </w:moveTo>
      <w:ins w:id="1724" w:author="Cheng, Jiangtao" w:date="2021-07-17T15:29:00Z">
        <w:r w:rsidR="008E502D">
          <w:rPr>
            <w:rFonts w:cs="Times New Roman"/>
            <w:sz w:val="24"/>
            <w:szCs w:val="24"/>
          </w:rPr>
          <w:t xml:space="preserve">of </w:t>
        </w:r>
      </w:ins>
      <w:moveTo w:id="1725" w:author="Cheng, Jiangtao" w:date="2021-07-17T11:19:00Z">
        <w:r w:rsidRPr="00C43C1E">
          <w:rPr>
            <w:rFonts w:cs="Times New Roman"/>
            <w:sz w:val="24"/>
            <w:szCs w:val="24"/>
          </w:rPr>
          <w:t>100 °C and 120°C.</w:t>
        </w:r>
      </w:moveTo>
    </w:p>
    <w:moveToRangeEnd w:id="1691"/>
    <w:p w14:paraId="0AB9139F" w14:textId="77777777" w:rsidR="0040288A" w:rsidRDefault="0040288A" w:rsidP="000419D3">
      <w:pPr>
        <w:spacing w:after="60"/>
        <w:rPr>
          <w:rFonts w:cs="Times New Roman"/>
          <w:sz w:val="24"/>
          <w:szCs w:val="24"/>
        </w:rPr>
        <w:pPrChange w:id="1726" w:author="Cheng, Jiangtao" w:date="2021-07-17T15:31:00Z">
          <w:pPr>
            <w:spacing w:line="360" w:lineRule="auto"/>
            <w:ind w:firstLine="360"/>
          </w:pPr>
        </w:pPrChange>
      </w:pPr>
    </w:p>
    <w:p w14:paraId="0772E2F7" w14:textId="444E7CD9"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ins w:id="1727" w:author="Cheng, Jiangtao" w:date="2021-07-17T15:55:00Z">
        <w:r w:rsidR="002D4F65" w:rsidRPr="00C43C1E">
          <w:rPr>
            <w:rFonts w:cs="Times New Roman"/>
            <w:sz w:val="24"/>
            <w:szCs w:val="24"/>
          </w:rPr>
          <w:t>still</w:t>
        </w:r>
        <w:r w:rsidR="002D4F65">
          <w:rPr>
            <w:rFonts w:cs="Times New Roman"/>
            <w:sz w:val="24"/>
            <w:szCs w:val="24"/>
          </w:rPr>
          <w:t xml:space="preserve"> exist</w:t>
        </w:r>
      </w:ins>
      <w:del w:id="1728" w:author="Cheng, Jiangtao" w:date="2021-07-17T15:55:00Z">
        <w:r w:rsidR="00B43773" w:rsidDel="002D4F65">
          <w:rPr>
            <w:rFonts w:cs="Times New Roman"/>
            <w:sz w:val="24"/>
            <w:szCs w:val="24"/>
          </w:rPr>
          <w:delText>are</w:delText>
        </w:r>
      </w:del>
      <w:r w:rsidRPr="00C43C1E">
        <w:rPr>
          <w:rFonts w:cs="Times New Roman"/>
          <w:sz w:val="24"/>
          <w:szCs w:val="24"/>
        </w:rPr>
        <w:t xml:space="preserve"> </w:t>
      </w:r>
      <w:del w:id="1729" w:author="Cheng, Jiangtao" w:date="2021-07-17T15:55:00Z">
        <w:r w:rsidRPr="00C43C1E" w:rsidDel="002D4F65">
          <w:rPr>
            <w:rFonts w:cs="Times New Roman"/>
            <w:sz w:val="24"/>
            <w:szCs w:val="24"/>
          </w:rPr>
          <w:delText xml:space="preserve">still </w:delText>
        </w:r>
      </w:del>
      <w:r w:rsidRPr="00C43C1E">
        <w:rPr>
          <w:rFonts w:cs="Times New Roman"/>
          <w:sz w:val="24"/>
          <w:szCs w:val="24"/>
        </w:rPr>
        <w:t>large derivation</w:t>
      </w:r>
      <w:r w:rsidR="00B43773">
        <w:rPr>
          <w:rFonts w:cs="Times New Roman"/>
          <w:sz w:val="24"/>
          <w:szCs w:val="24"/>
        </w:rPr>
        <w:t>s</w:t>
      </w:r>
      <w:r w:rsidRPr="00C43C1E">
        <w:rPr>
          <w:rFonts w:cs="Times New Roman"/>
          <w:sz w:val="24"/>
          <w:szCs w:val="24"/>
        </w:rPr>
        <w:t xml:space="preserve"> between the</w:t>
      </w:r>
      <w:ins w:id="1730" w:author="Cheng, Jiangtao" w:date="2021-07-17T15:32:00Z">
        <w:r w:rsidR="00F51726">
          <w:rPr>
            <w:rFonts w:cs="Times New Roman"/>
            <w:sz w:val="24"/>
            <w:szCs w:val="24"/>
          </w:rPr>
          <w:t xml:space="preserve"> predicted</w:t>
        </w:r>
      </w:ins>
      <w:r w:rsidRPr="00C43C1E">
        <w:rPr>
          <w:rFonts w:cs="Times New Roman"/>
          <w:sz w:val="24"/>
          <w:szCs w:val="24"/>
        </w:rPr>
        <w:t xml:space="preserve"> results</w:t>
      </w:r>
      <w:ins w:id="1731" w:author="Cheng, Jiangtao" w:date="2021-07-17T15:32:00Z">
        <w:r w:rsidR="00F51726">
          <w:rPr>
            <w:rFonts w:cs="Times New Roman"/>
            <w:sz w:val="24"/>
            <w:szCs w:val="24"/>
          </w:rPr>
          <w:t xml:space="preserve"> and </w:t>
        </w:r>
      </w:ins>
      <w:ins w:id="1732" w:author="Cheng, Jiangtao" w:date="2021-07-17T15:33:00Z">
        <w:r w:rsidR="00F51726">
          <w:rPr>
            <w:rFonts w:cs="Times New Roman"/>
            <w:sz w:val="24"/>
            <w:szCs w:val="24"/>
          </w:rPr>
          <w:t xml:space="preserve">the </w:t>
        </w:r>
      </w:ins>
      <w:ins w:id="1733" w:author="Cheng, Jiangtao" w:date="2021-07-17T15:32:00Z">
        <w:r w:rsidR="00F51726">
          <w:rPr>
            <w:rFonts w:cs="Times New Roman"/>
            <w:sz w:val="24"/>
            <w:szCs w:val="24"/>
          </w:rPr>
          <w:t>experimental data</w:t>
        </w:r>
      </w:ins>
      <w:r w:rsidRPr="00C43C1E">
        <w:rPr>
          <w:rFonts w:cs="Times New Roman"/>
          <w:sz w:val="24"/>
          <w:szCs w:val="24"/>
        </w:rPr>
        <w:t xml:space="preserve"> for droplet evaporation on substrates with </w:t>
      </w:r>
      <w:ins w:id="1734" w:author="Cheng, Jiangtao" w:date="2021-07-17T15:32:00Z">
        <w:r w:rsidR="00F51726">
          <w:rPr>
            <w:rFonts w:cs="Times New Roman"/>
            <w:sz w:val="24"/>
            <w:szCs w:val="24"/>
          </w:rPr>
          <w:t>the</w:t>
        </w:r>
      </w:ins>
      <w:ins w:id="1735" w:author="Cheng, Jiangtao" w:date="2021-07-17T15:33:00Z">
        <w:r w:rsidR="00F51726">
          <w:rPr>
            <w:rFonts w:cs="Times New Roman"/>
            <w:sz w:val="24"/>
            <w:szCs w:val="24"/>
          </w:rPr>
          <w:t xml:space="preserve"> base</w:t>
        </w:r>
      </w:ins>
      <w:del w:id="1736" w:author="Cheng, Jiangtao" w:date="2021-07-17T15:33:00Z">
        <w:r w:rsidRPr="00C43C1E" w:rsidDel="00F51726">
          <w:rPr>
            <w:rFonts w:cs="Times New Roman"/>
            <w:sz w:val="24"/>
            <w:szCs w:val="24"/>
          </w:rPr>
          <w:delText>base</w:delText>
        </w:r>
      </w:del>
      <w:r w:rsidRPr="00C43C1E">
        <w:rPr>
          <w:rFonts w:cs="Times New Roman"/>
          <w:sz w:val="24"/>
          <w:szCs w:val="24"/>
        </w:rPr>
        <w:t xml:space="preserve"> temperature</w:t>
      </w:r>
      <w:ins w:id="1737" w:author="Cheng, Jiangtao" w:date="2021-07-17T15:33:00Z">
        <w:r w:rsidR="00F51726">
          <w:rPr>
            <w:rFonts w:cs="Times New Roman"/>
            <w:sz w:val="24"/>
            <w:szCs w:val="24"/>
          </w:rPr>
          <w:t xml:space="preserve"> heated </w:t>
        </w:r>
      </w:ins>
      <w:ins w:id="1738" w:author="Cheng, Jiangtao" w:date="2021-07-17T15:56:00Z">
        <w:r w:rsidR="002D4F65">
          <w:rPr>
            <w:rFonts w:cs="Times New Roman"/>
            <w:sz w:val="24"/>
            <w:szCs w:val="24"/>
          </w:rPr>
          <w:t xml:space="preserve">up </w:t>
        </w:r>
      </w:ins>
      <w:ins w:id="1739" w:author="Cheng, Jiangtao" w:date="2021-07-17T15:33:00Z">
        <w:r w:rsidR="00F51726">
          <w:rPr>
            <w:rFonts w:cs="Times New Roman"/>
            <w:sz w:val="24"/>
            <w:szCs w:val="24"/>
          </w:rPr>
          <w:t>to</w:t>
        </w:r>
      </w:ins>
      <w:del w:id="1740" w:author="Cheng, Jiangtao" w:date="2021-07-17T15:33:00Z">
        <w:r w:rsidRPr="00C43C1E" w:rsidDel="00F51726">
          <w:rPr>
            <w:rFonts w:cs="Times New Roman"/>
            <w:sz w:val="24"/>
            <w:szCs w:val="24"/>
          </w:rPr>
          <w:delText xml:space="preserve"> a</w:delText>
        </w:r>
      </w:del>
      <w:del w:id="1741" w:author="Cheng, Jiangtao" w:date="2021-07-17T15:32:00Z">
        <w:r w:rsidRPr="00C43C1E" w:rsidDel="00F51726">
          <w:rPr>
            <w:rFonts w:cs="Times New Roman"/>
            <w:sz w:val="24"/>
            <w:szCs w:val="24"/>
          </w:rPr>
          <w:delText>t</w:delText>
        </w:r>
      </w:del>
      <w:r w:rsidRPr="00C43C1E">
        <w:rPr>
          <w:rFonts w:cs="Times New Roman"/>
          <w:sz w:val="24"/>
          <w:szCs w:val="24"/>
        </w:rPr>
        <w:t xml:space="preserve"> 120 °C. </w:t>
      </w:r>
      <w:ins w:id="1742" w:author="Cheng, Jiangtao" w:date="2021-07-17T15:56:00Z">
        <w:r w:rsidR="002D4F65">
          <w:rPr>
            <w:rFonts w:cs="Times New Roman"/>
            <w:sz w:val="24"/>
            <w:szCs w:val="24"/>
          </w:rPr>
          <w:t>In this scenario</w:t>
        </w:r>
      </w:ins>
      <w:ins w:id="1743" w:author="Cheng, Jiangtao" w:date="2021-07-17T15:35:00Z">
        <w:r w:rsidR="00A24D24">
          <w:rPr>
            <w:rFonts w:cs="Times New Roman"/>
            <w:sz w:val="24"/>
            <w:szCs w:val="24"/>
          </w:rPr>
          <w:t>, t</w:t>
        </w:r>
      </w:ins>
      <w:del w:id="1744" w:author="Cheng, Jiangtao" w:date="2021-07-17T15:35:00Z">
        <w:r w:rsidRPr="00C43C1E" w:rsidDel="00A24D24">
          <w:rPr>
            <w:rFonts w:cs="Times New Roman"/>
            <w:sz w:val="24"/>
            <w:szCs w:val="24"/>
          </w:rPr>
          <w:delText>T</w:delText>
        </w:r>
      </w:del>
      <w:r w:rsidRPr="00C43C1E">
        <w:rPr>
          <w:rFonts w:cs="Times New Roman"/>
          <w:sz w:val="24"/>
          <w:szCs w:val="24"/>
        </w:rPr>
        <w:t>he</w:t>
      </w:r>
      <w:del w:id="1745" w:author="Cheng, Jiangtao" w:date="2021-07-17T16:00:00Z">
        <w:r w:rsidRPr="00C43C1E" w:rsidDel="002D4F65">
          <w:rPr>
            <w:rFonts w:cs="Times New Roman"/>
            <w:sz w:val="24"/>
            <w:szCs w:val="24"/>
          </w:rPr>
          <w:delText xml:space="preserve"> effect</w:delText>
        </w:r>
      </w:del>
      <w:del w:id="1746" w:author="Cheng, Jiangtao" w:date="2021-07-17T15:35:00Z">
        <w:r w:rsidRPr="00C43C1E" w:rsidDel="00A24D24">
          <w:rPr>
            <w:rFonts w:cs="Times New Roman"/>
            <w:sz w:val="24"/>
            <w:szCs w:val="24"/>
          </w:rPr>
          <w:delText>s</w:delText>
        </w:r>
      </w:del>
      <w:del w:id="1747" w:author="Cheng, Jiangtao" w:date="2021-07-17T16:00:00Z">
        <w:r w:rsidRPr="00C43C1E" w:rsidDel="002D4F65">
          <w:rPr>
            <w:rFonts w:cs="Times New Roman"/>
            <w:sz w:val="24"/>
            <w:szCs w:val="24"/>
          </w:rPr>
          <w:delText xml:space="preserve"> of</w:delText>
        </w:r>
      </w:del>
      <w:r w:rsidRPr="00C43C1E">
        <w:rPr>
          <w:rFonts w:cs="Times New Roman"/>
          <w:sz w:val="24"/>
          <w:szCs w:val="24"/>
        </w:rPr>
        <w:t xml:space="preserve"> convection heat transfer in the</w:t>
      </w:r>
      <w:del w:id="1748" w:author="Cheng, Jiangtao" w:date="2021-07-17T15:56:00Z">
        <w:r w:rsidRPr="00C43C1E" w:rsidDel="002D4F65">
          <w:rPr>
            <w:rFonts w:cs="Times New Roman"/>
            <w:sz w:val="24"/>
            <w:szCs w:val="24"/>
          </w:rPr>
          <w:delText xml:space="preserve"> water</w:delText>
        </w:r>
      </w:del>
      <w:r w:rsidRPr="00C43C1E">
        <w:rPr>
          <w:rFonts w:cs="Times New Roman"/>
          <w:sz w:val="24"/>
          <w:szCs w:val="24"/>
        </w:rPr>
        <w:t xml:space="preserve"> droplet </w:t>
      </w:r>
      <w:r w:rsidR="00B43773" w:rsidRPr="00C43C1E">
        <w:rPr>
          <w:rFonts w:cs="Times New Roman"/>
          <w:sz w:val="24"/>
          <w:szCs w:val="24"/>
        </w:rPr>
        <w:t>cannot</w:t>
      </w:r>
      <w:r w:rsidRPr="00C43C1E">
        <w:rPr>
          <w:rFonts w:cs="Times New Roman"/>
          <w:sz w:val="24"/>
          <w:szCs w:val="24"/>
        </w:rPr>
        <w:t xml:space="preserve"> be neglected. In the thermal circuit model, </w:t>
      </w:r>
      <w:del w:id="1749" w:author="Cheng, Jiangtao" w:date="2021-07-17T15:57:00Z">
        <w:r w:rsidRPr="00C43C1E" w:rsidDel="002D4F65">
          <w:rPr>
            <w:rFonts w:cs="Times New Roman"/>
            <w:sz w:val="24"/>
            <w:szCs w:val="24"/>
          </w:rPr>
          <w:delText xml:space="preserve">droplet is </w:delText>
        </w:r>
        <w:r w:rsidR="00B43773" w:rsidDel="002D4F65">
          <w:rPr>
            <w:rFonts w:cs="Times New Roman"/>
            <w:sz w:val="24"/>
            <w:szCs w:val="24"/>
          </w:rPr>
          <w:delText xml:space="preserve">discretized </w:delText>
        </w:r>
        <w:r w:rsidRPr="00C43C1E" w:rsidDel="002D4F65">
          <w:rPr>
            <w:rFonts w:cs="Times New Roman"/>
            <w:sz w:val="24"/>
            <w:szCs w:val="24"/>
          </w:rPr>
          <w:delText xml:space="preserve">into layers and </w:delText>
        </w:r>
      </w:del>
      <w:r w:rsidRPr="00C43C1E">
        <w:rPr>
          <w:rFonts w:cs="Times New Roman"/>
          <w:sz w:val="24"/>
          <w:szCs w:val="24"/>
        </w:rPr>
        <w:t>only the conductive thermal resistance</w:t>
      </w:r>
      <w:del w:id="1750" w:author="Cheng, Jiangtao" w:date="2021-07-17T15:57:00Z">
        <w:r w:rsidR="00B43773" w:rsidDel="002D4F65">
          <w:rPr>
            <w:rFonts w:cs="Times New Roman"/>
            <w:sz w:val="24"/>
            <w:szCs w:val="24"/>
          </w:rPr>
          <w:delText>s</w:delText>
        </w:r>
      </w:del>
      <w:r w:rsidRPr="00C43C1E">
        <w:rPr>
          <w:rFonts w:cs="Times New Roman"/>
          <w:sz w:val="24"/>
          <w:szCs w:val="24"/>
        </w:rPr>
        <w:t xml:space="preserve"> </w:t>
      </w:r>
      <w:ins w:id="1751" w:author="Cheng, Jiangtao" w:date="2021-07-17T15:57:00Z">
        <w:r w:rsidR="002D4F65">
          <w:rPr>
            <w:rFonts w:cs="Times New Roman"/>
            <w:sz w:val="24"/>
            <w:szCs w:val="24"/>
          </w:rPr>
          <w:t>of the droplet is</w:t>
        </w:r>
      </w:ins>
      <w:del w:id="1752" w:author="Cheng, Jiangtao" w:date="2021-07-17T15:57:00Z">
        <w:r w:rsidR="00B43773" w:rsidDel="002D4F65">
          <w:rPr>
            <w:rFonts w:cs="Times New Roman"/>
            <w:sz w:val="24"/>
            <w:szCs w:val="24"/>
          </w:rPr>
          <w:delText>are</w:delText>
        </w:r>
      </w:del>
      <w:r w:rsidRPr="00C43C1E">
        <w:rPr>
          <w:rFonts w:cs="Times New Roman"/>
          <w:sz w:val="24"/>
          <w:szCs w:val="24"/>
        </w:rPr>
        <w:t xml:space="preserve"> </w:t>
      </w:r>
      <w:ins w:id="1753" w:author="Cheng, Jiangtao" w:date="2021-07-17T15:34:00Z">
        <w:r w:rsidR="00F51726">
          <w:rPr>
            <w:rFonts w:cs="Times New Roman"/>
            <w:sz w:val="24"/>
            <w:szCs w:val="24"/>
          </w:rPr>
          <w:t xml:space="preserve">taken </w:t>
        </w:r>
      </w:ins>
      <w:ins w:id="1754" w:author="Cheng, Jiangtao" w:date="2021-07-17T15:58:00Z">
        <w:r w:rsidR="002D4F65">
          <w:rPr>
            <w:rFonts w:cs="Times New Roman"/>
            <w:sz w:val="24"/>
            <w:szCs w:val="24"/>
          </w:rPr>
          <w:t>into</w:t>
        </w:r>
      </w:ins>
      <w:ins w:id="1755" w:author="Cheng, Jiangtao" w:date="2021-07-17T15:34:00Z">
        <w:r w:rsidR="00F51726">
          <w:rPr>
            <w:rFonts w:cs="Times New Roman"/>
            <w:sz w:val="24"/>
            <w:szCs w:val="24"/>
          </w:rPr>
          <w:t xml:space="preserve"> account</w:t>
        </w:r>
      </w:ins>
      <w:del w:id="1756" w:author="Cheng, Jiangtao" w:date="2021-07-17T15:34:00Z">
        <w:r w:rsidRPr="00C43C1E" w:rsidDel="00F51726">
          <w:rPr>
            <w:rFonts w:cs="Times New Roman"/>
            <w:sz w:val="24"/>
            <w:szCs w:val="24"/>
          </w:rPr>
          <w:delText>calculated when calculating the droplet</w:delText>
        </w:r>
        <w:r w:rsidR="00B43773" w:rsidDel="00F51726">
          <w:rPr>
            <w:rFonts w:cs="Times New Roman"/>
            <w:sz w:val="24"/>
            <w:szCs w:val="24"/>
          </w:rPr>
          <w:delText xml:space="preserve"> surface</w:delText>
        </w:r>
        <w:r w:rsidRPr="00C43C1E" w:rsidDel="00F51726">
          <w:rPr>
            <w:rFonts w:cs="Times New Roman"/>
            <w:sz w:val="24"/>
            <w:szCs w:val="24"/>
          </w:rPr>
          <w:delText xml:space="preserve"> temperature</w:delText>
        </w:r>
      </w:del>
      <w:r w:rsidRPr="00C43C1E">
        <w:rPr>
          <w:rFonts w:cs="Times New Roman"/>
          <w:sz w:val="24"/>
          <w:szCs w:val="24"/>
        </w:rPr>
        <w:t>. Convection in</w:t>
      </w:r>
      <w:ins w:id="1757" w:author="Cheng, Jiangtao" w:date="2021-07-17T15:58:00Z">
        <w:r w:rsidR="002D4F65">
          <w:rPr>
            <w:rFonts w:cs="Times New Roman"/>
            <w:sz w:val="24"/>
            <w:szCs w:val="24"/>
          </w:rPr>
          <w:t>side</w:t>
        </w:r>
      </w:ins>
      <w:r w:rsidRPr="00C43C1E">
        <w:rPr>
          <w:rFonts w:cs="Times New Roman"/>
          <w:sz w:val="24"/>
          <w:szCs w:val="24"/>
        </w:rPr>
        <w:t xml:space="preserve"> the</w:t>
      </w:r>
      <w:del w:id="1758" w:author="Cheng, Jiangtao" w:date="2021-07-17T15:58:00Z">
        <w:r w:rsidRPr="00C43C1E" w:rsidDel="002D4F65">
          <w:rPr>
            <w:rFonts w:cs="Times New Roman"/>
            <w:sz w:val="24"/>
            <w:szCs w:val="24"/>
          </w:rPr>
          <w:delText xml:space="preserve"> water</w:delText>
        </w:r>
      </w:del>
      <w:r w:rsidRPr="00C43C1E">
        <w:rPr>
          <w:rFonts w:cs="Times New Roman"/>
          <w:sz w:val="24"/>
          <w:szCs w:val="24"/>
        </w:rPr>
        <w:t xml:space="preserve"> droplet will </w:t>
      </w:r>
      <w:ins w:id="1759" w:author="Cheng, Jiangtao" w:date="2021-07-17T15:36:00Z">
        <w:r w:rsidR="00A24D24">
          <w:rPr>
            <w:rFonts w:cs="Times New Roman"/>
            <w:sz w:val="24"/>
            <w:szCs w:val="24"/>
          </w:rPr>
          <w:t xml:space="preserve">remarkably </w:t>
        </w:r>
      </w:ins>
      <w:r w:rsidRPr="00C43C1E">
        <w:rPr>
          <w:rFonts w:cs="Times New Roman"/>
          <w:sz w:val="24"/>
          <w:szCs w:val="24"/>
        </w:rPr>
        <w:t>enhance</w:t>
      </w:r>
      <w:del w:id="1760" w:author="Cheng, Jiangtao" w:date="2021-07-17T15:58:00Z">
        <w:r w:rsidRPr="00C43C1E" w:rsidDel="002D4F65">
          <w:rPr>
            <w:rFonts w:cs="Times New Roman"/>
            <w:sz w:val="24"/>
            <w:szCs w:val="24"/>
          </w:rPr>
          <w:delText xml:space="preserve"> the</w:delText>
        </w:r>
      </w:del>
      <w:r w:rsidRPr="00C43C1E">
        <w:rPr>
          <w:rFonts w:cs="Times New Roman"/>
          <w:sz w:val="24"/>
          <w:szCs w:val="24"/>
        </w:rPr>
        <w:t xml:space="preserve"> heat transfer </w:t>
      </w:r>
      <w:del w:id="1761" w:author="Cheng, Jiangtao" w:date="2021-07-17T16:00:00Z">
        <w:r w:rsidRPr="00C43C1E" w:rsidDel="002D4F65">
          <w:rPr>
            <w:rFonts w:cs="Times New Roman"/>
            <w:sz w:val="24"/>
            <w:szCs w:val="24"/>
          </w:rPr>
          <w:delText>in the droplet</w:delText>
        </w:r>
      </w:del>
      <w:ins w:id="1762" w:author="Cheng, Jiangtao" w:date="2021-07-17T16:00:00Z">
        <w:r w:rsidR="002D4F65">
          <w:rPr>
            <w:rFonts w:cs="Times New Roman"/>
            <w:sz w:val="24"/>
            <w:szCs w:val="24"/>
          </w:rPr>
          <w:t>therein</w:t>
        </w:r>
      </w:ins>
      <w:r w:rsidRPr="00C43C1E">
        <w:rPr>
          <w:rFonts w:cs="Times New Roman"/>
          <w:sz w:val="24"/>
          <w:szCs w:val="24"/>
        </w:rPr>
        <w:t xml:space="preserve"> and reduce the total thermal resistance</w:t>
      </w:r>
      <w:r w:rsidR="00B43773">
        <w:rPr>
          <w:rFonts w:cs="Times New Roman"/>
          <w:sz w:val="24"/>
          <w:szCs w:val="24"/>
        </w:rPr>
        <w:t>s</w:t>
      </w:r>
      <w:r w:rsidRPr="00C43C1E">
        <w:rPr>
          <w:rFonts w:cs="Times New Roman"/>
          <w:sz w:val="24"/>
          <w:szCs w:val="24"/>
        </w:rPr>
        <w:t xml:space="preserve"> of the</w:t>
      </w:r>
      <w:del w:id="1763" w:author="Cheng, Jiangtao" w:date="2021-07-17T16:00:00Z">
        <w:r w:rsidR="00B43773" w:rsidDel="002D4F65">
          <w:rPr>
            <w:rFonts w:cs="Times New Roman"/>
            <w:sz w:val="24"/>
            <w:szCs w:val="24"/>
          </w:rPr>
          <w:delText xml:space="preserve"> water</w:delText>
        </w:r>
      </w:del>
      <w:r w:rsidRPr="00C43C1E">
        <w:rPr>
          <w:rFonts w:cs="Times New Roman"/>
          <w:sz w:val="24"/>
          <w:szCs w:val="24"/>
        </w:rPr>
        <w:t xml:space="preserve"> droplet. Because of the complexity of internal flow, it is not practical to analyze the convection heat transfer </w:t>
      </w:r>
      <w:ins w:id="1764" w:author="Cheng, Jiangtao" w:date="2021-07-17T15:36:00Z">
        <w:r w:rsidR="00A24D24">
          <w:rPr>
            <w:rFonts w:cs="Times New Roman"/>
            <w:sz w:val="24"/>
            <w:szCs w:val="24"/>
          </w:rPr>
          <w:t xml:space="preserve">simply </w:t>
        </w:r>
      </w:ins>
      <w:r w:rsidRPr="00C43C1E">
        <w:rPr>
          <w:rFonts w:cs="Times New Roman"/>
          <w:sz w:val="24"/>
          <w:szCs w:val="24"/>
        </w:rPr>
        <w:t>base</w:t>
      </w:r>
      <w:ins w:id="1765" w:author="Cheng, Jiangtao" w:date="2021-07-17T15:36:00Z">
        <w:r w:rsidR="00A24D24">
          <w:rPr>
            <w:rFonts w:cs="Times New Roman"/>
            <w:sz w:val="24"/>
            <w:szCs w:val="24"/>
          </w:rPr>
          <w:t>d</w:t>
        </w:r>
      </w:ins>
      <w:r w:rsidRPr="00C43C1E">
        <w:rPr>
          <w:rFonts w:cs="Times New Roman"/>
          <w:sz w:val="24"/>
          <w:szCs w:val="24"/>
        </w:rPr>
        <w:t xml:space="preserve"> on the droplet </w:t>
      </w:r>
      <w:ins w:id="1766" w:author="Cheng, Jiangtao" w:date="2021-07-17T15:59:00Z">
        <w:r w:rsidR="002D4F65">
          <w:rPr>
            <w:rFonts w:cs="Times New Roman"/>
            <w:sz w:val="24"/>
            <w:szCs w:val="24"/>
          </w:rPr>
          <w:t xml:space="preserve">characteristic </w:t>
        </w:r>
      </w:ins>
      <w:r w:rsidRPr="00C43C1E">
        <w:rPr>
          <w:rFonts w:cs="Times New Roman"/>
          <w:sz w:val="24"/>
          <w:szCs w:val="24"/>
        </w:rPr>
        <w:t xml:space="preserve">velocity. Alternatively, an effective </w:t>
      </w:r>
      <w:del w:id="1767" w:author="Cheng, Jiangtao" w:date="2021-07-17T15:59:00Z">
        <w:r w:rsidRPr="00C43C1E" w:rsidDel="002D4F65">
          <w:rPr>
            <w:rFonts w:cs="Times New Roman"/>
            <w:sz w:val="24"/>
            <w:szCs w:val="24"/>
          </w:rPr>
          <w:delText xml:space="preserve">value of the water </w:delText>
        </w:r>
      </w:del>
      <w:r w:rsidRPr="00C43C1E">
        <w:rPr>
          <w:rFonts w:cs="Times New Roman"/>
          <w:sz w:val="24"/>
          <w:szCs w:val="24"/>
        </w:rPr>
        <w:t xml:space="preserve">thermal conductivity is </w:t>
      </w:r>
      <w:ins w:id="1768" w:author="Cheng, Jiangtao" w:date="2021-07-17T15:36:00Z">
        <w:r w:rsidR="00A24D24">
          <w:rPr>
            <w:rFonts w:cs="Times New Roman"/>
            <w:sz w:val="24"/>
            <w:szCs w:val="24"/>
          </w:rPr>
          <w:t>adopted</w:t>
        </w:r>
      </w:ins>
      <w:del w:id="1769" w:author="Cheng, Jiangtao" w:date="2021-07-17T15:36:00Z">
        <w:r w:rsidRPr="00C43C1E" w:rsidDel="00A24D24">
          <w:rPr>
            <w:rFonts w:cs="Times New Roman"/>
            <w:sz w:val="24"/>
            <w:szCs w:val="24"/>
          </w:rPr>
          <w:delText>used</w:delText>
        </w:r>
      </w:del>
      <w:r w:rsidRPr="00C43C1E">
        <w:rPr>
          <w:rFonts w:cs="Times New Roman"/>
          <w:sz w:val="24"/>
          <w:szCs w:val="24"/>
        </w:rPr>
        <w:t xml:space="preserve"> to </w:t>
      </w:r>
      <w:ins w:id="1770" w:author="Cheng, Jiangtao" w:date="2021-07-17T15:37:00Z">
        <w:r w:rsidR="00A24D24">
          <w:rPr>
            <w:rFonts w:cs="Times New Roman"/>
            <w:sz w:val="24"/>
            <w:szCs w:val="24"/>
          </w:rPr>
          <w:t>account for</w:t>
        </w:r>
      </w:ins>
      <w:del w:id="1771" w:author="Cheng, Jiangtao" w:date="2021-07-17T15:37:00Z">
        <w:r w:rsidRPr="00C43C1E" w:rsidDel="00A24D24">
          <w:rPr>
            <w:rFonts w:cs="Times New Roman"/>
            <w:sz w:val="24"/>
            <w:szCs w:val="24"/>
          </w:rPr>
          <w:delText>consider</w:delText>
        </w:r>
      </w:del>
      <w:r w:rsidRPr="00C43C1E">
        <w:rPr>
          <w:rFonts w:cs="Times New Roman"/>
          <w:sz w:val="24"/>
          <w:szCs w:val="24"/>
        </w:rPr>
        <w:t xml:space="preserve"> </w:t>
      </w:r>
      <w:del w:id="1772" w:author="Cheng, Jiangtao" w:date="2021-07-17T15:37:00Z">
        <w:r w:rsidRPr="00C43C1E" w:rsidDel="00A24D24">
          <w:rPr>
            <w:rFonts w:cs="Times New Roman"/>
            <w:sz w:val="24"/>
            <w:szCs w:val="24"/>
          </w:rPr>
          <w:delText xml:space="preserve">the heat transfer of </w:delText>
        </w:r>
      </w:del>
      <w:r w:rsidRPr="00C43C1E">
        <w:rPr>
          <w:rFonts w:cs="Times New Roman"/>
          <w:sz w:val="24"/>
          <w:szCs w:val="24"/>
        </w:rPr>
        <w:t>both the convection and conduction</w:t>
      </w:r>
      <w:ins w:id="1773" w:author="Cheng, Jiangtao" w:date="2021-07-17T15:37:00Z">
        <w:r w:rsidR="00A24D24" w:rsidRPr="00C43C1E">
          <w:rPr>
            <w:rFonts w:cs="Times New Roman"/>
            <w:sz w:val="24"/>
            <w:szCs w:val="24"/>
          </w:rPr>
          <w:t xml:space="preserve"> heat transfer</w:t>
        </w:r>
        <w:r w:rsidR="00A24D24">
          <w:rPr>
            <w:rFonts w:cs="Times New Roman"/>
            <w:sz w:val="24"/>
            <w:szCs w:val="24"/>
          </w:rPr>
          <w:t xml:space="preserve"> in the </w:t>
        </w:r>
      </w:ins>
      <w:ins w:id="1774" w:author="Cheng, Jiangtao" w:date="2021-07-17T15:38:00Z">
        <w:r w:rsidR="00A24D24">
          <w:rPr>
            <w:rFonts w:cs="Times New Roman"/>
            <w:sz w:val="24"/>
            <w:szCs w:val="24"/>
          </w:rPr>
          <w:t>droplet</w:t>
        </w:r>
      </w:ins>
      <w:r w:rsidRPr="00C43C1E">
        <w:rPr>
          <w:rFonts w:cs="Times New Roman"/>
          <w:sz w:val="24"/>
          <w:szCs w:val="24"/>
        </w:rPr>
        <w:t xml:space="preserve">. </w:t>
      </w:r>
      <w:ins w:id="1775" w:author="Cheng, Jiangtao" w:date="2021-07-17T16:01:00Z">
        <w:r w:rsidR="002D4F65">
          <w:rPr>
            <w:rFonts w:cs="Times New Roman"/>
            <w:sz w:val="24"/>
            <w:szCs w:val="24"/>
          </w:rPr>
          <w:t>As such, the</w:t>
        </w:r>
      </w:ins>
      <w:del w:id="1776" w:author="Cheng, Jiangtao" w:date="2021-07-17T16:01:00Z">
        <w:r w:rsidRPr="00C43C1E" w:rsidDel="002D4F65">
          <w:rPr>
            <w:rFonts w:cs="Times New Roman"/>
            <w:sz w:val="24"/>
            <w:szCs w:val="24"/>
          </w:rPr>
          <w:delText>An</w:delText>
        </w:r>
      </w:del>
      <w:r w:rsidRPr="00C43C1E">
        <w:rPr>
          <w:rFonts w:cs="Times New Roman"/>
          <w:sz w:val="24"/>
          <w:szCs w:val="24"/>
        </w:rPr>
        <w:t xml:space="preserve"> </w:t>
      </w:r>
      <w:commentRangeStart w:id="1777"/>
      <w:r w:rsidRPr="00C43C1E">
        <w:rPr>
          <w:rFonts w:cs="Times New Roman"/>
          <w:sz w:val="24"/>
          <w:szCs w:val="24"/>
        </w:rPr>
        <w:t>effective conductivity</w:t>
      </w:r>
      <w:commentRangeEnd w:id="1777"/>
      <w:r w:rsidR="00A24D24">
        <w:rPr>
          <w:rStyle w:val="CommentReference"/>
        </w:rPr>
        <w:commentReference w:id="1777"/>
      </w:r>
      <w:r w:rsidR="00C10CF9">
        <w:rPr>
          <w:rFonts w:cs="Times New Roman"/>
          <w:sz w:val="24"/>
          <w:szCs w:val="24"/>
        </w:rPr>
        <w:t xml:space="preserve"> </w:t>
      </w:r>
      <w:ins w:id="1778" w:author="Cheng, Jiangtao" w:date="2021-07-17T15:59:00Z">
        <w:r w:rsidR="002D4F65">
          <w:rPr>
            <w:rFonts w:cs="Times New Roman"/>
            <w:sz w:val="24"/>
            <w:szCs w:val="24"/>
          </w:rPr>
          <w:t xml:space="preserve">of an evaporating droplet </w:t>
        </w:r>
      </w:ins>
      <w:r w:rsidR="00C10CF9">
        <w:rPr>
          <w:rFonts w:cs="Times New Roman"/>
          <w:sz w:val="24"/>
          <w:szCs w:val="24"/>
        </w:rPr>
        <w:t>is defined as:</w:t>
      </w:r>
    </w:p>
    <w:p w14:paraId="23AC8354" w14:textId="1E108430" w:rsidR="00C10CF9" w:rsidRDefault="00700D43"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(28)</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5F2F94FE" w:rsidR="00B408E6" w:rsidRDefault="00C10CF9" w:rsidP="00856045">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ins w:id="1779" w:author="Cheng, Jiangtao" w:date="2021-07-17T16:01:00Z">
        <w:r w:rsidR="002D4F65">
          <w:rPr>
            <w:rFonts w:cs="Times New Roman"/>
            <w:sz w:val="24"/>
            <w:szCs w:val="24"/>
          </w:rPr>
          <w:t>adopted</w:t>
        </w:r>
      </w:ins>
      <w:del w:id="1780" w:author="Cheng, Jiangtao" w:date="2021-07-17T16:01:00Z">
        <w:r w:rsidDel="002D4F65">
          <w:rPr>
            <w:rFonts w:cs="Times New Roman"/>
            <w:sz w:val="24"/>
            <w:szCs w:val="24"/>
          </w:rPr>
          <w:delText>used</w:delText>
        </w:r>
      </w:del>
      <w:r w:rsidR="00C43C1E" w:rsidRPr="00C43C1E">
        <w:rPr>
          <w:rFonts w:cs="Times New Roman"/>
          <w:sz w:val="24"/>
          <w:szCs w:val="24"/>
        </w:rPr>
        <w:t xml:space="preserve"> in the thermal circuit model</w:t>
      </w:r>
      <w:r w:rsidR="00B408E6">
        <w:rPr>
          <w:rFonts w:cs="Times New Roman"/>
          <w:sz w:val="24"/>
          <w:szCs w:val="24"/>
        </w:rPr>
        <w:t xml:space="preserve"> in </w:t>
      </w:r>
      <w:del w:id="1781" w:author="Cheng, Jiangtao" w:date="2021-07-17T16:02:00Z">
        <w:r w:rsidR="00B408E6" w:rsidDel="002D4F65">
          <w:rPr>
            <w:rFonts w:cs="Times New Roman"/>
            <w:sz w:val="24"/>
            <w:szCs w:val="24"/>
          </w:rPr>
          <w:delText>re</w:delText>
        </w:r>
      </w:del>
      <w:r w:rsidR="00B408E6">
        <w:rPr>
          <w:rFonts w:cs="Times New Roman"/>
          <w:sz w:val="24"/>
          <w:szCs w:val="24"/>
        </w:rPr>
        <w:t>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w:t>
      </w:r>
      <w:del w:id="1782" w:author="Cheng, Jiangtao" w:date="2021-07-17T16:02:00Z">
        <w:r w:rsidDel="002D4F65">
          <w:rPr>
            <w:rFonts w:cs="Times New Roman"/>
            <w:sz w:val="24"/>
            <w:szCs w:val="24"/>
          </w:rPr>
          <w:delText xml:space="preserve">consider </w:delText>
        </w:r>
      </w:del>
      <w:ins w:id="1783" w:author="Cheng, Jiangtao" w:date="2021-07-17T16:02:00Z">
        <w:r w:rsidR="002D4F65">
          <w:rPr>
            <w:rFonts w:cs="Times New Roman"/>
            <w:sz w:val="24"/>
            <w:szCs w:val="24"/>
          </w:rPr>
          <w:t>account for</w:t>
        </w:r>
      </w:ins>
      <w:del w:id="1784" w:author="Cheng, Jiangtao" w:date="2021-07-17T16:02:00Z">
        <w:r w:rsidDel="002D4F65">
          <w:rPr>
            <w:rFonts w:cs="Times New Roman"/>
            <w:sz w:val="24"/>
            <w:szCs w:val="24"/>
          </w:rPr>
          <w:delText>the</w:delText>
        </w:r>
      </w:del>
      <w:r>
        <w:rPr>
          <w:rFonts w:cs="Times New Roman"/>
          <w:sz w:val="24"/>
          <w:szCs w:val="24"/>
        </w:rPr>
        <w:t xml:space="preserve"> both the conduction and the convection heat </w:t>
      </w:r>
      <w:r>
        <w:rPr>
          <w:rFonts w:cs="Times New Roman"/>
          <w:sz w:val="24"/>
          <w:szCs w:val="24"/>
        </w:rPr>
        <w:lastRenderedPageBreak/>
        <w:t xml:space="preserve">transfer in the droplet. The coefficient of the effective conductivity </w:t>
      </w:r>
      <w:r w:rsidRPr="00C10CF9">
        <w:rPr>
          <w:rFonts w:cs="Times New Roman"/>
          <w:i/>
          <w:iCs/>
          <w:sz w:val="24"/>
          <w:szCs w:val="24"/>
        </w:rPr>
        <w:t>e</w:t>
      </w:r>
      <w:r>
        <w:rPr>
          <w:rFonts w:cs="Times New Roman"/>
          <w:sz w:val="24"/>
          <w:szCs w:val="24"/>
        </w:rPr>
        <w:t xml:space="preserve"> is larger than 1</w:t>
      </w:r>
      <w:ins w:id="1785" w:author="Cheng, Jiangtao" w:date="2021-07-17T16:03:00Z">
        <w:r w:rsidR="002D4F65">
          <w:rPr>
            <w:rFonts w:cs="Times New Roman"/>
            <w:sz w:val="24"/>
            <w:szCs w:val="24"/>
          </w:rPr>
          <w:t>,</w:t>
        </w:r>
      </w:ins>
      <w:r>
        <w:rPr>
          <w:rFonts w:cs="Times New Roman"/>
          <w:sz w:val="24"/>
          <w:szCs w:val="24"/>
        </w:rPr>
        <w:t xml:space="preserve"> </w:t>
      </w:r>
      <w:commentRangeStart w:id="1786"/>
      <w:r w:rsidRPr="002D4F65">
        <w:rPr>
          <w:rFonts w:cs="Times New Roman"/>
          <w:sz w:val="24"/>
          <w:szCs w:val="24"/>
          <w:highlight w:val="red"/>
          <w:rPrChange w:id="1787" w:author="Cheng, Jiangtao" w:date="2021-07-17T16:04:00Z">
            <w:rPr>
              <w:rFonts w:cs="Times New Roman"/>
              <w:sz w:val="24"/>
              <w:szCs w:val="24"/>
            </w:rPr>
          </w:rPrChange>
        </w:rPr>
        <w:t>which</w:t>
      </w:r>
      <w:r w:rsidR="00B408E6" w:rsidRPr="002D4F65">
        <w:rPr>
          <w:rFonts w:cs="Times New Roman"/>
          <w:sz w:val="24"/>
          <w:szCs w:val="24"/>
          <w:highlight w:val="red"/>
          <w:rPrChange w:id="1788" w:author="Cheng, Jiangtao" w:date="2021-07-17T16:04:00Z">
            <w:rPr>
              <w:rFonts w:cs="Times New Roman"/>
              <w:sz w:val="24"/>
              <w:szCs w:val="24"/>
            </w:rPr>
          </w:rPrChange>
        </w:rPr>
        <w:t xml:space="preserve"> means the effects of convection heat transfer is equivalent as conduction heat transfer and all the effects of conduction heat transfer are added together</w:t>
      </w:r>
      <w:commentRangeEnd w:id="1786"/>
      <w:r w:rsidR="002D4F65" w:rsidRPr="002D4F65">
        <w:rPr>
          <w:rStyle w:val="CommentReference"/>
          <w:highlight w:val="red"/>
          <w:rPrChange w:id="1789" w:author="Cheng, Jiangtao" w:date="2021-07-17T16:04:00Z">
            <w:rPr>
              <w:rStyle w:val="CommentReference"/>
            </w:rPr>
          </w:rPrChange>
        </w:rPr>
        <w:commentReference w:id="1786"/>
      </w:r>
      <w:r w:rsidR="00B408E6">
        <w:rPr>
          <w:rFonts w:cs="Times New Roman"/>
          <w:sz w:val="24"/>
          <w:szCs w:val="24"/>
        </w:rPr>
        <w:t xml:space="preserve">. </w:t>
      </w:r>
      <w:r w:rsidR="00C43C1E" w:rsidRPr="00C43C1E">
        <w:rPr>
          <w:rFonts w:cs="Times New Roman"/>
          <w:sz w:val="24"/>
          <w:szCs w:val="24"/>
        </w:rPr>
        <w:t xml:space="preserve">The minimum value of </w:t>
      </w:r>
      <w:r>
        <w:rPr>
          <w:rFonts w:cs="Times New Roman"/>
          <w:i/>
          <w:iCs/>
          <w:sz w:val="24"/>
          <w:szCs w:val="24"/>
        </w:rPr>
        <w:t>e</w:t>
      </w:r>
      <w:del w:id="1790" w:author="Cheng, Jiangtao" w:date="2021-07-17T16:04:00Z">
        <w:r w:rsidR="00C43C1E" w:rsidRPr="00C43C1E" w:rsidDel="00A110D2">
          <w:rPr>
            <w:rFonts w:cs="Times New Roman"/>
            <w:sz w:val="24"/>
            <w:szCs w:val="24"/>
          </w:rPr>
          <w:delText xml:space="preserve"> that</w:delText>
        </w:r>
      </w:del>
      <w:r w:rsidR="00C43C1E" w:rsidRPr="00C43C1E">
        <w:rPr>
          <w:rFonts w:cs="Times New Roman"/>
          <w:sz w:val="24"/>
          <w:szCs w:val="24"/>
        </w:rPr>
        <w:t xml:space="preserve"> allow</w:t>
      </w:r>
      <w:ins w:id="1791" w:author="Cheng, Jiangtao" w:date="2021-07-17T16:04:00Z">
        <w:r w:rsidR="00A110D2">
          <w:rPr>
            <w:rFonts w:cs="Times New Roman"/>
            <w:sz w:val="24"/>
            <w:szCs w:val="24"/>
          </w:rPr>
          <w:t>ing for</w:t>
        </w:r>
      </w:ins>
      <w:del w:id="1792" w:author="Cheng, Jiangtao" w:date="2021-07-17T16:04:00Z">
        <w:r w:rsidR="00C43C1E" w:rsidRPr="00C43C1E" w:rsidDel="00A110D2">
          <w:rPr>
            <w:rFonts w:cs="Times New Roman"/>
            <w:sz w:val="24"/>
            <w:szCs w:val="24"/>
          </w:rPr>
          <w:delText>s</w:delText>
        </w:r>
      </w:del>
      <w:r w:rsidR="00C43C1E" w:rsidRPr="00C43C1E">
        <w:rPr>
          <w:rFonts w:cs="Times New Roman"/>
          <w:sz w:val="24"/>
          <w:szCs w:val="24"/>
        </w:rPr>
        <w:t xml:space="preserve"> the average </w:t>
      </w:r>
      <w:del w:id="1793" w:author="Cheng, Jiangtao" w:date="2021-07-17T16:04:00Z">
        <w:r w:rsidR="00C43C1E" w:rsidRPr="00C43C1E" w:rsidDel="00A110D2">
          <w:rPr>
            <w:rFonts w:cs="Times New Roman"/>
            <w:sz w:val="24"/>
            <w:szCs w:val="24"/>
          </w:rPr>
          <w:delText xml:space="preserve">absolute </w:delText>
        </w:r>
      </w:del>
      <w:r w:rsidR="00C43C1E" w:rsidRPr="00C43C1E">
        <w:rPr>
          <w:rFonts w:cs="Times New Roman"/>
          <w:sz w:val="24"/>
          <w:szCs w:val="24"/>
        </w:rPr>
        <w:t xml:space="preserve">difference between the model </w:t>
      </w:r>
      <w:r w:rsidR="00B408E6">
        <w:rPr>
          <w:rFonts w:cs="Times New Roman"/>
          <w:sz w:val="24"/>
          <w:szCs w:val="24"/>
        </w:rPr>
        <w:t xml:space="preserve">predicted surface </w:t>
      </w:r>
      <w:r w:rsidR="00C43C1E" w:rsidRPr="00C43C1E">
        <w:rPr>
          <w:rFonts w:cs="Times New Roman"/>
          <w:sz w:val="24"/>
          <w:szCs w:val="24"/>
        </w:rPr>
        <w:t xml:space="preserve">temperature and the experimental </w:t>
      </w:r>
      <w:ins w:id="1794" w:author="Cheng, Jiangtao" w:date="2021-07-17T16:05:00Z">
        <w:r w:rsidR="00A110D2">
          <w:rPr>
            <w:rFonts w:cs="Times New Roman"/>
            <w:sz w:val="24"/>
            <w:szCs w:val="24"/>
          </w:rPr>
          <w:t>value</w:t>
        </w:r>
      </w:ins>
      <w:del w:id="1795" w:author="Cheng, Jiangtao" w:date="2021-07-17T16:05:00Z">
        <w:r w:rsidR="00C43C1E" w:rsidRPr="00C43C1E" w:rsidDel="00A110D2">
          <w:rPr>
            <w:rFonts w:cs="Times New Roman"/>
            <w:sz w:val="24"/>
            <w:szCs w:val="24"/>
          </w:rPr>
          <w:delText>temperatur</w:delText>
        </w:r>
      </w:del>
      <w:del w:id="1796" w:author="Cheng, Jiangtao" w:date="2021-07-17T16:04:00Z">
        <w:r w:rsidR="00C43C1E" w:rsidRPr="00C43C1E" w:rsidDel="00A110D2">
          <w:rPr>
            <w:rFonts w:cs="Times New Roman"/>
            <w:sz w:val="24"/>
            <w:szCs w:val="24"/>
          </w:rPr>
          <w:delText>e</w:delText>
        </w:r>
      </w:del>
      <w:r w:rsidR="00C43C1E" w:rsidRPr="00C43C1E">
        <w:rPr>
          <w:rFonts w:cs="Times New Roman"/>
          <w:sz w:val="24"/>
          <w:szCs w:val="24"/>
        </w:rPr>
        <w:t xml:space="preserv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6F5DBBEE" w:rsidR="00C43C1E" w:rsidRPr="00C43C1E" w:rsidRDefault="00700D43"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(29)</w:t>
      </w:r>
    </w:p>
    <w:p w14:paraId="73B9B4EC" w14:textId="266B0FBF" w:rsidR="00C43C1E" w:rsidRPr="00C43C1E" w:rsidDel="00A110D2" w:rsidRDefault="00C43C1E" w:rsidP="00856045">
      <w:pPr>
        <w:spacing w:line="360" w:lineRule="auto"/>
        <w:ind w:firstLine="360"/>
        <w:rPr>
          <w:del w:id="1797" w:author="Cheng, Jiangtao" w:date="2021-07-17T16:07:00Z"/>
          <w:rFonts w:cs="Times New Roman"/>
          <w:sz w:val="24"/>
          <w:szCs w:val="24"/>
        </w:rPr>
      </w:pPr>
      <w:r w:rsidRPr="00C43C1E">
        <w:rPr>
          <w:rFonts w:cs="Times New Roman"/>
          <w:sz w:val="24"/>
          <w:szCs w:val="24"/>
        </w:rPr>
        <w:t xml:space="preserve">The coefficient </w:t>
      </w:r>
      <w:ins w:id="1798" w:author="Cheng, Jiangtao" w:date="2021-07-17T16:06:00Z">
        <w:r w:rsidR="00A110D2">
          <w:rPr>
            <w:rFonts w:cs="Times New Roman"/>
            <w:i/>
            <w:iCs/>
            <w:sz w:val="24"/>
            <w:szCs w:val="24"/>
          </w:rPr>
          <w:t>e</w:t>
        </w:r>
        <w:r w:rsidR="00A110D2" w:rsidRPr="00C43C1E">
          <w:rPr>
            <w:rFonts w:cs="Times New Roman"/>
            <w:sz w:val="24"/>
            <w:szCs w:val="24"/>
          </w:rPr>
          <w:t xml:space="preserve"> </w:t>
        </w:r>
      </w:ins>
      <w:r w:rsidRPr="00C43C1E">
        <w:rPr>
          <w:rFonts w:cs="Times New Roman"/>
          <w:sz w:val="24"/>
          <w:szCs w:val="24"/>
        </w:rPr>
        <w:t xml:space="preserve">for the effective thermal conductivity </w:t>
      </w:r>
      <w:ins w:id="1799" w:author="Cheng, Jiangtao" w:date="2021-07-17T16:06:00Z">
        <w:r w:rsidR="00A110D2">
          <w:rPr>
            <w:rFonts w:cs="Times New Roman"/>
            <w:sz w:val="24"/>
            <w:szCs w:val="24"/>
          </w:rPr>
          <w:t>of</w:t>
        </w:r>
      </w:ins>
      <w:del w:id="1800" w:author="Cheng, Jiangtao" w:date="2021-07-17T16:06:00Z">
        <w:r w:rsidRPr="00C43C1E" w:rsidDel="00A110D2">
          <w:rPr>
            <w:rFonts w:cs="Times New Roman"/>
            <w:sz w:val="24"/>
            <w:szCs w:val="24"/>
          </w:rPr>
          <w:delText>for</w:delText>
        </w:r>
      </w:del>
      <w:r w:rsidRPr="00C43C1E">
        <w:rPr>
          <w:rFonts w:cs="Times New Roman"/>
          <w:sz w:val="24"/>
          <w:szCs w:val="24"/>
        </w:rPr>
        <w:t xml:space="preserve"> droplet evaporation on sample</w:t>
      </w:r>
      <w:ins w:id="1801" w:author="Cheng, Jiangtao" w:date="2021-07-17T16:06:00Z">
        <w:r w:rsidR="00A110D2">
          <w:rPr>
            <w:rFonts w:cs="Times New Roman"/>
            <w:sz w:val="24"/>
            <w:szCs w:val="24"/>
          </w:rPr>
          <w:t>s</w:t>
        </w:r>
      </w:ins>
      <w:r w:rsidRPr="00C43C1E">
        <w:rPr>
          <w:rFonts w:cs="Times New Roman"/>
          <w:sz w:val="24"/>
          <w:szCs w:val="24"/>
        </w:rPr>
        <w:t xml:space="preserve"> 1, 2 and 3 </w:t>
      </w:r>
      <w:ins w:id="1802" w:author="Cheng, Jiangtao" w:date="2021-07-17T16:06:00Z">
        <w:r w:rsidR="00A110D2">
          <w:rPr>
            <w:rFonts w:cs="Times New Roman"/>
            <w:sz w:val="24"/>
            <w:szCs w:val="24"/>
          </w:rPr>
          <w:t>with</w:t>
        </w:r>
      </w:ins>
      <w:del w:id="1803" w:author="Cheng, Jiangtao" w:date="2021-07-17T16:06:00Z">
        <w:r w:rsidRPr="00C43C1E" w:rsidDel="00A110D2">
          <w:rPr>
            <w:rFonts w:cs="Times New Roman"/>
            <w:sz w:val="24"/>
            <w:szCs w:val="24"/>
          </w:rPr>
          <w:delText>at</w:delText>
        </w:r>
      </w:del>
      <w:r w:rsidRPr="00C43C1E">
        <w:rPr>
          <w:rFonts w:cs="Times New Roman"/>
          <w:sz w:val="24"/>
          <w:szCs w:val="24"/>
        </w:rPr>
        <w:t xml:space="preserve"> </w:t>
      </w:r>
      <w:del w:id="1804" w:author="Cheng, Jiangtao" w:date="2021-07-17T16:06:00Z">
        <w:r w:rsidRPr="00C43C1E" w:rsidDel="00A110D2">
          <w:rPr>
            <w:rFonts w:cs="Times New Roman"/>
            <w:sz w:val="24"/>
            <w:szCs w:val="24"/>
          </w:rPr>
          <w:delText xml:space="preserve">120 °C </w:delText>
        </w:r>
      </w:del>
      <w:r w:rsidRPr="00C43C1E">
        <w:rPr>
          <w:rFonts w:cs="Times New Roman"/>
          <w:sz w:val="24"/>
          <w:szCs w:val="24"/>
        </w:rPr>
        <w:t xml:space="preserve">substrate </w:t>
      </w:r>
      <w:del w:id="1805" w:author="Cheng, Jiangtao" w:date="2021-07-17T16:06:00Z">
        <w:r w:rsidRPr="00C43C1E" w:rsidDel="00A110D2">
          <w:rPr>
            <w:rFonts w:cs="Times New Roman"/>
            <w:sz w:val="24"/>
            <w:szCs w:val="24"/>
          </w:rPr>
          <w:delText xml:space="preserve">base </w:delText>
        </w:r>
      </w:del>
      <w:r w:rsidRPr="00C43C1E">
        <w:rPr>
          <w:rFonts w:cs="Times New Roman"/>
          <w:sz w:val="24"/>
          <w:szCs w:val="24"/>
        </w:rPr>
        <w:t>temperature</w:t>
      </w:r>
      <w:ins w:id="1806" w:author="Cheng, Jiangtao" w:date="2021-07-17T16:06:00Z">
        <w:r w:rsidR="00A110D2">
          <w:rPr>
            <w:rFonts w:cs="Times New Roman"/>
            <w:sz w:val="24"/>
            <w:szCs w:val="24"/>
          </w:rPr>
          <w:t xml:space="preserve"> of </w:t>
        </w:r>
        <w:r w:rsidR="00A110D2" w:rsidRPr="00C43C1E">
          <w:rPr>
            <w:rFonts w:cs="Times New Roman"/>
            <w:sz w:val="24"/>
            <w:szCs w:val="24"/>
          </w:rPr>
          <w:t>120 °C</w:t>
        </w:r>
      </w:ins>
      <w:r w:rsidRPr="00C43C1E">
        <w:rPr>
          <w:rFonts w:cs="Times New Roman"/>
          <w:sz w:val="24"/>
          <w:szCs w:val="24"/>
        </w:rPr>
        <w:t xml:space="preserve"> is about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xml:space="preserve">. Our results of coefficient are close to the numerical fitting coefficient 2.72 obtained </w:t>
      </w:r>
      <w:ins w:id="1807" w:author="Cheng, Jiangtao" w:date="2021-07-17T16:07:00Z">
        <w:r w:rsidR="00A110D2">
          <w:rPr>
            <w:rFonts w:cs="Times New Roman"/>
            <w:sz w:val="24"/>
            <w:szCs w:val="24"/>
          </w:rPr>
          <w:t xml:space="preserve">by </w:t>
        </w:r>
      </w:ins>
      <w:proofErr w:type="spellStart"/>
      <w:r w:rsidR="005F0D5D">
        <w:rPr>
          <w:rFonts w:cs="Times New Roman"/>
          <w:sz w:val="24"/>
          <w:szCs w:val="24"/>
        </w:rPr>
        <w:t>Abramzon</w:t>
      </w:r>
      <w:proofErr w:type="spellEnd"/>
      <w:r w:rsidR="005F0D5D">
        <w:rPr>
          <w:rFonts w:cs="Times New Roman"/>
          <w:sz w:val="24"/>
          <w:szCs w:val="24"/>
        </w:rPr>
        <w:t xml:space="preserve"> and </w:t>
      </w:r>
      <w:proofErr w:type="spellStart"/>
      <w:r w:rsidR="005F0D5D">
        <w:rPr>
          <w:rFonts w:cs="Times New Roman"/>
          <w:sz w:val="24"/>
          <w:szCs w:val="24"/>
        </w:rPr>
        <w:t>Sirignano</w:t>
      </w:r>
      <w:proofErr w:type="spellEnd"/>
      <w:r w:rsidR="00B86B78">
        <w:rPr>
          <w:rFonts w:cs="Times New Roman"/>
          <w:sz w:val="24"/>
          <w:szCs w:val="24"/>
        </w:rPr>
        <w:fldChar w:fldCharType="begin"/>
      </w:r>
      <w:r w:rsidR="00401B03">
        <w:rPr>
          <w:rFonts w:cs="Times New Roman"/>
          <w:sz w:val="24"/>
          <w:szCs w:val="24"/>
        </w:rPr>
        <w:instrText xml:space="preserve"> ADDIN EN.CITE &lt;EndNote&gt;&lt;Cite&gt;&lt;Author&gt;B. Abrambon&lt;/Author&gt;&lt;Year&gt;1989&lt;/Year&gt;&lt;RecNum&gt;21&lt;/RecNum&gt;&lt;DisplayText&gt;&lt;style font="Times New Roman" size="12"&gt;[50]&lt;/style&gt;&lt;/DisplayText&gt;&lt;record&gt;&lt;rec-number&gt;21&lt;/rec-number&gt;&lt;foreign-keys&gt;&lt;key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401B03">
        <w:rPr>
          <w:rFonts w:cs="Times New Roman"/>
          <w:noProof/>
          <w:sz w:val="24"/>
          <w:szCs w:val="24"/>
        </w:rPr>
        <w:t>[</w:t>
      </w:r>
      <w:hyperlink w:anchor="_ENREF_50" w:tooltip="B. Abrambon, 1989 #21" w:history="1">
        <w:r w:rsidR="00401B03">
          <w:rPr>
            <w:rFonts w:cs="Times New Roman"/>
            <w:noProof/>
            <w:sz w:val="24"/>
            <w:szCs w:val="24"/>
          </w:rPr>
          <w:t>50</w:t>
        </w:r>
      </w:hyperlink>
      <w:r w:rsidR="00401B03">
        <w:rPr>
          <w:rFonts w:cs="Times New Roman"/>
          <w:noProof/>
          <w:sz w:val="24"/>
          <w:szCs w:val="24"/>
        </w:rPr>
        <w:t>]</w:t>
      </w:r>
      <w:r w:rsidR="00B86B78">
        <w:rPr>
          <w:rFonts w:cs="Times New Roman"/>
          <w:sz w:val="24"/>
          <w:szCs w:val="24"/>
        </w:rPr>
        <w:fldChar w:fldCharType="end"/>
      </w:r>
      <w:r w:rsidR="005F0D5D">
        <w:rPr>
          <w:rFonts w:cs="Times New Roman"/>
          <w:sz w:val="24"/>
          <w:szCs w:val="24"/>
        </w:rPr>
        <w:t xml:space="preserve">. </w:t>
      </w:r>
    </w:p>
    <w:p w14:paraId="365EB460" w14:textId="134605F6" w:rsidR="00C43C1E" w:rsidRPr="00C43C1E" w:rsidRDefault="00C43C1E" w:rsidP="00A110D2">
      <w:pPr>
        <w:spacing w:line="360" w:lineRule="auto"/>
        <w:ind w:firstLine="360"/>
        <w:rPr>
          <w:rFonts w:cs="Times New Roman"/>
          <w:sz w:val="24"/>
          <w:szCs w:val="24"/>
        </w:rPr>
        <w:pPrChange w:id="1808" w:author="Cheng, Jiangtao" w:date="2021-07-17T16:07:00Z">
          <w:pPr>
            <w:spacing w:line="360" w:lineRule="auto"/>
          </w:pPr>
        </w:pPrChange>
      </w:pPr>
      <w:r w:rsidRPr="00C43C1E">
        <w:rPr>
          <w:rFonts w:cs="Times New Roman"/>
          <w:sz w:val="24"/>
          <w:szCs w:val="24"/>
        </w:rPr>
        <w:t>The substrates are heated to a high temperature over the boiling temperature of the water droplet. However, no</w:t>
      </w:r>
      <w:del w:id="1809" w:author="Cheng, Jiangtao" w:date="2021-07-17T16:07:00Z">
        <w:r w:rsidRPr="00C43C1E" w:rsidDel="00A110D2">
          <w:rPr>
            <w:rFonts w:cs="Times New Roman"/>
            <w:sz w:val="24"/>
            <w:szCs w:val="24"/>
          </w:rPr>
          <w:delText xml:space="preserve"> water</w:delText>
        </w:r>
      </w:del>
      <w:r w:rsidRPr="00C43C1E">
        <w:rPr>
          <w:rFonts w:cs="Times New Roman"/>
          <w:sz w:val="24"/>
          <w:szCs w:val="24"/>
        </w:rPr>
        <w:t xml:space="preserve"> boiling is observed in the droplet even </w:t>
      </w:r>
      <w:del w:id="1810" w:author="Cheng, Jiangtao" w:date="2021-07-17T16:08:00Z">
        <w:r w:rsidRPr="00C43C1E" w:rsidDel="00A110D2">
          <w:rPr>
            <w:rFonts w:cs="Times New Roman"/>
            <w:sz w:val="24"/>
            <w:szCs w:val="24"/>
          </w:rPr>
          <w:delText xml:space="preserve">when </w:delText>
        </w:r>
      </w:del>
      <w:ins w:id="1811" w:author="Cheng, Jiangtao" w:date="2021-07-17T16:08:00Z">
        <w:r w:rsidR="00A110D2">
          <w:rPr>
            <w:rFonts w:cs="Times New Roman"/>
            <w:sz w:val="24"/>
            <w:szCs w:val="24"/>
          </w:rPr>
          <w:t>with</w:t>
        </w:r>
        <w:r w:rsidR="00A110D2" w:rsidRPr="00C43C1E">
          <w:rPr>
            <w:rFonts w:cs="Times New Roman"/>
            <w:sz w:val="24"/>
            <w:szCs w:val="24"/>
          </w:rPr>
          <w:t xml:space="preserve"> </w:t>
        </w:r>
      </w:ins>
      <w:r w:rsidRPr="00C43C1E">
        <w:rPr>
          <w:rFonts w:cs="Times New Roman"/>
          <w:sz w:val="24"/>
          <w:szCs w:val="24"/>
        </w:rPr>
        <w:t xml:space="preserve">the substrate temperature </w:t>
      </w:r>
      <w:del w:id="1812" w:author="Cheng, Jiangtao" w:date="2021-07-17T16:08:00Z">
        <w:r w:rsidRPr="00C43C1E" w:rsidDel="00A110D2">
          <w:rPr>
            <w:rFonts w:cs="Times New Roman"/>
            <w:sz w:val="24"/>
            <w:szCs w:val="24"/>
          </w:rPr>
          <w:delText>is about</w:delText>
        </w:r>
      </w:del>
      <w:ins w:id="1813" w:author="Cheng, Jiangtao" w:date="2021-07-17T16:08:00Z">
        <w:r w:rsidR="00A110D2">
          <w:rPr>
            <w:rFonts w:cs="Times New Roman"/>
            <w:sz w:val="24"/>
            <w:szCs w:val="24"/>
          </w:rPr>
          <w:t>reaching</w:t>
        </w:r>
      </w:ins>
      <w:r w:rsidRPr="00C43C1E">
        <w:rPr>
          <w:rFonts w:cs="Times New Roman"/>
          <w:sz w:val="24"/>
          <w:szCs w:val="24"/>
        </w:rPr>
        <w:t xml:space="preserve"> 120 °C</w:t>
      </w:r>
      <w:ins w:id="1814" w:author="Cheng, Jiangtao" w:date="2021-07-17T16:08:00Z">
        <w:r w:rsidR="00A110D2">
          <w:rPr>
            <w:rFonts w:cs="Times New Roman"/>
            <w:sz w:val="24"/>
            <w:szCs w:val="24"/>
          </w:rPr>
          <w:t>,</w:t>
        </w:r>
      </w:ins>
      <w:del w:id="1815" w:author="Cheng, Jiangtao" w:date="2021-07-17T16:08:00Z">
        <w:r w:rsidRPr="00C43C1E" w:rsidDel="00A110D2">
          <w:rPr>
            <w:rFonts w:cs="Times New Roman"/>
            <w:sz w:val="24"/>
            <w:szCs w:val="24"/>
          </w:rPr>
          <w:delText>.</w:delText>
        </w:r>
      </w:del>
      <w:r w:rsidRPr="00C43C1E">
        <w:rPr>
          <w:rFonts w:cs="Times New Roman"/>
          <w:sz w:val="24"/>
          <w:szCs w:val="24"/>
        </w:rPr>
        <w:t xml:space="preserve"> </w:t>
      </w:r>
      <w:ins w:id="1816" w:author="Cheng, Jiangtao" w:date="2021-07-17T16:08:00Z">
        <w:r w:rsidR="00A110D2">
          <w:rPr>
            <w:rFonts w:cs="Times New Roman"/>
            <w:sz w:val="24"/>
            <w:szCs w:val="24"/>
          </w:rPr>
          <w:t>which is due to</w:t>
        </w:r>
      </w:ins>
      <w:del w:id="1817" w:author="Cheng, Jiangtao" w:date="2021-07-17T16:08:00Z">
        <w:r w:rsidRPr="00C43C1E" w:rsidDel="00A110D2">
          <w:rPr>
            <w:rFonts w:cs="Times New Roman"/>
            <w:sz w:val="24"/>
            <w:szCs w:val="24"/>
          </w:rPr>
          <w:delText>That is because of</w:delText>
        </w:r>
      </w:del>
      <w:r w:rsidRPr="00C43C1E">
        <w:rPr>
          <w:rFonts w:cs="Times New Roman"/>
          <w:sz w:val="24"/>
          <w:szCs w:val="24"/>
        </w:rPr>
        <w:t xml:space="preserve"> </w:t>
      </w:r>
      <w:del w:id="1818" w:author="Cheng, Jiangtao" w:date="2021-07-17T16:08:00Z">
        <w:r w:rsidRPr="00C43C1E" w:rsidDel="00A110D2">
          <w:rPr>
            <w:rFonts w:cs="Times New Roman"/>
            <w:sz w:val="24"/>
            <w:szCs w:val="24"/>
          </w:rPr>
          <w:delText xml:space="preserve">the effect of </w:delText>
        </w:r>
      </w:del>
      <w:ins w:id="1819" w:author="Cheng, Jiangtao" w:date="2021-07-17T16:08:00Z">
        <w:r w:rsidR="00A110D2">
          <w:rPr>
            <w:rFonts w:cs="Times New Roman"/>
            <w:sz w:val="24"/>
            <w:szCs w:val="24"/>
          </w:rPr>
          <w:t xml:space="preserve">the </w:t>
        </w:r>
      </w:ins>
      <w:r w:rsidRPr="00C43C1E">
        <w:rPr>
          <w:rFonts w:cs="Times New Roman"/>
          <w:sz w:val="24"/>
          <w:szCs w:val="24"/>
        </w:rPr>
        <w:t>evaporative cooling at the droplet base. Evaporation at the droplet base</w:t>
      </w:r>
      <w:del w:id="1820" w:author="Cheng, Jiangtao" w:date="2021-07-17T16:09:00Z">
        <w:r w:rsidRPr="00C43C1E" w:rsidDel="00A110D2">
          <w:rPr>
            <w:rFonts w:cs="Times New Roman"/>
            <w:sz w:val="24"/>
            <w:szCs w:val="24"/>
          </w:rPr>
          <w:delText xml:space="preserve"> surfa</w:delText>
        </w:r>
      </w:del>
      <w:del w:id="1821" w:author="Cheng, Jiangtao" w:date="2021-07-17T16:08:00Z">
        <w:r w:rsidRPr="00C43C1E" w:rsidDel="00A110D2">
          <w:rPr>
            <w:rFonts w:cs="Times New Roman"/>
            <w:sz w:val="24"/>
            <w:szCs w:val="24"/>
          </w:rPr>
          <w:delText>ce</w:delText>
        </w:r>
      </w:del>
      <w:r w:rsidRPr="00C43C1E">
        <w:rPr>
          <w:rFonts w:cs="Times New Roman"/>
          <w:sz w:val="24"/>
          <w:szCs w:val="24"/>
        </w:rPr>
        <w:t xml:space="preserve"> will cool down the surface temperature and we calculate</w:t>
      </w:r>
      <w:ins w:id="1822" w:author="Cheng, Jiangtao" w:date="2021-07-17T16:09:00Z">
        <w:r w:rsidR="00A110D2">
          <w:rPr>
            <w:rFonts w:cs="Times New Roman"/>
            <w:sz w:val="24"/>
            <w:szCs w:val="24"/>
          </w:rPr>
          <w:t>d</w:t>
        </w:r>
      </w:ins>
      <w:r w:rsidRPr="00C43C1E">
        <w:rPr>
          <w:rFonts w:cs="Times New Roman"/>
          <w:sz w:val="24"/>
          <w:szCs w:val="24"/>
        </w:rPr>
        <w:t xml:space="preserve"> the average temperature of the droplet base</w:t>
      </w:r>
      <w:del w:id="1823" w:author="Cheng, Jiangtao" w:date="2021-07-17T16:09:00Z">
        <w:r w:rsidRPr="00C43C1E" w:rsidDel="00A110D2">
          <w:rPr>
            <w:rFonts w:cs="Times New Roman"/>
            <w:sz w:val="24"/>
            <w:szCs w:val="24"/>
          </w:rPr>
          <w:delText xml:space="preserve"> surface</w:delText>
        </w:r>
      </w:del>
      <w:r w:rsidRPr="00C43C1E">
        <w:rPr>
          <w:rFonts w:cs="Times New Roman"/>
          <w:sz w:val="24"/>
          <w:szCs w:val="24"/>
        </w:rPr>
        <w:t xml:space="preserve"> as shown in Fig. </w:t>
      </w:r>
      <w:r w:rsidR="009F574F" w:rsidRPr="00A110D2">
        <w:rPr>
          <w:rFonts w:cs="Times New Roman" w:hint="eastAsia"/>
          <w:sz w:val="24"/>
          <w:szCs w:val="24"/>
          <w:highlight w:val="red"/>
          <w:rPrChange w:id="1824" w:author="Cheng, Jiangtao" w:date="2021-07-17T16:09:00Z">
            <w:rPr>
              <w:rFonts w:cs="Times New Roman" w:hint="eastAsia"/>
              <w:sz w:val="24"/>
              <w:szCs w:val="24"/>
            </w:rPr>
          </w:rPrChange>
        </w:rPr>
        <w:t>1</w:t>
      </w:r>
      <w:r w:rsidR="005F0D5D" w:rsidRPr="00A110D2">
        <w:rPr>
          <w:rFonts w:cs="Times New Roman"/>
          <w:sz w:val="24"/>
          <w:szCs w:val="24"/>
          <w:highlight w:val="red"/>
          <w:rPrChange w:id="1825" w:author="Cheng, Jiangtao" w:date="2021-07-17T16:09:00Z">
            <w:rPr>
              <w:rFonts w:cs="Times New Roman"/>
              <w:sz w:val="24"/>
              <w:szCs w:val="24"/>
            </w:rPr>
          </w:rPrChange>
        </w:rPr>
        <w:t>3</w:t>
      </w:r>
      <w:del w:id="1826" w:author="Cheng, Jiangtao" w:date="2021-07-16T18:41:00Z">
        <w:r w:rsidRPr="00C43C1E" w:rsidDel="00CA5601">
          <w:rPr>
            <w:rFonts w:cs="Times New Roman"/>
            <w:sz w:val="24"/>
            <w:szCs w:val="24"/>
          </w:rPr>
          <w:delText xml:space="preserve"> </w:delText>
        </w:r>
      </w:del>
      <w:r w:rsidRPr="00C43C1E">
        <w:rPr>
          <w:rFonts w:cs="Times New Roman"/>
          <w:sz w:val="24"/>
          <w:szCs w:val="24"/>
        </w:rPr>
        <w:t xml:space="preserve">(d). For droplet evaporation on </w:t>
      </w:r>
      <w:ins w:id="1827" w:author="Cheng, Jiangtao" w:date="2021-07-17T16:09:00Z">
        <w:r w:rsidR="00A110D2">
          <w:rPr>
            <w:rFonts w:cs="Times New Roman"/>
            <w:sz w:val="24"/>
            <w:szCs w:val="24"/>
          </w:rPr>
          <w:t xml:space="preserve">the </w:t>
        </w:r>
      </w:ins>
      <w:r w:rsidRPr="00C43C1E">
        <w:rPr>
          <w:rFonts w:cs="Times New Roman"/>
          <w:sz w:val="24"/>
          <w:szCs w:val="24"/>
        </w:rPr>
        <w:t xml:space="preserve">100 °C substrate, the base surface temperature is about 88 °C and for droplet evaporation on </w:t>
      </w:r>
      <w:ins w:id="1828" w:author="Cheng, Jiangtao" w:date="2021-07-17T16:09:00Z">
        <w:r w:rsidR="00A110D2">
          <w:rPr>
            <w:rFonts w:cs="Times New Roman"/>
            <w:sz w:val="24"/>
            <w:szCs w:val="24"/>
          </w:rPr>
          <w:t xml:space="preserve">the </w:t>
        </w:r>
      </w:ins>
      <w:r w:rsidRPr="00C43C1E">
        <w:rPr>
          <w:rFonts w:cs="Times New Roman"/>
          <w:sz w:val="24"/>
          <w:szCs w:val="24"/>
        </w:rPr>
        <w:t>120 °C substrate, the base surface temperature is about 102 °C</w:t>
      </w:r>
      <w:ins w:id="1829" w:author="Cheng, Jiangtao" w:date="2021-07-17T16:10:00Z">
        <w:r w:rsidR="00A110D2">
          <w:rPr>
            <w:rFonts w:cs="Times New Roman"/>
            <w:sz w:val="24"/>
            <w:szCs w:val="24"/>
          </w:rPr>
          <w:t>,</w:t>
        </w:r>
      </w:ins>
      <w:r w:rsidR="005F0D5D">
        <w:rPr>
          <w:rFonts w:cs="Times New Roman"/>
          <w:sz w:val="24"/>
          <w:szCs w:val="24"/>
        </w:rPr>
        <w:t xml:space="preserve"> which is very close to</w:t>
      </w:r>
      <w:ins w:id="1830" w:author="Cheng, Jiangtao" w:date="2021-07-17T16:10:00Z">
        <w:r w:rsidR="00A110D2">
          <w:rPr>
            <w:rFonts w:cs="Times New Roman"/>
            <w:sz w:val="24"/>
            <w:szCs w:val="24"/>
          </w:rPr>
          <w:t xml:space="preserve"> the saturation temperature of</w:t>
        </w:r>
      </w:ins>
      <w:r w:rsidR="005F0D5D">
        <w:rPr>
          <w:rFonts w:cs="Times New Roman"/>
          <w:sz w:val="24"/>
          <w:szCs w:val="24"/>
        </w:rPr>
        <w:t xml:space="preserve"> 100 °C</w:t>
      </w:r>
      <w:r w:rsidRPr="00C43C1E">
        <w:rPr>
          <w:rFonts w:cs="Times New Roman"/>
          <w:sz w:val="24"/>
          <w:szCs w:val="24"/>
        </w:rPr>
        <w:t>.</w:t>
      </w:r>
      <w:r w:rsidR="005F0D5D">
        <w:rPr>
          <w:rFonts w:cs="Times New Roman"/>
          <w:sz w:val="24"/>
          <w:szCs w:val="24"/>
        </w:rPr>
        <w:t xml:space="preserve"> Our </w:t>
      </w:r>
      <w:ins w:id="1831" w:author="Cheng, Jiangtao" w:date="2021-07-17T16:11:00Z">
        <w:r w:rsidR="00A110D2">
          <w:rPr>
            <w:rFonts w:cs="Times New Roman"/>
            <w:sz w:val="24"/>
            <w:szCs w:val="24"/>
          </w:rPr>
          <w:t>analysis</w:t>
        </w:r>
      </w:ins>
      <w:del w:id="1832" w:author="Cheng, Jiangtao" w:date="2021-07-17T16:10:00Z">
        <w:r w:rsidR="005F0D5D" w:rsidDel="00A110D2">
          <w:rPr>
            <w:rFonts w:cs="Times New Roman"/>
            <w:sz w:val="24"/>
            <w:szCs w:val="24"/>
          </w:rPr>
          <w:delText>results</w:delText>
        </w:r>
      </w:del>
      <w:r w:rsidR="005F0D5D">
        <w:rPr>
          <w:rFonts w:cs="Times New Roman"/>
          <w:sz w:val="24"/>
          <w:szCs w:val="24"/>
        </w:rPr>
        <w:t xml:space="preserve"> show that </w:t>
      </w:r>
      <w:del w:id="1833" w:author="Cheng, Jiangtao" w:date="2021-07-17T16:11:00Z">
        <w:r w:rsidR="005F0D5D" w:rsidDel="00A110D2">
          <w:rPr>
            <w:rFonts w:cs="Times New Roman"/>
            <w:sz w:val="24"/>
            <w:szCs w:val="24"/>
          </w:rPr>
          <w:delText xml:space="preserve">the </w:delText>
        </w:r>
      </w:del>
      <w:r w:rsidR="005F0D5D">
        <w:rPr>
          <w:rFonts w:cs="Times New Roman"/>
          <w:sz w:val="24"/>
          <w:szCs w:val="24"/>
        </w:rPr>
        <w:t xml:space="preserve">evaporation </w:t>
      </w:r>
      <w:ins w:id="1834" w:author="Cheng, Jiangtao" w:date="2021-07-17T16:11:00Z">
        <w:r w:rsidR="00A110D2">
          <w:rPr>
            <w:rFonts w:cs="Times New Roman"/>
            <w:sz w:val="24"/>
            <w:szCs w:val="24"/>
          </w:rPr>
          <w:t xml:space="preserve">cooling </w:t>
        </w:r>
      </w:ins>
      <w:r w:rsidR="005F0D5D">
        <w:rPr>
          <w:rFonts w:cs="Times New Roman"/>
          <w:sz w:val="24"/>
          <w:szCs w:val="24"/>
        </w:rPr>
        <w:t>from the droplet base</w:t>
      </w:r>
      <w:del w:id="1835" w:author="Cheng, Jiangtao" w:date="2021-07-17T16:11:00Z">
        <w:r w:rsidR="005F0D5D" w:rsidDel="00A110D2">
          <w:rPr>
            <w:rFonts w:cs="Times New Roman"/>
            <w:sz w:val="24"/>
            <w:szCs w:val="24"/>
          </w:rPr>
          <w:delText xml:space="preserve"> surface</w:delText>
        </w:r>
      </w:del>
      <w:r w:rsidR="005F0D5D">
        <w:rPr>
          <w:rFonts w:cs="Times New Roman"/>
          <w:sz w:val="24"/>
          <w:szCs w:val="24"/>
        </w:rPr>
        <w:t xml:space="preserve"> can significantly </w:t>
      </w:r>
      <w:del w:id="1836" w:author="Cheng, Jiangtao" w:date="2021-07-17T16:11:00Z">
        <w:r w:rsidR="005F0D5D" w:rsidDel="00A110D2">
          <w:rPr>
            <w:rFonts w:cs="Times New Roman"/>
            <w:sz w:val="24"/>
            <w:szCs w:val="24"/>
          </w:rPr>
          <w:delText xml:space="preserve">cool down the attached solid surface and </w:delText>
        </w:r>
      </w:del>
      <w:r w:rsidR="005F0D5D">
        <w:rPr>
          <w:rFonts w:cs="Times New Roman"/>
          <w:sz w:val="24"/>
          <w:szCs w:val="24"/>
        </w:rPr>
        <w:t xml:space="preserve">delay the onset of droplet boiling with the </w:t>
      </w:r>
      <w:del w:id="1837" w:author="Cheng, Jiangtao" w:date="2021-07-17T16:12:00Z">
        <w:r w:rsidR="005F0D5D" w:rsidDel="00A110D2">
          <w:rPr>
            <w:rFonts w:cs="Times New Roman"/>
            <w:sz w:val="24"/>
            <w:szCs w:val="24"/>
          </w:rPr>
          <w:delText xml:space="preserve">rise of </w:delText>
        </w:r>
      </w:del>
      <w:r w:rsidR="005F0D5D">
        <w:rPr>
          <w:rFonts w:cs="Times New Roman"/>
          <w:sz w:val="24"/>
          <w:szCs w:val="24"/>
        </w:rPr>
        <w:t>substrate</w:t>
      </w:r>
      <w:del w:id="1838" w:author="Cheng, Jiangtao" w:date="2021-07-17T16:12:00Z">
        <w:r w:rsidR="005F0D5D" w:rsidDel="00A110D2">
          <w:rPr>
            <w:rFonts w:cs="Times New Roman"/>
            <w:sz w:val="24"/>
            <w:szCs w:val="24"/>
          </w:rPr>
          <w:delText xml:space="preserve"> base</w:delText>
        </w:r>
      </w:del>
      <w:r w:rsidR="005F0D5D">
        <w:rPr>
          <w:rFonts w:cs="Times New Roman"/>
          <w:sz w:val="24"/>
          <w:szCs w:val="24"/>
        </w:rPr>
        <w:t xml:space="preserve"> temperature</w:t>
      </w:r>
      <w:ins w:id="1839" w:author="Cheng, Jiangtao" w:date="2021-07-17T16:12:00Z">
        <w:r w:rsidR="00A110D2">
          <w:rPr>
            <w:rFonts w:cs="Times New Roman"/>
            <w:sz w:val="24"/>
            <w:szCs w:val="24"/>
          </w:rPr>
          <w:t xml:space="preserve"> even </w:t>
        </w:r>
      </w:ins>
      <w:ins w:id="1840" w:author="Cheng, Jiangtao" w:date="2021-07-17T16:13:00Z">
        <w:r w:rsidR="00A8542F">
          <w:rPr>
            <w:rFonts w:cs="Times New Roman"/>
            <w:sz w:val="24"/>
            <w:szCs w:val="24"/>
          </w:rPr>
          <w:t>close to</w:t>
        </w:r>
      </w:ins>
      <w:ins w:id="1841" w:author="Cheng, Jiangtao" w:date="2021-07-17T16:12:00Z">
        <w:r w:rsidR="00A8542F">
          <w:rPr>
            <w:rFonts w:cs="Times New Roman"/>
            <w:sz w:val="24"/>
            <w:szCs w:val="24"/>
          </w:rPr>
          <w:t xml:space="preserve"> 1</w:t>
        </w:r>
      </w:ins>
      <w:ins w:id="1842" w:author="Cheng, Jiangtao" w:date="2021-07-17T16:13:00Z">
        <w:r w:rsidR="00A8542F">
          <w:rPr>
            <w:rFonts w:cs="Times New Roman"/>
            <w:sz w:val="24"/>
            <w:szCs w:val="24"/>
          </w:rPr>
          <w:t>2</w:t>
        </w:r>
      </w:ins>
      <w:ins w:id="1843" w:author="Cheng, Jiangtao" w:date="2021-07-17T16:12:00Z">
        <w:r w:rsidR="00A8542F">
          <w:rPr>
            <w:rFonts w:cs="Times New Roman"/>
            <w:sz w:val="24"/>
            <w:szCs w:val="24"/>
          </w:rPr>
          <w:t>0</w:t>
        </w:r>
      </w:ins>
      <w:ins w:id="1844" w:author="Cheng, Jiangtao" w:date="2021-07-17T16:13:00Z">
        <w:r w:rsidR="00A8542F">
          <w:rPr>
            <w:rFonts w:cs="Times New Roman"/>
            <w:sz w:val="24"/>
            <w:szCs w:val="24"/>
          </w:rPr>
          <w:t xml:space="preserve"> </w:t>
        </w:r>
        <w:r w:rsidR="00A8542F" w:rsidRPr="00C43C1E">
          <w:rPr>
            <w:rFonts w:cs="Times New Roman"/>
            <w:sz w:val="24"/>
            <w:szCs w:val="24"/>
          </w:rPr>
          <w:t>°C</w:t>
        </w:r>
      </w:ins>
      <w:r w:rsidR="005F0D5D">
        <w:rPr>
          <w:rFonts w:cs="Times New Roman"/>
          <w:sz w:val="24"/>
          <w:szCs w:val="24"/>
        </w:rPr>
        <w:t xml:space="preserv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2036EE02" w:rsidR="00575269" w:rsidRDefault="00977C44" w:rsidP="00856045">
      <w:pPr>
        <w:spacing w:line="360" w:lineRule="auto"/>
        <w:ind w:firstLine="360"/>
        <w:rPr>
          <w:rFonts w:cs="Times New Roman"/>
          <w:sz w:val="24"/>
          <w:szCs w:val="24"/>
        </w:rPr>
      </w:pPr>
      <w:r>
        <w:rPr>
          <w:rFonts w:cs="Times New Roman"/>
          <w:sz w:val="24"/>
          <w:szCs w:val="24"/>
        </w:rPr>
        <w:t xml:space="preserve">In this paper, </w:t>
      </w:r>
      <w:r w:rsidR="00B47C5E">
        <w:rPr>
          <w:rFonts w:cs="Times New Roman"/>
          <w:sz w:val="24"/>
          <w:szCs w:val="24"/>
        </w:rPr>
        <w:t xml:space="preserve">the evaporation dynamics of </w:t>
      </w:r>
      <w:r w:rsidR="006E3CCC">
        <w:rPr>
          <w:rFonts w:cs="Times New Roman"/>
          <w:sz w:val="24"/>
          <w:szCs w:val="24"/>
        </w:rPr>
        <w:t xml:space="preserve">solitary water droplet on hot micro-structured superhydrophobic surfaces have been experimentally and theoretically investigated. Most previous </w:t>
      </w:r>
      <w:ins w:id="1845" w:author="Cheng, Jiangtao" w:date="2021-07-17T16:14:00Z">
        <w:r w:rsidR="009E643D">
          <w:rPr>
            <w:rFonts w:cs="Times New Roman"/>
            <w:sz w:val="24"/>
            <w:szCs w:val="24"/>
          </w:rPr>
          <w:t>studies</w:t>
        </w:r>
      </w:ins>
      <w:del w:id="1846" w:author="Cheng, Jiangtao" w:date="2021-07-17T16:14:00Z">
        <w:r w:rsidR="006E3CCC" w:rsidDel="009E643D">
          <w:rPr>
            <w:rFonts w:cs="Times New Roman"/>
            <w:sz w:val="24"/>
            <w:szCs w:val="24"/>
          </w:rPr>
          <w:delText>investigations</w:delText>
        </w:r>
      </w:del>
      <w:r w:rsidR="006E3CCC">
        <w:rPr>
          <w:rFonts w:cs="Times New Roman"/>
          <w:sz w:val="24"/>
          <w:szCs w:val="24"/>
        </w:rPr>
        <w:t xml:space="preserve"> of sessile droplet evaporation </w:t>
      </w:r>
      <w:r w:rsidR="00314A33">
        <w:rPr>
          <w:rFonts w:cs="Times New Roman"/>
          <w:sz w:val="24"/>
          <w:szCs w:val="24"/>
        </w:rPr>
        <w:t xml:space="preserve">were carried out at </w:t>
      </w:r>
      <w:commentRangeStart w:id="1847"/>
      <w:r w:rsidR="00314A33">
        <w:rPr>
          <w:rFonts w:cs="Times New Roman"/>
          <w:sz w:val="24"/>
          <w:szCs w:val="24"/>
        </w:rPr>
        <w:t>room temperature</w:t>
      </w:r>
      <w:r w:rsidR="00BE2296">
        <w:rPr>
          <w:rFonts w:cs="Times New Roman"/>
          <w:sz w:val="24"/>
          <w:szCs w:val="24"/>
        </w:rPr>
        <w:t xml:space="preserve"> (20 °C – 30 °C)</w:t>
      </w:r>
      <w:commentRangeEnd w:id="1847"/>
      <w:r w:rsidR="009E643D">
        <w:rPr>
          <w:rStyle w:val="CommentReference"/>
        </w:rPr>
        <w:commentReference w:id="1847"/>
      </w:r>
      <w:r w:rsidR="00314A33">
        <w:rPr>
          <w:rFonts w:cs="Times New Roman"/>
          <w:sz w:val="24"/>
          <w:szCs w:val="24"/>
        </w:rPr>
        <w:t xml:space="preserve"> while </w:t>
      </w:r>
      <w:commentRangeStart w:id="1848"/>
      <w:r w:rsidR="00314A33" w:rsidRPr="00B555CE">
        <w:rPr>
          <w:rFonts w:cs="Times New Roman"/>
          <w:sz w:val="24"/>
          <w:szCs w:val="24"/>
          <w:highlight w:val="red"/>
          <w:rPrChange w:id="1849" w:author="Cheng, Jiangtao" w:date="2021-07-17T16:16:00Z">
            <w:rPr>
              <w:rFonts w:cs="Times New Roman"/>
              <w:sz w:val="24"/>
              <w:szCs w:val="24"/>
            </w:rPr>
          </w:rPrChange>
        </w:rPr>
        <w:t xml:space="preserve">the effects of the </w:t>
      </w:r>
      <w:ins w:id="1850" w:author="Cheng, Jiangtao" w:date="2021-07-17T16:15:00Z">
        <w:r w:rsidR="009E643D" w:rsidRPr="00B555CE">
          <w:rPr>
            <w:rFonts w:cs="Times New Roman"/>
            <w:sz w:val="24"/>
            <w:szCs w:val="24"/>
            <w:highlight w:val="red"/>
            <w:rPrChange w:id="1851" w:author="Cheng, Jiangtao" w:date="2021-07-17T16:16:00Z">
              <w:rPr>
                <w:rFonts w:cs="Times New Roman"/>
                <w:sz w:val="24"/>
                <w:szCs w:val="24"/>
              </w:rPr>
            </w:rPrChange>
          </w:rPr>
          <w:t xml:space="preserve">substrate </w:t>
        </w:r>
      </w:ins>
      <w:r w:rsidR="00314A33" w:rsidRPr="00B555CE">
        <w:rPr>
          <w:rFonts w:cs="Times New Roman"/>
          <w:sz w:val="24"/>
          <w:szCs w:val="24"/>
          <w:highlight w:val="red"/>
          <w:rPrChange w:id="1852" w:author="Cheng, Jiangtao" w:date="2021-07-17T16:16:00Z">
            <w:rPr>
              <w:rFonts w:cs="Times New Roman"/>
              <w:sz w:val="24"/>
              <w:szCs w:val="24"/>
            </w:rPr>
          </w:rPrChange>
        </w:rPr>
        <w:t>temperature were ignored</w:t>
      </w:r>
      <w:commentRangeEnd w:id="1848"/>
      <w:r w:rsidR="009E643D" w:rsidRPr="00B555CE">
        <w:rPr>
          <w:rStyle w:val="CommentReference"/>
          <w:highlight w:val="red"/>
          <w:rPrChange w:id="1853" w:author="Cheng, Jiangtao" w:date="2021-07-17T16:16:00Z">
            <w:rPr>
              <w:rStyle w:val="CommentReference"/>
            </w:rPr>
          </w:rPrChange>
        </w:rPr>
        <w:commentReference w:id="1848"/>
      </w:r>
      <w:r w:rsidR="00401B03">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Pr>
          <w:rFonts w:cs="Times New Roman"/>
          <w:sz w:val="24"/>
          <w:szCs w:val="24"/>
        </w:rPr>
        <w:instrText xml:space="preserve"> ADDIN EN.CITE </w:instrText>
      </w:r>
      <w:r w:rsidR="00401B03">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Pr>
          <w:rFonts w:cs="Times New Roman"/>
          <w:sz w:val="24"/>
          <w:szCs w:val="24"/>
        </w:rPr>
        <w:instrText xml:space="preserve"> ADDIN EN.CITE.DATA </w:instrText>
      </w:r>
      <w:r w:rsidR="00401B03">
        <w:rPr>
          <w:rFonts w:cs="Times New Roman"/>
          <w:sz w:val="24"/>
          <w:szCs w:val="24"/>
        </w:rPr>
      </w:r>
      <w:r w:rsidR="00401B03">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401B03">
        <w:rPr>
          <w:rFonts w:cs="Times New Roman"/>
          <w:noProof/>
          <w:sz w:val="24"/>
          <w:szCs w:val="24"/>
        </w:rPr>
        <w:t>[</w:t>
      </w:r>
      <w:hyperlink w:anchor="_ENREF_28" w:tooltip="Hua Hu, 2002 #59" w:history="1">
        <w:r w:rsidR="00401B03">
          <w:rPr>
            <w:rFonts w:cs="Times New Roman"/>
            <w:noProof/>
            <w:sz w:val="24"/>
            <w:szCs w:val="24"/>
          </w:rPr>
          <w:t>28-31</w:t>
        </w:r>
      </w:hyperlink>
      <w:r w:rsidR="00401B03">
        <w:rPr>
          <w:rFonts w:cs="Times New Roman"/>
          <w:noProof/>
          <w:sz w:val="24"/>
          <w:szCs w:val="24"/>
        </w:rPr>
        <w:t>]</w:t>
      </w:r>
      <w:r w:rsidR="00401B03">
        <w:rPr>
          <w:rFonts w:cs="Times New Roman"/>
          <w:sz w:val="24"/>
          <w:szCs w:val="24"/>
        </w:rPr>
        <w:fldChar w:fldCharType="end"/>
      </w:r>
      <w:r w:rsidR="00314A33">
        <w:rPr>
          <w:rFonts w:cs="Times New Roman"/>
          <w:sz w:val="24"/>
          <w:szCs w:val="24"/>
        </w:rPr>
        <w:t xml:space="preserve">. </w:t>
      </w:r>
      <w:r w:rsidR="00DE27F5">
        <w:rPr>
          <w:rFonts w:cs="Times New Roman"/>
          <w:sz w:val="24"/>
          <w:szCs w:val="24"/>
        </w:rPr>
        <w:t xml:space="preserve">Studies about the effects of substrate temperature on the sessile droplet evaporation mainly focused on the droplet </w:t>
      </w:r>
      <w:proofErr w:type="spellStart"/>
      <w:r w:rsidR="00DE27F5">
        <w:rPr>
          <w:rFonts w:cs="Times New Roman"/>
          <w:sz w:val="24"/>
          <w:szCs w:val="24"/>
        </w:rPr>
        <w:t>Leidenfrost</w:t>
      </w:r>
      <w:proofErr w:type="spellEnd"/>
      <w:r w:rsidR="00DE27F5">
        <w:rPr>
          <w:rFonts w:cs="Times New Roman"/>
          <w:sz w:val="24"/>
          <w:szCs w:val="24"/>
        </w:rPr>
        <w:t xml:space="preserve"> effects</w: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c2l6ZT0iMTIiPlszOCwgMzksIDUxXTwvc3R5bGU+PC9EaXNwbGF5VGV4dD48cmVjb3JkPjxyZWMt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401B03">
        <w:rPr>
          <w:rFonts w:cs="Times New Roman"/>
          <w:sz w:val="24"/>
          <w:szCs w:val="24"/>
        </w:rPr>
        <w:instrText xml:space="preserve"> ADDIN EN.CITE </w:instrTex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c2l6ZT0iMTIiPlszOCwgMzksIDUxXTwvc3R5bGU+PC9EaXNwbGF5VGV4dD48cmVjb3JkPjxyZWMt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401B03">
        <w:rPr>
          <w:rFonts w:cs="Times New Roman"/>
          <w:sz w:val="24"/>
          <w:szCs w:val="24"/>
        </w:rPr>
        <w:instrText xml:space="preserve"> ADDIN EN.CITE.DATA </w:instrText>
      </w:r>
      <w:r w:rsidR="00401B03">
        <w:rPr>
          <w:rFonts w:cs="Times New Roman"/>
          <w:sz w:val="24"/>
          <w:szCs w:val="24"/>
        </w:rPr>
      </w:r>
      <w:r w:rsidR="00401B03">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401B03">
        <w:rPr>
          <w:rFonts w:cs="Times New Roman"/>
          <w:noProof/>
          <w:sz w:val="24"/>
          <w:szCs w:val="24"/>
        </w:rPr>
        <w:t>[</w:t>
      </w:r>
      <w:hyperlink w:anchor="_ENREF_38" w:tooltip="Wei, 2020 #84" w:history="1">
        <w:r w:rsidR="00401B03">
          <w:rPr>
            <w:rFonts w:cs="Times New Roman"/>
            <w:noProof/>
            <w:sz w:val="24"/>
            <w:szCs w:val="24"/>
          </w:rPr>
          <w:t>38</w:t>
        </w:r>
      </w:hyperlink>
      <w:r w:rsidR="00401B03">
        <w:rPr>
          <w:rFonts w:cs="Times New Roman"/>
          <w:noProof/>
          <w:sz w:val="24"/>
          <w:szCs w:val="24"/>
        </w:rPr>
        <w:t xml:space="preserve">, </w:t>
      </w:r>
      <w:hyperlink w:anchor="_ENREF_39" w:tooltip="Kim, 2013 #50" w:history="1">
        <w:r w:rsidR="00401B03">
          <w:rPr>
            <w:rFonts w:cs="Times New Roman"/>
            <w:noProof/>
            <w:sz w:val="24"/>
            <w:szCs w:val="24"/>
          </w:rPr>
          <w:t>39</w:t>
        </w:r>
      </w:hyperlink>
      <w:r w:rsidR="00401B03">
        <w:rPr>
          <w:rFonts w:cs="Times New Roman"/>
          <w:noProof/>
          <w:sz w:val="24"/>
          <w:szCs w:val="24"/>
        </w:rPr>
        <w:t xml:space="preserve">, </w:t>
      </w:r>
      <w:hyperlink w:anchor="_ENREF_51" w:tooltip="del Cerro, 2012 #170" w:history="1">
        <w:r w:rsidR="00401B03">
          <w:rPr>
            <w:rFonts w:cs="Times New Roman"/>
            <w:noProof/>
            <w:sz w:val="24"/>
            <w:szCs w:val="24"/>
          </w:rPr>
          <w:t>51</w:t>
        </w:r>
      </w:hyperlink>
      <w:r w:rsidR="00401B03">
        <w:rPr>
          <w:rFonts w:cs="Times New Roman"/>
          <w:noProof/>
          <w:sz w:val="24"/>
          <w:szCs w:val="24"/>
        </w:rPr>
        <w:t>]</w:t>
      </w:r>
      <w:r w:rsidR="00401B03">
        <w:rPr>
          <w:rFonts w:cs="Times New Roman"/>
          <w:sz w:val="24"/>
          <w:szCs w:val="24"/>
        </w:rPr>
        <w:fldChar w:fldCharType="end"/>
      </w:r>
      <w:ins w:id="1854" w:author="Cheng, Jiangtao" w:date="2021-07-17T16:16:00Z">
        <w:r w:rsidR="00B555CE">
          <w:rPr>
            <w:rFonts w:cs="Times New Roman"/>
            <w:sz w:val="24"/>
            <w:szCs w:val="24"/>
          </w:rPr>
          <w:t>,</w:t>
        </w:r>
      </w:ins>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 xml:space="preserve">vapor </w:t>
      </w:r>
      <w:ins w:id="1855" w:author="Cheng, Jiangtao" w:date="2021-07-17T16:16:00Z">
        <w:r w:rsidR="00B555CE">
          <w:rPr>
            <w:rFonts w:cs="Times New Roman"/>
            <w:sz w:val="24"/>
            <w:szCs w:val="24"/>
          </w:rPr>
          <w:t>on</w:t>
        </w:r>
      </w:ins>
      <w:del w:id="1856" w:author="Cheng, Jiangtao" w:date="2021-07-17T16:16:00Z">
        <w:r w:rsidR="003A5C86" w:rsidDel="00B555CE">
          <w:rPr>
            <w:rFonts w:cs="Times New Roman"/>
            <w:sz w:val="24"/>
            <w:szCs w:val="24"/>
          </w:rPr>
          <w:delText>with</w:delText>
        </w:r>
      </w:del>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 xml:space="preserve">on hot substrate </w:t>
      </w:r>
      <w:r w:rsidR="00BE2296">
        <w:rPr>
          <w:rFonts w:cs="Times New Roman"/>
          <w:sz w:val="24"/>
          <w:szCs w:val="24"/>
        </w:rPr>
        <w:t>with</w:t>
      </w:r>
      <w:r w:rsidR="003A5C86">
        <w:rPr>
          <w:rFonts w:cs="Times New Roman"/>
          <w:sz w:val="24"/>
          <w:szCs w:val="24"/>
        </w:rPr>
        <w:t xml:space="preserve"> relative low temperature (</w:t>
      </w:r>
      <w:bookmarkStart w:id="1857" w:name="_Hlk76811490"/>
      <w:r w:rsidR="003A5C86">
        <w:rPr>
          <w:rFonts w:cs="Times New Roman"/>
          <w:sz w:val="24"/>
          <w:szCs w:val="24"/>
        </w:rPr>
        <w:t>40 °C – 100 °C</w:t>
      </w:r>
      <w:bookmarkEnd w:id="1857"/>
      <w:r w:rsidR="003A5C86">
        <w:rPr>
          <w:rFonts w:cs="Times New Roman"/>
          <w:sz w:val="24"/>
          <w:szCs w:val="24"/>
        </w:rPr>
        <w:t xml:space="preserve">) and very limited </w:t>
      </w:r>
      <w:r w:rsidR="003A5C86">
        <w:rPr>
          <w:rFonts w:cs="Times New Roman"/>
          <w:sz w:val="24"/>
          <w:szCs w:val="24"/>
        </w:rPr>
        <w:lastRenderedPageBreak/>
        <w:t xml:space="preserve">attention has been paid to the evaporation from the droplet base surface whose contribution is amplified by the increase of the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evaporation </w:t>
      </w:r>
      <w:del w:id="1858" w:author="Cheng, Jiangtao" w:date="2021-07-17T16:17:00Z">
        <w:r w:rsidR="00685625" w:rsidDel="00B555CE">
          <w:rPr>
            <w:rFonts w:cs="Times New Roman"/>
            <w:sz w:val="24"/>
            <w:szCs w:val="24"/>
          </w:rPr>
          <w:delText xml:space="preserve">of droplet </w:delText>
        </w:r>
      </w:del>
      <w:r w:rsidR="00685625">
        <w:rPr>
          <w:rFonts w:cs="Times New Roman"/>
          <w:sz w:val="24"/>
          <w:szCs w:val="24"/>
        </w:rPr>
        <w:t xml:space="preserve">from </w:t>
      </w:r>
      <w:ins w:id="1859" w:author="Cheng, Jiangtao" w:date="2021-07-17T16:17:00Z">
        <w:r w:rsidR="00B555CE">
          <w:rPr>
            <w:rFonts w:cs="Times New Roman"/>
            <w:sz w:val="24"/>
            <w:szCs w:val="24"/>
          </w:rPr>
          <w:t xml:space="preserve">both the </w:t>
        </w:r>
      </w:ins>
      <w:r w:rsidR="00685625">
        <w:rPr>
          <w:rFonts w:cs="Times New Roman"/>
          <w:sz w:val="24"/>
          <w:szCs w:val="24"/>
        </w:rPr>
        <w:t>droplet cap</w:t>
      </w:r>
      <w:del w:id="1860" w:author="Cheng, Jiangtao" w:date="2021-07-17T16:17:00Z">
        <w:r w:rsidR="00685625" w:rsidDel="00B555CE">
          <w:rPr>
            <w:rFonts w:cs="Times New Roman"/>
            <w:sz w:val="24"/>
            <w:szCs w:val="24"/>
          </w:rPr>
          <w:delText xml:space="preserve"> surface</w:delText>
        </w:r>
      </w:del>
      <w:r w:rsidR="00685625">
        <w:rPr>
          <w:rFonts w:cs="Times New Roman"/>
          <w:sz w:val="24"/>
          <w:szCs w:val="24"/>
        </w:rPr>
        <w:t xml:space="preserve"> and </w:t>
      </w:r>
      <w:ins w:id="1861" w:author="Cheng, Jiangtao" w:date="2021-07-17T16:17:00Z">
        <w:r w:rsidR="00B555CE">
          <w:rPr>
            <w:rFonts w:cs="Times New Roman"/>
            <w:sz w:val="24"/>
            <w:szCs w:val="24"/>
          </w:rPr>
          <w:t xml:space="preserve">the </w:t>
        </w:r>
      </w:ins>
      <w:r w:rsidR="00685625">
        <w:rPr>
          <w:rFonts w:cs="Times New Roman"/>
          <w:sz w:val="24"/>
          <w:szCs w:val="24"/>
        </w:rPr>
        <w:t>droplet base</w:t>
      </w:r>
      <w:del w:id="1862" w:author="Cheng, Jiangtao" w:date="2021-07-17T16:17:00Z">
        <w:r w:rsidR="00685625" w:rsidDel="00B555CE">
          <w:rPr>
            <w:rFonts w:cs="Times New Roman"/>
            <w:sz w:val="24"/>
            <w:szCs w:val="24"/>
          </w:rPr>
          <w:delText xml:space="preserve"> surface</w:delText>
        </w:r>
      </w:del>
      <w:del w:id="1863" w:author="Cheng, Jiangtao" w:date="2021-07-17T16:18:00Z">
        <w:r w:rsidR="00685625" w:rsidDel="00B555CE">
          <w:rPr>
            <w:rFonts w:cs="Times New Roman"/>
            <w:sz w:val="24"/>
            <w:szCs w:val="24"/>
          </w:rPr>
          <w:delText>, respectively</w:delText>
        </w:r>
      </w:del>
      <w:r w:rsidR="00685625">
        <w:rPr>
          <w:rFonts w:cs="Times New Roman"/>
          <w:sz w:val="24"/>
          <w:szCs w:val="24"/>
        </w:rPr>
        <w:t xml:space="preserve">. </w:t>
      </w:r>
      <w:r w:rsidR="00D758AD">
        <w:rPr>
          <w:rFonts w:cs="Times New Roman"/>
          <w:sz w:val="24"/>
          <w:szCs w:val="24"/>
        </w:rPr>
        <w:t xml:space="preserve"> </w:t>
      </w:r>
    </w:p>
    <w:p w14:paraId="7DB3A00B" w14:textId="3306E49F" w:rsidR="0015631E" w:rsidRDefault="00911A46" w:rsidP="00856045">
      <w:pPr>
        <w:spacing w:line="360" w:lineRule="auto"/>
        <w:ind w:firstLine="360"/>
        <w:rPr>
          <w:rFonts w:cs="Times New Roman"/>
          <w:sz w:val="24"/>
          <w:szCs w:val="24"/>
        </w:rPr>
      </w:pPr>
      <w:r>
        <w:rPr>
          <w:rFonts w:cs="Times New Roman"/>
          <w:sz w:val="24"/>
          <w:szCs w:val="24"/>
        </w:rPr>
        <w:t xml:space="preserve">According to our theoretical analysis, </w:t>
      </w:r>
      <w:del w:id="1864" w:author="Cheng, Jiangtao" w:date="2021-07-17T16:18:00Z">
        <w:r w:rsidDel="009921F9">
          <w:rPr>
            <w:rFonts w:cs="Times New Roman"/>
            <w:sz w:val="24"/>
            <w:szCs w:val="24"/>
          </w:rPr>
          <w:delText xml:space="preserve">it is found that </w:delText>
        </w:r>
      </w:del>
      <w:r>
        <w:rPr>
          <w:rFonts w:cs="Times New Roman"/>
          <w:sz w:val="24"/>
          <w:szCs w:val="24"/>
        </w:rPr>
        <w:t>d</w:t>
      </w:r>
      <w:r w:rsidR="00395CF8">
        <w:rPr>
          <w:rFonts w:cs="Times New Roman"/>
          <w:sz w:val="24"/>
          <w:szCs w:val="24"/>
        </w:rPr>
        <w:t>roplet cap</w:t>
      </w:r>
      <w:del w:id="1865" w:author="Cheng, Jiangtao" w:date="2021-07-17T16:18:00Z">
        <w:r w:rsidR="00395CF8" w:rsidDel="009921F9">
          <w:rPr>
            <w:rFonts w:cs="Times New Roman"/>
            <w:sz w:val="24"/>
            <w:szCs w:val="24"/>
          </w:rPr>
          <w:delText xml:space="preserve"> surface</w:delText>
        </w:r>
      </w:del>
      <w:r w:rsidR="00395CF8">
        <w:rPr>
          <w:rFonts w:cs="Times New Roman"/>
          <w:sz w:val="24"/>
          <w:szCs w:val="24"/>
        </w:rPr>
        <w:t xml:space="preserve"> temperature shows </w:t>
      </w:r>
      <w:ins w:id="1866" w:author="Cheng, Jiangtao" w:date="2021-07-17T16:18:00Z">
        <w:r w:rsidR="009921F9">
          <w:rPr>
            <w:rFonts w:cs="Times New Roman"/>
            <w:sz w:val="24"/>
            <w:szCs w:val="24"/>
          </w:rPr>
          <w:t>distinct</w:t>
        </w:r>
      </w:ins>
      <w:del w:id="1867" w:author="Cheng, Jiangtao" w:date="2021-07-17T16:18:00Z">
        <w:r w:rsidR="00395CF8" w:rsidDel="009921F9">
          <w:rPr>
            <w:rFonts w:cs="Times New Roman"/>
            <w:sz w:val="24"/>
            <w:szCs w:val="24"/>
          </w:rPr>
          <w:delText>different</w:delText>
        </w:r>
      </w:del>
      <w:r w:rsidR="00395CF8">
        <w:rPr>
          <w:rFonts w:cs="Times New Roman"/>
          <w:sz w:val="24"/>
          <w:szCs w:val="24"/>
        </w:rPr>
        <w:t xml:space="preserve"> trends in different evaporation mode</w:t>
      </w:r>
      <w:r>
        <w:rPr>
          <w:rFonts w:cs="Times New Roman"/>
          <w:sz w:val="24"/>
          <w:szCs w:val="24"/>
        </w:rPr>
        <w:t>s</w:t>
      </w:r>
      <w:r w:rsidR="00395CF8">
        <w:rPr>
          <w:rFonts w:cs="Times New Roman"/>
          <w:sz w:val="24"/>
          <w:szCs w:val="24"/>
        </w:rPr>
        <w:t xml:space="preserve">, </w:t>
      </w:r>
      <w:r w:rsidR="00395CF8" w:rsidRPr="009921F9">
        <w:rPr>
          <w:rFonts w:cs="Times New Roman"/>
          <w:i/>
          <w:iCs/>
          <w:sz w:val="24"/>
          <w:szCs w:val="24"/>
          <w:rPrChange w:id="1868" w:author="Cheng, Jiangtao" w:date="2021-07-17T16:19:00Z">
            <w:rPr>
              <w:rFonts w:cs="Times New Roman"/>
              <w:sz w:val="24"/>
              <w:szCs w:val="24"/>
            </w:rPr>
          </w:rPrChange>
        </w:rPr>
        <w:t>i.e</w:t>
      </w:r>
      <w:r w:rsidR="00395CF8">
        <w:rPr>
          <w:rFonts w:cs="Times New Roman"/>
          <w:sz w:val="24"/>
          <w:szCs w:val="24"/>
        </w:rPr>
        <w:t>., droplet cap</w:t>
      </w:r>
      <w:del w:id="1869" w:author="Cheng, Jiangtao" w:date="2021-07-17T16:19:00Z">
        <w:r w:rsidR="00395CF8" w:rsidDel="009921F9">
          <w:rPr>
            <w:rFonts w:cs="Times New Roman"/>
            <w:sz w:val="24"/>
            <w:szCs w:val="24"/>
          </w:rPr>
          <w:delText xml:space="preserve"> surface</w:delText>
        </w:r>
      </w:del>
      <w:r w:rsidR="00395CF8">
        <w:rPr>
          <w:rFonts w:cs="Times New Roman"/>
          <w:sz w:val="24"/>
          <w:szCs w:val="24"/>
        </w:rPr>
        <w:t xml:space="preserve"> temperature increases in the CCR mode </w:t>
      </w:r>
      <w:ins w:id="1870" w:author="Cheng, Jiangtao" w:date="2021-07-17T16:19:00Z">
        <w:r w:rsidR="009921F9">
          <w:rPr>
            <w:rFonts w:cs="Times New Roman"/>
            <w:sz w:val="24"/>
            <w:szCs w:val="24"/>
          </w:rPr>
          <w:t>while</w:t>
        </w:r>
      </w:ins>
      <w:del w:id="1871" w:author="Cheng, Jiangtao" w:date="2021-07-17T16:19:00Z">
        <w:r w:rsidR="00395CF8" w:rsidDel="009921F9">
          <w:rPr>
            <w:rFonts w:cs="Times New Roman"/>
            <w:sz w:val="24"/>
            <w:szCs w:val="24"/>
          </w:rPr>
          <w:delText>and</w:delText>
        </w:r>
      </w:del>
      <w:r w:rsidR="00395CF8">
        <w:rPr>
          <w:rFonts w:cs="Times New Roman"/>
          <w:sz w:val="24"/>
          <w:szCs w:val="24"/>
        </w:rPr>
        <w:t xml:space="preserve"> keeps</w:t>
      </w:r>
      <w:r w:rsidR="00CC474B">
        <w:rPr>
          <w:rFonts w:cs="Times New Roman"/>
          <w:sz w:val="24"/>
          <w:szCs w:val="24"/>
        </w:rPr>
        <w:t xml:space="preserve"> essentially</w:t>
      </w:r>
      <w:r w:rsidR="00395CF8">
        <w:rPr>
          <w:rFonts w:cs="Times New Roman"/>
          <w:sz w:val="24"/>
          <w:szCs w:val="24"/>
        </w:rPr>
        <w:t xml:space="preserve"> 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w:t>
      </w:r>
      <w:ins w:id="1872" w:author="Cheng, Jiangtao" w:date="2021-07-17T16:19:00Z">
        <w:r w:rsidR="009921F9">
          <w:rPr>
            <w:rFonts w:cs="Times New Roman"/>
            <w:sz w:val="24"/>
            <w:szCs w:val="24"/>
          </w:rPr>
          <w:t>,</w:t>
        </w:r>
      </w:ins>
      <w:r w:rsidR="006C0701" w:rsidRPr="00C43C1E">
        <w:rPr>
          <w:rFonts w:cs="Times New Roman"/>
          <w:sz w:val="24"/>
          <w:szCs w:val="24"/>
        </w:rPr>
        <w:t xml:space="preserve"> the decrease of the total evaporation rate of the droplet is mainly caused by the decrease of evaporation rate from the droplet base</w:t>
      </w:r>
      <w:ins w:id="1873" w:author="Cheng, Jiangtao" w:date="2021-07-17T16:20:00Z">
        <w:r w:rsidR="009921F9">
          <w:rPr>
            <w:rFonts w:cs="Times New Roman"/>
            <w:sz w:val="24"/>
            <w:szCs w:val="24"/>
          </w:rPr>
          <w:t>.</w:t>
        </w:r>
      </w:ins>
      <w:del w:id="1874" w:author="Cheng, Jiangtao" w:date="2021-07-17T16:20:00Z">
        <w:r w:rsidR="006C0701" w:rsidRPr="00C43C1E" w:rsidDel="009921F9">
          <w:rPr>
            <w:rFonts w:cs="Times New Roman"/>
            <w:sz w:val="24"/>
            <w:szCs w:val="24"/>
          </w:rPr>
          <w:delText xml:space="preserve"> surface</w:delText>
        </w:r>
      </w:del>
      <w:r w:rsidR="006C0701" w:rsidRPr="00C43C1E">
        <w:rPr>
          <w:rFonts w:cs="Times New Roman"/>
          <w:sz w:val="24"/>
          <w:szCs w:val="24"/>
        </w:rPr>
        <w:t xml:space="preserve"> </w:t>
      </w:r>
      <w:ins w:id="1875" w:author="Cheng, Jiangtao" w:date="2021-07-17T16:20:00Z">
        <w:r w:rsidR="009921F9">
          <w:rPr>
            <w:rFonts w:cs="Times New Roman"/>
            <w:sz w:val="24"/>
            <w:szCs w:val="24"/>
          </w:rPr>
          <w:t>A</w:t>
        </w:r>
      </w:ins>
      <w:del w:id="1876" w:author="Cheng, Jiangtao" w:date="2021-07-17T16:20:00Z">
        <w:r w:rsidR="006C0701" w:rsidRPr="00C43C1E" w:rsidDel="009921F9">
          <w:rPr>
            <w:rFonts w:cs="Times New Roman"/>
            <w:sz w:val="24"/>
            <w:szCs w:val="24"/>
          </w:rPr>
          <w:delText>a</w:delText>
        </w:r>
      </w:del>
      <w:r w:rsidR="006C0701" w:rsidRPr="00C43C1E">
        <w:rPr>
          <w:rFonts w:cs="Times New Roman"/>
          <w:sz w:val="24"/>
          <w:szCs w:val="24"/>
        </w:rPr>
        <w:t xml:space="preserve">nd in </w:t>
      </w:r>
      <w:r>
        <w:rPr>
          <w:rFonts w:cs="Times New Roman"/>
          <w:sz w:val="24"/>
          <w:szCs w:val="24"/>
        </w:rPr>
        <w:t xml:space="preserve">the </w:t>
      </w:r>
      <w:r w:rsidR="006C0701" w:rsidRPr="00C43C1E">
        <w:rPr>
          <w:rFonts w:cs="Times New Roman"/>
          <w:sz w:val="24"/>
          <w:szCs w:val="24"/>
        </w:rPr>
        <w:t xml:space="preserve">CCA mode the decrease of the total evaporation rate is mainly </w:t>
      </w:r>
      <w:ins w:id="1877" w:author="Cheng, Jiangtao" w:date="2021-07-17T16:20:00Z">
        <w:r w:rsidR="009921F9">
          <w:rPr>
            <w:rFonts w:cs="Times New Roman"/>
            <w:sz w:val="24"/>
            <w:szCs w:val="24"/>
          </w:rPr>
          <w:t>induced</w:t>
        </w:r>
      </w:ins>
      <w:del w:id="1878" w:author="Cheng, Jiangtao" w:date="2021-07-17T16:20:00Z">
        <w:r w:rsidR="006C0701" w:rsidRPr="00C43C1E" w:rsidDel="009921F9">
          <w:rPr>
            <w:rFonts w:cs="Times New Roman"/>
            <w:sz w:val="24"/>
            <w:szCs w:val="24"/>
          </w:rPr>
          <w:delText>caused</w:delText>
        </w:r>
      </w:del>
      <w:r w:rsidR="006C0701" w:rsidRPr="00C43C1E">
        <w:rPr>
          <w:rFonts w:cs="Times New Roman"/>
          <w:sz w:val="24"/>
          <w:szCs w:val="24"/>
        </w:rPr>
        <w:t xml:space="preserve"> by the decreas</w:t>
      </w:r>
      <w:ins w:id="1879" w:author="Cheng, Jiangtao" w:date="2021-07-17T16:20:00Z">
        <w:r w:rsidR="009921F9">
          <w:rPr>
            <w:rFonts w:cs="Times New Roman"/>
            <w:sz w:val="24"/>
            <w:szCs w:val="24"/>
          </w:rPr>
          <w:t>ing</w:t>
        </w:r>
      </w:ins>
      <w:del w:id="1880" w:author="Cheng, Jiangtao" w:date="2021-07-17T16:20:00Z">
        <w:r w:rsidR="006C0701" w:rsidRPr="00C43C1E" w:rsidDel="009921F9">
          <w:rPr>
            <w:rFonts w:cs="Times New Roman"/>
            <w:sz w:val="24"/>
            <w:szCs w:val="24"/>
          </w:rPr>
          <w:delText>e of the</w:delText>
        </w:r>
      </w:del>
      <w:r w:rsidR="006C0701" w:rsidRPr="00C43C1E">
        <w:rPr>
          <w:rFonts w:cs="Times New Roman"/>
          <w:sz w:val="24"/>
          <w:szCs w:val="24"/>
        </w:rPr>
        <w:t xml:space="preserve"> evaporation rate from the droplet cap</w:t>
      </w:r>
      <w:del w:id="1881" w:author="Cheng, Jiangtao" w:date="2021-07-17T16:20:00Z">
        <w:r w:rsidR="006C0701" w:rsidRPr="00C43C1E" w:rsidDel="009921F9">
          <w:rPr>
            <w:rFonts w:cs="Times New Roman"/>
            <w:sz w:val="24"/>
            <w:szCs w:val="24"/>
          </w:rPr>
          <w:delText xml:space="preserve"> surface</w:delText>
        </w:r>
      </w:del>
      <w:r w:rsidR="006C0701" w:rsidRPr="00C43C1E">
        <w:rPr>
          <w:rFonts w:cs="Times New Roman"/>
          <w:sz w:val="24"/>
          <w:szCs w:val="24"/>
        </w:rPr>
        <w:t xml:space="preserve">.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w:t>
      </w:r>
      <w:commentRangeStart w:id="1882"/>
      <w:r w:rsidR="00FE3E7A" w:rsidRPr="004D4E45">
        <w:rPr>
          <w:rFonts w:eastAsia="DengXian" w:cs="Times New Roman"/>
          <w:kern w:val="0"/>
          <w:sz w:val="24"/>
          <w:szCs w:val="24"/>
          <w:highlight w:val="red"/>
          <w:rPrChange w:id="1883" w:author="Cheng, Jiangtao" w:date="2021-07-17T16:22:00Z">
            <w:rPr>
              <w:rFonts w:eastAsia="DengXian" w:cs="Times New Roman"/>
              <w:kern w:val="0"/>
              <w:sz w:val="24"/>
              <w:szCs w:val="24"/>
            </w:rPr>
          </w:rPrChange>
        </w:rPr>
        <w:t>increases approaches</w:t>
      </w:r>
      <w:commentRangeEnd w:id="1882"/>
      <w:r w:rsidR="004D4E45" w:rsidRPr="004D4E45">
        <w:rPr>
          <w:rStyle w:val="CommentReference"/>
          <w:highlight w:val="red"/>
          <w:rPrChange w:id="1884" w:author="Cheng, Jiangtao" w:date="2021-07-17T16:22:00Z">
            <w:rPr>
              <w:rStyle w:val="CommentReference"/>
            </w:rPr>
          </w:rPrChange>
        </w:rPr>
        <w:commentReference w:id="1882"/>
      </w:r>
      <w:r w:rsidR="00FE3E7A">
        <w:rPr>
          <w:rFonts w:eastAsia="DengXian" w:cs="Times New Roman"/>
          <w:kern w:val="0"/>
          <w:sz w:val="24"/>
          <w:szCs w:val="24"/>
        </w:rPr>
        <w:t xml:space="preserve"> the end of </w:t>
      </w:r>
      <w:ins w:id="1885" w:author="Cheng, Jiangtao" w:date="2021-07-17T16:22:00Z">
        <w:r w:rsidR="004D4E45">
          <w:rPr>
            <w:rFonts w:eastAsia="DengXian" w:cs="Times New Roman"/>
            <w:kern w:val="0"/>
            <w:sz w:val="24"/>
            <w:szCs w:val="24"/>
          </w:rPr>
          <w:t xml:space="preserve">the </w:t>
        </w:r>
      </w:ins>
      <w:r w:rsidR="00FE3E7A">
        <w:rPr>
          <w:rFonts w:eastAsia="DengXian" w:cs="Times New Roman"/>
          <w:kern w:val="0"/>
          <w:sz w:val="24"/>
          <w:szCs w:val="24"/>
        </w:rPr>
        <w:t xml:space="preserve">CCA mode. For droplet volume larger than 1.5 </w:t>
      </w:r>
      <w:proofErr w:type="spellStart"/>
      <w:r w:rsidR="00FE3E7A" w:rsidRPr="008D6A47">
        <w:rPr>
          <w:rFonts w:eastAsia="DengXian" w:cs="Times New Roman"/>
          <w:kern w:val="0"/>
          <w:sz w:val="24"/>
          <w:szCs w:val="24"/>
        </w:rPr>
        <w:t>μL</w:t>
      </w:r>
      <w:proofErr w:type="spellEnd"/>
      <w:r w:rsidR="00FE3E7A">
        <w:rPr>
          <w:rFonts w:eastAsia="DengXian" w:cs="Times New Roman"/>
          <w:kern w:val="0"/>
          <w:sz w:val="24"/>
          <w:szCs w:val="24"/>
        </w:rPr>
        <w:t xml:space="preserv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increases with the rise of the substrate temperature and for small droplet volume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decreases with the rise of the substrate temperature. </w:t>
      </w:r>
      <w:r>
        <w:rPr>
          <w:rFonts w:cs="Times New Roman"/>
          <w:sz w:val="24"/>
          <w:szCs w:val="24"/>
        </w:rPr>
        <w:t xml:space="preserve">Internal fluid motion affects the droplet evaporation process on substrates with </w:t>
      </w:r>
      <w:ins w:id="1886" w:author="Cheng, Jiangtao" w:date="2021-07-17T16:23:00Z">
        <w:r w:rsidR="004D4E45">
          <w:rPr>
            <w:rFonts w:cs="Times New Roman"/>
            <w:sz w:val="24"/>
            <w:szCs w:val="24"/>
          </w:rPr>
          <w:t xml:space="preserve">a </w:t>
        </w:r>
      </w:ins>
      <w:r>
        <w:rPr>
          <w:rFonts w:cs="Times New Roman"/>
          <w:sz w:val="24"/>
          <w:szCs w:val="24"/>
        </w:rPr>
        <w:t>high temperature</w:t>
      </w:r>
      <w:del w:id="1887" w:author="Cheng, Jiangtao" w:date="2021-07-17T16:23:00Z">
        <w:r w:rsidDel="004D4E45">
          <w:rPr>
            <w:rFonts w:cs="Times New Roman"/>
            <w:sz w:val="24"/>
            <w:szCs w:val="24"/>
          </w:rPr>
          <w:delText>s</w:delText>
        </w:r>
      </w:del>
      <w:r>
        <w:rPr>
          <w:rFonts w:cs="Times New Roman"/>
          <w:sz w:val="24"/>
          <w:szCs w:val="24"/>
        </w:rPr>
        <w:t xml:space="preserve"> (100 °C</w:t>
      </w:r>
      <w:ins w:id="1888" w:author="Cheng, Jiangtao" w:date="2021-07-17T16:26:00Z">
        <w:r w:rsidR="004D4E45" w:rsidRPr="00F27E1A">
          <w:rPr>
            <w:rFonts w:cs="Times New Roman"/>
            <w:sz w:val="24"/>
            <w:szCs w:val="24"/>
          </w:rPr>
          <w:t>–</w:t>
        </w:r>
      </w:ins>
      <w:del w:id="1889" w:author="Cheng, Jiangtao" w:date="2021-07-17T16:26:00Z">
        <w:r w:rsidDel="004D4E45">
          <w:rPr>
            <w:rFonts w:cs="Times New Roman"/>
            <w:sz w:val="24"/>
            <w:szCs w:val="24"/>
          </w:rPr>
          <w:delText xml:space="preserve">- </w:delText>
        </w:r>
      </w:del>
      <w:r>
        <w:rPr>
          <w:rFonts w:cs="Times New Roman"/>
          <w:sz w:val="24"/>
          <w:szCs w:val="24"/>
        </w:rPr>
        <w:t>120 °C) and a</w:t>
      </w:r>
      <w:r w:rsidRPr="008D6A47">
        <w:rPr>
          <w:rFonts w:eastAsia="DengXian" w:cs="Times New Roman"/>
          <w:kern w:val="0"/>
          <w:sz w:val="24"/>
          <w:szCs w:val="24"/>
        </w:rPr>
        <w:t>n effective 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w:t>
      </w:r>
      <w:ins w:id="1890" w:author="Cheng, Jiangtao" w:date="2021-07-17T16:23:00Z">
        <w:r w:rsidR="004D4E45">
          <w:rPr>
            <w:rFonts w:eastAsia="DengXian" w:cs="Times New Roman"/>
            <w:kern w:val="0"/>
            <w:sz w:val="24"/>
            <w:szCs w:val="24"/>
          </w:rPr>
          <w:t xml:space="preserve">by us </w:t>
        </w:r>
      </w:ins>
      <w:r w:rsidRPr="008D6A47">
        <w:rPr>
          <w:rFonts w:eastAsia="DengXian" w:cs="Times New Roman"/>
          <w:kern w:val="0"/>
          <w:sz w:val="24"/>
          <w:szCs w:val="24"/>
        </w:rPr>
        <w:t xml:space="preserve">as a correction factor for the thermal circuit model to </w:t>
      </w:r>
      <w:del w:id="1891" w:author="Cheng, Jiangtao" w:date="2021-07-17T16:23:00Z">
        <w:r w:rsidRPr="008D6A47" w:rsidDel="004D4E45">
          <w:rPr>
            <w:rFonts w:eastAsia="DengXian" w:cs="Times New Roman"/>
            <w:kern w:val="0"/>
            <w:sz w:val="24"/>
            <w:szCs w:val="24"/>
          </w:rPr>
          <w:delText xml:space="preserve">consider </w:delText>
        </w:r>
      </w:del>
      <w:ins w:id="1892" w:author="Cheng, Jiangtao" w:date="2021-07-17T16:23:00Z">
        <w:r w:rsidR="004D4E45">
          <w:rPr>
            <w:rFonts w:eastAsia="DengXian" w:cs="Times New Roman"/>
            <w:kern w:val="0"/>
            <w:sz w:val="24"/>
            <w:szCs w:val="24"/>
          </w:rPr>
          <w:t>account for</w:t>
        </w:r>
        <w:r w:rsidR="004D4E45" w:rsidRPr="008D6A47">
          <w:rPr>
            <w:rFonts w:eastAsia="DengXian" w:cs="Times New Roman"/>
            <w:kern w:val="0"/>
            <w:sz w:val="24"/>
            <w:szCs w:val="24"/>
          </w:rPr>
          <w:t xml:space="preserve"> </w:t>
        </w:r>
      </w:ins>
      <w:r w:rsidRPr="008D6A47">
        <w:rPr>
          <w:rFonts w:eastAsia="DengXian" w:cs="Times New Roman"/>
          <w:kern w:val="0"/>
          <w:sz w:val="24"/>
          <w:szCs w:val="24"/>
        </w:rPr>
        <w:t>the</w:t>
      </w:r>
      <w:del w:id="1893" w:author="Cheng, Jiangtao" w:date="2021-07-17T16:26:00Z">
        <w:r w:rsidRPr="008D6A47" w:rsidDel="004D4E45">
          <w:rPr>
            <w:rFonts w:eastAsia="DengXian" w:cs="Times New Roman"/>
            <w:kern w:val="0"/>
            <w:sz w:val="24"/>
            <w:szCs w:val="24"/>
          </w:rPr>
          <w:delText xml:space="preserve"> effect of</w:delText>
        </w:r>
      </w:del>
      <w:r w:rsidRPr="008D6A47">
        <w:rPr>
          <w:rFonts w:eastAsia="DengXian" w:cs="Times New Roman"/>
          <w:kern w:val="0"/>
          <w:sz w:val="24"/>
          <w:szCs w:val="24"/>
        </w:rPr>
        <w:t xml:space="preserve"> convection heat transfer in the water droplet.</w:t>
      </w:r>
      <w:r w:rsidR="00D8706B">
        <w:rPr>
          <w:rFonts w:cs="Times New Roman"/>
          <w:sz w:val="24"/>
          <w:szCs w:val="24"/>
        </w:rPr>
        <w:t xml:space="preserve"> </w:t>
      </w:r>
      <w:r w:rsidR="00F4314A">
        <w:rPr>
          <w:rFonts w:cs="Times New Roman"/>
          <w:sz w:val="24"/>
          <w:szCs w:val="24"/>
        </w:rPr>
        <w:t>The average temperature</w:t>
      </w:r>
      <w:del w:id="1894" w:author="Cheng, Jiangtao" w:date="2021-07-17T16:24:00Z">
        <w:r w:rsidR="00D8706B" w:rsidDel="004D4E45">
          <w:rPr>
            <w:rFonts w:cs="Times New Roman"/>
            <w:sz w:val="24"/>
            <w:szCs w:val="24"/>
          </w:rPr>
          <w:delText>s</w:delText>
        </w:r>
      </w:del>
      <w:r w:rsidR="00F4314A">
        <w:rPr>
          <w:rFonts w:cs="Times New Roman"/>
          <w:sz w:val="24"/>
          <w:szCs w:val="24"/>
        </w:rPr>
        <w:t xml:space="preserve"> of the droplet base</w:t>
      </w:r>
      <w:del w:id="1895" w:author="Cheng, Jiangtao" w:date="2021-07-17T16:24:00Z">
        <w:r w:rsidR="00D8706B" w:rsidDel="004D4E45">
          <w:rPr>
            <w:rFonts w:cs="Times New Roman"/>
            <w:sz w:val="24"/>
            <w:szCs w:val="24"/>
          </w:rPr>
          <w:delText xml:space="preserve"> surfaces</w:delText>
        </w:r>
      </w:del>
      <w:r w:rsidR="00F4314A">
        <w:rPr>
          <w:rFonts w:cs="Times New Roman"/>
          <w:sz w:val="24"/>
          <w:szCs w:val="24"/>
        </w:rPr>
        <w:t xml:space="preserve"> </w:t>
      </w:r>
      <w:ins w:id="1896" w:author="Cheng, Jiangtao" w:date="2021-07-17T16:24:00Z">
        <w:r w:rsidR="004D4E45">
          <w:rPr>
            <w:rFonts w:cs="Times New Roman"/>
            <w:sz w:val="24"/>
            <w:szCs w:val="24"/>
          </w:rPr>
          <w:t>is</w:t>
        </w:r>
      </w:ins>
      <w:del w:id="1897" w:author="Cheng, Jiangtao" w:date="2021-07-17T16:24:00Z">
        <w:r w:rsidR="00D8706B" w:rsidDel="004D4E45">
          <w:rPr>
            <w:rFonts w:cs="Times New Roman"/>
            <w:sz w:val="24"/>
            <w:szCs w:val="24"/>
          </w:rPr>
          <w:delText>are</w:delText>
        </w:r>
      </w:del>
      <w:r w:rsidR="00F4314A">
        <w:rPr>
          <w:rFonts w:cs="Times New Roman"/>
          <w:sz w:val="24"/>
          <w:szCs w:val="24"/>
        </w:rPr>
        <w:t xml:space="preserve"> calculated </w:t>
      </w:r>
      <w:r w:rsidR="00D8706B">
        <w:rPr>
          <w:rFonts w:cs="Times New Roman"/>
          <w:sz w:val="24"/>
          <w:szCs w:val="24"/>
        </w:rPr>
        <w:t xml:space="preserve">and </w:t>
      </w:r>
      <w:ins w:id="1898" w:author="Cheng, Jiangtao" w:date="2021-07-17T16:24:00Z">
        <w:r w:rsidR="004D4E45">
          <w:rPr>
            <w:rFonts w:cs="Times New Roman"/>
            <w:sz w:val="24"/>
            <w:szCs w:val="24"/>
          </w:rPr>
          <w:t xml:space="preserve">a </w:t>
        </w:r>
      </w:ins>
      <w:r w:rsidR="00F4314A">
        <w:rPr>
          <w:rFonts w:cs="Times New Roman"/>
          <w:sz w:val="24"/>
          <w:szCs w:val="24"/>
        </w:rPr>
        <w:t xml:space="preserve">large temperature difference </w:t>
      </w:r>
      <w:commentRangeStart w:id="1899"/>
      <w:r w:rsidR="00F4314A">
        <w:rPr>
          <w:rFonts w:cs="Times New Roman"/>
          <w:sz w:val="24"/>
          <w:szCs w:val="24"/>
        </w:rPr>
        <w:t>between</w:t>
      </w:r>
      <w:commentRangeEnd w:id="1899"/>
      <w:r w:rsidR="004D4E45">
        <w:rPr>
          <w:rStyle w:val="CommentReference"/>
        </w:rPr>
        <w:commentReference w:id="1899"/>
      </w:r>
      <w:r w:rsidR="00F4314A">
        <w:rPr>
          <w:rFonts w:cs="Times New Roman"/>
          <w:sz w:val="24"/>
          <w:szCs w:val="24"/>
        </w:rPr>
        <w:t xml:space="preserve"> the droplet base</w:t>
      </w:r>
      <w:ins w:id="1900" w:author="Cheng, Jiangtao" w:date="2021-07-17T16:27:00Z">
        <w:r w:rsidR="004D4E45">
          <w:rPr>
            <w:rFonts w:cs="Times New Roman"/>
            <w:sz w:val="24"/>
            <w:szCs w:val="24"/>
          </w:rPr>
          <w:t xml:space="preserve"> and the substrate</w:t>
        </w:r>
      </w:ins>
      <w:r w:rsidR="00D8706B">
        <w:rPr>
          <w:rFonts w:cs="Times New Roman"/>
          <w:sz w:val="24"/>
          <w:szCs w:val="24"/>
        </w:rPr>
        <w:t xml:space="preserve"> </w:t>
      </w:r>
      <w:proofErr w:type="gramStart"/>
      <w:ins w:id="1901" w:author="Cheng, Jiangtao" w:date="2021-07-17T16:25:00Z">
        <w:r w:rsidR="004D4E45">
          <w:rPr>
            <w:rFonts w:cs="Times New Roman"/>
            <w:sz w:val="24"/>
            <w:szCs w:val="24"/>
          </w:rPr>
          <w:t>is</w:t>
        </w:r>
      </w:ins>
      <w:proofErr w:type="gramEnd"/>
      <w:del w:id="1902" w:author="Cheng, Jiangtao" w:date="2021-07-17T16:25:00Z">
        <w:r w:rsidR="00D8706B" w:rsidDel="004D4E45">
          <w:rPr>
            <w:rFonts w:cs="Times New Roman"/>
            <w:sz w:val="24"/>
            <w:szCs w:val="24"/>
          </w:rPr>
          <w:delText>are</w:delText>
        </w:r>
      </w:del>
      <w:r w:rsidR="00D8706B">
        <w:rPr>
          <w:rFonts w:cs="Times New Roman"/>
          <w:sz w:val="24"/>
          <w:szCs w:val="24"/>
        </w:rPr>
        <w:t xml:space="preserve"> observed</w:t>
      </w:r>
      <w:r w:rsidR="00F4314A">
        <w:rPr>
          <w:rFonts w:cs="Times New Roman"/>
          <w:sz w:val="24"/>
          <w:szCs w:val="24"/>
        </w:rPr>
        <w:t xml:space="preserve">. </w:t>
      </w:r>
      <w:bookmarkStart w:id="1903" w:name="_Hlk77259911"/>
      <w:r w:rsidR="00F4314A">
        <w:rPr>
          <w:rFonts w:cs="Times New Roman"/>
          <w:sz w:val="24"/>
          <w:szCs w:val="24"/>
        </w:rPr>
        <w:t xml:space="preserve">The </w:t>
      </w:r>
      <w:ins w:id="1904" w:author="Cheng, Jiangtao" w:date="2021-07-17T16:25:00Z">
        <w:r w:rsidR="004D4E45">
          <w:rPr>
            <w:rFonts w:cs="Times New Roman"/>
            <w:sz w:val="24"/>
            <w:szCs w:val="24"/>
          </w:rPr>
          <w:t xml:space="preserve">apparent </w:t>
        </w:r>
      </w:ins>
      <w:r w:rsidR="00F4314A">
        <w:rPr>
          <w:rFonts w:cs="Times New Roman"/>
          <w:sz w:val="24"/>
          <w:szCs w:val="24"/>
        </w:rPr>
        <w:t>temperature difference</w:t>
      </w:r>
      <w:ins w:id="1905" w:author="Cheng, Jiangtao" w:date="2021-07-17T16:25:00Z">
        <w:r w:rsidR="004D4E45">
          <w:rPr>
            <w:rFonts w:cs="Times New Roman"/>
            <w:sz w:val="24"/>
            <w:szCs w:val="24"/>
          </w:rPr>
          <w:t>s</w:t>
        </w:r>
      </w:ins>
      <w:del w:id="1906" w:author="Cheng, Jiangtao" w:date="2021-07-17T16:25:00Z">
        <w:r w:rsidR="00F4314A" w:rsidDel="004D4E45">
          <w:rPr>
            <w:rFonts w:cs="Times New Roman"/>
            <w:sz w:val="24"/>
            <w:szCs w:val="24"/>
          </w:rPr>
          <w:delText>s</w:delText>
        </w:r>
      </w:del>
      <w:r w:rsidR="00F4314A">
        <w:rPr>
          <w:rFonts w:cs="Times New Roman"/>
          <w:sz w:val="24"/>
          <w:szCs w:val="24"/>
        </w:rPr>
        <w:t xml:space="preserve"> between the droplet base and </w:t>
      </w:r>
      <w:ins w:id="1907" w:author="Cheng, Jiangtao" w:date="2021-07-17T16:25:00Z">
        <w:r w:rsidR="004D4E45">
          <w:rPr>
            <w:rFonts w:cs="Times New Roman"/>
            <w:sz w:val="24"/>
            <w:szCs w:val="24"/>
          </w:rPr>
          <w:t xml:space="preserve">the </w:t>
        </w:r>
      </w:ins>
      <w:r w:rsidR="00F4314A">
        <w:rPr>
          <w:rFonts w:cs="Times New Roman"/>
          <w:sz w:val="24"/>
          <w:szCs w:val="24"/>
        </w:rPr>
        <w:t>substrate base are about 2 °C, 5 °C, 8 °C, 12.5 °C and 18 °C for the sessile droplet</w:t>
      </w:r>
      <w:del w:id="1908" w:author="Cheng, Jiangtao" w:date="2021-07-17T16:27:00Z">
        <w:r w:rsidR="00F4314A" w:rsidDel="004D4E45">
          <w:rPr>
            <w:rFonts w:cs="Times New Roman"/>
            <w:sz w:val="24"/>
            <w:szCs w:val="24"/>
          </w:rPr>
          <w:delText xml:space="preserve"> evaporation</w:delText>
        </w:r>
      </w:del>
      <w:r w:rsidR="00F4314A">
        <w:rPr>
          <w:rFonts w:cs="Times New Roman"/>
          <w:sz w:val="24"/>
          <w:szCs w:val="24"/>
        </w:rPr>
        <w:t xml:space="preserve"> on </w:t>
      </w:r>
      <w:ins w:id="1909" w:author="Cheng, Jiangtao" w:date="2021-07-17T16:25:00Z">
        <w:r w:rsidR="004D4E45">
          <w:rPr>
            <w:rFonts w:cs="Times New Roman"/>
            <w:sz w:val="24"/>
            <w:szCs w:val="24"/>
          </w:rPr>
          <w:t>the micro-structured</w:t>
        </w:r>
      </w:ins>
      <w:ins w:id="1910" w:author="Cheng, Jiangtao" w:date="2021-07-17T16:26:00Z">
        <w:r w:rsidR="004D4E45">
          <w:rPr>
            <w:rFonts w:cs="Times New Roman"/>
            <w:sz w:val="24"/>
            <w:szCs w:val="24"/>
          </w:rPr>
          <w:t xml:space="preserve"> </w:t>
        </w:r>
      </w:ins>
      <w:r w:rsidR="00F4314A">
        <w:rPr>
          <w:rFonts w:cs="Times New Roman"/>
          <w:sz w:val="24"/>
          <w:szCs w:val="24"/>
        </w:rPr>
        <w:t xml:space="preserve">substrate with </w:t>
      </w:r>
      <w:ins w:id="1911" w:author="Cheng, Jiangtao" w:date="2021-07-17T16:26:00Z">
        <w:r w:rsidR="004D4E45">
          <w:rPr>
            <w:rFonts w:cs="Times New Roman"/>
            <w:sz w:val="24"/>
            <w:szCs w:val="24"/>
          </w:rPr>
          <w:t xml:space="preserve">the </w:t>
        </w:r>
      </w:ins>
      <w:r w:rsidR="00F4314A">
        <w:rPr>
          <w:rFonts w:cs="Times New Roman"/>
          <w:sz w:val="24"/>
          <w:szCs w:val="24"/>
        </w:rPr>
        <w:t>base temperature at 40 °C, 60 °C, 80 °C, 100 °C</w:t>
      </w:r>
      <w:del w:id="1912" w:author="Cheng, Jiangtao" w:date="2021-07-17T16:26:00Z">
        <w:r w:rsidR="00F4314A" w:rsidDel="004D4E45">
          <w:rPr>
            <w:rFonts w:cs="Times New Roman"/>
            <w:sz w:val="24"/>
            <w:szCs w:val="24"/>
          </w:rPr>
          <w:delText>,</w:delText>
        </w:r>
      </w:del>
      <w:r w:rsidR="00F4314A">
        <w:rPr>
          <w:rFonts w:cs="Times New Roman"/>
          <w:sz w:val="24"/>
          <w:szCs w:val="24"/>
        </w:rPr>
        <w:t xml:space="preserve"> and 120 °C, respectively</w:t>
      </w:r>
      <w:bookmarkEnd w:id="1903"/>
      <w:r w:rsidR="00F4314A">
        <w:rPr>
          <w:rFonts w:cs="Times New Roman"/>
          <w:sz w:val="24"/>
          <w:szCs w:val="24"/>
        </w:rPr>
        <w:t xml:space="preserve">. </w:t>
      </w:r>
    </w:p>
    <w:p w14:paraId="1F7FC4ED" w14:textId="6141E0B0" w:rsidR="00A9447C" w:rsidRDefault="00E472B4" w:rsidP="00856045">
      <w:pPr>
        <w:spacing w:line="360" w:lineRule="auto"/>
        <w:ind w:firstLine="360"/>
        <w:rPr>
          <w:rFonts w:cs="Times New Roman"/>
          <w:sz w:val="24"/>
          <w:szCs w:val="24"/>
        </w:rPr>
      </w:pPr>
      <w:r>
        <w:rPr>
          <w:rFonts w:cs="Times New Roman"/>
          <w:sz w:val="24"/>
          <w:szCs w:val="24"/>
        </w:rPr>
        <w:t xml:space="preserve">Our </w:t>
      </w:r>
      <w:ins w:id="1913" w:author="Cheng, Jiangtao" w:date="2021-07-17T16:28:00Z">
        <w:r w:rsidR="004D4E45">
          <w:rPr>
            <w:rFonts w:cs="Times New Roman"/>
            <w:sz w:val="24"/>
            <w:szCs w:val="24"/>
          </w:rPr>
          <w:t>study</w:t>
        </w:r>
      </w:ins>
      <w:del w:id="1914" w:author="Cheng, Jiangtao" w:date="2021-07-17T16:28:00Z">
        <w:r w:rsidDel="004D4E45">
          <w:rPr>
            <w:rFonts w:cs="Times New Roman"/>
            <w:sz w:val="24"/>
            <w:szCs w:val="24"/>
          </w:rPr>
          <w:delText>investigation</w:delText>
        </w:r>
      </w:del>
      <w:r>
        <w:rPr>
          <w:rFonts w:cs="Times New Roman"/>
          <w:sz w:val="24"/>
          <w:szCs w:val="24"/>
        </w:rPr>
        <w:t xml:space="preserve"> about the sessile droplet evaporation on hot micro-structured superhydrophobic surface</w:t>
      </w:r>
      <w:ins w:id="1915" w:author="Cheng, Jiangtao" w:date="2021-07-17T16:28:00Z">
        <w:r w:rsidR="004D4E45">
          <w:rPr>
            <w:rFonts w:cs="Times New Roman"/>
            <w:sz w:val="24"/>
            <w:szCs w:val="24"/>
          </w:rPr>
          <w:t>s</w:t>
        </w:r>
      </w:ins>
      <w:r>
        <w:rPr>
          <w:rFonts w:cs="Times New Roman"/>
          <w:sz w:val="24"/>
          <w:szCs w:val="24"/>
        </w:rPr>
        <w:t xml:space="preserve"> can deepen our understanding about the heat and mass transfer</w:t>
      </w:r>
      <w:del w:id="1916" w:author="Cheng, Jiangtao" w:date="2021-07-17T16:29:00Z">
        <w:r w:rsidDel="004D4E45">
          <w:rPr>
            <w:rFonts w:cs="Times New Roman"/>
            <w:sz w:val="24"/>
            <w:szCs w:val="24"/>
          </w:rPr>
          <w:delText xml:space="preserve"> behavior</w:delText>
        </w:r>
      </w:del>
      <w:r>
        <w:rPr>
          <w:rFonts w:cs="Times New Roman"/>
          <w:sz w:val="24"/>
          <w:szCs w:val="24"/>
        </w:rPr>
        <w:t xml:space="preserve"> of the droplet</w:t>
      </w:r>
      <w:del w:id="1917" w:author="Cheng, Jiangtao" w:date="2021-07-17T16:29:00Z">
        <w:r w:rsidDel="004D4E45">
          <w:rPr>
            <w:rFonts w:cs="Times New Roman"/>
            <w:sz w:val="24"/>
            <w:szCs w:val="24"/>
          </w:rPr>
          <w:delText xml:space="preserve"> evaporation process</w:delText>
        </w:r>
      </w:del>
      <w:r>
        <w:rPr>
          <w:rFonts w:cs="Times New Roman"/>
          <w:sz w:val="24"/>
          <w:szCs w:val="24"/>
        </w:rPr>
        <w:t xml:space="preserve">. Meanwhile this thermal circuit model provides us a convenient tool to </w:t>
      </w:r>
      <w:r w:rsidR="00B70944">
        <w:rPr>
          <w:rFonts w:cs="Times New Roman"/>
          <w:sz w:val="24"/>
          <w:szCs w:val="24"/>
        </w:rPr>
        <w:t>describe the evaporation dynamics</w:t>
      </w:r>
      <w:r>
        <w:rPr>
          <w:rFonts w:cs="Times New Roman"/>
          <w:sz w:val="24"/>
          <w:szCs w:val="24"/>
        </w:rPr>
        <w:t xml:space="preserve"> </w:t>
      </w:r>
      <w:ins w:id="1918" w:author="Cheng, Jiangtao" w:date="2021-07-17T16:28:00Z">
        <w:r w:rsidR="004D4E45">
          <w:rPr>
            <w:rFonts w:cs="Times New Roman"/>
            <w:sz w:val="24"/>
            <w:szCs w:val="24"/>
          </w:rPr>
          <w:t>of</w:t>
        </w:r>
      </w:ins>
      <w:del w:id="1919" w:author="Cheng, Jiangtao" w:date="2021-07-17T16:28:00Z">
        <w:r w:rsidDel="004D4E45">
          <w:rPr>
            <w:rFonts w:cs="Times New Roman"/>
            <w:sz w:val="24"/>
            <w:szCs w:val="24"/>
          </w:rPr>
          <w:delText>for</w:delText>
        </w:r>
      </w:del>
      <w:r>
        <w:rPr>
          <w:rFonts w:cs="Times New Roman"/>
          <w:sz w:val="24"/>
          <w:szCs w:val="24"/>
        </w:rPr>
        <w:t xml:space="preserve"> the 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lastRenderedPageBreak/>
        <w:t xml:space="preserve">6. </w:t>
      </w:r>
      <w:proofErr w:type="spellStart"/>
      <w:r w:rsidR="00A9447C" w:rsidRPr="00A9447C">
        <w:rPr>
          <w:rFonts w:cs="Times New Roman"/>
          <w:b/>
          <w:bCs/>
          <w:sz w:val="24"/>
          <w:szCs w:val="24"/>
        </w:rPr>
        <w:t>CRediT</w:t>
      </w:r>
      <w:proofErr w:type="spellEnd"/>
      <w:r w:rsidR="00A9447C" w:rsidRPr="00A9447C">
        <w:rPr>
          <w:rFonts w:cs="Times New Roman"/>
          <w:b/>
          <w:bCs/>
          <w:sz w:val="24"/>
          <w:szCs w:val="24"/>
        </w:rPr>
        <w:t xml:space="preserve"> authorship contribution statement</w:t>
      </w:r>
    </w:p>
    <w:p w14:paraId="3C8141E9" w14:textId="0CE34B54" w:rsidR="00A9447C" w:rsidRDefault="00A9447C" w:rsidP="006E2AE3">
      <w:pPr>
        <w:spacing w:line="360" w:lineRule="auto"/>
        <w:rPr>
          <w:sz w:val="24"/>
          <w:szCs w:val="32"/>
        </w:rPr>
      </w:pPr>
      <w:r w:rsidRPr="00A9447C">
        <w:rPr>
          <w:sz w:val="24"/>
          <w:szCs w:val="32"/>
          <w:vertAlign w:val="superscript"/>
        </w:rPr>
        <w:t>†</w:t>
      </w:r>
      <w:r w:rsidRPr="00A9447C">
        <w:rPr>
          <w:sz w:val="24"/>
          <w:szCs w:val="32"/>
        </w:rPr>
        <w:t>W</w:t>
      </w:r>
      <w:r>
        <w:rPr>
          <w:sz w:val="24"/>
          <w:szCs w:val="32"/>
        </w:rPr>
        <w:t>.H. and X.H. are co-first authors with equal contribution to this work. W.H., X.H and J.C. conceived the research idea. W.H</w:t>
      </w:r>
      <w:r w:rsidR="000A2681">
        <w:rPr>
          <w:sz w:val="24"/>
          <w:szCs w:val="32"/>
        </w:rPr>
        <w:t>.</w:t>
      </w:r>
      <w:r w:rsidR="00DD44F6">
        <w:rPr>
          <w:sz w:val="24"/>
          <w:szCs w:val="32"/>
        </w:rPr>
        <w:t xml:space="preserve"> designed and</w:t>
      </w:r>
      <w:r w:rsidR="000A2681">
        <w:rPr>
          <w:sz w:val="24"/>
          <w:szCs w:val="32"/>
        </w:rPr>
        <w:t xml:space="preserve"> carried out</w:t>
      </w:r>
      <w:r>
        <w:rPr>
          <w:sz w:val="24"/>
          <w:szCs w:val="32"/>
        </w:rPr>
        <w:t xml:space="preserve"> the experiments</w:t>
      </w:r>
      <w:r w:rsidR="00DD44F6">
        <w:rPr>
          <w:sz w:val="24"/>
          <w:szCs w:val="32"/>
        </w:rPr>
        <w:t>, W.H. and X.H.</w:t>
      </w:r>
      <w:r w:rsidR="00047D34">
        <w:rPr>
          <w:sz w:val="24"/>
          <w:szCs w:val="32"/>
        </w:rPr>
        <w:t xml:space="preserve"> conducted</w:t>
      </w:r>
      <w:r w:rsidR="000676CA">
        <w:rPr>
          <w:sz w:val="24"/>
          <w:szCs w:val="32"/>
        </w:rPr>
        <w:t xml:space="preserve"> the</w:t>
      </w:r>
      <w:r w:rsidR="000A2681">
        <w:rPr>
          <w:sz w:val="24"/>
          <w:szCs w:val="32"/>
        </w:rPr>
        <w:t xml:space="preserve"> theoretical analysis.</w:t>
      </w:r>
      <w:r w:rsidR="00DD44F6">
        <w:rPr>
          <w:sz w:val="24"/>
          <w:szCs w:val="32"/>
        </w:rPr>
        <w:t xml:space="preserve"> Y.L. fabricated the devices.</w:t>
      </w:r>
      <w:r w:rsidR="00ED0441">
        <w:rPr>
          <w:sz w:val="24"/>
          <w:szCs w:val="32"/>
        </w:rPr>
        <w:t xml:space="preserve"> W.H., X.H. and</w:t>
      </w:r>
      <w:r w:rsidR="000A2681">
        <w:rPr>
          <w:sz w:val="24"/>
          <w:szCs w:val="32"/>
        </w:rPr>
        <w:t xml:space="preserve"> </w:t>
      </w:r>
      <w:r w:rsidR="00ED0441">
        <w:rPr>
          <w:sz w:val="24"/>
          <w:szCs w:val="32"/>
        </w:rPr>
        <w:t xml:space="preserve">J.C. wrote the manuscript. </w:t>
      </w:r>
      <w:r w:rsidR="00DD44F6">
        <w:rPr>
          <w:sz w:val="24"/>
          <w:szCs w:val="32"/>
        </w:rPr>
        <w:t xml:space="preserve">Y.L. edited the manuscript. </w:t>
      </w:r>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1115352D" w:rsidR="00BA38EC" w:rsidRDefault="00DD44F6" w:rsidP="0034677C">
      <w:pPr>
        <w:spacing w:line="360" w:lineRule="auto"/>
        <w:rPr>
          <w:rFonts w:cs="Times New Roman"/>
          <w:b/>
          <w:bCs/>
          <w:sz w:val="40"/>
          <w:szCs w:val="40"/>
        </w:rPr>
      </w:pPr>
      <w:r w:rsidRPr="00DD44F6">
        <w:rPr>
          <w:rFonts w:cs="Times New Roman"/>
          <w:kern w:val="0"/>
          <w:sz w:val="24"/>
          <w:szCs w:val="24"/>
        </w:rPr>
        <w:t>This work is financially supported by NSF CBET under grant number 1550299 and NSF ECCS under grant</w:t>
      </w:r>
      <w:ins w:id="1920" w:author="Cheng, Jiangtao" w:date="2021-07-16T07:49:00Z">
        <w:r w:rsidR="003F7596">
          <w:rPr>
            <w:rFonts w:cs="Times New Roman"/>
            <w:kern w:val="0"/>
            <w:sz w:val="24"/>
            <w:szCs w:val="24"/>
          </w:rPr>
          <w:t xml:space="preserve"> 1808931.</w:t>
        </w:r>
      </w:ins>
    </w:p>
    <w:p w14:paraId="5C42A021" w14:textId="114DB189" w:rsidR="00180F27" w:rsidRPr="00C722B1" w:rsidRDefault="0034677C" w:rsidP="0034677C">
      <w:pPr>
        <w:spacing w:line="360" w:lineRule="auto"/>
        <w:rPr>
          <w:rFonts w:cs="Times New Roman"/>
          <w:b/>
          <w:bCs/>
          <w:sz w:val="24"/>
          <w:szCs w:val="24"/>
        </w:rPr>
      </w:pPr>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p>
    <w:p w14:paraId="5F32C19E" w14:textId="77777777" w:rsidR="00401B03" w:rsidRPr="00401B03" w:rsidRDefault="00180F27" w:rsidP="00401B03">
      <w:pPr>
        <w:pStyle w:val="EndNoteBibliography"/>
        <w:rPr>
          <w:sz w:val="24"/>
        </w:rPr>
      </w:pPr>
      <w:r>
        <w:rPr>
          <w:sz w:val="16"/>
          <w:szCs w:val="16"/>
        </w:rPr>
        <w:fldChar w:fldCharType="begin"/>
      </w:r>
      <w:r>
        <w:rPr>
          <w:sz w:val="16"/>
          <w:szCs w:val="16"/>
        </w:rPr>
        <w:instrText xml:space="preserve"> ADDIN EN.REFLIST </w:instrText>
      </w:r>
      <w:r>
        <w:rPr>
          <w:sz w:val="16"/>
          <w:szCs w:val="16"/>
        </w:rPr>
        <w:fldChar w:fldCharType="separate"/>
      </w:r>
      <w:bookmarkStart w:id="1921" w:name="_ENREF_1"/>
      <w:r w:rsidR="00401B03" w:rsidRPr="00401B03">
        <w:rPr>
          <w:sz w:val="24"/>
        </w:rPr>
        <w:t>[1]. P. Calvert, Inkjet Printing for Materials and Devices, Chem. Mater., 13 (10) (2001) 3299-3305.</w:t>
      </w:r>
      <w:bookmarkEnd w:id="1921"/>
    </w:p>
    <w:p w14:paraId="45FBF5E4" w14:textId="77777777" w:rsidR="00401B03" w:rsidRPr="00401B03" w:rsidRDefault="00401B03" w:rsidP="00401B03">
      <w:pPr>
        <w:pStyle w:val="EndNoteBibliography"/>
        <w:rPr>
          <w:sz w:val="24"/>
        </w:rPr>
      </w:pPr>
      <w:bookmarkStart w:id="1922" w:name="_ENREF_2"/>
      <w:r w:rsidRPr="00401B03">
        <w:rPr>
          <w:sz w:val="24"/>
        </w:rPr>
        <w:t xml:space="preserve">[2]. H.-m. Kwon, J.C. Bird, and K.K. Varanasi, Increasing Leidenfrost point using micro-nano hierarchical surface structures, Applied Physics Letters, 103 (20) (2013) </w:t>
      </w:r>
      <w:bookmarkEnd w:id="1922"/>
    </w:p>
    <w:p w14:paraId="3A0B25D3" w14:textId="77777777" w:rsidR="00401B03" w:rsidRPr="00401B03" w:rsidRDefault="00401B03" w:rsidP="00401B03">
      <w:pPr>
        <w:pStyle w:val="EndNoteBibliography"/>
        <w:rPr>
          <w:sz w:val="24"/>
        </w:rPr>
      </w:pPr>
      <w:bookmarkStart w:id="1923" w:name="_ENREF_3"/>
      <w:r w:rsidRPr="00401B03">
        <w:rPr>
          <w:sz w:val="24"/>
        </w:rPr>
        <w:t>[3]. A. Wu, L. Yu, Z. Li, H. Yang, and E. Wang, Atomic force microscope investigation of large-circle DNA molecules, Anal Biochem, 325 (2) (2004) 293-300.</w:t>
      </w:r>
      <w:bookmarkEnd w:id="1923"/>
    </w:p>
    <w:p w14:paraId="30EF02BE" w14:textId="77777777" w:rsidR="00401B03" w:rsidRPr="00401B03" w:rsidRDefault="00401B03" w:rsidP="00401B03">
      <w:pPr>
        <w:pStyle w:val="EndNoteBibliography"/>
        <w:rPr>
          <w:sz w:val="24"/>
        </w:rPr>
      </w:pPr>
      <w:bookmarkStart w:id="1924" w:name="_ENREF_4"/>
      <w:r w:rsidRPr="00401B03">
        <w:rPr>
          <w:sz w:val="24"/>
        </w:rPr>
        <w:t>[4]. W. Jia and H.H. Qiu, Experimental investigation of droplet dynamics and heat transfer in spray cooling, Exp. Therm. Fluid Sci., 27 (7) (2003) 829-838.</w:t>
      </w:r>
      <w:bookmarkEnd w:id="1924"/>
    </w:p>
    <w:p w14:paraId="43B3A7E9" w14:textId="77777777" w:rsidR="00401B03" w:rsidRPr="00401B03" w:rsidRDefault="00401B03" w:rsidP="00401B03">
      <w:pPr>
        <w:pStyle w:val="EndNoteBibliography"/>
        <w:rPr>
          <w:sz w:val="24"/>
        </w:rPr>
      </w:pPr>
      <w:bookmarkStart w:id="1925" w:name="_ENREF_5"/>
      <w:r w:rsidRPr="00401B03">
        <w:rPr>
          <w:sz w:val="24"/>
        </w:rPr>
        <w:t>[5]. J. Song, W. Cheng, M. Nie, X. He, W. Nam, J. Cheng, and W. Zhou, Partial Leidenfrost Evaporation-Assisted Ultrasensitive Surface-Enhanced Raman Spectroscopy in a Janus Water Droplet on Hierarchical Plasmonic Micro-/Nanostructures, ACS Nano, 14 (8) (2020) 9521-9531.</w:t>
      </w:r>
      <w:bookmarkEnd w:id="1925"/>
    </w:p>
    <w:p w14:paraId="468048BE" w14:textId="77777777" w:rsidR="00401B03" w:rsidRPr="00401B03" w:rsidRDefault="00401B03" w:rsidP="00401B03">
      <w:pPr>
        <w:pStyle w:val="EndNoteBibliography"/>
        <w:rPr>
          <w:sz w:val="24"/>
        </w:rPr>
      </w:pPr>
      <w:bookmarkStart w:id="1926" w:name="_ENREF_6"/>
      <w:r w:rsidRPr="00401B03">
        <w:rPr>
          <w:sz w:val="24"/>
        </w:rPr>
        <w:t>[6]. S.A. Putnam, A.M. Briones, L.W. Byrd, J.S. Ervin, M.S. Hanchak, A. White, and J.G. Jones, Microdroplet evaporation on superheated surfaces, International Journal of Heat and Mass Transfer, 55 (21) (2012) 5793-5807.</w:t>
      </w:r>
      <w:bookmarkEnd w:id="1926"/>
    </w:p>
    <w:p w14:paraId="62968975" w14:textId="77777777" w:rsidR="00401B03" w:rsidRPr="00401B03" w:rsidRDefault="00401B03" w:rsidP="00401B03">
      <w:pPr>
        <w:pStyle w:val="EndNoteBibliography"/>
        <w:rPr>
          <w:sz w:val="24"/>
        </w:rPr>
      </w:pPr>
      <w:bookmarkStart w:id="1927" w:name="_ENREF_7"/>
      <w:r w:rsidRPr="00401B03">
        <w:rPr>
          <w:sz w:val="24"/>
        </w:rPr>
        <w:t>[7]. P. Tsai, R.G. Lammertink, M. Wessling, and D. Lohse, Evaporation-triggered wetting transition for water droplets upon hydrophobic microstructures, Physical review letters, 104 (11) (2010) 116102.</w:t>
      </w:r>
      <w:bookmarkEnd w:id="1927"/>
    </w:p>
    <w:p w14:paraId="58B9BCB8" w14:textId="77777777" w:rsidR="00401B03" w:rsidRPr="00401B03" w:rsidRDefault="00401B03" w:rsidP="00401B03">
      <w:pPr>
        <w:pStyle w:val="EndNoteBibliography"/>
        <w:rPr>
          <w:sz w:val="24"/>
        </w:rPr>
      </w:pPr>
      <w:bookmarkStart w:id="1928" w:name="_ENREF_8"/>
      <w:r w:rsidRPr="00401B03">
        <w:rPr>
          <w:sz w:val="24"/>
        </w:rPr>
        <w:t>[8]. L. Zhao and J. Cheng, Analyzing the Molecular Kinetics of Water Spreading on Hydrophobic Surfaces via Molecular Dynamics Simulation, Scientific Reports, 7 (1) (2017) 10880.</w:t>
      </w:r>
      <w:bookmarkEnd w:id="1928"/>
    </w:p>
    <w:p w14:paraId="424646FF" w14:textId="77777777" w:rsidR="00401B03" w:rsidRPr="00401B03" w:rsidRDefault="00401B03" w:rsidP="00401B03">
      <w:pPr>
        <w:pStyle w:val="EndNoteBibliography"/>
        <w:rPr>
          <w:sz w:val="24"/>
        </w:rPr>
      </w:pPr>
      <w:bookmarkStart w:id="1929" w:name="_ENREF_9"/>
      <w:r w:rsidRPr="00401B03">
        <w:rPr>
          <w:sz w:val="24"/>
        </w:rPr>
        <w:t>[9]. L. Zhao and J. Cheng, The mechanism and universal scaling law of the contact line friction for the Cassie-state droplets on nanostructured ultrahydrophobic surfaces, Nanoscale, 10 (14) (2018) 6426-6436.</w:t>
      </w:r>
      <w:bookmarkEnd w:id="1929"/>
    </w:p>
    <w:p w14:paraId="48364C20" w14:textId="77777777" w:rsidR="00401B03" w:rsidRPr="00401B03" w:rsidRDefault="00401B03" w:rsidP="00401B03">
      <w:pPr>
        <w:pStyle w:val="EndNoteBibliography"/>
        <w:rPr>
          <w:sz w:val="24"/>
        </w:rPr>
      </w:pPr>
      <w:bookmarkStart w:id="1930" w:name="_ENREF_10"/>
      <w:r w:rsidRPr="00401B03">
        <w:rPr>
          <w:sz w:val="24"/>
        </w:rPr>
        <w:t>[10]. X. He, L. Zhao, and J. Cheng, Coalescence-Induced Swift Jumping of Nanodroplets on Curved Surfaces, Langmuir, 35 (30) (2019) 9979-9987.</w:t>
      </w:r>
      <w:bookmarkEnd w:id="1930"/>
    </w:p>
    <w:p w14:paraId="0B86E69F" w14:textId="77777777" w:rsidR="00401B03" w:rsidRPr="00401B03" w:rsidRDefault="00401B03" w:rsidP="00401B03">
      <w:pPr>
        <w:pStyle w:val="EndNoteBibliography"/>
        <w:rPr>
          <w:sz w:val="24"/>
        </w:rPr>
      </w:pPr>
      <w:bookmarkStart w:id="1931" w:name="_ENREF_11"/>
      <w:r w:rsidRPr="00401B03">
        <w:rPr>
          <w:sz w:val="24"/>
        </w:rPr>
        <w:t xml:space="preserve">[11]. L.S. Lam, M. Hodes, and R. Enright, Analysis of Galinstan-Based Microgap Cooling Enhancement Using Structured Surfaces, Journal of Heat Transfer, 137 (9) (2015) </w:t>
      </w:r>
      <w:bookmarkEnd w:id="1931"/>
    </w:p>
    <w:p w14:paraId="3C91F71A" w14:textId="77777777" w:rsidR="00401B03" w:rsidRPr="00401B03" w:rsidRDefault="00401B03" w:rsidP="00401B03">
      <w:pPr>
        <w:pStyle w:val="EndNoteBibliography"/>
        <w:rPr>
          <w:sz w:val="24"/>
        </w:rPr>
      </w:pPr>
      <w:bookmarkStart w:id="1932" w:name="_ENREF_12"/>
      <w:r w:rsidRPr="00401B03">
        <w:rPr>
          <w:sz w:val="24"/>
        </w:rPr>
        <w:lastRenderedPageBreak/>
        <w:t xml:space="preserve">[12]. A. Al-Sharafi, B.S. Yilbas, and H. Ali, Droplet Heat Transfer on Micropost Arrays With Hydrophobic and Hydrophilic Characteristics, Journal of Heat Transfer, 140 (7) (2018) </w:t>
      </w:r>
      <w:bookmarkEnd w:id="1932"/>
    </w:p>
    <w:p w14:paraId="4CEF15C8" w14:textId="77777777" w:rsidR="00401B03" w:rsidRPr="00401B03" w:rsidRDefault="00401B03" w:rsidP="00401B03">
      <w:pPr>
        <w:pStyle w:val="EndNoteBibliography"/>
        <w:rPr>
          <w:sz w:val="24"/>
        </w:rPr>
      </w:pPr>
      <w:bookmarkStart w:id="1933" w:name="_ENREF_13"/>
      <w:r w:rsidRPr="00401B03">
        <w:rPr>
          <w:sz w:val="24"/>
        </w:rPr>
        <w:t xml:space="preserve">[13]. C.-C. Hsu, Y.-A. Lee, C.-H. Wu, and C.S.S. Kumar, Self-propelled sessile droplets on a superheated and heterogeneous wetting surface, Colloids and Surfaces A: Physicochemical and Engineering Aspects, 612 (2021) </w:t>
      </w:r>
      <w:bookmarkEnd w:id="1933"/>
    </w:p>
    <w:p w14:paraId="3A1ECC84" w14:textId="77777777" w:rsidR="00401B03" w:rsidRPr="00401B03" w:rsidRDefault="00401B03" w:rsidP="00401B03">
      <w:pPr>
        <w:pStyle w:val="EndNoteBibliography"/>
        <w:rPr>
          <w:sz w:val="24"/>
        </w:rPr>
      </w:pPr>
      <w:bookmarkStart w:id="1934" w:name="_ENREF_14"/>
      <w:r w:rsidRPr="00401B03">
        <w:rPr>
          <w:sz w:val="24"/>
        </w:rPr>
        <w:t>[14]. F.G.H. Schofield, S.K. Wilson, D. Pritchard, and K. Sefiane, The lifetimes of evaporating sessile droplets are significantly extended by strong thermal effects, Journal of Fluid Mechanics, 851 (2018) 231-244.</w:t>
      </w:r>
      <w:bookmarkEnd w:id="1934"/>
    </w:p>
    <w:p w14:paraId="61795D9F" w14:textId="77777777" w:rsidR="00401B03" w:rsidRPr="00401B03" w:rsidRDefault="00401B03" w:rsidP="00401B03">
      <w:pPr>
        <w:pStyle w:val="EndNoteBibliography"/>
        <w:rPr>
          <w:sz w:val="24"/>
        </w:rPr>
      </w:pPr>
      <w:bookmarkStart w:id="1935" w:name="_ENREF_15"/>
      <w:r w:rsidRPr="00401B03">
        <w:rPr>
          <w:sz w:val="24"/>
        </w:rPr>
        <w:t>[15]. B. Sobac and D. Brutin, Thermal effects of the substrate on water droplet evaporation, Phys Rev E 86 (2 Pt 1) (2012) 021602.</w:t>
      </w:r>
      <w:bookmarkEnd w:id="1935"/>
    </w:p>
    <w:p w14:paraId="64FD2385" w14:textId="77777777" w:rsidR="00401B03" w:rsidRPr="00401B03" w:rsidRDefault="00401B03" w:rsidP="00401B03">
      <w:pPr>
        <w:pStyle w:val="EndNoteBibliography"/>
        <w:rPr>
          <w:sz w:val="24"/>
        </w:rPr>
      </w:pPr>
      <w:bookmarkStart w:id="1936" w:name="_ENREF_16"/>
      <w:r w:rsidRPr="00401B03">
        <w:rPr>
          <w:sz w:val="24"/>
        </w:rPr>
        <w:t>[16]. K. Gleason, H. Voota, and S.A. Putnam, Steady-state droplet evaporation: Contact angle influence on the evaporation efficiency, International Journal of Heat and Mass Transfer, 101 (2016) 418-426.</w:t>
      </w:r>
      <w:bookmarkEnd w:id="1936"/>
    </w:p>
    <w:p w14:paraId="1EEF6B72" w14:textId="77777777" w:rsidR="00401B03" w:rsidRPr="00401B03" w:rsidRDefault="00401B03" w:rsidP="00401B03">
      <w:pPr>
        <w:pStyle w:val="EndNoteBibliography"/>
        <w:rPr>
          <w:sz w:val="24"/>
        </w:rPr>
      </w:pPr>
      <w:bookmarkStart w:id="1937" w:name="_ENREF_17"/>
      <w:r w:rsidRPr="00401B03">
        <w:rPr>
          <w:sz w:val="24"/>
        </w:rPr>
        <w:t>[17]. S. Adera, R. Raj, R. Enright, and E.N. Wang, Non-wetting droplets on hot superhydrophilic surfaces, Nat. Commun., 4 (2013) 2518.</w:t>
      </w:r>
      <w:bookmarkEnd w:id="1937"/>
    </w:p>
    <w:p w14:paraId="0B5FB07F" w14:textId="77777777" w:rsidR="00401B03" w:rsidRPr="00401B03" w:rsidRDefault="00401B03" w:rsidP="00401B03">
      <w:pPr>
        <w:pStyle w:val="EndNoteBibliography"/>
        <w:rPr>
          <w:sz w:val="24"/>
        </w:rPr>
      </w:pPr>
      <w:bookmarkStart w:id="1938" w:name="_ENREF_18"/>
      <w:r w:rsidRPr="00401B03">
        <w:rPr>
          <w:sz w:val="24"/>
        </w:rPr>
        <w:t>[18]. R. Hays, D. Maynes, and J. Crockett, Thermal transport to droplets on heated superhydrophobic substrates, Int. J. Heat Mass Transfer, 98 (2016) 70-80.</w:t>
      </w:r>
      <w:bookmarkEnd w:id="1938"/>
    </w:p>
    <w:p w14:paraId="08CC7B27" w14:textId="77777777" w:rsidR="00401B03" w:rsidRPr="00401B03" w:rsidRDefault="00401B03" w:rsidP="00401B03">
      <w:pPr>
        <w:pStyle w:val="EndNoteBibliography"/>
        <w:rPr>
          <w:sz w:val="24"/>
        </w:rPr>
      </w:pPr>
      <w:bookmarkStart w:id="1939" w:name="_ENREF_19"/>
      <w:r w:rsidRPr="00401B03">
        <w:rPr>
          <w:sz w:val="24"/>
        </w:rPr>
        <w:t>[19]. M.S. Hanchak, A.M. Briones, J.S. Ervin, and L.W. Byrd, One-dimensional models of nanoliter droplet evaporation from a hot surface in the transition regime, International Journal of Heat and Mass Transfer, 57 (2) (2013) 473-483.</w:t>
      </w:r>
      <w:bookmarkEnd w:id="1939"/>
    </w:p>
    <w:p w14:paraId="242796D1" w14:textId="77777777" w:rsidR="00401B03" w:rsidRPr="00401B03" w:rsidRDefault="00401B03" w:rsidP="00401B03">
      <w:pPr>
        <w:pStyle w:val="EndNoteBibliography"/>
        <w:rPr>
          <w:sz w:val="24"/>
        </w:rPr>
      </w:pPr>
      <w:bookmarkStart w:id="1940" w:name="_ENREF_20"/>
      <w:r w:rsidRPr="00401B03">
        <w:rPr>
          <w:sz w:val="24"/>
        </w:rPr>
        <w:t>[20]. S.Y. Misyura, Contact angle and droplet heat transfer during evaporation on structured and smooth surfaces of heated wall, Applied Surface Science, 414 (2017) 188-196.</w:t>
      </w:r>
      <w:bookmarkEnd w:id="1940"/>
    </w:p>
    <w:p w14:paraId="0BEF7DF8" w14:textId="77777777" w:rsidR="00401B03" w:rsidRPr="00401B03" w:rsidRDefault="00401B03" w:rsidP="00401B03">
      <w:pPr>
        <w:pStyle w:val="EndNoteBibliography"/>
        <w:rPr>
          <w:sz w:val="24"/>
        </w:rPr>
      </w:pPr>
      <w:bookmarkStart w:id="1941" w:name="_ENREF_21"/>
      <w:r w:rsidRPr="00401B03">
        <w:rPr>
          <w:sz w:val="24"/>
        </w:rPr>
        <w:t>[21]. M.A. Kadhim, N. Kapur, J.L. Summers, and H. Thompson, Experimental and Theoretical Investigation of Droplet Evaporation on Heated Hydrophilic and Hydrophobic Surfaces, Langmuir, 35 (19) (2019) 6256-6266.</w:t>
      </w:r>
      <w:bookmarkEnd w:id="1941"/>
    </w:p>
    <w:p w14:paraId="4788F779" w14:textId="77777777" w:rsidR="00401B03" w:rsidRPr="00401B03" w:rsidRDefault="00401B03" w:rsidP="00401B03">
      <w:pPr>
        <w:pStyle w:val="EndNoteBibliography"/>
        <w:rPr>
          <w:sz w:val="24"/>
        </w:rPr>
      </w:pPr>
      <w:bookmarkStart w:id="1942" w:name="_ENREF_22"/>
      <w:r w:rsidRPr="00401B03">
        <w:rPr>
          <w:sz w:val="24"/>
        </w:rPr>
        <w:t>[22]. L. Liu, X. Liang, X. Wang, S. Kong, K. Zhang, and M. Mi, Evaporation of a sessile water droplet during depressurization, International Journal of Thermal Sciences, 159 (2021) 106587.</w:t>
      </w:r>
      <w:bookmarkEnd w:id="1942"/>
    </w:p>
    <w:p w14:paraId="6723D0CD" w14:textId="77777777" w:rsidR="00401B03" w:rsidRPr="00401B03" w:rsidRDefault="00401B03" w:rsidP="00401B03">
      <w:pPr>
        <w:pStyle w:val="EndNoteBibliography"/>
        <w:rPr>
          <w:sz w:val="24"/>
        </w:rPr>
      </w:pPr>
      <w:bookmarkStart w:id="1943" w:name="_ENREF_23"/>
      <w:r w:rsidRPr="00401B03">
        <w:rPr>
          <w:sz w:val="24"/>
        </w:rPr>
        <w:t>[23]. L. Bansal, S. Chakraborty, and S. Basu, Confinement-induced alterations in the evaporation dynamics of sessile droplets, Soft Matter, 13 (5) (2017) 969-977.</w:t>
      </w:r>
      <w:bookmarkEnd w:id="1943"/>
    </w:p>
    <w:p w14:paraId="056F00D7" w14:textId="77777777" w:rsidR="00401B03" w:rsidRPr="00401B03" w:rsidRDefault="00401B03" w:rsidP="00401B03">
      <w:pPr>
        <w:pStyle w:val="EndNoteBibliography"/>
        <w:rPr>
          <w:sz w:val="24"/>
        </w:rPr>
      </w:pPr>
      <w:bookmarkStart w:id="1944" w:name="_ENREF_24"/>
      <w:r w:rsidRPr="00401B03">
        <w:rPr>
          <w:sz w:val="24"/>
        </w:rPr>
        <w:t>[24]. S. Semenov, F. Carle, M. Medale, and D. Brutin, Boundary conditions for a one-sided numerical model of evaporative instabilities in sessile drops of ethanol on heated substrates, Phys Rev E, 96 (6-1) (2017) 063113.</w:t>
      </w:r>
      <w:bookmarkEnd w:id="1944"/>
    </w:p>
    <w:p w14:paraId="5AFC5621" w14:textId="77777777" w:rsidR="00401B03" w:rsidRPr="00401B03" w:rsidRDefault="00401B03" w:rsidP="00401B03">
      <w:pPr>
        <w:pStyle w:val="EndNoteBibliography"/>
        <w:rPr>
          <w:sz w:val="24"/>
        </w:rPr>
      </w:pPr>
      <w:bookmarkStart w:id="1945" w:name="_ENREF_25"/>
      <w:r w:rsidRPr="00401B03">
        <w:rPr>
          <w:sz w:val="24"/>
        </w:rPr>
        <w:t>[25]. R.G. Picknett and R. Bexon, The evaporation of sessile or pendant drops in still air, Journal of Colloid and Interface Science, 61 (2) (1977) 336-350.</w:t>
      </w:r>
      <w:bookmarkEnd w:id="1945"/>
    </w:p>
    <w:p w14:paraId="2B7BDAE6" w14:textId="77777777" w:rsidR="00401B03" w:rsidRPr="00401B03" w:rsidRDefault="00401B03" w:rsidP="00401B03">
      <w:pPr>
        <w:pStyle w:val="EndNoteBibliography"/>
        <w:rPr>
          <w:sz w:val="24"/>
        </w:rPr>
      </w:pPr>
      <w:bookmarkStart w:id="1946" w:name="_ENREF_26"/>
      <w:r w:rsidRPr="00401B03">
        <w:rPr>
          <w:sz w:val="24"/>
        </w:rPr>
        <w:t>[26]. M.E.R. Shanahan, Simple Theory of "Stick-Slip" Wetting Hysteresis, Langmuir, 11 (3) (1995) 1041-1043.</w:t>
      </w:r>
      <w:bookmarkEnd w:id="1946"/>
    </w:p>
    <w:p w14:paraId="394964F8" w14:textId="77777777" w:rsidR="00401B03" w:rsidRPr="00401B03" w:rsidRDefault="00401B03" w:rsidP="00401B03">
      <w:pPr>
        <w:pStyle w:val="EndNoteBibliography"/>
        <w:rPr>
          <w:sz w:val="24"/>
        </w:rPr>
      </w:pPr>
      <w:bookmarkStart w:id="1947" w:name="_ENREF_27"/>
      <w:r w:rsidRPr="00401B03">
        <w:rPr>
          <w:sz w:val="24"/>
        </w:rPr>
        <w:t>[27]. N.N. Lebedev, Special Functions and Their Applications. Prentice-Hall. Englewood Cliffs, NJ, USA. 1965.</w:t>
      </w:r>
      <w:bookmarkEnd w:id="1947"/>
    </w:p>
    <w:p w14:paraId="742FA417" w14:textId="77777777" w:rsidR="00401B03" w:rsidRPr="00401B03" w:rsidRDefault="00401B03" w:rsidP="00401B03">
      <w:pPr>
        <w:pStyle w:val="EndNoteBibliography"/>
        <w:rPr>
          <w:sz w:val="24"/>
        </w:rPr>
      </w:pPr>
      <w:bookmarkStart w:id="1948" w:name="_ENREF_28"/>
      <w:r w:rsidRPr="00401B03">
        <w:rPr>
          <w:sz w:val="24"/>
        </w:rPr>
        <w:t>[28]. R.G.L. Hua Hu, Evaporation of a Sessile droplet on a substrate, J Phys Chem B, 106 (2002) 1334-1344.</w:t>
      </w:r>
      <w:bookmarkEnd w:id="1948"/>
    </w:p>
    <w:p w14:paraId="226F4E87" w14:textId="77777777" w:rsidR="00401B03" w:rsidRPr="00401B03" w:rsidRDefault="00401B03" w:rsidP="00401B03">
      <w:pPr>
        <w:pStyle w:val="EndNoteBibliography"/>
        <w:rPr>
          <w:sz w:val="24"/>
        </w:rPr>
      </w:pPr>
      <w:bookmarkStart w:id="1949" w:name="_ENREF_29"/>
      <w:r w:rsidRPr="00401B03">
        <w:rPr>
          <w:sz w:val="24"/>
        </w:rPr>
        <w:t xml:space="preserve">[29]. O.B. Robert D. Deegan, Todd F. Dupont, Greg Huber, Sidney R. Nagel, and Thomas A. </w:t>
      </w:r>
      <w:r w:rsidRPr="00401B03">
        <w:rPr>
          <w:sz w:val="24"/>
        </w:rPr>
        <w:lastRenderedPageBreak/>
        <w:t xml:space="preserve">Witten, Contact line deposits in an evaporating drop, Phys Rev E, 62 (2000) </w:t>
      </w:r>
      <w:bookmarkEnd w:id="1949"/>
    </w:p>
    <w:p w14:paraId="2E5E4EDD" w14:textId="77777777" w:rsidR="00401B03" w:rsidRPr="00401B03" w:rsidRDefault="00401B03" w:rsidP="00401B03">
      <w:pPr>
        <w:pStyle w:val="EndNoteBibliography"/>
        <w:rPr>
          <w:sz w:val="24"/>
        </w:rPr>
      </w:pPr>
      <w:bookmarkStart w:id="1950" w:name="_ENREF_30"/>
      <w:r w:rsidRPr="00401B03">
        <w:rPr>
          <w:sz w:val="24"/>
        </w:rPr>
        <w:t>[30]. Y.O. Popov, Evaporative deposition patterns: spatial dimensions of the deposit, Phys. Rev. E 71 (3) (2005) 1-17.</w:t>
      </w:r>
      <w:bookmarkEnd w:id="1950"/>
    </w:p>
    <w:p w14:paraId="0F0C1DD4" w14:textId="77777777" w:rsidR="00401B03" w:rsidRPr="00401B03" w:rsidRDefault="00401B03" w:rsidP="00401B03">
      <w:pPr>
        <w:pStyle w:val="EndNoteBibliography"/>
        <w:rPr>
          <w:sz w:val="24"/>
        </w:rPr>
      </w:pPr>
      <w:bookmarkStart w:id="1951" w:name="_ENREF_31"/>
      <w:r w:rsidRPr="00401B03">
        <w:rPr>
          <w:sz w:val="24"/>
        </w:rPr>
        <w:t>[31]. T.A.H. Nguyen, A.V. Nguyen, M.A. Hampton, Z.P. Xu, L. Huang, and V. Rudolph, Theoretical and experimental analysis of droplet evaporation on solid surfaces, Chemical Engineering Science, 69 (1) (2012) 522-529.</w:t>
      </w:r>
      <w:bookmarkEnd w:id="1951"/>
    </w:p>
    <w:p w14:paraId="7950ACF3" w14:textId="77777777" w:rsidR="00401B03" w:rsidRPr="00401B03" w:rsidRDefault="00401B03" w:rsidP="00401B03">
      <w:pPr>
        <w:pStyle w:val="EndNoteBibliography"/>
        <w:rPr>
          <w:sz w:val="24"/>
        </w:rPr>
      </w:pPr>
      <w:bookmarkStart w:id="1952" w:name="_ENREF_32"/>
      <w:r w:rsidRPr="00401B03">
        <w:rPr>
          <w:sz w:val="24"/>
        </w:rPr>
        <w:t>[32]. H. Gelderblom, Á.G. Marín, H. Nair, A. van Houselt, L. Lefferts, J.H. Snoeijer, and D. Lohse, How water droplets evaporate on a superhydrophobic substrate, Physical Review E, 83 (2) (2011) 026306.</w:t>
      </w:r>
      <w:bookmarkEnd w:id="1952"/>
    </w:p>
    <w:p w14:paraId="0F56EF88" w14:textId="77777777" w:rsidR="00401B03" w:rsidRPr="00401B03" w:rsidRDefault="00401B03" w:rsidP="00401B03">
      <w:pPr>
        <w:pStyle w:val="EndNoteBibliography"/>
        <w:rPr>
          <w:sz w:val="24"/>
        </w:rPr>
      </w:pPr>
      <w:bookmarkStart w:id="1953" w:name="_ENREF_33"/>
      <w:r w:rsidRPr="00401B03">
        <w:rPr>
          <w:sz w:val="24"/>
        </w:rPr>
        <w:t>[33]. S. Dash and S.V. Garimella, Droplet evaporation dynamics on a superhydrophobic surface with negligible hysteresis, Langmuir, 29 (34) (2013) 10785-95.</w:t>
      </w:r>
      <w:bookmarkEnd w:id="1953"/>
    </w:p>
    <w:p w14:paraId="460F3F72" w14:textId="77777777" w:rsidR="00401B03" w:rsidRPr="00401B03" w:rsidRDefault="00401B03" w:rsidP="00401B03">
      <w:pPr>
        <w:pStyle w:val="EndNoteBibliography"/>
        <w:rPr>
          <w:sz w:val="24"/>
        </w:rPr>
      </w:pPr>
      <w:bookmarkStart w:id="1954" w:name="_ENREF_34"/>
      <w:r w:rsidRPr="00401B03">
        <w:rPr>
          <w:sz w:val="24"/>
        </w:rPr>
        <w:t xml:space="preserve">[34]. A. Aldhaleai, F. Khan, T. Thundat, and P.A. Tsai, Evaporation dynamics of water droplets on superhydrophobic nanograss surfaces, International Journal of Heat and Mass Transfer, 160 (2020) </w:t>
      </w:r>
      <w:bookmarkEnd w:id="1954"/>
    </w:p>
    <w:p w14:paraId="2D391EC6" w14:textId="77777777" w:rsidR="00401B03" w:rsidRPr="00401B03" w:rsidRDefault="00401B03" w:rsidP="00401B03">
      <w:pPr>
        <w:pStyle w:val="EndNoteBibliography"/>
        <w:rPr>
          <w:sz w:val="24"/>
        </w:rPr>
      </w:pPr>
      <w:bookmarkStart w:id="1955" w:name="_ENREF_35"/>
      <w:r w:rsidRPr="00401B03">
        <w:rPr>
          <w:sz w:val="24"/>
        </w:rPr>
        <w:t>[35]. S. Dash and S.V. Garimella, Droplet evaporation on heated hydrophobic and superhydrophobic surfaces, Phys Rev E, 89 (2014) 042402.</w:t>
      </w:r>
      <w:bookmarkEnd w:id="1955"/>
    </w:p>
    <w:p w14:paraId="1ED59369" w14:textId="77777777" w:rsidR="00401B03" w:rsidRPr="00401B03" w:rsidRDefault="00401B03" w:rsidP="00401B03">
      <w:pPr>
        <w:pStyle w:val="EndNoteBibliography"/>
        <w:rPr>
          <w:sz w:val="24"/>
        </w:rPr>
      </w:pPr>
      <w:bookmarkStart w:id="1956" w:name="_ENREF_36"/>
      <w:r w:rsidRPr="00401B03">
        <w:rPr>
          <w:sz w:val="24"/>
        </w:rPr>
        <w:t>[36]. G. McHale, S. Aqil, N.J. Shirtcliffe, M.I. Newton, and H.Y. Erbil, Analysis of droplet evaporation on a superhydrophobic surface, Langmuir, 21 (2005) 11053-11060.</w:t>
      </w:r>
      <w:bookmarkEnd w:id="1956"/>
    </w:p>
    <w:p w14:paraId="4905F4FA" w14:textId="77777777" w:rsidR="00401B03" w:rsidRPr="00401B03" w:rsidRDefault="00401B03" w:rsidP="00401B03">
      <w:pPr>
        <w:pStyle w:val="EndNoteBibliography"/>
        <w:rPr>
          <w:sz w:val="24"/>
        </w:rPr>
      </w:pPr>
      <w:bookmarkStart w:id="1957" w:name="_ENREF_37"/>
      <w:r w:rsidRPr="00401B03">
        <w:rPr>
          <w:sz w:val="24"/>
        </w:rPr>
        <w:t>[37]. J.M. Stauber, S.K. Wilson, B.R. Duffy, and K. Sefiane, Evaporation of droplets on strongly hydrophobic substrates, Langmuir, 31 (12) (2015) 3653-60.</w:t>
      </w:r>
      <w:bookmarkEnd w:id="1957"/>
    </w:p>
    <w:p w14:paraId="3AD8CC2C" w14:textId="77777777" w:rsidR="00401B03" w:rsidRPr="00401B03" w:rsidRDefault="00401B03" w:rsidP="00401B03">
      <w:pPr>
        <w:pStyle w:val="EndNoteBibliography"/>
        <w:rPr>
          <w:sz w:val="24"/>
        </w:rPr>
      </w:pPr>
      <w:bookmarkStart w:id="1958" w:name="_ENREF_38"/>
      <w:r w:rsidRPr="00401B03">
        <w:rPr>
          <w:sz w:val="24"/>
        </w:rPr>
        <w:t xml:space="preserve">[38]. M. Wei, Y. Song, Y. Zhu, D.J. Preston, C.S. Tan, and E.N. Wang, Heat transfer suppression by suspended droplets on microstructured surfaces, Applied Physics Letters, 116 (23) (2020) </w:t>
      </w:r>
      <w:bookmarkEnd w:id="1958"/>
    </w:p>
    <w:p w14:paraId="071ADAD2" w14:textId="77777777" w:rsidR="00401B03" w:rsidRPr="00401B03" w:rsidRDefault="00401B03" w:rsidP="00401B03">
      <w:pPr>
        <w:pStyle w:val="EndNoteBibliography"/>
        <w:rPr>
          <w:sz w:val="24"/>
        </w:rPr>
      </w:pPr>
      <w:bookmarkStart w:id="1959" w:name="_ENREF_39"/>
      <w:r w:rsidRPr="00401B03">
        <w:rPr>
          <w:sz w:val="24"/>
        </w:rPr>
        <w:t xml:space="preserve">[39]. S.H. Kim, H. Seon Ahn, J. Kim, M. Kaviany, and M. Hwan Kim, Dynamics of water droplet on a heated nanotubes surface, Applied Physics Letters, 102 (23) (2013) </w:t>
      </w:r>
      <w:bookmarkEnd w:id="1959"/>
    </w:p>
    <w:p w14:paraId="3E9B301D" w14:textId="77777777" w:rsidR="00401B03" w:rsidRPr="00401B03" w:rsidRDefault="00401B03" w:rsidP="00401B03">
      <w:pPr>
        <w:pStyle w:val="EndNoteBibliography"/>
        <w:rPr>
          <w:sz w:val="24"/>
        </w:rPr>
      </w:pPr>
      <w:bookmarkStart w:id="1960" w:name="_ENREF_40"/>
      <w:r w:rsidRPr="00401B03">
        <w:rPr>
          <w:sz w:val="24"/>
        </w:rPr>
        <w:t xml:space="preserve">[40]. J. Cheng, A. Vandadi, and C.-L. Chen, Condensation heat transfer on two-tier superhydrophobic surfaces, Appl. Phys. Lett., 101 (13) (2012) </w:t>
      </w:r>
      <w:bookmarkEnd w:id="1960"/>
    </w:p>
    <w:p w14:paraId="0A08F7CA" w14:textId="77777777" w:rsidR="00401B03" w:rsidRPr="00401B03" w:rsidRDefault="00401B03" w:rsidP="00401B03">
      <w:pPr>
        <w:pStyle w:val="EndNoteBibliography"/>
        <w:rPr>
          <w:sz w:val="24"/>
        </w:rPr>
      </w:pPr>
      <w:bookmarkStart w:id="1961" w:name="_ENREF_41"/>
      <w:r w:rsidRPr="00401B03">
        <w:rPr>
          <w:sz w:val="24"/>
        </w:rPr>
        <w:t>[41]. A. Vandadi, L. Zhao, and J. Cheng, Resistant energy analysis of self-pulling process during dropwise condensation on superhydrophobic surfaces, Nanoscale Adv., 1 (3) (2019) 1136-1147.</w:t>
      </w:r>
      <w:bookmarkEnd w:id="1961"/>
    </w:p>
    <w:p w14:paraId="3C229004" w14:textId="77777777" w:rsidR="00401B03" w:rsidRPr="00401B03" w:rsidRDefault="00401B03" w:rsidP="00401B03">
      <w:pPr>
        <w:pStyle w:val="EndNoteBibliography"/>
        <w:rPr>
          <w:sz w:val="24"/>
        </w:rPr>
      </w:pPr>
      <w:bookmarkStart w:id="1962" w:name="_ENREF_42"/>
      <w:r w:rsidRPr="00401B03">
        <w:rPr>
          <w:sz w:val="24"/>
        </w:rPr>
        <w:t>[42]. X. Liu, P.R. Coxon, M. Peters, B. Hoex, J.M. Cole, and D.J. Fray, Black silicon: fabrication methods, properties and solar energy applications, Energy &amp; Environmental Science, 7 (10) (2014) 3223-3263.</w:t>
      </w:r>
      <w:bookmarkEnd w:id="1962"/>
    </w:p>
    <w:p w14:paraId="0BC501C0" w14:textId="77777777" w:rsidR="00401B03" w:rsidRPr="00401B03" w:rsidRDefault="00401B03" w:rsidP="00401B03">
      <w:pPr>
        <w:pStyle w:val="EndNoteBibliography"/>
        <w:rPr>
          <w:sz w:val="24"/>
        </w:rPr>
      </w:pPr>
      <w:bookmarkStart w:id="1963" w:name="_ENREF_43"/>
      <w:r w:rsidRPr="00401B03">
        <w:rPr>
          <w:sz w:val="24"/>
        </w:rPr>
        <w:t>[43]. M. Badv, I.H. Jaffer, J.I. Weitz, and T.F. Didar, An omniphobic lubricant-infused coating produced by chemical vapor deposition of hydrophobic organosilanes attenuates clotting on catheter surfaces, Sci. Rep., 7 (1) (2017) 11639.</w:t>
      </w:r>
      <w:bookmarkEnd w:id="1963"/>
    </w:p>
    <w:p w14:paraId="03CD354C" w14:textId="77777777" w:rsidR="00401B03" w:rsidRPr="00401B03" w:rsidRDefault="00401B03" w:rsidP="00401B03">
      <w:pPr>
        <w:pStyle w:val="EndNoteBibliography"/>
        <w:rPr>
          <w:sz w:val="24"/>
        </w:rPr>
      </w:pPr>
      <w:bookmarkStart w:id="1964" w:name="_ENREF_44"/>
      <w:r w:rsidRPr="00401B03">
        <w:rPr>
          <w:sz w:val="24"/>
        </w:rPr>
        <w:t>[44]. M. di Marzo and D.D. Evans, Evaporation of a water droplet deposited on a hot high thermal conductivity solid surface, (PB--86-247871/XAB) (1986) 34.</w:t>
      </w:r>
      <w:bookmarkEnd w:id="1964"/>
    </w:p>
    <w:p w14:paraId="0CB97E55" w14:textId="77777777" w:rsidR="00401B03" w:rsidRPr="00401B03" w:rsidRDefault="00401B03" w:rsidP="00401B03">
      <w:pPr>
        <w:pStyle w:val="EndNoteBibliography"/>
        <w:rPr>
          <w:sz w:val="24"/>
        </w:rPr>
      </w:pPr>
      <w:bookmarkStart w:id="1965" w:name="_ENREF_45"/>
      <w:r w:rsidRPr="00401B03">
        <w:rPr>
          <w:sz w:val="24"/>
        </w:rPr>
        <w:t>[45]. K.M. Itaru Michiyoshe, Heat transfer characteristics of evaporation of a liquid droplet on heated surfaces, international Journal of Heat and Mass Transfer, 21 (1977) 605-613.</w:t>
      </w:r>
      <w:bookmarkEnd w:id="1965"/>
    </w:p>
    <w:p w14:paraId="5E1D1ED3" w14:textId="77777777" w:rsidR="00401B03" w:rsidRPr="00401B03" w:rsidRDefault="00401B03" w:rsidP="00401B03">
      <w:pPr>
        <w:pStyle w:val="EndNoteBibliography"/>
        <w:rPr>
          <w:sz w:val="24"/>
        </w:rPr>
      </w:pPr>
      <w:bookmarkStart w:id="1966" w:name="_ENREF_46"/>
      <w:r w:rsidRPr="00401B03">
        <w:rPr>
          <w:sz w:val="24"/>
        </w:rPr>
        <w:t>[46]. M. Seki, H. Kawamura, and K. Sanokawa, Transient temperature profile of a hot wall due to an impinging liquid droplet, Journal of Heat Transfer, 100 (1987) 167-169.</w:t>
      </w:r>
      <w:bookmarkEnd w:id="1966"/>
    </w:p>
    <w:p w14:paraId="2C1C3245" w14:textId="77777777" w:rsidR="00401B03" w:rsidRPr="00401B03" w:rsidRDefault="00401B03" w:rsidP="00401B03">
      <w:pPr>
        <w:pStyle w:val="EndNoteBibliography"/>
        <w:rPr>
          <w:sz w:val="24"/>
        </w:rPr>
      </w:pPr>
      <w:bookmarkStart w:id="1967" w:name="_ENREF_47"/>
      <w:r w:rsidRPr="00401B03">
        <w:rPr>
          <w:sz w:val="24"/>
        </w:rPr>
        <w:t>[47]. Seri Lee, Seaho Song, Van Au, and K.P. Moran. Constriction Spreading resistance model for electroics packing. in ASME/JSME Thermal Engineering Conference. 1995.</w:t>
      </w:r>
      <w:bookmarkEnd w:id="1967"/>
    </w:p>
    <w:p w14:paraId="240B907E" w14:textId="77777777" w:rsidR="00401B03" w:rsidRPr="00401B03" w:rsidRDefault="00401B03" w:rsidP="00401B03">
      <w:pPr>
        <w:pStyle w:val="EndNoteBibliography"/>
        <w:rPr>
          <w:sz w:val="24"/>
        </w:rPr>
      </w:pPr>
      <w:bookmarkStart w:id="1968" w:name="_ENREF_48"/>
      <w:r w:rsidRPr="00401B03">
        <w:rPr>
          <w:sz w:val="24"/>
        </w:rPr>
        <w:lastRenderedPageBreak/>
        <w:t>[48]. D.P. Kennedy, Spreading Resistance in Cylindrical Semiconductor Devices, Journal of Applied Physics, 31 (8) (1960) 1490-1497.</w:t>
      </w:r>
      <w:bookmarkEnd w:id="1968"/>
    </w:p>
    <w:p w14:paraId="354B57C0" w14:textId="77777777" w:rsidR="00401B03" w:rsidRPr="00401B03" w:rsidRDefault="00401B03" w:rsidP="00401B03">
      <w:pPr>
        <w:pStyle w:val="EndNoteBibliography"/>
        <w:rPr>
          <w:sz w:val="24"/>
        </w:rPr>
      </w:pPr>
      <w:bookmarkStart w:id="1969" w:name="_ENREF_49"/>
      <w:r w:rsidRPr="00401B03">
        <w:rPr>
          <w:sz w:val="24"/>
        </w:rPr>
        <w:t>[49]. P.J. Sáenz, K. Sefiane, J. Kim, O.K. Matar, and P. Valluri, Evaporation of sessile drops: a three-dimensional approach, Journal of Fluid Mechanics, 772 (2015) 705-739.</w:t>
      </w:r>
      <w:bookmarkEnd w:id="1969"/>
    </w:p>
    <w:p w14:paraId="07C2BE95" w14:textId="77777777" w:rsidR="00401B03" w:rsidRPr="00401B03" w:rsidRDefault="00401B03" w:rsidP="00401B03">
      <w:pPr>
        <w:pStyle w:val="EndNoteBibliography"/>
        <w:rPr>
          <w:sz w:val="24"/>
        </w:rPr>
      </w:pPr>
      <w:bookmarkStart w:id="1970" w:name="_ENREF_50"/>
      <w:r w:rsidRPr="00401B03">
        <w:rPr>
          <w:sz w:val="24"/>
        </w:rPr>
        <w:t>[50]. W.A.S. B. Abrambon, Droplet vaporization model for spray combusition calculations, International Journal of Heat and Mass Transfer, 32 (1989) 1605-1618.</w:t>
      </w:r>
      <w:bookmarkEnd w:id="1970"/>
    </w:p>
    <w:p w14:paraId="706F97F2" w14:textId="77777777" w:rsidR="00401B03" w:rsidRPr="00401B03" w:rsidRDefault="00401B03" w:rsidP="00401B03">
      <w:pPr>
        <w:pStyle w:val="EndNoteBibliography"/>
        <w:rPr>
          <w:sz w:val="24"/>
        </w:rPr>
      </w:pPr>
      <w:bookmarkStart w:id="1971" w:name="_ENREF_51"/>
      <w:r w:rsidRPr="00401B03">
        <w:rPr>
          <w:sz w:val="24"/>
        </w:rPr>
        <w:t>[51]. D.A. del Cerro, A.G. Marin, G.R. Romer, B. Pathiraj, D. Lohse, and A.J. Huis in 't Veld, Leidenfrost point reduction on micropatterned metallic surfaces, Langmuir, 28 (42) (2012) 15106-10.</w:t>
      </w:r>
      <w:bookmarkEnd w:id="1971"/>
    </w:p>
    <w:p w14:paraId="2159E7FC" w14:textId="366AC3D0" w:rsidR="0034677C" w:rsidRPr="0034677C" w:rsidRDefault="00180F27" w:rsidP="00180F27">
      <w:pPr>
        <w:rPr>
          <w:rFonts w:cs="Times New Roman"/>
          <w:sz w:val="16"/>
          <w:szCs w:val="16"/>
        </w:rPr>
      </w:pPr>
      <w:r>
        <w:rPr>
          <w:rFonts w:cs="Times New Roman"/>
          <w:sz w:val="16"/>
          <w:szCs w:val="16"/>
        </w:rPr>
        <w:fldChar w:fldCharType="end"/>
      </w:r>
    </w:p>
    <w:sectPr w:rsidR="0034677C" w:rsidRPr="0034677C" w:rsidSect="00180F27">
      <w:footerReference w:type="default" r:id="rId23"/>
      <w:pgSz w:w="12240" w:h="15840" w:code="1"/>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heng, Jiangtao" w:date="2021-07-16T08:17:00Z" w:initials="CJ">
    <w:p w14:paraId="022FDD6A" w14:textId="42D47D18" w:rsidR="00FB0461" w:rsidRDefault="00FB0461">
      <w:pPr>
        <w:pStyle w:val="CommentText"/>
      </w:pPr>
      <w:r>
        <w:rPr>
          <w:rStyle w:val="CommentReference"/>
        </w:rPr>
        <w:annotationRef/>
      </w:r>
      <w:r w:rsidR="008746BB">
        <w:t xml:space="preserve">Put it at the end of </w:t>
      </w:r>
      <w:r w:rsidR="008172CF">
        <w:t>the paper</w:t>
      </w:r>
    </w:p>
  </w:comment>
  <w:comment w:id="38" w:author="Cheng, Jiangtao" w:date="2021-07-16T09:07:00Z" w:initials="CJ">
    <w:p w14:paraId="53065742" w14:textId="5CC51229" w:rsidR="00903C3D" w:rsidRDefault="00903C3D">
      <w:pPr>
        <w:pStyle w:val="CommentText"/>
      </w:pPr>
      <w:r>
        <w:rPr>
          <w:rStyle w:val="CommentReference"/>
        </w:rPr>
        <w:annotationRef/>
      </w:r>
      <w:r>
        <w:t>What does “dominates” mean here?</w:t>
      </w:r>
    </w:p>
  </w:comment>
  <w:comment w:id="111" w:author="Cheng, Jiangtao" w:date="2021-07-16T15:41:00Z" w:initials="CJ">
    <w:p w14:paraId="29B5612C" w14:textId="2ECEA182" w:rsidR="0024024B" w:rsidRDefault="0024024B">
      <w:pPr>
        <w:pStyle w:val="CommentText"/>
      </w:pPr>
      <w:r>
        <w:rPr>
          <w:rStyle w:val="CommentReference"/>
        </w:rPr>
        <w:annotationRef/>
      </w:r>
      <w:r>
        <w:t>Add a reference</w:t>
      </w:r>
    </w:p>
  </w:comment>
  <w:comment w:id="192" w:author="Cheng, Jiangtao" w:date="2021-07-17T15:11:00Z" w:initials="CJ">
    <w:p w14:paraId="5297DECF" w14:textId="230F6D0B" w:rsidR="00562929" w:rsidRDefault="00562929">
      <w:pPr>
        <w:pStyle w:val="CommentText"/>
      </w:pPr>
      <w:r>
        <w:rPr>
          <w:rStyle w:val="CommentReference"/>
        </w:rPr>
        <w:annotationRef/>
      </w:r>
      <w:r>
        <w:t>Add a reference</w:t>
      </w:r>
    </w:p>
  </w:comment>
  <w:comment w:id="263" w:author="Cheng, Jiangtao" w:date="2021-07-16T14:17:00Z" w:initials="CJ">
    <w:p w14:paraId="18573A39" w14:textId="5D4A864C" w:rsidR="0074502A" w:rsidRDefault="0074502A">
      <w:pPr>
        <w:pStyle w:val="CommentText"/>
      </w:pPr>
      <w:r>
        <w:rPr>
          <w:rStyle w:val="CommentReference"/>
        </w:rPr>
        <w:annotationRef/>
      </w:r>
      <w:r>
        <w:t>Check this term</w:t>
      </w:r>
    </w:p>
  </w:comment>
  <w:comment w:id="308" w:author="Cheng, Jiangtao" w:date="2021-07-16T15:39:00Z" w:initials="CJ">
    <w:p w14:paraId="46CDD289" w14:textId="6AE5F34A" w:rsidR="00B07155" w:rsidRDefault="00B07155">
      <w:pPr>
        <w:pStyle w:val="CommentText"/>
      </w:pPr>
      <w:r>
        <w:rPr>
          <w:rStyle w:val="CommentReference"/>
        </w:rPr>
        <w:annotationRef/>
      </w:r>
      <w:r w:rsidR="00CD5E8D">
        <w:t>I do not understand this sentence.</w:t>
      </w:r>
    </w:p>
  </w:comment>
  <w:comment w:id="331" w:author="Cheng, Jiangtao" w:date="2021-07-16T15:49:00Z" w:initials="CJ">
    <w:p w14:paraId="5F0DF2A0" w14:textId="7530AC99" w:rsidR="00414950" w:rsidRDefault="00414950">
      <w:pPr>
        <w:pStyle w:val="CommentText"/>
      </w:pPr>
      <w:r>
        <w:rPr>
          <w:rStyle w:val="CommentReference"/>
        </w:rPr>
        <w:annotationRef/>
      </w:r>
      <w:r w:rsidR="00E10F1F">
        <w:t xml:space="preserve">It is better not use Tc at the interface because </w:t>
      </w:r>
      <w:r w:rsidR="0003317F">
        <w:t>symbol c</w:t>
      </w:r>
      <w:r w:rsidR="00E10F1F">
        <w:t xml:space="preserve"> </w:t>
      </w:r>
      <w:r w:rsidR="0003317F">
        <w:t>stands</w:t>
      </w:r>
      <w:r w:rsidR="00E10F1F">
        <w:t xml:space="preserve"> for cap.</w:t>
      </w:r>
    </w:p>
    <w:p w14:paraId="6CDD233E" w14:textId="77777777" w:rsidR="00A5215E" w:rsidRDefault="00A5215E">
      <w:pPr>
        <w:pStyle w:val="CommentText"/>
      </w:pPr>
    </w:p>
    <w:p w14:paraId="342D2ACE" w14:textId="4C143D1F" w:rsidR="00A5215E" w:rsidRDefault="00A5215E">
      <w:pPr>
        <w:pStyle w:val="CommentText"/>
      </w:pPr>
      <w:proofErr w:type="spellStart"/>
      <w:r>
        <w:t>Ti</w:t>
      </w:r>
      <w:proofErr w:type="spellEnd"/>
      <w:r>
        <w:t xml:space="preserve"> has been taken </w:t>
      </w:r>
      <w:r w:rsidR="0003317F">
        <w:t>in Figure 3(c)</w:t>
      </w:r>
      <w:r>
        <w:t>.</w:t>
      </w:r>
    </w:p>
  </w:comment>
  <w:comment w:id="532" w:author="Cheng, Jiangtao" w:date="2021-07-16T09:59:00Z" w:initials="CJ">
    <w:p w14:paraId="1E3DD945" w14:textId="1E0A37D9" w:rsidR="00792342" w:rsidRPr="00792342" w:rsidRDefault="00792342">
      <w:pPr>
        <w:pStyle w:val="CommentText"/>
      </w:pPr>
      <w:r>
        <w:rPr>
          <w:rStyle w:val="CommentReference"/>
        </w:rPr>
        <w:annotationRef/>
      </w:r>
      <w:r>
        <w:t>Better not use T</w:t>
      </w:r>
      <w:r w:rsidRPr="00792342">
        <w:rPr>
          <w:vertAlign w:val="subscript"/>
        </w:rPr>
        <w:t>c</w:t>
      </w:r>
      <w:r>
        <w:t xml:space="preserve"> (</w:t>
      </w:r>
      <w:r w:rsidR="002E1B1B">
        <w:t xml:space="preserve">also </w:t>
      </w:r>
      <w:proofErr w:type="spellStart"/>
      <w:r>
        <w:t>Ti</w:t>
      </w:r>
      <w:proofErr w:type="spellEnd"/>
      <w:r>
        <w:t xml:space="preserve"> has been taken</w:t>
      </w:r>
      <w:r w:rsidR="00897670">
        <w:t xml:space="preserve"> in Fig. 3c</w:t>
      </w:r>
      <w:r>
        <w:t>)</w:t>
      </w:r>
    </w:p>
  </w:comment>
  <w:comment w:id="558" w:author="Cheng, Jiangtao" w:date="2021-07-17T11:36:00Z" w:initials="CJ">
    <w:p w14:paraId="5B122174" w14:textId="1579667A" w:rsidR="00C12D9A" w:rsidRDefault="00C12D9A">
      <w:pPr>
        <w:pStyle w:val="CommentText"/>
      </w:pPr>
      <w:r>
        <w:rPr>
          <w:rStyle w:val="CommentReference"/>
        </w:rPr>
        <w:annotationRef/>
      </w:r>
      <w:r>
        <w:t>Add M in nomenclature</w:t>
      </w:r>
    </w:p>
  </w:comment>
  <w:comment w:id="683" w:author="Cheng, Jiangtao" w:date="2021-07-17T11:44:00Z" w:initials="CJ">
    <w:p w14:paraId="69358F91" w14:textId="68F95A8F" w:rsidR="00EA594A" w:rsidRDefault="00EA594A">
      <w:pPr>
        <w:pStyle w:val="CommentText"/>
      </w:pPr>
      <w:r>
        <w:rPr>
          <w:rStyle w:val="CommentReference"/>
        </w:rPr>
        <w:annotationRef/>
      </w:r>
      <w:r>
        <w:t>Mass flux?</w:t>
      </w:r>
    </w:p>
  </w:comment>
  <w:comment w:id="698" w:author="Cheng, Jiangtao" w:date="2021-07-17T06:26:00Z" w:initials="CJ">
    <w:p w14:paraId="1E6C15F9" w14:textId="2AFAE7C3" w:rsidR="000F7B6E" w:rsidRDefault="000F7B6E">
      <w:pPr>
        <w:pStyle w:val="CommentText"/>
      </w:pPr>
      <w:r>
        <w:rPr>
          <w:rStyle w:val="CommentReference"/>
        </w:rPr>
        <w:annotationRef/>
      </w:r>
      <w:r>
        <w:t>Add a reference</w:t>
      </w:r>
    </w:p>
  </w:comment>
  <w:comment w:id="715" w:author="Cheng, Jiangtao" w:date="2021-07-16T18:47:00Z" w:initials="CJ">
    <w:p w14:paraId="1D9DB29E" w14:textId="3A0BDB3A" w:rsidR="00CA5601" w:rsidRDefault="00CA5601">
      <w:pPr>
        <w:pStyle w:val="CommentText"/>
      </w:pPr>
      <w:r>
        <w:rPr>
          <w:rStyle w:val="CommentReference"/>
        </w:rPr>
        <w:annotationRef/>
      </w:r>
      <w:r>
        <w:t xml:space="preserve">Compare with </w:t>
      </w:r>
      <w:proofErr w:type="spellStart"/>
      <w:r>
        <w:t>Ti</w:t>
      </w:r>
      <w:proofErr w:type="spellEnd"/>
      <w:r>
        <w:t xml:space="preserve"> in Fig 3(c)</w:t>
      </w:r>
    </w:p>
  </w:comment>
  <w:comment w:id="716" w:author="Cheng, Jiangtao" w:date="2021-07-17T06:29:00Z" w:initials="CJ">
    <w:p w14:paraId="7CA56428" w14:textId="45ADE8C1" w:rsidR="00A412CD" w:rsidRDefault="00A412CD">
      <w:pPr>
        <w:pStyle w:val="CommentText"/>
      </w:pPr>
      <w:r>
        <w:rPr>
          <w:rStyle w:val="CommentReference"/>
        </w:rPr>
        <w:annotationRef/>
      </w:r>
      <w:r>
        <w:t xml:space="preserve">The side wall surface temperature is approximated by </w:t>
      </w:r>
      <w:proofErr w:type="spellStart"/>
      <w:r>
        <w:t>Ti</w:t>
      </w:r>
      <w:proofErr w:type="spellEnd"/>
    </w:p>
  </w:comment>
  <w:comment w:id="775" w:author="Cheng, Jiangtao" w:date="2021-07-17T06:55:00Z" w:initials="CJ">
    <w:p w14:paraId="122716E6" w14:textId="4714B3C6" w:rsidR="00433D83" w:rsidRDefault="00433D83">
      <w:pPr>
        <w:pStyle w:val="CommentText"/>
      </w:pPr>
      <w:r>
        <w:rPr>
          <w:rStyle w:val="CommentReference"/>
        </w:rPr>
        <w:annotationRef/>
      </w:r>
      <w:r>
        <w:t xml:space="preserve">Use </w:t>
      </w:r>
      <w:r w:rsidR="00C12D9A">
        <w:t>M</w:t>
      </w:r>
      <w:r>
        <w:t>?</w:t>
      </w:r>
    </w:p>
  </w:comment>
  <w:comment w:id="821" w:author="Cheng, Jiangtao" w:date="2021-07-17T07:46:00Z" w:initials="CJ">
    <w:p w14:paraId="5F2D7369" w14:textId="4BAB0090" w:rsidR="008B50AF" w:rsidRDefault="008B50AF">
      <w:pPr>
        <w:pStyle w:val="CommentText"/>
      </w:pPr>
      <w:r>
        <w:rPr>
          <w:rStyle w:val="CommentReference"/>
        </w:rPr>
        <w:annotationRef/>
      </w:r>
      <w:r>
        <w:t>Add a reference</w:t>
      </w:r>
    </w:p>
  </w:comment>
  <w:comment w:id="849" w:author="Cheng, Jiangtao" w:date="2021-07-17T07:55:00Z" w:initials="CJ">
    <w:p w14:paraId="6CD20585" w14:textId="0004BD5B" w:rsidR="00705B47" w:rsidRDefault="00705B47">
      <w:pPr>
        <w:pStyle w:val="CommentText"/>
      </w:pPr>
      <w:r>
        <w:rPr>
          <w:rStyle w:val="CommentReference"/>
        </w:rPr>
        <w:annotationRef/>
      </w:r>
      <w:r>
        <w:t>This is grammar error</w:t>
      </w:r>
    </w:p>
  </w:comment>
  <w:comment w:id="854" w:author="Cheng, Jiangtao" w:date="2021-07-17T08:16:00Z" w:initials="CJ">
    <w:p w14:paraId="21D0E85D" w14:textId="65295376" w:rsidR="00260F39" w:rsidRDefault="00260F39">
      <w:pPr>
        <w:pStyle w:val="CommentText"/>
      </w:pPr>
      <w:r>
        <w:rPr>
          <w:rStyle w:val="CommentReference"/>
        </w:rPr>
        <w:annotationRef/>
      </w:r>
      <w:r>
        <w:t>Move symbols (a) (b) (c) out of the panels</w:t>
      </w:r>
    </w:p>
  </w:comment>
  <w:comment w:id="874" w:author="Cheng, Jiangtao" w:date="2021-07-17T08:52:00Z" w:initials="CJ">
    <w:p w14:paraId="38889C5E" w14:textId="7F476490" w:rsidR="00B842E7" w:rsidRDefault="00B842E7">
      <w:pPr>
        <w:pStyle w:val="CommentText"/>
      </w:pPr>
      <w:r>
        <w:rPr>
          <w:rStyle w:val="CommentReference"/>
        </w:rPr>
        <w:annotationRef/>
      </w:r>
      <w:r w:rsidRPr="00B842E7">
        <w:t>Move symbols (a) (b) (c) out of the panels</w:t>
      </w:r>
    </w:p>
  </w:comment>
  <w:comment w:id="998" w:author="Cheng, Jiangtao" w:date="2021-07-17T13:50:00Z" w:initials="CJ">
    <w:p w14:paraId="45DF1DC6" w14:textId="7E08F474" w:rsidR="001919E7" w:rsidRDefault="001919E7">
      <w:pPr>
        <w:pStyle w:val="CommentText"/>
      </w:pPr>
      <w:r>
        <w:rPr>
          <w:rStyle w:val="CommentReference"/>
        </w:rPr>
        <w:annotationRef/>
      </w:r>
      <w:r>
        <w:t xml:space="preserve">The writing of this section is </w:t>
      </w:r>
      <w:r w:rsidR="00EF19D8">
        <w:t xml:space="preserve">very </w:t>
      </w:r>
      <w:r>
        <w:t>poor!</w:t>
      </w:r>
      <w:r w:rsidR="00EF19D8">
        <w:t xml:space="preserve"> Please carefully improve and polish the writing! </w:t>
      </w:r>
    </w:p>
  </w:comment>
  <w:comment w:id="1076" w:author="Cheng, Jiangtao" w:date="2021-07-17T10:45:00Z" w:initials="CJ">
    <w:p w14:paraId="29CA488E" w14:textId="7795C97C" w:rsidR="001F46EE" w:rsidRDefault="001F46EE">
      <w:pPr>
        <w:pStyle w:val="CommentText"/>
      </w:pPr>
      <w:r>
        <w:rPr>
          <w:rStyle w:val="CommentReference"/>
        </w:rPr>
        <w:annotationRef/>
      </w:r>
      <w:r>
        <w:t>Check this sentence</w:t>
      </w:r>
    </w:p>
  </w:comment>
  <w:comment w:id="1104" w:author="Cheng, Jiangtao" w:date="2021-07-17T10:22:00Z" w:initials="CJ">
    <w:p w14:paraId="5FC0B271" w14:textId="313820C8" w:rsidR="00946188" w:rsidRDefault="00946188">
      <w:pPr>
        <w:pStyle w:val="CommentText"/>
      </w:pPr>
      <w:r>
        <w:rPr>
          <w:rStyle w:val="CommentReference"/>
        </w:rPr>
        <w:annotationRef/>
      </w:r>
      <w:r>
        <w:t>Symbol dots for sample 3 should be more distinct</w:t>
      </w:r>
    </w:p>
  </w:comment>
  <w:comment w:id="1148" w:author="Cheng, Jiangtao" w:date="2021-07-17T10:57:00Z" w:initials="CJ">
    <w:p w14:paraId="67828E1B" w14:textId="6CA823FD" w:rsidR="00A52013" w:rsidRDefault="00A52013">
      <w:pPr>
        <w:pStyle w:val="CommentText"/>
      </w:pPr>
      <w:r>
        <w:rPr>
          <w:rStyle w:val="CommentReference"/>
        </w:rPr>
        <w:annotationRef/>
      </w:r>
      <w:r>
        <w:t>This is not thermal resistance!</w:t>
      </w:r>
    </w:p>
  </w:comment>
  <w:comment w:id="1176" w:author="Cheng, Jiangtao" w:date="2021-07-17T10:50:00Z" w:initials="CJ">
    <w:p w14:paraId="61CE9ACD" w14:textId="7325A6F3" w:rsidR="00603C8A" w:rsidRDefault="00603C8A">
      <w:pPr>
        <w:pStyle w:val="CommentText"/>
      </w:pPr>
      <w:r>
        <w:rPr>
          <w:rStyle w:val="CommentReference"/>
        </w:rPr>
        <w:annotationRef/>
      </w:r>
      <w:r>
        <w:t>Sample 1 – 40C   -&gt;   Sample 1</w:t>
      </w:r>
      <w:r w:rsidR="00E7045E">
        <w:t xml:space="preserve"> at</w:t>
      </w:r>
      <w:r>
        <w:t xml:space="preserve"> 40C</w:t>
      </w:r>
    </w:p>
  </w:comment>
  <w:comment w:id="1217" w:author="Cheng, Jiangtao" w:date="2021-07-17T12:33:00Z" w:initials="CJ">
    <w:p w14:paraId="56111067" w14:textId="3158523E" w:rsidR="00E7045E" w:rsidRDefault="00E7045E">
      <w:pPr>
        <w:pStyle w:val="CommentText"/>
      </w:pPr>
      <w:r>
        <w:rPr>
          <w:rStyle w:val="CommentReference"/>
        </w:rPr>
        <w:annotationRef/>
      </w:r>
      <w:r w:rsidR="00314A8E">
        <w:t>Check this sentence</w:t>
      </w:r>
    </w:p>
  </w:comment>
  <w:comment w:id="1232" w:author="Cheng, Jiangtao" w:date="2021-07-17T12:38:00Z" w:initials="CJ">
    <w:p w14:paraId="282AF160" w14:textId="26C8F769" w:rsidR="00817B64" w:rsidRDefault="00817B64">
      <w:pPr>
        <w:pStyle w:val="CommentText"/>
      </w:pPr>
      <w:r>
        <w:rPr>
          <w:rStyle w:val="CommentReference"/>
        </w:rPr>
        <w:annotationRef/>
      </w:r>
      <w:r>
        <w:t>How? I can not see this in fig 8</w:t>
      </w:r>
    </w:p>
  </w:comment>
  <w:comment w:id="1247" w:author="Cheng, Jiangtao" w:date="2021-07-17T12:44:00Z" w:initials="CJ">
    <w:p w14:paraId="181BB87D" w14:textId="22BC3AC8" w:rsidR="00EE6E04" w:rsidRDefault="00EE6E04">
      <w:pPr>
        <w:pStyle w:val="CommentText"/>
      </w:pPr>
      <w:r>
        <w:rPr>
          <w:rStyle w:val="CommentReference"/>
        </w:rPr>
        <w:annotationRef/>
      </w:r>
      <w:r>
        <w:t xml:space="preserve">Reads </w:t>
      </w:r>
      <w:proofErr w:type="spellStart"/>
      <w:r>
        <w:t>weired</w:t>
      </w:r>
      <w:proofErr w:type="spellEnd"/>
      <w:r>
        <w:t>!</w:t>
      </w:r>
    </w:p>
  </w:comment>
  <w:comment w:id="1266" w:author="Cheng, Jiangtao" w:date="2021-07-17T12:48:00Z" w:initials="CJ">
    <w:p w14:paraId="376CE257" w14:textId="667A9A88" w:rsidR="00EE53F2" w:rsidRDefault="00EE53F2">
      <w:pPr>
        <w:pStyle w:val="CommentText"/>
      </w:pPr>
      <w:r>
        <w:rPr>
          <w:rStyle w:val="CommentReference"/>
        </w:rPr>
        <w:annotationRef/>
      </w:r>
      <w:r>
        <w:t>Where is Fig 11?</w:t>
      </w:r>
    </w:p>
  </w:comment>
  <w:comment w:id="1340" w:author="Cheng, Jiangtao" w:date="2021-07-17T11:23:00Z" w:initials="CJ">
    <w:p w14:paraId="5C9B5A16" w14:textId="745E6F1C" w:rsidR="00467668" w:rsidRDefault="00467668">
      <w:pPr>
        <w:pStyle w:val="CommentText"/>
      </w:pPr>
      <w:r>
        <w:rPr>
          <w:rStyle w:val="CommentReference"/>
        </w:rPr>
        <w:annotationRef/>
      </w:r>
      <w:r>
        <w:t>Make the three panels in one horizontal row</w:t>
      </w:r>
      <w:r w:rsidR="00654A87">
        <w:t xml:space="preserve"> to see how it looks</w:t>
      </w:r>
    </w:p>
  </w:comment>
  <w:comment w:id="1371" w:author="Cheng, Jiangtao" w:date="2021-07-17T14:22:00Z" w:initials="CJ">
    <w:p w14:paraId="36421E00" w14:textId="310F7D65" w:rsidR="00350A59" w:rsidRDefault="00350A59">
      <w:pPr>
        <w:pStyle w:val="CommentText"/>
      </w:pPr>
      <w:r>
        <w:rPr>
          <w:rStyle w:val="CommentReference"/>
        </w:rPr>
        <w:annotationRef/>
      </w:r>
      <w:r>
        <w:t>Grammar error! rewrite!</w:t>
      </w:r>
    </w:p>
  </w:comment>
  <w:comment w:id="1387" w:author="Cheng, Jiangtao" w:date="2021-07-17T14:25:00Z" w:initials="CJ">
    <w:p w14:paraId="5E6747EA" w14:textId="3C653CE4" w:rsidR="00B420EF" w:rsidRDefault="00B420EF">
      <w:pPr>
        <w:pStyle w:val="CommentText"/>
      </w:pPr>
      <w:r>
        <w:rPr>
          <w:rStyle w:val="CommentReference"/>
        </w:rPr>
        <w:annotationRef/>
      </w:r>
      <w:r>
        <w:t xml:space="preserve">Temperature </w:t>
      </w:r>
      <w:proofErr w:type="gramStart"/>
      <w:r>
        <w:t>decrease</w:t>
      </w:r>
      <w:proofErr w:type="gramEnd"/>
      <w:r>
        <w:t xml:space="preserve"> or evaporation rate decrease?</w:t>
      </w:r>
    </w:p>
  </w:comment>
  <w:comment w:id="1401" w:author="Cheng, Jiangtao" w:date="2021-07-17T14:31:00Z" w:initials="CJ">
    <w:p w14:paraId="27E27DD4" w14:textId="0B46B55C" w:rsidR="00536F76" w:rsidRDefault="00536F76">
      <w:pPr>
        <w:pStyle w:val="CommentText"/>
      </w:pPr>
      <w:r>
        <w:rPr>
          <w:rStyle w:val="CommentReference"/>
        </w:rPr>
        <w:annotationRef/>
      </w:r>
      <w:r>
        <w:t>Can you explain this number? A magic number!</w:t>
      </w:r>
    </w:p>
  </w:comment>
  <w:comment w:id="1517" w:author="Cheng, Jiangtao" w:date="2021-07-17T15:00:00Z" w:initials="CJ">
    <w:p w14:paraId="6BCD900A" w14:textId="6E8D8D61" w:rsidR="006373C8" w:rsidRDefault="006373C8">
      <w:pPr>
        <w:pStyle w:val="CommentText"/>
      </w:pPr>
      <w:r>
        <w:rPr>
          <w:rStyle w:val="CommentReference"/>
        </w:rPr>
        <w:annotationRef/>
      </w:r>
      <w:r>
        <w:t>Do not use lengthy sentences in paper!</w:t>
      </w:r>
    </w:p>
  </w:comment>
  <w:comment w:id="1548" w:author="Cheng, Jiangtao" w:date="2021-07-17T15:02:00Z" w:initials="CJ">
    <w:p w14:paraId="12E340FB" w14:textId="139173C6" w:rsidR="00AC4CC3" w:rsidRDefault="00AC4CC3">
      <w:pPr>
        <w:pStyle w:val="CommentText"/>
      </w:pPr>
      <w:r>
        <w:rPr>
          <w:rStyle w:val="CommentReference"/>
        </w:rPr>
        <w:annotationRef/>
      </w:r>
      <w:r>
        <w:t>Reference?</w:t>
      </w:r>
    </w:p>
  </w:comment>
  <w:comment w:id="1669" w:author="Cheng, Jiangtao" w:date="2021-07-17T15:19:00Z" w:initials="CJ">
    <w:p w14:paraId="0EB58A9A" w14:textId="5A99B53E" w:rsidR="00076456" w:rsidRDefault="00076456">
      <w:pPr>
        <w:pStyle w:val="CommentText"/>
      </w:pPr>
      <w:r>
        <w:rPr>
          <w:rStyle w:val="CommentReference"/>
        </w:rPr>
        <w:annotationRef/>
      </w:r>
      <w:r>
        <w:t>I got confused by this sentence! Please rewrite in a concise fashion!</w:t>
      </w:r>
    </w:p>
  </w:comment>
  <w:comment w:id="1677" w:author="Cheng, Jiangtao" w:date="2021-07-17T15:24:00Z" w:initials="CJ">
    <w:p w14:paraId="6542826B" w14:textId="32EBCBEC" w:rsidR="004C04E6" w:rsidRDefault="004C04E6">
      <w:pPr>
        <w:pStyle w:val="CommentText"/>
      </w:pPr>
      <w:r>
        <w:rPr>
          <w:rStyle w:val="CommentReference"/>
        </w:rPr>
        <w:annotationRef/>
      </w:r>
      <w:r>
        <w:t>Where is Fig 13?</w:t>
      </w:r>
    </w:p>
  </w:comment>
  <w:comment w:id="1649" w:author="Cheng, Jiangtao" w:date="2021-07-17T15:24:00Z" w:initials="CJ">
    <w:p w14:paraId="1AFAE92A" w14:textId="56295124" w:rsidR="004C04E6" w:rsidRDefault="004C04E6">
      <w:pPr>
        <w:pStyle w:val="CommentText"/>
      </w:pPr>
      <w:r>
        <w:rPr>
          <w:rStyle w:val="CommentReference"/>
        </w:rPr>
        <w:annotationRef/>
      </w:r>
      <w:r>
        <w:t>The writing is poor! Please rewrite!</w:t>
      </w:r>
    </w:p>
  </w:comment>
  <w:comment w:id="1777" w:author="Cheng, Jiangtao" w:date="2021-07-17T15:36:00Z" w:initials="CJ">
    <w:p w14:paraId="51E27F1E" w14:textId="3EB5AE5F" w:rsidR="00A24D24" w:rsidRDefault="00A24D24">
      <w:pPr>
        <w:pStyle w:val="CommentText"/>
      </w:pPr>
      <w:r>
        <w:rPr>
          <w:rStyle w:val="CommentReference"/>
        </w:rPr>
        <w:annotationRef/>
      </w:r>
      <w:r>
        <w:t>Add a reference</w:t>
      </w:r>
    </w:p>
  </w:comment>
  <w:comment w:id="1786" w:author="Cheng, Jiangtao" w:date="2021-07-17T16:03:00Z" w:initials="CJ">
    <w:p w14:paraId="54E0C744" w14:textId="06EAE4ED" w:rsidR="002D4F65" w:rsidRDefault="002D4F65">
      <w:pPr>
        <w:pStyle w:val="CommentText"/>
      </w:pPr>
      <w:r>
        <w:rPr>
          <w:rStyle w:val="CommentReference"/>
        </w:rPr>
        <w:annotationRef/>
      </w:r>
      <w:r>
        <w:t>Please rewrite this sentence!</w:t>
      </w:r>
    </w:p>
  </w:comment>
  <w:comment w:id="1847" w:author="Cheng, Jiangtao" w:date="2021-07-17T16:14:00Z" w:initials="CJ">
    <w:p w14:paraId="27C47680" w14:textId="22BB43DA" w:rsidR="009E643D" w:rsidRDefault="009E643D">
      <w:pPr>
        <w:pStyle w:val="CommentText"/>
      </w:pPr>
      <w:r>
        <w:rPr>
          <w:rStyle w:val="CommentReference"/>
        </w:rPr>
        <w:annotationRef/>
      </w:r>
      <w:r>
        <w:t>Really?</w:t>
      </w:r>
    </w:p>
  </w:comment>
  <w:comment w:id="1848" w:author="Cheng, Jiangtao" w:date="2021-07-17T16:15:00Z" w:initials="CJ">
    <w:p w14:paraId="0FCAB283" w14:textId="5CDCE24D" w:rsidR="009E643D" w:rsidRDefault="009E643D">
      <w:pPr>
        <w:pStyle w:val="CommentText"/>
      </w:pPr>
      <w:r>
        <w:rPr>
          <w:rStyle w:val="CommentReference"/>
        </w:rPr>
        <w:annotationRef/>
      </w:r>
      <w:r>
        <w:t>Really? Reviewer may have a question mark on this claim!</w:t>
      </w:r>
    </w:p>
  </w:comment>
  <w:comment w:id="1882" w:author="Cheng, Jiangtao" w:date="2021-07-17T16:22:00Z" w:initials="CJ">
    <w:p w14:paraId="6FD6232B" w14:textId="43045077" w:rsidR="004D4E45" w:rsidRDefault="004D4E45">
      <w:pPr>
        <w:pStyle w:val="CommentText"/>
      </w:pPr>
      <w:r>
        <w:rPr>
          <w:rStyle w:val="CommentReference"/>
        </w:rPr>
        <w:annotationRef/>
      </w:r>
      <w:r>
        <w:t>Grammar error!</w:t>
      </w:r>
    </w:p>
  </w:comment>
  <w:comment w:id="1899" w:author="Cheng, Jiangtao" w:date="2021-07-17T16:24:00Z" w:initials="CJ">
    <w:p w14:paraId="4B227D27" w14:textId="793328DF" w:rsidR="004D4E45" w:rsidRDefault="004D4E45">
      <w:pPr>
        <w:pStyle w:val="CommentText"/>
      </w:pPr>
      <w:r>
        <w:rPr>
          <w:rStyle w:val="CommentReference"/>
        </w:rPr>
        <w:annotationRef/>
      </w:r>
      <w:r>
        <w:t>Between what and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2FDD6A" w15:done="0"/>
  <w15:commentEx w15:paraId="53065742" w15:done="0"/>
  <w15:commentEx w15:paraId="29B5612C" w15:done="0"/>
  <w15:commentEx w15:paraId="5297DECF" w15:done="0"/>
  <w15:commentEx w15:paraId="18573A39" w15:done="0"/>
  <w15:commentEx w15:paraId="46CDD289" w15:done="0"/>
  <w15:commentEx w15:paraId="342D2ACE" w15:done="0"/>
  <w15:commentEx w15:paraId="1E3DD945" w15:done="0"/>
  <w15:commentEx w15:paraId="5B122174" w15:done="0"/>
  <w15:commentEx w15:paraId="69358F91" w15:done="0"/>
  <w15:commentEx w15:paraId="1E6C15F9" w15:done="0"/>
  <w15:commentEx w15:paraId="1D9DB29E" w15:done="0"/>
  <w15:commentEx w15:paraId="7CA56428" w15:done="0"/>
  <w15:commentEx w15:paraId="122716E6" w15:done="0"/>
  <w15:commentEx w15:paraId="5F2D7369" w15:done="0"/>
  <w15:commentEx w15:paraId="6CD20585" w15:done="0"/>
  <w15:commentEx w15:paraId="21D0E85D" w15:done="0"/>
  <w15:commentEx w15:paraId="38889C5E" w15:done="0"/>
  <w15:commentEx w15:paraId="45DF1DC6" w15:done="0"/>
  <w15:commentEx w15:paraId="29CA488E" w15:done="0"/>
  <w15:commentEx w15:paraId="5FC0B271" w15:done="0"/>
  <w15:commentEx w15:paraId="67828E1B" w15:done="0"/>
  <w15:commentEx w15:paraId="61CE9ACD" w15:done="0"/>
  <w15:commentEx w15:paraId="56111067" w15:done="0"/>
  <w15:commentEx w15:paraId="282AF160" w15:done="0"/>
  <w15:commentEx w15:paraId="181BB87D" w15:done="0"/>
  <w15:commentEx w15:paraId="376CE257" w15:done="0"/>
  <w15:commentEx w15:paraId="5C9B5A16" w15:done="0"/>
  <w15:commentEx w15:paraId="36421E00" w15:done="0"/>
  <w15:commentEx w15:paraId="5E6747EA" w15:done="0"/>
  <w15:commentEx w15:paraId="27E27DD4" w15:done="0"/>
  <w15:commentEx w15:paraId="6BCD900A" w15:done="0"/>
  <w15:commentEx w15:paraId="12E340FB" w15:done="0"/>
  <w15:commentEx w15:paraId="0EB58A9A" w15:done="0"/>
  <w15:commentEx w15:paraId="6542826B" w15:done="0"/>
  <w15:commentEx w15:paraId="1AFAE92A" w15:done="0"/>
  <w15:commentEx w15:paraId="51E27F1E" w15:done="0"/>
  <w15:commentEx w15:paraId="54E0C744" w15:done="0"/>
  <w15:commentEx w15:paraId="27C47680" w15:done="0"/>
  <w15:commentEx w15:paraId="0FCAB283" w15:done="0"/>
  <w15:commentEx w15:paraId="6FD6232B" w15:done="0"/>
  <w15:commentEx w15:paraId="4B227D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BF32" w16cex:dateUtc="2021-07-16T12:17:00Z"/>
  <w16cex:commentExtensible w16cex:durableId="249BCAC7" w16cex:dateUtc="2021-07-16T13:07:00Z"/>
  <w16cex:commentExtensible w16cex:durableId="249C2721" w16cex:dateUtc="2021-07-16T19:41:00Z"/>
  <w16cex:commentExtensible w16cex:durableId="249D71B1" w16cex:dateUtc="2021-07-17T19:11:00Z"/>
  <w16cex:commentExtensible w16cex:durableId="249C136D" w16cex:dateUtc="2021-07-16T18:17:00Z"/>
  <w16cex:commentExtensible w16cex:durableId="249C26A0" w16cex:dateUtc="2021-07-16T19:39:00Z"/>
  <w16cex:commentExtensible w16cex:durableId="249C28FC" w16cex:dateUtc="2021-07-16T19:49:00Z"/>
  <w16cex:commentExtensible w16cex:durableId="249BD707" w16cex:dateUtc="2021-07-16T13:59:00Z"/>
  <w16cex:commentExtensible w16cex:durableId="249D3F50" w16cex:dateUtc="2021-07-17T15:36:00Z"/>
  <w16cex:commentExtensible w16cex:durableId="249D411D" w16cex:dateUtc="2021-07-17T15:44:00Z"/>
  <w16cex:commentExtensible w16cex:durableId="249CF695" w16cex:dateUtc="2021-07-17T10:26:00Z"/>
  <w16cex:commentExtensible w16cex:durableId="249C52A7" w16cex:dateUtc="2021-07-16T22:47:00Z"/>
  <w16cex:commentExtensible w16cex:durableId="249CF753" w16cex:dateUtc="2021-07-17T10:29:00Z"/>
  <w16cex:commentExtensible w16cex:durableId="249CFD5B" w16cex:dateUtc="2021-07-17T10:55:00Z"/>
  <w16cex:commentExtensible w16cex:durableId="249D096C" w16cex:dateUtc="2021-07-17T11:46:00Z"/>
  <w16cex:commentExtensible w16cex:durableId="249D0B87" w16cex:dateUtc="2021-07-17T11:55:00Z"/>
  <w16cex:commentExtensible w16cex:durableId="249D105B" w16cex:dateUtc="2021-07-17T12:16:00Z"/>
  <w16cex:commentExtensible w16cex:durableId="249D18D6" w16cex:dateUtc="2021-07-17T12:52:00Z"/>
  <w16cex:commentExtensible w16cex:durableId="249D5EBB" w16cex:dateUtc="2021-07-17T17:50:00Z"/>
  <w16cex:commentExtensible w16cex:durableId="249D3330" w16cex:dateUtc="2021-07-17T14:45:00Z"/>
  <w16cex:commentExtensible w16cex:durableId="249D2DDC" w16cex:dateUtc="2021-07-17T14:22:00Z"/>
  <w16cex:commentExtensible w16cex:durableId="249D360E" w16cex:dateUtc="2021-07-17T14:57:00Z"/>
  <w16cex:commentExtensible w16cex:durableId="249D348F" w16cex:dateUtc="2021-07-17T14:50:00Z"/>
  <w16cex:commentExtensible w16cex:durableId="249D4C9F" w16cex:dateUtc="2021-07-17T16:33:00Z"/>
  <w16cex:commentExtensible w16cex:durableId="249D4DD4" w16cex:dateUtc="2021-07-17T16:38:00Z"/>
  <w16cex:commentExtensible w16cex:durableId="249D4F3B" w16cex:dateUtc="2021-07-17T16:44:00Z"/>
  <w16cex:commentExtensible w16cex:durableId="249D5031" w16cex:dateUtc="2021-07-17T16:48:00Z"/>
  <w16cex:commentExtensible w16cex:durableId="249D3C4B" w16cex:dateUtc="2021-07-17T15:23:00Z"/>
  <w16cex:commentExtensible w16cex:durableId="249D6624" w16cex:dateUtc="2021-07-17T18:22:00Z"/>
  <w16cex:commentExtensible w16cex:durableId="249D66CC" w16cex:dateUtc="2021-07-17T18:25:00Z"/>
  <w16cex:commentExtensible w16cex:durableId="249D683F" w16cex:dateUtc="2021-07-17T18:31:00Z"/>
  <w16cex:commentExtensible w16cex:durableId="249D6EF3" w16cex:dateUtc="2021-07-17T19:00:00Z"/>
  <w16cex:commentExtensible w16cex:durableId="249D6F79" w16cex:dateUtc="2021-07-17T19:02:00Z"/>
  <w16cex:commentExtensible w16cex:durableId="249D739B" w16cex:dateUtc="2021-07-17T19:19:00Z"/>
  <w16cex:commentExtensible w16cex:durableId="249D749D" w16cex:dateUtc="2021-07-17T19:24:00Z"/>
  <w16cex:commentExtensible w16cex:durableId="249D74C1" w16cex:dateUtc="2021-07-17T19:24:00Z"/>
  <w16cex:commentExtensible w16cex:durableId="249D7797" w16cex:dateUtc="2021-07-17T19:36:00Z"/>
  <w16cex:commentExtensible w16cex:durableId="249D7DD0" w16cex:dateUtc="2021-07-17T20:03:00Z"/>
  <w16cex:commentExtensible w16cex:durableId="249D8081" w16cex:dateUtc="2021-07-17T20:14:00Z"/>
  <w16cex:commentExtensible w16cex:durableId="249D809C" w16cex:dateUtc="2021-07-17T20:15:00Z"/>
  <w16cex:commentExtensible w16cex:durableId="249D823E" w16cex:dateUtc="2021-07-17T20:22:00Z"/>
  <w16cex:commentExtensible w16cex:durableId="249D82D4" w16cex:dateUtc="2021-07-17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2FDD6A" w16cid:durableId="249BBF32"/>
  <w16cid:commentId w16cid:paraId="53065742" w16cid:durableId="249BCAC7"/>
  <w16cid:commentId w16cid:paraId="29B5612C" w16cid:durableId="249C2721"/>
  <w16cid:commentId w16cid:paraId="5297DECF" w16cid:durableId="249D71B1"/>
  <w16cid:commentId w16cid:paraId="18573A39" w16cid:durableId="249C136D"/>
  <w16cid:commentId w16cid:paraId="46CDD289" w16cid:durableId="249C26A0"/>
  <w16cid:commentId w16cid:paraId="342D2ACE" w16cid:durableId="249C28FC"/>
  <w16cid:commentId w16cid:paraId="1E3DD945" w16cid:durableId="249BD707"/>
  <w16cid:commentId w16cid:paraId="5B122174" w16cid:durableId="249D3F50"/>
  <w16cid:commentId w16cid:paraId="69358F91" w16cid:durableId="249D411D"/>
  <w16cid:commentId w16cid:paraId="1E6C15F9" w16cid:durableId="249CF695"/>
  <w16cid:commentId w16cid:paraId="1D9DB29E" w16cid:durableId="249C52A7"/>
  <w16cid:commentId w16cid:paraId="7CA56428" w16cid:durableId="249CF753"/>
  <w16cid:commentId w16cid:paraId="122716E6" w16cid:durableId="249CFD5B"/>
  <w16cid:commentId w16cid:paraId="5F2D7369" w16cid:durableId="249D096C"/>
  <w16cid:commentId w16cid:paraId="6CD20585" w16cid:durableId="249D0B87"/>
  <w16cid:commentId w16cid:paraId="21D0E85D" w16cid:durableId="249D105B"/>
  <w16cid:commentId w16cid:paraId="38889C5E" w16cid:durableId="249D18D6"/>
  <w16cid:commentId w16cid:paraId="45DF1DC6" w16cid:durableId="249D5EBB"/>
  <w16cid:commentId w16cid:paraId="29CA488E" w16cid:durableId="249D3330"/>
  <w16cid:commentId w16cid:paraId="5FC0B271" w16cid:durableId="249D2DDC"/>
  <w16cid:commentId w16cid:paraId="67828E1B" w16cid:durableId="249D360E"/>
  <w16cid:commentId w16cid:paraId="61CE9ACD" w16cid:durableId="249D348F"/>
  <w16cid:commentId w16cid:paraId="56111067" w16cid:durableId="249D4C9F"/>
  <w16cid:commentId w16cid:paraId="282AF160" w16cid:durableId="249D4DD4"/>
  <w16cid:commentId w16cid:paraId="181BB87D" w16cid:durableId="249D4F3B"/>
  <w16cid:commentId w16cid:paraId="376CE257" w16cid:durableId="249D5031"/>
  <w16cid:commentId w16cid:paraId="5C9B5A16" w16cid:durableId="249D3C4B"/>
  <w16cid:commentId w16cid:paraId="36421E00" w16cid:durableId="249D6624"/>
  <w16cid:commentId w16cid:paraId="5E6747EA" w16cid:durableId="249D66CC"/>
  <w16cid:commentId w16cid:paraId="27E27DD4" w16cid:durableId="249D683F"/>
  <w16cid:commentId w16cid:paraId="6BCD900A" w16cid:durableId="249D6EF3"/>
  <w16cid:commentId w16cid:paraId="12E340FB" w16cid:durableId="249D6F79"/>
  <w16cid:commentId w16cid:paraId="0EB58A9A" w16cid:durableId="249D739B"/>
  <w16cid:commentId w16cid:paraId="6542826B" w16cid:durableId="249D749D"/>
  <w16cid:commentId w16cid:paraId="1AFAE92A" w16cid:durableId="249D74C1"/>
  <w16cid:commentId w16cid:paraId="51E27F1E" w16cid:durableId="249D7797"/>
  <w16cid:commentId w16cid:paraId="54E0C744" w16cid:durableId="249D7DD0"/>
  <w16cid:commentId w16cid:paraId="27C47680" w16cid:durableId="249D8081"/>
  <w16cid:commentId w16cid:paraId="0FCAB283" w16cid:durableId="249D809C"/>
  <w16cid:commentId w16cid:paraId="6FD6232B" w16cid:durableId="249D823E"/>
  <w16cid:commentId w16cid:paraId="4B227D27" w16cid:durableId="249D8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5BCE9" w14:textId="77777777" w:rsidR="00700D43" w:rsidRDefault="00700D43" w:rsidP="00471AD7">
      <w:r>
        <w:separator/>
      </w:r>
    </w:p>
  </w:endnote>
  <w:endnote w:type="continuationSeparator" w:id="0">
    <w:p w14:paraId="00960756" w14:textId="77777777" w:rsidR="00700D43" w:rsidRDefault="00700D43" w:rsidP="00471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972" w:author="Cheng, Jiangtao" w:date="2021-07-16T15:43:00Z"/>
  <w:sdt>
    <w:sdtPr>
      <w:id w:val="84280757"/>
      <w:docPartObj>
        <w:docPartGallery w:val="Page Numbers (Bottom of Page)"/>
        <w:docPartUnique/>
      </w:docPartObj>
    </w:sdtPr>
    <w:sdtEndPr>
      <w:rPr>
        <w:noProof/>
      </w:rPr>
    </w:sdtEndPr>
    <w:sdtContent>
      <w:customXmlInsRangeEnd w:id="1972"/>
      <w:p w14:paraId="654FC1CF" w14:textId="6C7E1769" w:rsidR="00471AD7" w:rsidRDefault="00471AD7">
        <w:pPr>
          <w:pStyle w:val="Footer"/>
          <w:jc w:val="right"/>
          <w:rPr>
            <w:ins w:id="1973" w:author="Cheng, Jiangtao" w:date="2021-07-16T15:43:00Z"/>
          </w:rPr>
        </w:pPr>
        <w:ins w:id="1974" w:author="Cheng, Jiangtao" w:date="2021-07-16T15:43:00Z">
          <w:r>
            <w:fldChar w:fldCharType="begin"/>
          </w:r>
          <w:r>
            <w:instrText xml:space="preserve"> PAGE   \* MERGEFORMAT </w:instrText>
          </w:r>
          <w:r>
            <w:fldChar w:fldCharType="separate"/>
          </w:r>
          <w:r>
            <w:rPr>
              <w:noProof/>
            </w:rPr>
            <w:t>2</w:t>
          </w:r>
          <w:r>
            <w:rPr>
              <w:noProof/>
            </w:rPr>
            <w:fldChar w:fldCharType="end"/>
          </w:r>
        </w:ins>
      </w:p>
      <w:customXmlInsRangeStart w:id="1975" w:author="Cheng, Jiangtao" w:date="2021-07-16T15:43:00Z"/>
    </w:sdtContent>
  </w:sdt>
  <w:customXmlInsRangeEnd w:id="1975"/>
  <w:p w14:paraId="48E33E1F" w14:textId="77777777" w:rsidR="00471AD7" w:rsidRDefault="00471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2A7E" w14:textId="77777777" w:rsidR="00700D43" w:rsidRDefault="00700D43" w:rsidP="00471AD7">
      <w:r>
        <w:separator/>
      </w:r>
    </w:p>
  </w:footnote>
  <w:footnote w:type="continuationSeparator" w:id="0">
    <w:p w14:paraId="785D9C04" w14:textId="77777777" w:rsidR="00700D43" w:rsidRDefault="00700D43" w:rsidP="00471A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 Jiangtao">
    <w15:presenceInfo w15:providerId="AD" w15:userId="S::chengjt@vt.edu::0e5f9e9c-eca3-4f1b-8b26-c36b508c00e9"/>
  </w15:person>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trackRevisions/>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zwapvwscfr509edaz9xzdtgzvpvrvftxers&quot;&gt;My EndNote Library&lt;record-ids&gt;&lt;item&gt;3&lt;/item&gt;&lt;item&gt;21&lt;/item&gt;&lt;item&gt;24&lt;/item&gt;&lt;item&gt;34&lt;/item&gt;&lt;item&gt;36&lt;/item&gt;&lt;item&gt;37&lt;/item&gt;&lt;item&gt;41&lt;/item&gt;&lt;item&gt;43&lt;/item&gt;&lt;item&gt;45&lt;/item&gt;&lt;item&gt;49&lt;/item&gt;&lt;item&gt;50&lt;/item&gt;&lt;item&gt;57&lt;/item&gt;&lt;item&gt;59&lt;/item&gt;&lt;item&gt;60&lt;/item&gt;&lt;item&gt;63&lt;/item&gt;&lt;item&gt;64&lt;/item&gt;&lt;item&gt;70&lt;/item&gt;&lt;item&gt;72&lt;/item&gt;&lt;item&gt;78&lt;/item&gt;&lt;item&gt;84&lt;/item&gt;&lt;item&gt;96&lt;/item&gt;&lt;item&gt;102&lt;/item&gt;&lt;item&gt;106&lt;/item&gt;&lt;item&gt;107&lt;/item&gt;&lt;item&gt;112&lt;/item&gt;&lt;item&gt;128&lt;/item&gt;&lt;item&gt;129&lt;/item&gt;&lt;item&gt;162&lt;/item&gt;&lt;item&gt;170&lt;/item&gt;&lt;item&gt;227&lt;/item&gt;&lt;item&gt;244&lt;/item&gt;&lt;item&gt;287&lt;/item&gt;&lt;item&gt;289&lt;/item&gt;&lt;item&gt;292&lt;/item&gt;&lt;item&gt;294&lt;/item&gt;&lt;item&gt;297&lt;/item&gt;&lt;item&gt;301&lt;/item&gt;&lt;item&gt;302&lt;/item&gt;&lt;item&gt;303&lt;/item&gt;&lt;item&gt;304&lt;/item&gt;&lt;item&gt;305&lt;/item&gt;&lt;item&gt;306&lt;/item&gt;&lt;item&gt;307&lt;/item&gt;&lt;item&gt;308&lt;/item&gt;&lt;item&gt;309&lt;/item&gt;&lt;item&gt;310&lt;/item&gt;&lt;item&gt;311&lt;/item&gt;&lt;item&gt;313&lt;/item&gt;&lt;item&gt;321&lt;/item&gt;&lt;item&gt;328&lt;/item&gt;&lt;item&gt;329&lt;/item&gt;&lt;/record-ids&gt;&lt;/item&gt;&lt;/Libraries&gt;"/>
  </w:docVars>
  <w:rsids>
    <w:rsidRoot w:val="00A03C90"/>
    <w:rsid w:val="00003614"/>
    <w:rsid w:val="00006327"/>
    <w:rsid w:val="00006F1B"/>
    <w:rsid w:val="00010E69"/>
    <w:rsid w:val="00023C50"/>
    <w:rsid w:val="0003068E"/>
    <w:rsid w:val="0003119B"/>
    <w:rsid w:val="00032E25"/>
    <w:rsid w:val="0003317F"/>
    <w:rsid w:val="000335D4"/>
    <w:rsid w:val="00037CAD"/>
    <w:rsid w:val="000419D3"/>
    <w:rsid w:val="00043C9F"/>
    <w:rsid w:val="00047D34"/>
    <w:rsid w:val="00053D36"/>
    <w:rsid w:val="00056B35"/>
    <w:rsid w:val="000650F0"/>
    <w:rsid w:val="000676CA"/>
    <w:rsid w:val="000732F4"/>
    <w:rsid w:val="00074C21"/>
    <w:rsid w:val="00076456"/>
    <w:rsid w:val="000A2681"/>
    <w:rsid w:val="000A63F5"/>
    <w:rsid w:val="000C2083"/>
    <w:rsid w:val="000C211A"/>
    <w:rsid w:val="000C33A7"/>
    <w:rsid w:val="000D00AA"/>
    <w:rsid w:val="000D3211"/>
    <w:rsid w:val="000D43DB"/>
    <w:rsid w:val="000D43F2"/>
    <w:rsid w:val="000D575C"/>
    <w:rsid w:val="000E59AA"/>
    <w:rsid w:val="000E6EDA"/>
    <w:rsid w:val="000E7AA4"/>
    <w:rsid w:val="000F6F52"/>
    <w:rsid w:val="000F7B11"/>
    <w:rsid w:val="000F7B6E"/>
    <w:rsid w:val="00135ED4"/>
    <w:rsid w:val="0015631E"/>
    <w:rsid w:val="00162254"/>
    <w:rsid w:val="00167618"/>
    <w:rsid w:val="00167694"/>
    <w:rsid w:val="00172337"/>
    <w:rsid w:val="00177695"/>
    <w:rsid w:val="00180F27"/>
    <w:rsid w:val="001813C5"/>
    <w:rsid w:val="00181F77"/>
    <w:rsid w:val="001919E7"/>
    <w:rsid w:val="00194189"/>
    <w:rsid w:val="00196AC6"/>
    <w:rsid w:val="001A5623"/>
    <w:rsid w:val="001B1B5A"/>
    <w:rsid w:val="001B2C4D"/>
    <w:rsid w:val="001C2287"/>
    <w:rsid w:val="001C27FA"/>
    <w:rsid w:val="001C7F9E"/>
    <w:rsid w:val="001D11B4"/>
    <w:rsid w:val="001D21AE"/>
    <w:rsid w:val="001D4313"/>
    <w:rsid w:val="001E09A7"/>
    <w:rsid w:val="001F3F6E"/>
    <w:rsid w:val="001F46EE"/>
    <w:rsid w:val="00203233"/>
    <w:rsid w:val="00206F71"/>
    <w:rsid w:val="0021175C"/>
    <w:rsid w:val="00215F03"/>
    <w:rsid w:val="0024024B"/>
    <w:rsid w:val="00250EC7"/>
    <w:rsid w:val="00254350"/>
    <w:rsid w:val="00254A02"/>
    <w:rsid w:val="00260F39"/>
    <w:rsid w:val="002611B4"/>
    <w:rsid w:val="00273771"/>
    <w:rsid w:val="00275C08"/>
    <w:rsid w:val="0028145D"/>
    <w:rsid w:val="002834B8"/>
    <w:rsid w:val="0029190A"/>
    <w:rsid w:val="002A6627"/>
    <w:rsid w:val="002A6DAC"/>
    <w:rsid w:val="002D4F65"/>
    <w:rsid w:val="002D68AF"/>
    <w:rsid w:val="002E1B1B"/>
    <w:rsid w:val="002F26F8"/>
    <w:rsid w:val="002F4CA3"/>
    <w:rsid w:val="002F6154"/>
    <w:rsid w:val="002F7748"/>
    <w:rsid w:val="00303C9D"/>
    <w:rsid w:val="00314A33"/>
    <w:rsid w:val="00314A8E"/>
    <w:rsid w:val="003267D4"/>
    <w:rsid w:val="00327FCD"/>
    <w:rsid w:val="003339E0"/>
    <w:rsid w:val="00337B92"/>
    <w:rsid w:val="003435DA"/>
    <w:rsid w:val="0034677C"/>
    <w:rsid w:val="00350A59"/>
    <w:rsid w:val="003518CB"/>
    <w:rsid w:val="003560C8"/>
    <w:rsid w:val="003578CA"/>
    <w:rsid w:val="003646AF"/>
    <w:rsid w:val="00381D42"/>
    <w:rsid w:val="00395A6C"/>
    <w:rsid w:val="00395CF8"/>
    <w:rsid w:val="00395F1D"/>
    <w:rsid w:val="003A5C86"/>
    <w:rsid w:val="003B0F0D"/>
    <w:rsid w:val="003B34BE"/>
    <w:rsid w:val="003C6073"/>
    <w:rsid w:val="003D6573"/>
    <w:rsid w:val="003F7596"/>
    <w:rsid w:val="003F79DF"/>
    <w:rsid w:val="00401B03"/>
    <w:rsid w:val="0040288A"/>
    <w:rsid w:val="00414950"/>
    <w:rsid w:val="004273FA"/>
    <w:rsid w:val="0043052C"/>
    <w:rsid w:val="00433D83"/>
    <w:rsid w:val="004476CE"/>
    <w:rsid w:val="00456B84"/>
    <w:rsid w:val="00467668"/>
    <w:rsid w:val="00470409"/>
    <w:rsid w:val="00471AD7"/>
    <w:rsid w:val="004735D0"/>
    <w:rsid w:val="00481D0C"/>
    <w:rsid w:val="00482093"/>
    <w:rsid w:val="004823C3"/>
    <w:rsid w:val="004966FA"/>
    <w:rsid w:val="004B5299"/>
    <w:rsid w:val="004C04E6"/>
    <w:rsid w:val="004C4BF8"/>
    <w:rsid w:val="004D1597"/>
    <w:rsid w:val="004D2772"/>
    <w:rsid w:val="004D4E45"/>
    <w:rsid w:val="004D7FBA"/>
    <w:rsid w:val="004E14A9"/>
    <w:rsid w:val="004E2B34"/>
    <w:rsid w:val="004E7C99"/>
    <w:rsid w:val="0050583D"/>
    <w:rsid w:val="0051329D"/>
    <w:rsid w:val="0051381B"/>
    <w:rsid w:val="005213CE"/>
    <w:rsid w:val="00521B74"/>
    <w:rsid w:val="0053042E"/>
    <w:rsid w:val="00536F76"/>
    <w:rsid w:val="00542D10"/>
    <w:rsid w:val="00544056"/>
    <w:rsid w:val="00560D55"/>
    <w:rsid w:val="00562929"/>
    <w:rsid w:val="00562AAD"/>
    <w:rsid w:val="005679D4"/>
    <w:rsid w:val="00574DAF"/>
    <w:rsid w:val="00575269"/>
    <w:rsid w:val="00586924"/>
    <w:rsid w:val="005906FA"/>
    <w:rsid w:val="00593CBD"/>
    <w:rsid w:val="00595CF5"/>
    <w:rsid w:val="00597BEC"/>
    <w:rsid w:val="005A4C0A"/>
    <w:rsid w:val="005A6E29"/>
    <w:rsid w:val="005B751C"/>
    <w:rsid w:val="005C0ADF"/>
    <w:rsid w:val="005D015F"/>
    <w:rsid w:val="005D755F"/>
    <w:rsid w:val="005D77D2"/>
    <w:rsid w:val="005E4B4C"/>
    <w:rsid w:val="005E4CEE"/>
    <w:rsid w:val="005E5682"/>
    <w:rsid w:val="005F0D5D"/>
    <w:rsid w:val="005F1354"/>
    <w:rsid w:val="005F430C"/>
    <w:rsid w:val="005F686D"/>
    <w:rsid w:val="00602991"/>
    <w:rsid w:val="00603C8A"/>
    <w:rsid w:val="00606078"/>
    <w:rsid w:val="006071E3"/>
    <w:rsid w:val="006272A0"/>
    <w:rsid w:val="0063004E"/>
    <w:rsid w:val="006373C8"/>
    <w:rsid w:val="00641E11"/>
    <w:rsid w:val="00654A87"/>
    <w:rsid w:val="006554D7"/>
    <w:rsid w:val="00655890"/>
    <w:rsid w:val="0066511A"/>
    <w:rsid w:val="00665305"/>
    <w:rsid w:val="0067141C"/>
    <w:rsid w:val="00680E81"/>
    <w:rsid w:val="00681EBC"/>
    <w:rsid w:val="00685625"/>
    <w:rsid w:val="00685AF2"/>
    <w:rsid w:val="006A6882"/>
    <w:rsid w:val="006B7F0E"/>
    <w:rsid w:val="006C0701"/>
    <w:rsid w:val="006D2D1E"/>
    <w:rsid w:val="006D6209"/>
    <w:rsid w:val="006E2AE3"/>
    <w:rsid w:val="006E3CCC"/>
    <w:rsid w:val="006F139C"/>
    <w:rsid w:val="00700D43"/>
    <w:rsid w:val="00705B47"/>
    <w:rsid w:val="007103E4"/>
    <w:rsid w:val="00711F88"/>
    <w:rsid w:val="00725570"/>
    <w:rsid w:val="00734A21"/>
    <w:rsid w:val="007359F9"/>
    <w:rsid w:val="0074135D"/>
    <w:rsid w:val="00743862"/>
    <w:rsid w:val="0074502A"/>
    <w:rsid w:val="00747A93"/>
    <w:rsid w:val="00747D3F"/>
    <w:rsid w:val="007514DF"/>
    <w:rsid w:val="007566B9"/>
    <w:rsid w:val="00760507"/>
    <w:rsid w:val="00762762"/>
    <w:rsid w:val="00770C1D"/>
    <w:rsid w:val="00770DBA"/>
    <w:rsid w:val="00772280"/>
    <w:rsid w:val="00774E97"/>
    <w:rsid w:val="00776BD7"/>
    <w:rsid w:val="00781ECB"/>
    <w:rsid w:val="00782710"/>
    <w:rsid w:val="007837AC"/>
    <w:rsid w:val="00786432"/>
    <w:rsid w:val="00792224"/>
    <w:rsid w:val="00792342"/>
    <w:rsid w:val="00792C98"/>
    <w:rsid w:val="00794105"/>
    <w:rsid w:val="007B1E3B"/>
    <w:rsid w:val="007B743E"/>
    <w:rsid w:val="007C6170"/>
    <w:rsid w:val="007D0B0A"/>
    <w:rsid w:val="007D3BF0"/>
    <w:rsid w:val="007D4C09"/>
    <w:rsid w:val="007E3F1A"/>
    <w:rsid w:val="007E4012"/>
    <w:rsid w:val="007F0F19"/>
    <w:rsid w:val="007F6719"/>
    <w:rsid w:val="008100FC"/>
    <w:rsid w:val="008172CF"/>
    <w:rsid w:val="00817B64"/>
    <w:rsid w:val="00832178"/>
    <w:rsid w:val="0083241F"/>
    <w:rsid w:val="0083304E"/>
    <w:rsid w:val="0083328D"/>
    <w:rsid w:val="008461F8"/>
    <w:rsid w:val="00846CF4"/>
    <w:rsid w:val="00853F0F"/>
    <w:rsid w:val="00856045"/>
    <w:rsid w:val="00857513"/>
    <w:rsid w:val="008614B8"/>
    <w:rsid w:val="00866C4C"/>
    <w:rsid w:val="008746BB"/>
    <w:rsid w:val="00882062"/>
    <w:rsid w:val="008820BD"/>
    <w:rsid w:val="00884E72"/>
    <w:rsid w:val="00885B55"/>
    <w:rsid w:val="0088727A"/>
    <w:rsid w:val="008910E5"/>
    <w:rsid w:val="00896E6F"/>
    <w:rsid w:val="00897670"/>
    <w:rsid w:val="00897809"/>
    <w:rsid w:val="008A7612"/>
    <w:rsid w:val="008B1911"/>
    <w:rsid w:val="008B50AF"/>
    <w:rsid w:val="008C6C6C"/>
    <w:rsid w:val="008D3552"/>
    <w:rsid w:val="008D5566"/>
    <w:rsid w:val="008D6A47"/>
    <w:rsid w:val="008E502D"/>
    <w:rsid w:val="008E7A37"/>
    <w:rsid w:val="008F385B"/>
    <w:rsid w:val="00901F50"/>
    <w:rsid w:val="00903C3D"/>
    <w:rsid w:val="00910815"/>
    <w:rsid w:val="00911A46"/>
    <w:rsid w:val="00917C08"/>
    <w:rsid w:val="00927EB0"/>
    <w:rsid w:val="00930185"/>
    <w:rsid w:val="00930473"/>
    <w:rsid w:val="00932FB8"/>
    <w:rsid w:val="009425F1"/>
    <w:rsid w:val="00946188"/>
    <w:rsid w:val="00946816"/>
    <w:rsid w:val="00950321"/>
    <w:rsid w:val="00950E4F"/>
    <w:rsid w:val="0096090F"/>
    <w:rsid w:val="009676C4"/>
    <w:rsid w:val="00974AD6"/>
    <w:rsid w:val="00977C44"/>
    <w:rsid w:val="009809B6"/>
    <w:rsid w:val="00983375"/>
    <w:rsid w:val="00985123"/>
    <w:rsid w:val="00990CB5"/>
    <w:rsid w:val="00990DD2"/>
    <w:rsid w:val="009921F9"/>
    <w:rsid w:val="00993AF6"/>
    <w:rsid w:val="009A3298"/>
    <w:rsid w:val="009A6AE9"/>
    <w:rsid w:val="009B127F"/>
    <w:rsid w:val="009B53E5"/>
    <w:rsid w:val="009B6C90"/>
    <w:rsid w:val="009C2D8F"/>
    <w:rsid w:val="009C610A"/>
    <w:rsid w:val="009C6A01"/>
    <w:rsid w:val="009C7068"/>
    <w:rsid w:val="009D345A"/>
    <w:rsid w:val="009D6618"/>
    <w:rsid w:val="009E00E7"/>
    <w:rsid w:val="009E643D"/>
    <w:rsid w:val="009F574F"/>
    <w:rsid w:val="00A03C90"/>
    <w:rsid w:val="00A110D2"/>
    <w:rsid w:val="00A1726B"/>
    <w:rsid w:val="00A24D24"/>
    <w:rsid w:val="00A4105A"/>
    <w:rsid w:val="00A412CD"/>
    <w:rsid w:val="00A425DD"/>
    <w:rsid w:val="00A4619B"/>
    <w:rsid w:val="00A50260"/>
    <w:rsid w:val="00A52013"/>
    <w:rsid w:val="00A5215E"/>
    <w:rsid w:val="00A61F18"/>
    <w:rsid w:val="00A643F6"/>
    <w:rsid w:val="00A65318"/>
    <w:rsid w:val="00A70B99"/>
    <w:rsid w:val="00A74380"/>
    <w:rsid w:val="00A83FED"/>
    <w:rsid w:val="00A84C20"/>
    <w:rsid w:val="00A8542F"/>
    <w:rsid w:val="00A874B6"/>
    <w:rsid w:val="00A9447C"/>
    <w:rsid w:val="00AA02A6"/>
    <w:rsid w:val="00AA2784"/>
    <w:rsid w:val="00AC2B62"/>
    <w:rsid w:val="00AC41CA"/>
    <w:rsid w:val="00AC4CC3"/>
    <w:rsid w:val="00AC7EE9"/>
    <w:rsid w:val="00AF04CC"/>
    <w:rsid w:val="00AF4DDA"/>
    <w:rsid w:val="00AF6EBF"/>
    <w:rsid w:val="00B024F2"/>
    <w:rsid w:val="00B06105"/>
    <w:rsid w:val="00B07155"/>
    <w:rsid w:val="00B07C56"/>
    <w:rsid w:val="00B12B05"/>
    <w:rsid w:val="00B14565"/>
    <w:rsid w:val="00B408E6"/>
    <w:rsid w:val="00B420EF"/>
    <w:rsid w:val="00B43773"/>
    <w:rsid w:val="00B47243"/>
    <w:rsid w:val="00B47C5E"/>
    <w:rsid w:val="00B555CE"/>
    <w:rsid w:val="00B620DB"/>
    <w:rsid w:val="00B62889"/>
    <w:rsid w:val="00B707A9"/>
    <w:rsid w:val="00B70944"/>
    <w:rsid w:val="00B712CB"/>
    <w:rsid w:val="00B72204"/>
    <w:rsid w:val="00B842E7"/>
    <w:rsid w:val="00B86B78"/>
    <w:rsid w:val="00B907EA"/>
    <w:rsid w:val="00BA070C"/>
    <w:rsid w:val="00BA38EC"/>
    <w:rsid w:val="00BA5037"/>
    <w:rsid w:val="00BA6C44"/>
    <w:rsid w:val="00BB5831"/>
    <w:rsid w:val="00BB5FF6"/>
    <w:rsid w:val="00BB722C"/>
    <w:rsid w:val="00BC4509"/>
    <w:rsid w:val="00BC5C42"/>
    <w:rsid w:val="00BC6513"/>
    <w:rsid w:val="00BD1464"/>
    <w:rsid w:val="00BE2296"/>
    <w:rsid w:val="00BE51CF"/>
    <w:rsid w:val="00BF02CB"/>
    <w:rsid w:val="00BF2FFB"/>
    <w:rsid w:val="00C03AE1"/>
    <w:rsid w:val="00C053D4"/>
    <w:rsid w:val="00C109B7"/>
    <w:rsid w:val="00C10CF9"/>
    <w:rsid w:val="00C111B2"/>
    <w:rsid w:val="00C12D9A"/>
    <w:rsid w:val="00C20280"/>
    <w:rsid w:val="00C301F3"/>
    <w:rsid w:val="00C403B5"/>
    <w:rsid w:val="00C43C1E"/>
    <w:rsid w:val="00C50B96"/>
    <w:rsid w:val="00C536AE"/>
    <w:rsid w:val="00C61DB4"/>
    <w:rsid w:val="00C65757"/>
    <w:rsid w:val="00C71D0E"/>
    <w:rsid w:val="00C722B1"/>
    <w:rsid w:val="00C7405F"/>
    <w:rsid w:val="00C800DE"/>
    <w:rsid w:val="00C913AD"/>
    <w:rsid w:val="00CA5601"/>
    <w:rsid w:val="00CB5A09"/>
    <w:rsid w:val="00CB6E7A"/>
    <w:rsid w:val="00CC474B"/>
    <w:rsid w:val="00CD1CBE"/>
    <w:rsid w:val="00CD5E4C"/>
    <w:rsid w:val="00CD5E8D"/>
    <w:rsid w:val="00CD6BA5"/>
    <w:rsid w:val="00CF2B89"/>
    <w:rsid w:val="00CF4E09"/>
    <w:rsid w:val="00CF525E"/>
    <w:rsid w:val="00D00D45"/>
    <w:rsid w:val="00D00DFF"/>
    <w:rsid w:val="00D00EE0"/>
    <w:rsid w:val="00D01086"/>
    <w:rsid w:val="00D23F1B"/>
    <w:rsid w:val="00D323CD"/>
    <w:rsid w:val="00D35FF3"/>
    <w:rsid w:val="00D36145"/>
    <w:rsid w:val="00D3701B"/>
    <w:rsid w:val="00D432AD"/>
    <w:rsid w:val="00D4416B"/>
    <w:rsid w:val="00D44BC0"/>
    <w:rsid w:val="00D4662D"/>
    <w:rsid w:val="00D52AE1"/>
    <w:rsid w:val="00D6409D"/>
    <w:rsid w:val="00D708D2"/>
    <w:rsid w:val="00D758AD"/>
    <w:rsid w:val="00D75D7D"/>
    <w:rsid w:val="00D809F2"/>
    <w:rsid w:val="00D82F45"/>
    <w:rsid w:val="00D8302C"/>
    <w:rsid w:val="00D849FC"/>
    <w:rsid w:val="00D8706B"/>
    <w:rsid w:val="00D911DF"/>
    <w:rsid w:val="00D961E7"/>
    <w:rsid w:val="00DA29D0"/>
    <w:rsid w:val="00DB2D01"/>
    <w:rsid w:val="00DC00B2"/>
    <w:rsid w:val="00DC21E1"/>
    <w:rsid w:val="00DC78C1"/>
    <w:rsid w:val="00DD2149"/>
    <w:rsid w:val="00DD2F4D"/>
    <w:rsid w:val="00DD44F6"/>
    <w:rsid w:val="00DD714E"/>
    <w:rsid w:val="00DE06AF"/>
    <w:rsid w:val="00DE27F5"/>
    <w:rsid w:val="00DE5159"/>
    <w:rsid w:val="00DF29ED"/>
    <w:rsid w:val="00DF2D7B"/>
    <w:rsid w:val="00E10F1F"/>
    <w:rsid w:val="00E21588"/>
    <w:rsid w:val="00E24BDC"/>
    <w:rsid w:val="00E3111A"/>
    <w:rsid w:val="00E34D80"/>
    <w:rsid w:val="00E41BE4"/>
    <w:rsid w:val="00E4345E"/>
    <w:rsid w:val="00E472B4"/>
    <w:rsid w:val="00E567E8"/>
    <w:rsid w:val="00E61989"/>
    <w:rsid w:val="00E7045E"/>
    <w:rsid w:val="00E710E9"/>
    <w:rsid w:val="00E85380"/>
    <w:rsid w:val="00E85A01"/>
    <w:rsid w:val="00EA3FB0"/>
    <w:rsid w:val="00EA5588"/>
    <w:rsid w:val="00EA594A"/>
    <w:rsid w:val="00ED0441"/>
    <w:rsid w:val="00ED3743"/>
    <w:rsid w:val="00EE53F2"/>
    <w:rsid w:val="00EE6E04"/>
    <w:rsid w:val="00EF08B5"/>
    <w:rsid w:val="00EF19D8"/>
    <w:rsid w:val="00EF3012"/>
    <w:rsid w:val="00EF7C9D"/>
    <w:rsid w:val="00F0035C"/>
    <w:rsid w:val="00F004DE"/>
    <w:rsid w:val="00F007F6"/>
    <w:rsid w:val="00F07310"/>
    <w:rsid w:val="00F1687C"/>
    <w:rsid w:val="00F26C92"/>
    <w:rsid w:val="00F35F0C"/>
    <w:rsid w:val="00F36C8C"/>
    <w:rsid w:val="00F37251"/>
    <w:rsid w:val="00F42ACD"/>
    <w:rsid w:val="00F4314A"/>
    <w:rsid w:val="00F448C8"/>
    <w:rsid w:val="00F51726"/>
    <w:rsid w:val="00F535A0"/>
    <w:rsid w:val="00F60AD7"/>
    <w:rsid w:val="00F6695C"/>
    <w:rsid w:val="00F67491"/>
    <w:rsid w:val="00F722A0"/>
    <w:rsid w:val="00F76569"/>
    <w:rsid w:val="00F834B4"/>
    <w:rsid w:val="00F928E5"/>
    <w:rsid w:val="00F96676"/>
    <w:rsid w:val="00FB0461"/>
    <w:rsid w:val="00FB2E34"/>
    <w:rsid w:val="00FD19EB"/>
    <w:rsid w:val="00FD1D38"/>
    <w:rsid w:val="00FD5E2A"/>
    <w:rsid w:val="00FD6495"/>
    <w:rsid w:val="00FD7BD0"/>
    <w:rsid w:val="00FE3E7A"/>
    <w:rsid w:val="00FF0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5D7F"/>
  <w15:chartTrackingRefBased/>
  <w15:docId w15:val="{4E6B446C-0B33-4E07-A0FD-3CFB2797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461"/>
    <w:rPr>
      <w:sz w:val="16"/>
      <w:szCs w:val="16"/>
    </w:rPr>
  </w:style>
  <w:style w:type="paragraph" w:styleId="CommentText">
    <w:name w:val="annotation text"/>
    <w:basedOn w:val="Normal"/>
    <w:link w:val="CommentTextChar"/>
    <w:uiPriority w:val="99"/>
    <w:semiHidden/>
    <w:unhideWhenUsed/>
    <w:rsid w:val="00FB0461"/>
    <w:rPr>
      <w:sz w:val="20"/>
      <w:szCs w:val="20"/>
    </w:rPr>
  </w:style>
  <w:style w:type="character" w:customStyle="1" w:styleId="CommentTextChar">
    <w:name w:val="Comment Text Char"/>
    <w:basedOn w:val="DefaultParagraphFont"/>
    <w:link w:val="CommentText"/>
    <w:uiPriority w:val="99"/>
    <w:semiHidden/>
    <w:rsid w:val="00FB0461"/>
    <w:rPr>
      <w:sz w:val="20"/>
      <w:szCs w:val="20"/>
    </w:rPr>
  </w:style>
  <w:style w:type="paragraph" w:styleId="CommentSubject">
    <w:name w:val="annotation subject"/>
    <w:basedOn w:val="CommentText"/>
    <w:next w:val="CommentText"/>
    <w:link w:val="CommentSubjectChar"/>
    <w:uiPriority w:val="99"/>
    <w:semiHidden/>
    <w:unhideWhenUsed/>
    <w:rsid w:val="00FB0461"/>
    <w:rPr>
      <w:b/>
      <w:bCs/>
    </w:rPr>
  </w:style>
  <w:style w:type="character" w:customStyle="1" w:styleId="CommentSubjectChar">
    <w:name w:val="Comment Subject Char"/>
    <w:basedOn w:val="CommentTextChar"/>
    <w:link w:val="CommentSubject"/>
    <w:uiPriority w:val="99"/>
    <w:semiHidden/>
    <w:rsid w:val="00FB0461"/>
    <w:rPr>
      <w:b/>
      <w:bCs/>
      <w:sz w:val="20"/>
      <w:szCs w:val="20"/>
    </w:rPr>
  </w:style>
  <w:style w:type="paragraph" w:styleId="Header">
    <w:name w:val="header"/>
    <w:basedOn w:val="Normal"/>
    <w:link w:val="HeaderChar"/>
    <w:uiPriority w:val="99"/>
    <w:unhideWhenUsed/>
    <w:rsid w:val="00471AD7"/>
    <w:pPr>
      <w:tabs>
        <w:tab w:val="center" w:pos="4680"/>
        <w:tab w:val="right" w:pos="9360"/>
      </w:tabs>
    </w:pPr>
  </w:style>
  <w:style w:type="character" w:customStyle="1" w:styleId="HeaderChar">
    <w:name w:val="Header Char"/>
    <w:basedOn w:val="DefaultParagraphFont"/>
    <w:link w:val="Header"/>
    <w:uiPriority w:val="99"/>
    <w:rsid w:val="00471AD7"/>
  </w:style>
  <w:style w:type="paragraph" w:styleId="Footer">
    <w:name w:val="footer"/>
    <w:basedOn w:val="Normal"/>
    <w:link w:val="FooterChar"/>
    <w:uiPriority w:val="99"/>
    <w:unhideWhenUsed/>
    <w:rsid w:val="00471AD7"/>
    <w:pPr>
      <w:tabs>
        <w:tab w:val="center" w:pos="4680"/>
        <w:tab w:val="right" w:pos="9360"/>
      </w:tabs>
    </w:pPr>
  </w:style>
  <w:style w:type="character" w:customStyle="1" w:styleId="FooterChar">
    <w:name w:val="Footer Char"/>
    <w:basedOn w:val="DefaultParagraphFont"/>
    <w:link w:val="Footer"/>
    <w:uiPriority w:val="99"/>
    <w:rsid w:val="00471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mailto:chengjt@vt.edu"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jpe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14316</Words>
  <Characters>81604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Cheng, Jiangtao</cp:lastModifiedBy>
  <cp:revision>2</cp:revision>
  <dcterms:created xsi:type="dcterms:W3CDTF">2021-07-17T20:31:00Z</dcterms:created>
  <dcterms:modified xsi:type="dcterms:W3CDTF">2021-07-17T20:31:00Z</dcterms:modified>
</cp:coreProperties>
</file>