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10D6" w14:textId="418454C6" w:rsidR="009676C4" w:rsidRDefault="00C536AE" w:rsidP="00185E9D">
      <w:pPr>
        <w:widowControl/>
        <w:spacing w:line="276" w:lineRule="auto"/>
        <w:jc w:val="center"/>
        <w:rPr>
          <w:rFonts w:eastAsia="DengXian" w:cs="Times New Roman"/>
          <w:b/>
          <w:bCs/>
          <w:kern w:val="0"/>
          <w:sz w:val="24"/>
          <w:szCs w:val="24"/>
        </w:rPr>
      </w:pPr>
      <w:r w:rsidRPr="00C111B2">
        <w:rPr>
          <w:rFonts w:eastAsia="DengXian" w:cs="Times New Roman"/>
          <w:b/>
          <w:bCs/>
          <w:kern w:val="0"/>
          <w:sz w:val="24"/>
          <w:szCs w:val="24"/>
        </w:rPr>
        <w:t>D</w:t>
      </w:r>
      <w:r w:rsidR="009C2D8F" w:rsidRPr="00C111B2">
        <w:rPr>
          <w:rFonts w:eastAsia="DengXian" w:cs="Times New Roman"/>
          <w:b/>
          <w:bCs/>
          <w:kern w:val="0"/>
          <w:sz w:val="24"/>
          <w:szCs w:val="24"/>
        </w:rPr>
        <w:t>roplet</w:t>
      </w:r>
      <w:r w:rsidRPr="00C111B2">
        <w:rPr>
          <w:rFonts w:eastAsia="DengXian" w:cs="Times New Roman"/>
          <w:b/>
          <w:bCs/>
          <w:kern w:val="0"/>
          <w:sz w:val="24"/>
          <w:szCs w:val="24"/>
        </w:rPr>
        <w:t xml:space="preserve"> Evaporation</w:t>
      </w:r>
      <w:r w:rsidR="009C2D8F" w:rsidRPr="00C111B2">
        <w:rPr>
          <w:rFonts w:eastAsia="DengXian" w:cs="Times New Roman"/>
          <w:b/>
          <w:bCs/>
          <w:kern w:val="0"/>
          <w:sz w:val="24"/>
          <w:szCs w:val="24"/>
        </w:rPr>
        <w:t xml:space="preserve"> on </w:t>
      </w:r>
      <w:r w:rsidRPr="00C111B2">
        <w:rPr>
          <w:rFonts w:eastAsia="DengXian" w:cs="Times New Roman"/>
          <w:b/>
          <w:bCs/>
          <w:kern w:val="0"/>
          <w:sz w:val="24"/>
          <w:szCs w:val="24"/>
        </w:rPr>
        <w:t>H</w:t>
      </w:r>
      <w:r w:rsidR="009C2D8F" w:rsidRPr="00C111B2">
        <w:rPr>
          <w:rFonts w:eastAsia="DengXian" w:cs="Times New Roman"/>
          <w:b/>
          <w:bCs/>
          <w:kern w:val="0"/>
          <w:sz w:val="24"/>
          <w:szCs w:val="24"/>
        </w:rPr>
        <w:t xml:space="preserve">ot </w:t>
      </w:r>
      <w:r w:rsidRPr="00C111B2">
        <w:rPr>
          <w:rFonts w:eastAsia="DengXian" w:cs="Times New Roman"/>
          <w:b/>
          <w:bCs/>
          <w:kern w:val="0"/>
          <w:sz w:val="24"/>
          <w:szCs w:val="24"/>
        </w:rPr>
        <w:t>M</w:t>
      </w:r>
      <w:r w:rsidR="009C2D8F" w:rsidRPr="00C111B2">
        <w:rPr>
          <w:rFonts w:eastAsia="DengXian" w:cs="Times New Roman"/>
          <w:b/>
          <w:bCs/>
          <w:kern w:val="0"/>
          <w:sz w:val="24"/>
          <w:szCs w:val="24"/>
        </w:rPr>
        <w:t>icro</w:t>
      </w:r>
      <w:r w:rsidR="00B52D76">
        <w:rPr>
          <w:rFonts w:eastAsia="DengXian" w:cs="Times New Roman"/>
          <w:b/>
          <w:bCs/>
          <w:kern w:val="0"/>
          <w:sz w:val="24"/>
          <w:szCs w:val="24"/>
        </w:rPr>
        <w:t>-</w:t>
      </w:r>
      <w:r w:rsidR="009C2D8F" w:rsidRPr="00C111B2">
        <w:rPr>
          <w:rFonts w:eastAsia="DengXian" w:cs="Times New Roman"/>
          <w:b/>
          <w:bCs/>
          <w:kern w:val="0"/>
          <w:sz w:val="24"/>
          <w:szCs w:val="24"/>
        </w:rPr>
        <w:t xml:space="preserve">structured </w:t>
      </w:r>
      <w:r w:rsidRPr="00C111B2">
        <w:rPr>
          <w:rFonts w:eastAsia="DengXian" w:cs="Times New Roman"/>
          <w:b/>
          <w:bCs/>
          <w:kern w:val="0"/>
          <w:sz w:val="24"/>
          <w:szCs w:val="24"/>
        </w:rPr>
        <w:t>S</w:t>
      </w:r>
      <w:r w:rsidR="009C2D8F" w:rsidRPr="00C111B2">
        <w:rPr>
          <w:rFonts w:eastAsia="DengXian" w:cs="Times New Roman"/>
          <w:b/>
          <w:bCs/>
          <w:kern w:val="0"/>
          <w:sz w:val="24"/>
          <w:szCs w:val="24"/>
        </w:rPr>
        <w:t xml:space="preserve">uperhydrophobic </w:t>
      </w:r>
      <w:r w:rsidRPr="00C111B2">
        <w:rPr>
          <w:rFonts w:eastAsia="DengXian" w:cs="Times New Roman"/>
          <w:b/>
          <w:bCs/>
          <w:kern w:val="0"/>
          <w:sz w:val="24"/>
          <w:szCs w:val="24"/>
        </w:rPr>
        <w:t>S</w:t>
      </w:r>
      <w:r w:rsidR="009C2D8F" w:rsidRPr="00C111B2">
        <w:rPr>
          <w:rFonts w:eastAsia="DengXian" w:cs="Times New Roman"/>
          <w:b/>
          <w:bCs/>
          <w:kern w:val="0"/>
          <w:sz w:val="24"/>
          <w:szCs w:val="24"/>
        </w:rPr>
        <w:t>urfaces</w:t>
      </w:r>
      <w:r w:rsidRPr="00C111B2">
        <w:rPr>
          <w:rFonts w:eastAsia="DengXian" w:cs="Times New Roman"/>
          <w:b/>
          <w:bCs/>
          <w:kern w:val="0"/>
          <w:sz w:val="24"/>
          <w:szCs w:val="24"/>
        </w:rPr>
        <w:t xml:space="preserve">: </w:t>
      </w:r>
    </w:p>
    <w:p w14:paraId="7C0DC835" w14:textId="7F3A9A94" w:rsidR="009C2D8F" w:rsidRPr="00C111B2" w:rsidRDefault="00C536AE" w:rsidP="00185E9D">
      <w:pPr>
        <w:widowControl/>
        <w:spacing w:after="120" w:line="276" w:lineRule="auto"/>
        <w:jc w:val="center"/>
        <w:rPr>
          <w:rFonts w:eastAsia="DengXian" w:cs="Times New Roman"/>
          <w:b/>
          <w:bCs/>
          <w:kern w:val="0"/>
          <w:sz w:val="24"/>
          <w:szCs w:val="24"/>
        </w:rPr>
      </w:pPr>
      <w:r w:rsidRPr="00C111B2">
        <w:rPr>
          <w:rFonts w:eastAsia="DengXian" w:cs="Times New Roman"/>
          <w:b/>
          <w:bCs/>
          <w:kern w:val="0"/>
          <w:sz w:val="24"/>
          <w:szCs w:val="24"/>
        </w:rPr>
        <w:t>Analysis of Evaporation from Droplet Cap and Base Surfaces</w:t>
      </w:r>
    </w:p>
    <w:p w14:paraId="2D0C6F75" w14:textId="32B5D382" w:rsidR="00BC4509" w:rsidRDefault="00BC4509" w:rsidP="00185E9D">
      <w:pPr>
        <w:widowControl/>
        <w:spacing w:line="276" w:lineRule="auto"/>
        <w:jc w:val="center"/>
        <w:rPr>
          <w:rFonts w:eastAsia="DengXian" w:cs="Times New Roman"/>
          <w:kern w:val="0"/>
          <w:sz w:val="24"/>
          <w:szCs w:val="24"/>
        </w:rPr>
      </w:pPr>
      <w:r w:rsidRPr="00BC4509">
        <w:rPr>
          <w:rFonts w:eastAsia="DengXian" w:cs="Times New Roman"/>
          <w:kern w:val="0"/>
          <w:sz w:val="24"/>
          <w:szCs w:val="24"/>
        </w:rPr>
        <w:t>Wenge Huang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 xml:space="preserve">, </w:t>
      </w:r>
      <w:proofErr w:type="spellStart"/>
      <w:r>
        <w:rPr>
          <w:rFonts w:eastAsia="DengXian" w:cs="Times New Roman"/>
          <w:kern w:val="0"/>
          <w:sz w:val="24"/>
          <w:szCs w:val="24"/>
        </w:rPr>
        <w:t>Xukun</w:t>
      </w:r>
      <w:proofErr w:type="spellEnd"/>
      <w:r>
        <w:rPr>
          <w:rFonts w:eastAsia="DengXian" w:cs="Times New Roman"/>
          <w:kern w:val="0"/>
          <w:sz w:val="24"/>
          <w:szCs w:val="24"/>
        </w:rPr>
        <w:t xml:space="preserve"> He</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w:t>
      </w:r>
      <w:r w:rsidR="001D7456">
        <w:rPr>
          <w:rFonts w:eastAsia="DengXian" w:cs="Times New Roman"/>
          <w:kern w:val="0"/>
          <w:sz w:val="24"/>
          <w:szCs w:val="24"/>
        </w:rPr>
        <w:t xml:space="preserve"> </w:t>
      </w:r>
      <w:r w:rsidR="001D7456" w:rsidRPr="001D7456">
        <w:rPr>
          <w:rFonts w:eastAsia="DengXian" w:cs="Times New Roman"/>
          <w:kern w:val="0"/>
          <w:sz w:val="24"/>
          <w:szCs w:val="24"/>
        </w:rPr>
        <w:t>Cong Liu</w:t>
      </w:r>
      <w:r w:rsidR="001D7456" w:rsidRPr="001D7456">
        <w:rPr>
          <w:rFonts w:eastAsia="DengXian" w:cs="Times New Roman"/>
          <w:kern w:val="0"/>
          <w:sz w:val="24"/>
          <w:szCs w:val="24"/>
          <w:vertAlign w:val="superscript"/>
        </w:rPr>
        <w:t xml:space="preserve"> </w:t>
      </w:r>
      <w:r w:rsidR="001D7456">
        <w:rPr>
          <w:rFonts w:eastAsia="DengXian" w:cs="Times New Roman"/>
          <w:kern w:val="0"/>
          <w:sz w:val="24"/>
          <w:szCs w:val="24"/>
          <w:vertAlign w:val="superscript"/>
        </w:rPr>
        <w:t>d</w:t>
      </w:r>
      <w:r w:rsidR="001D7456">
        <w:rPr>
          <w:rFonts w:eastAsia="DengXian" w:cs="Times New Roman"/>
          <w:kern w:val="0"/>
          <w:sz w:val="24"/>
          <w:szCs w:val="24"/>
        </w:rPr>
        <w:t xml:space="preserve">, </w:t>
      </w:r>
      <w:proofErr w:type="spellStart"/>
      <w:r w:rsidR="001D7456" w:rsidRPr="001D7456">
        <w:rPr>
          <w:rFonts w:eastAsia="DengXian" w:cs="Times New Roman"/>
          <w:kern w:val="0"/>
          <w:sz w:val="24"/>
          <w:szCs w:val="24"/>
        </w:rPr>
        <w:t>Xiaojie</w:t>
      </w:r>
      <w:proofErr w:type="spellEnd"/>
      <w:r w:rsidR="001D7456" w:rsidRPr="001D7456">
        <w:rPr>
          <w:rFonts w:eastAsia="DengXian" w:cs="Times New Roman"/>
          <w:kern w:val="0"/>
          <w:sz w:val="24"/>
          <w:szCs w:val="24"/>
        </w:rPr>
        <w:t xml:space="preserve"> Li</w:t>
      </w:r>
      <w:r w:rsidR="001D7456">
        <w:rPr>
          <w:rFonts w:eastAsia="DengXian" w:cs="Times New Roman"/>
          <w:kern w:val="0"/>
          <w:sz w:val="24"/>
          <w:szCs w:val="24"/>
        </w:rPr>
        <w:t xml:space="preserve"> </w:t>
      </w:r>
      <w:r w:rsidR="001D7456">
        <w:rPr>
          <w:rFonts w:eastAsia="DengXian" w:cs="Times New Roman"/>
          <w:kern w:val="0"/>
          <w:sz w:val="24"/>
          <w:szCs w:val="24"/>
          <w:vertAlign w:val="superscript"/>
        </w:rPr>
        <w:t>d</w:t>
      </w:r>
      <w:r w:rsidR="001D7456">
        <w:rPr>
          <w:rFonts w:eastAsia="DengXian" w:cs="Times New Roman"/>
          <w:kern w:val="0"/>
          <w:sz w:val="24"/>
          <w:szCs w:val="24"/>
        </w:rPr>
        <w:t>,</w:t>
      </w:r>
      <w:r w:rsidR="00DD44F6">
        <w:rPr>
          <w:rFonts w:eastAsia="DengXian" w:cs="Times New Roman"/>
          <w:kern w:val="0"/>
          <w:sz w:val="24"/>
          <w:szCs w:val="24"/>
        </w:rPr>
        <w:t xml:space="preserve"> </w:t>
      </w:r>
      <w:proofErr w:type="spellStart"/>
      <w:r w:rsidR="00DD44F6">
        <w:rPr>
          <w:rFonts w:eastAsia="DengXian" w:cs="Times New Roman"/>
          <w:kern w:val="0"/>
          <w:sz w:val="24"/>
          <w:szCs w:val="24"/>
        </w:rPr>
        <w:t>Yahua</w:t>
      </w:r>
      <w:proofErr w:type="spellEnd"/>
      <w:r w:rsidR="00DD44F6">
        <w:rPr>
          <w:rFonts w:eastAsia="DengXian" w:cs="Times New Roman"/>
          <w:kern w:val="0"/>
          <w:sz w:val="24"/>
          <w:szCs w:val="24"/>
        </w:rPr>
        <w:t xml:space="preserve"> Liu </w:t>
      </w:r>
      <w:r w:rsidR="00DD44F6">
        <w:rPr>
          <w:rFonts w:eastAsia="DengXian" w:cs="Times New Roman"/>
          <w:kern w:val="0"/>
          <w:sz w:val="24"/>
          <w:szCs w:val="24"/>
          <w:vertAlign w:val="superscript"/>
        </w:rPr>
        <w:t>d</w:t>
      </w:r>
      <w:r w:rsidR="00DD44F6">
        <w:rPr>
          <w:rFonts w:eastAsia="DengXian" w:cs="Times New Roman"/>
          <w:kern w:val="0"/>
          <w:sz w:val="24"/>
          <w:szCs w:val="24"/>
        </w:rPr>
        <w:t>,</w:t>
      </w:r>
      <w:r w:rsidR="00C800DE">
        <w:rPr>
          <w:rFonts w:eastAsia="DengXian" w:cs="Times New Roman"/>
          <w:kern w:val="0"/>
          <w:sz w:val="24"/>
          <w:szCs w:val="24"/>
        </w:rPr>
        <w:t xml:space="preserve"> </w:t>
      </w:r>
      <w:proofErr w:type="spellStart"/>
      <w:r>
        <w:rPr>
          <w:rFonts w:eastAsia="DengXian" w:cs="Times New Roman"/>
          <w:kern w:val="0"/>
          <w:sz w:val="24"/>
          <w:szCs w:val="24"/>
        </w:rPr>
        <w:t>Jiangtao</w:t>
      </w:r>
      <w:proofErr w:type="spellEnd"/>
      <w:r>
        <w:rPr>
          <w:rFonts w:eastAsia="DengXian" w:cs="Times New Roman"/>
          <w:kern w:val="0"/>
          <w:sz w:val="24"/>
          <w:szCs w:val="24"/>
        </w:rPr>
        <w:t xml:space="preserve"> Cheng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 b, c, *</w:t>
      </w:r>
    </w:p>
    <w:p w14:paraId="595C833B" w14:textId="0B8BD655" w:rsidR="00C800DE" w:rsidRDefault="00C800DE" w:rsidP="00185E9D">
      <w:pPr>
        <w:widowControl/>
        <w:spacing w:line="276" w:lineRule="auto"/>
        <w:jc w:val="center"/>
        <w:rPr>
          <w:rFonts w:eastAsia="DengXian" w:cs="Times New Roman"/>
          <w:kern w:val="0"/>
          <w:sz w:val="24"/>
          <w:szCs w:val="24"/>
        </w:rPr>
      </w:pPr>
      <w:r>
        <w:rPr>
          <w:rFonts w:eastAsia="DengXian" w:cs="Times New Roman"/>
          <w:kern w:val="0"/>
          <w:sz w:val="24"/>
          <w:szCs w:val="24"/>
          <w:vertAlign w:val="superscript"/>
        </w:rPr>
        <w:t xml:space="preserve">a </w:t>
      </w:r>
      <w:r>
        <w:rPr>
          <w:rFonts w:eastAsia="DengXian" w:cs="Times New Roman"/>
          <w:kern w:val="0"/>
          <w:sz w:val="24"/>
          <w:szCs w:val="24"/>
        </w:rPr>
        <w:t>Department of Mechanical Engineering, Virginia Tech, Blacksburg, VA 24061, USA</w:t>
      </w:r>
    </w:p>
    <w:p w14:paraId="47716491" w14:textId="77777777" w:rsidR="00C800DE" w:rsidRDefault="00C800DE" w:rsidP="00185E9D">
      <w:pPr>
        <w:widowControl/>
        <w:spacing w:line="276" w:lineRule="auto"/>
        <w:jc w:val="center"/>
        <w:rPr>
          <w:rFonts w:eastAsia="DengXian" w:cs="Times New Roman"/>
          <w:kern w:val="0"/>
          <w:sz w:val="24"/>
          <w:szCs w:val="24"/>
        </w:rPr>
      </w:pPr>
      <w:r>
        <w:rPr>
          <w:rFonts w:eastAsia="DengXian" w:cs="Times New Roman"/>
          <w:kern w:val="0"/>
          <w:sz w:val="24"/>
          <w:szCs w:val="24"/>
          <w:vertAlign w:val="superscript"/>
        </w:rPr>
        <w:t xml:space="preserve">b </w:t>
      </w:r>
      <w:r>
        <w:rPr>
          <w:rFonts w:eastAsia="DengXian" w:cs="Times New Roman"/>
          <w:kern w:val="0"/>
          <w:sz w:val="24"/>
          <w:szCs w:val="24"/>
        </w:rPr>
        <w:t>Macromolecules Innovation Institute, Virginia Tech, Blacksburg, VA 24061, USA</w:t>
      </w:r>
    </w:p>
    <w:p w14:paraId="22948044" w14:textId="635BFC41" w:rsidR="00C800DE" w:rsidRDefault="00C800DE" w:rsidP="00185E9D">
      <w:pPr>
        <w:widowControl/>
        <w:spacing w:line="276" w:lineRule="auto"/>
        <w:jc w:val="center"/>
        <w:rPr>
          <w:rFonts w:eastAsia="DengXian" w:cs="Times New Roman"/>
          <w:kern w:val="0"/>
          <w:sz w:val="24"/>
          <w:szCs w:val="24"/>
        </w:rPr>
      </w:pPr>
      <w:r>
        <w:rPr>
          <w:rFonts w:eastAsia="DengXian" w:cs="Times New Roman"/>
          <w:kern w:val="0"/>
          <w:sz w:val="24"/>
          <w:szCs w:val="24"/>
          <w:vertAlign w:val="superscript"/>
        </w:rPr>
        <w:t xml:space="preserve">c </w:t>
      </w:r>
      <w:r>
        <w:rPr>
          <w:rFonts w:eastAsia="DengXian" w:cs="Times New Roman"/>
          <w:kern w:val="0"/>
          <w:sz w:val="24"/>
          <w:szCs w:val="24"/>
        </w:rPr>
        <w:t>Center for Soft Matter and Biological Physics, Virginia Tech, Blacksburg, VA 24061, USA</w:t>
      </w:r>
    </w:p>
    <w:p w14:paraId="5AE930CA" w14:textId="6E1B7FA9" w:rsidR="00DD44F6" w:rsidRPr="00DD44F6" w:rsidRDefault="00DD44F6" w:rsidP="00185E9D">
      <w:pPr>
        <w:widowControl/>
        <w:spacing w:line="276" w:lineRule="auto"/>
        <w:jc w:val="center"/>
        <w:rPr>
          <w:rFonts w:eastAsia="DengXian" w:cs="Times New Roman"/>
          <w:kern w:val="0"/>
          <w:sz w:val="24"/>
          <w:szCs w:val="24"/>
        </w:rPr>
      </w:pPr>
      <w:r>
        <w:rPr>
          <w:rFonts w:eastAsia="DengXian" w:cs="Times New Roman"/>
          <w:kern w:val="0"/>
          <w:sz w:val="24"/>
          <w:szCs w:val="24"/>
          <w:vertAlign w:val="superscript"/>
        </w:rPr>
        <w:t xml:space="preserve">d </w:t>
      </w:r>
      <w:r>
        <w:rPr>
          <w:rFonts w:eastAsia="DengXian" w:cs="Times New Roman"/>
          <w:kern w:val="0"/>
          <w:sz w:val="24"/>
          <w:szCs w:val="24"/>
        </w:rPr>
        <w:t>Key Laboratory for Non-traditional Machining Technology of Ministry of Education, Dalian University of Technology, Dalian 116024, China</w:t>
      </w:r>
    </w:p>
    <w:p w14:paraId="0B19C3D6" w14:textId="7D8ACFCC" w:rsidR="005B751C" w:rsidRPr="003F05B1" w:rsidRDefault="00C800DE" w:rsidP="00185E9D">
      <w:pPr>
        <w:widowControl/>
        <w:spacing w:after="120" w:line="276" w:lineRule="auto"/>
        <w:jc w:val="center"/>
        <w:rPr>
          <w:rFonts w:eastAsia="DengXian" w:cs="Times New Roman"/>
          <w:kern w:val="0"/>
          <w:sz w:val="24"/>
          <w:szCs w:val="24"/>
        </w:rPr>
      </w:pPr>
      <w:r>
        <w:rPr>
          <w:rFonts w:eastAsia="DengXian" w:cs="Times New Roman"/>
          <w:kern w:val="0"/>
          <w:sz w:val="24"/>
          <w:szCs w:val="24"/>
        </w:rPr>
        <w:t xml:space="preserve">*Corresponding author. E-mail: </w:t>
      </w:r>
      <w:hyperlink r:id="rId6" w:history="1">
        <w:r w:rsidR="00D432AD" w:rsidRPr="005D3271">
          <w:rPr>
            <w:rStyle w:val="Hyperlink"/>
            <w:rFonts w:eastAsia="DengXian" w:cs="Times New Roman"/>
            <w:kern w:val="0"/>
            <w:sz w:val="24"/>
            <w:szCs w:val="24"/>
          </w:rPr>
          <w:t>chengjt@vt.edu</w:t>
        </w:r>
      </w:hyperlink>
      <w:r w:rsidR="00D432AD">
        <w:rPr>
          <w:rFonts w:eastAsia="DengXian" w:cs="Times New Roman"/>
          <w:kern w:val="0"/>
          <w:sz w:val="24"/>
          <w:szCs w:val="24"/>
        </w:rPr>
        <w:t>; Phone: 540-231</w:t>
      </w:r>
      <w:r w:rsidR="009676C4">
        <w:rPr>
          <w:rFonts w:eastAsia="DengXian" w:cs="Times New Roman"/>
          <w:kern w:val="0"/>
          <w:sz w:val="24"/>
          <w:szCs w:val="24"/>
        </w:rPr>
        <w:t>-</w:t>
      </w:r>
      <w:r w:rsidR="00D432AD">
        <w:rPr>
          <w:rFonts w:eastAsia="DengXian" w:cs="Times New Roman"/>
          <w:kern w:val="0"/>
          <w:sz w:val="24"/>
          <w:szCs w:val="24"/>
        </w:rPr>
        <w:t>4164</w:t>
      </w:r>
      <w:r>
        <w:rPr>
          <w:rFonts w:eastAsia="DengXian" w:cs="Times New Roman"/>
          <w:kern w:val="0"/>
          <w:sz w:val="24"/>
          <w:szCs w:val="24"/>
        </w:rPr>
        <w:t xml:space="preserve"> </w:t>
      </w:r>
    </w:p>
    <w:p w14:paraId="2CEED9D0" w14:textId="658C525E" w:rsidR="007566B9" w:rsidRDefault="003D6573">
      <w:pPr>
        <w:widowControl/>
        <w:spacing w:line="360" w:lineRule="auto"/>
        <w:rPr>
          <w:rFonts w:eastAsia="DengXian" w:cs="Times New Roman"/>
          <w:kern w:val="0"/>
          <w:sz w:val="24"/>
          <w:szCs w:val="24"/>
        </w:rPr>
        <w:pPrChange w:id="0" w:author="Cheng, Jiangtao" w:date="2021-07-18T13:22:00Z">
          <w:pPr>
            <w:widowControl/>
            <w:tabs>
              <w:tab w:val="left" w:pos="360"/>
            </w:tabs>
            <w:spacing w:after="160" w:line="360" w:lineRule="auto"/>
            <w:ind w:firstLine="360"/>
          </w:pPr>
        </w:pPrChange>
      </w:pPr>
      <w:r>
        <w:rPr>
          <w:rFonts w:eastAsia="DengXian" w:cs="Times New Roman"/>
          <w:b/>
          <w:bCs/>
          <w:kern w:val="0"/>
          <w:sz w:val="24"/>
          <w:szCs w:val="24"/>
        </w:rPr>
        <w:t>Abstract</w:t>
      </w:r>
      <w:r w:rsidR="006D1C60">
        <w:rPr>
          <w:rFonts w:eastAsia="DengXian" w:cs="Times New Roman"/>
          <w:b/>
          <w:bCs/>
          <w:kern w:val="0"/>
          <w:sz w:val="24"/>
          <w:szCs w:val="24"/>
        </w:rPr>
        <w:t>:</w:t>
      </w:r>
      <w:r w:rsidR="006D1C60">
        <w:rPr>
          <w:rFonts w:eastAsia="DengXian" w:cs="Times New Roman"/>
          <w:kern w:val="0"/>
          <w:sz w:val="24"/>
          <w:szCs w:val="24"/>
        </w:rPr>
        <w:t xml:space="preserve"> </w:t>
      </w:r>
      <w:bookmarkStart w:id="1" w:name="_Hlk77260378"/>
      <w:r w:rsidR="007566B9">
        <w:rPr>
          <w:rFonts w:eastAsia="DengXian" w:cs="Times New Roman"/>
          <w:kern w:val="0"/>
          <w:sz w:val="24"/>
          <w:szCs w:val="24"/>
        </w:rPr>
        <w:t xml:space="preserve">In this study, </w:t>
      </w:r>
      <w:r w:rsidR="00E85380">
        <w:rPr>
          <w:rFonts w:eastAsia="DengXian" w:cs="Times New Roman"/>
          <w:kern w:val="0"/>
          <w:sz w:val="24"/>
          <w:szCs w:val="24"/>
        </w:rPr>
        <w:t xml:space="preserve">evaporation of </w:t>
      </w:r>
      <w:r w:rsidR="007566B9">
        <w:rPr>
          <w:rFonts w:eastAsia="DengXian" w:cs="Times New Roman"/>
          <w:kern w:val="0"/>
          <w:sz w:val="24"/>
          <w:szCs w:val="24"/>
        </w:rPr>
        <w:t>sessile</w:t>
      </w:r>
      <w:r w:rsidR="00E85380">
        <w:rPr>
          <w:rFonts w:eastAsia="DengXian" w:cs="Times New Roman"/>
          <w:kern w:val="0"/>
          <w:sz w:val="24"/>
          <w:szCs w:val="24"/>
        </w:rPr>
        <w:t xml:space="preserve"> water</w:t>
      </w:r>
      <w:r w:rsidR="007566B9">
        <w:rPr>
          <w:rFonts w:eastAsia="DengXian" w:cs="Times New Roman"/>
          <w:kern w:val="0"/>
          <w:sz w:val="24"/>
          <w:szCs w:val="24"/>
        </w:rPr>
        <w:t xml:space="preserve"> droplet</w:t>
      </w:r>
      <w:r w:rsidR="00E85380">
        <w:rPr>
          <w:rFonts w:eastAsia="DengXian" w:cs="Times New Roman"/>
          <w:kern w:val="0"/>
          <w:sz w:val="24"/>
          <w:szCs w:val="24"/>
        </w:rPr>
        <w:t>s</w:t>
      </w:r>
      <w:r w:rsidR="007566B9">
        <w:rPr>
          <w:rFonts w:eastAsia="DengXian" w:cs="Times New Roman"/>
          <w:kern w:val="0"/>
          <w:sz w:val="24"/>
          <w:szCs w:val="24"/>
        </w:rPr>
        <w:t xml:space="preserve"> on hot micro-structured superhydrophobic surfaces is experimentally and theoretically investigated</w:t>
      </w:r>
      <w:r w:rsidR="00B62889">
        <w:rPr>
          <w:rFonts w:eastAsia="DengXian" w:cs="Times New Roman"/>
          <w:kern w:val="0"/>
          <w:sz w:val="24"/>
          <w:szCs w:val="24"/>
        </w:rPr>
        <w:t>.</w:t>
      </w:r>
      <w:r w:rsidR="007566B9">
        <w:rPr>
          <w:rFonts w:eastAsia="DengXian" w:cs="Times New Roman"/>
          <w:kern w:val="0"/>
          <w:sz w:val="24"/>
          <w:szCs w:val="24"/>
        </w:rPr>
        <w:t xml:space="preserve"> Water droplets of 4 </w:t>
      </w:r>
      <w:proofErr w:type="spellStart"/>
      <w:r w:rsidR="007566B9" w:rsidRPr="008D6A47">
        <w:rPr>
          <w:rFonts w:eastAsia="DengXian" w:cs="Times New Roman"/>
          <w:kern w:val="0"/>
          <w:sz w:val="24"/>
          <w:szCs w:val="24"/>
        </w:rPr>
        <w:t>μL</w:t>
      </w:r>
      <w:proofErr w:type="spellEnd"/>
      <w:r w:rsidR="007566B9">
        <w:rPr>
          <w:rFonts w:eastAsia="DengXian" w:cs="Times New Roman"/>
          <w:kern w:val="0"/>
          <w:sz w:val="24"/>
          <w:szCs w:val="24"/>
        </w:rPr>
        <w:t xml:space="preserve"> are placed on silicon-based micro</w:t>
      </w:r>
      <w:r w:rsidR="00B31638">
        <w:rPr>
          <w:rFonts w:eastAsia="DengXian" w:cs="Times New Roman"/>
          <w:kern w:val="0"/>
          <w:sz w:val="24"/>
          <w:szCs w:val="24"/>
        </w:rPr>
        <w:t>-</w:t>
      </w:r>
      <w:r w:rsidR="007566B9">
        <w:rPr>
          <w:rFonts w:eastAsia="DengXian" w:cs="Times New Roman"/>
          <w:kern w:val="0"/>
          <w:sz w:val="24"/>
          <w:szCs w:val="24"/>
        </w:rPr>
        <w:t>pillar</w:t>
      </w:r>
      <w:r w:rsidR="00B62889">
        <w:rPr>
          <w:rFonts w:eastAsia="DengXian" w:cs="Times New Roman"/>
          <w:kern w:val="0"/>
          <w:sz w:val="24"/>
          <w:szCs w:val="24"/>
        </w:rPr>
        <w:t>ed</w:t>
      </w:r>
      <w:r w:rsidR="007566B9">
        <w:rPr>
          <w:rFonts w:eastAsia="DengXian" w:cs="Times New Roman"/>
          <w:kern w:val="0"/>
          <w:sz w:val="24"/>
          <w:szCs w:val="24"/>
        </w:rPr>
        <w:t xml:space="preserve"> substrates with </w:t>
      </w:r>
      <w:r w:rsidR="00B62889">
        <w:rPr>
          <w:rFonts w:eastAsia="DengXian" w:cs="Times New Roman"/>
          <w:kern w:val="0"/>
          <w:sz w:val="24"/>
          <w:szCs w:val="24"/>
        </w:rPr>
        <w:t>the substrate</w:t>
      </w:r>
      <w:r w:rsidR="007566B9">
        <w:rPr>
          <w:rFonts w:eastAsia="DengXian" w:cs="Times New Roman"/>
          <w:kern w:val="0"/>
          <w:sz w:val="24"/>
          <w:szCs w:val="24"/>
        </w:rPr>
        <w:t xml:space="preserve"> temperature </w:t>
      </w:r>
      <w:r w:rsidR="00961CF7">
        <w:rPr>
          <w:rFonts w:eastAsia="DengXian" w:cs="Times New Roman"/>
          <w:kern w:val="0"/>
          <w:sz w:val="24"/>
          <w:szCs w:val="24"/>
        </w:rPr>
        <w:t>heated</w:t>
      </w:r>
      <w:r w:rsidR="007566B9">
        <w:rPr>
          <w:rFonts w:eastAsia="DengXian" w:cs="Times New Roman"/>
          <w:kern w:val="0"/>
          <w:sz w:val="24"/>
          <w:szCs w:val="24"/>
        </w:rPr>
        <w:t xml:space="preserve"> </w:t>
      </w:r>
      <w:r w:rsidR="00600575">
        <w:rPr>
          <w:rFonts w:eastAsia="DengXian" w:cs="Times New Roman"/>
          <w:kern w:val="0"/>
          <w:sz w:val="24"/>
          <w:szCs w:val="24"/>
        </w:rPr>
        <w:t>up</w:t>
      </w:r>
      <w:r w:rsidR="007566B9">
        <w:rPr>
          <w:rFonts w:eastAsia="DengXian" w:cs="Times New Roman"/>
          <w:kern w:val="0"/>
          <w:sz w:val="24"/>
          <w:szCs w:val="24"/>
        </w:rPr>
        <w:t xml:space="preserve"> to 120 °C. A comprehensive thermal circuit model is developed to analyze the effects of micropillars and substrate temperature on the sessile droplet evaporation. </w:t>
      </w:r>
      <w:r w:rsidR="00F849F6">
        <w:rPr>
          <w:rFonts w:eastAsia="DengXian" w:cs="Times New Roman"/>
          <w:kern w:val="0"/>
          <w:sz w:val="24"/>
          <w:szCs w:val="24"/>
        </w:rPr>
        <w:t xml:space="preserve">For the first time, </w:t>
      </w:r>
      <w:r w:rsidR="00600575" w:rsidRPr="0063004E">
        <w:rPr>
          <w:rFonts w:eastAsia="DengXian" w:cs="Times New Roman"/>
          <w:iCs/>
          <w:kern w:val="0"/>
          <w:sz w:val="24"/>
          <w:szCs w:val="24"/>
        </w:rPr>
        <w:t>two components</w:t>
      </w:r>
      <w:r w:rsidR="00F849F6" w:rsidRPr="0063004E">
        <w:rPr>
          <w:rFonts w:eastAsia="DengXian" w:cs="Times New Roman"/>
          <w:iCs/>
          <w:kern w:val="0"/>
          <w:sz w:val="24"/>
          <w:szCs w:val="24"/>
        </w:rPr>
        <w:t xml:space="preserve"> of heat and mass transfer, </w:t>
      </w:r>
      <w:r w:rsidR="00F849F6" w:rsidRPr="00F81AF9">
        <w:rPr>
          <w:rFonts w:eastAsia="DengXian" w:cs="Times New Roman"/>
          <w:i/>
          <w:kern w:val="0"/>
          <w:sz w:val="24"/>
          <w:szCs w:val="24"/>
        </w:rPr>
        <w:t>i.e</w:t>
      </w:r>
      <w:r w:rsidR="00F849F6" w:rsidRPr="0063004E">
        <w:rPr>
          <w:rFonts w:eastAsia="DengXian" w:cs="Times New Roman"/>
          <w:iCs/>
          <w:kern w:val="0"/>
          <w:sz w:val="24"/>
          <w:szCs w:val="24"/>
        </w:rPr>
        <w:t xml:space="preserve">., </w:t>
      </w:r>
      <w:r w:rsidR="00600575">
        <w:rPr>
          <w:rFonts w:eastAsia="DengXian" w:cs="Times New Roman"/>
          <w:iCs/>
          <w:kern w:val="0"/>
          <w:sz w:val="24"/>
          <w:szCs w:val="24"/>
        </w:rPr>
        <w:t xml:space="preserve">one </w:t>
      </w:r>
      <w:r w:rsidR="00F849F6" w:rsidRPr="0063004E">
        <w:rPr>
          <w:rFonts w:eastAsia="DengXian" w:cs="Times New Roman"/>
          <w:iCs/>
          <w:kern w:val="0"/>
          <w:sz w:val="24"/>
          <w:szCs w:val="24"/>
        </w:rPr>
        <w:t xml:space="preserve">from the droplet cap </w:t>
      </w:r>
      <w:r w:rsidR="00600575">
        <w:rPr>
          <w:rFonts w:eastAsia="DengXian" w:cs="Times New Roman"/>
          <w:iCs/>
          <w:kern w:val="0"/>
          <w:sz w:val="24"/>
          <w:szCs w:val="24"/>
        </w:rPr>
        <w:t xml:space="preserve">surface </w:t>
      </w:r>
      <w:r w:rsidR="00F849F6" w:rsidRPr="0063004E">
        <w:rPr>
          <w:rFonts w:eastAsia="DengXian" w:cs="Times New Roman"/>
          <w:iCs/>
          <w:kern w:val="0"/>
          <w:sz w:val="24"/>
          <w:szCs w:val="24"/>
        </w:rPr>
        <w:t xml:space="preserve">and </w:t>
      </w:r>
      <w:r w:rsidR="00600575">
        <w:rPr>
          <w:rFonts w:eastAsia="DengXian" w:cs="Times New Roman"/>
          <w:iCs/>
          <w:kern w:val="0"/>
          <w:sz w:val="24"/>
          <w:szCs w:val="24"/>
        </w:rPr>
        <w:t xml:space="preserve">the other from </w:t>
      </w:r>
      <w:r w:rsidR="00F849F6" w:rsidRPr="0063004E">
        <w:rPr>
          <w:rFonts w:eastAsia="DengXian" w:cs="Times New Roman"/>
          <w:iCs/>
          <w:kern w:val="0"/>
          <w:sz w:val="24"/>
          <w:szCs w:val="24"/>
        </w:rPr>
        <w:t xml:space="preserve">the </w:t>
      </w:r>
      <w:r w:rsidR="00600575">
        <w:rPr>
          <w:rFonts w:eastAsia="DengXian" w:cs="Times New Roman"/>
          <w:iCs/>
          <w:kern w:val="0"/>
          <w:sz w:val="24"/>
          <w:szCs w:val="24"/>
        </w:rPr>
        <w:t xml:space="preserve">droplet </w:t>
      </w:r>
      <w:r w:rsidR="00F849F6" w:rsidRPr="0063004E">
        <w:rPr>
          <w:rFonts w:eastAsia="DengXian" w:cs="Times New Roman"/>
          <w:iCs/>
          <w:kern w:val="0"/>
          <w:sz w:val="24"/>
          <w:szCs w:val="24"/>
        </w:rPr>
        <w:t xml:space="preserve">base surface, during droplet evaporation are </w:t>
      </w:r>
      <w:r w:rsidR="004A3105">
        <w:rPr>
          <w:rFonts w:eastAsia="DengXian" w:cs="Times New Roman"/>
          <w:kern w:val="0"/>
          <w:sz w:val="24"/>
          <w:szCs w:val="24"/>
        </w:rPr>
        <w:t>distinguished and</w:t>
      </w:r>
      <w:r w:rsidR="004A3105" w:rsidRPr="0063004E">
        <w:rPr>
          <w:rFonts w:eastAsia="DengXian" w:cs="Times New Roman"/>
          <w:iCs/>
          <w:kern w:val="0"/>
          <w:sz w:val="24"/>
          <w:szCs w:val="24"/>
        </w:rPr>
        <w:t xml:space="preserve"> </w:t>
      </w:r>
      <w:r w:rsidR="00F849F6" w:rsidRPr="0063004E">
        <w:rPr>
          <w:rFonts w:eastAsia="DengXian" w:cs="Times New Roman"/>
          <w:iCs/>
          <w:kern w:val="0"/>
          <w:sz w:val="24"/>
          <w:szCs w:val="24"/>
        </w:rPr>
        <w:t>systematically studied.</w:t>
      </w:r>
      <w:r w:rsidR="00F849F6">
        <w:rPr>
          <w:rFonts w:eastAsia="DengXian" w:cs="Times New Roman"/>
          <w:iCs/>
          <w:kern w:val="0"/>
          <w:sz w:val="24"/>
          <w:szCs w:val="24"/>
        </w:rPr>
        <w:t xml:space="preserve"> </w:t>
      </w:r>
      <w:r w:rsidR="00961CF7">
        <w:rPr>
          <w:rFonts w:eastAsia="DengXian" w:cs="Times New Roman"/>
          <w:iCs/>
          <w:kern w:val="0"/>
          <w:sz w:val="24"/>
          <w:szCs w:val="24"/>
        </w:rPr>
        <w:t xml:space="preserve">In </w:t>
      </w:r>
      <w:r w:rsidR="00EA7259">
        <w:rPr>
          <w:rFonts w:eastAsia="DengXian" w:cs="Times New Roman"/>
          <w:iCs/>
          <w:kern w:val="0"/>
          <w:sz w:val="24"/>
          <w:szCs w:val="24"/>
        </w:rPr>
        <w:t xml:space="preserve">term of evaporation </w:t>
      </w:r>
      <w:commentRangeStart w:id="2"/>
      <w:r w:rsidR="00EA7259">
        <w:rPr>
          <w:rFonts w:eastAsia="DengXian" w:cs="Times New Roman"/>
          <w:iCs/>
          <w:kern w:val="0"/>
          <w:sz w:val="24"/>
          <w:szCs w:val="24"/>
        </w:rPr>
        <w:t>ratio</w:t>
      </w:r>
      <w:commentRangeEnd w:id="2"/>
      <w:r w:rsidR="00AD1345">
        <w:rPr>
          <w:rStyle w:val="CommentReference"/>
        </w:rPr>
        <w:commentReference w:id="2"/>
      </w:r>
      <w:r w:rsidR="00C00822">
        <w:rPr>
          <w:rFonts w:eastAsia="DengXian" w:cs="Times New Roman"/>
          <w:iCs/>
          <w:kern w:val="0"/>
          <w:sz w:val="24"/>
          <w:szCs w:val="24"/>
        </w:rPr>
        <w:t xml:space="preserve">, the </w:t>
      </w:r>
      <w:r w:rsidR="00C00822">
        <w:rPr>
          <w:rFonts w:eastAsia="DengXian" w:cs="Times New Roman"/>
          <w:kern w:val="0"/>
          <w:sz w:val="24"/>
          <w:szCs w:val="24"/>
        </w:rPr>
        <w:t>e</w:t>
      </w:r>
      <w:r w:rsidR="00C00822" w:rsidRPr="0077594C">
        <w:rPr>
          <w:rFonts w:eastAsia="DengXian" w:cs="Times New Roman"/>
          <w:kern w:val="0"/>
          <w:sz w:val="24"/>
          <w:szCs w:val="24"/>
        </w:rPr>
        <w:t>vaporation rates from</w:t>
      </w:r>
      <w:r w:rsidR="00C00822">
        <w:rPr>
          <w:rFonts w:eastAsia="DengXian" w:cs="Times New Roman"/>
          <w:kern w:val="0"/>
          <w:sz w:val="24"/>
          <w:szCs w:val="24"/>
        </w:rPr>
        <w:t xml:space="preserve"> both</w:t>
      </w:r>
      <w:r w:rsidR="00C00822" w:rsidRPr="0077594C">
        <w:rPr>
          <w:rFonts w:eastAsia="DengXian" w:cs="Times New Roman"/>
          <w:kern w:val="0"/>
          <w:sz w:val="24"/>
          <w:szCs w:val="24"/>
        </w:rPr>
        <w:t xml:space="preserve"> the drople</w:t>
      </w:r>
      <w:r w:rsidR="00C00822">
        <w:rPr>
          <w:rFonts w:eastAsia="DengXian" w:cs="Times New Roman"/>
          <w:kern w:val="0"/>
          <w:sz w:val="24"/>
          <w:szCs w:val="24"/>
        </w:rPr>
        <w:t>t cap</w:t>
      </w:r>
      <w:r w:rsidR="00C00822" w:rsidRPr="0077594C">
        <w:rPr>
          <w:rFonts w:eastAsia="DengXian" w:cs="Times New Roman"/>
          <w:kern w:val="0"/>
          <w:sz w:val="24"/>
          <w:szCs w:val="24"/>
        </w:rPr>
        <w:t xml:space="preserve"> and</w:t>
      </w:r>
      <w:r w:rsidR="00C00822">
        <w:rPr>
          <w:rFonts w:eastAsia="DengXian" w:cs="Times New Roman"/>
          <w:kern w:val="0"/>
          <w:sz w:val="24"/>
          <w:szCs w:val="24"/>
        </w:rPr>
        <w:t xml:space="preserve"> the</w:t>
      </w:r>
      <w:r w:rsidR="00EA7259">
        <w:rPr>
          <w:rFonts w:eastAsia="DengXian" w:cs="Times New Roman"/>
          <w:kern w:val="0"/>
          <w:sz w:val="24"/>
          <w:szCs w:val="24"/>
        </w:rPr>
        <w:t xml:space="preserve"> droplet</w:t>
      </w:r>
      <w:r w:rsidR="00C00822">
        <w:rPr>
          <w:rFonts w:eastAsia="DengXian" w:cs="Times New Roman"/>
          <w:kern w:val="0"/>
          <w:sz w:val="24"/>
          <w:szCs w:val="24"/>
        </w:rPr>
        <w:t xml:space="preserve"> base</w:t>
      </w:r>
      <w:r w:rsidR="00C00822" w:rsidRPr="0077594C">
        <w:rPr>
          <w:rFonts w:eastAsia="DengXian" w:cs="Times New Roman"/>
          <w:kern w:val="0"/>
          <w:sz w:val="24"/>
          <w:szCs w:val="24"/>
        </w:rPr>
        <w:t xml:space="preserve"> are calculated</w:t>
      </w:r>
      <w:r w:rsidR="00961CF7">
        <w:rPr>
          <w:rFonts w:eastAsia="DengXian" w:cs="Times New Roman"/>
          <w:kern w:val="0"/>
          <w:sz w:val="24"/>
          <w:szCs w:val="24"/>
        </w:rPr>
        <w:t xml:space="preserve"> in various conditions</w:t>
      </w:r>
      <w:r w:rsidR="00C00822">
        <w:rPr>
          <w:rFonts w:eastAsia="DengXian" w:cs="Times New Roman"/>
          <w:kern w:val="0"/>
          <w:sz w:val="24"/>
          <w:szCs w:val="24"/>
        </w:rPr>
        <w:t>. For droplet evaporation on the heated substrates in the range of 40 °C</w:t>
      </w:r>
      <w:r w:rsidR="00C00822" w:rsidRPr="00901F50">
        <w:rPr>
          <w:rFonts w:cs="Times New Roman"/>
          <w:sz w:val="24"/>
          <w:szCs w:val="24"/>
        </w:rPr>
        <w:t xml:space="preserve"> – </w:t>
      </w:r>
      <w:r w:rsidR="00C00822">
        <w:rPr>
          <w:rFonts w:eastAsia="DengXian" w:cs="Times New Roman"/>
          <w:kern w:val="0"/>
          <w:sz w:val="24"/>
          <w:szCs w:val="24"/>
        </w:rPr>
        <w:t>80 °C, the predicted d</w:t>
      </w:r>
      <w:r w:rsidR="007566B9">
        <w:rPr>
          <w:rFonts w:eastAsia="DengXian" w:cs="Times New Roman"/>
          <w:kern w:val="0"/>
          <w:sz w:val="24"/>
          <w:szCs w:val="24"/>
        </w:rPr>
        <w:t>roplet cap temperature match</w:t>
      </w:r>
      <w:r w:rsidR="00C00822">
        <w:rPr>
          <w:rFonts w:eastAsia="DengXian" w:cs="Times New Roman"/>
          <w:kern w:val="0"/>
          <w:sz w:val="24"/>
          <w:szCs w:val="24"/>
        </w:rPr>
        <w:t>es</w:t>
      </w:r>
      <w:r w:rsidR="007566B9">
        <w:rPr>
          <w:rFonts w:eastAsia="DengXian" w:cs="Times New Roman"/>
          <w:kern w:val="0"/>
          <w:sz w:val="24"/>
          <w:szCs w:val="24"/>
        </w:rPr>
        <w:t xml:space="preserve"> well with the experimental results. </w:t>
      </w:r>
      <w:r w:rsidR="00554817">
        <w:rPr>
          <w:rFonts w:eastAsia="DengXian" w:cs="Times New Roman"/>
          <w:kern w:val="0"/>
          <w:sz w:val="24"/>
          <w:szCs w:val="24"/>
        </w:rPr>
        <w:t xml:space="preserve">During </w:t>
      </w:r>
      <w:r w:rsidR="00600575" w:rsidRPr="0077594C">
        <w:rPr>
          <w:rFonts w:eastAsia="DengXian" w:cs="Times New Roman"/>
          <w:kern w:val="0"/>
          <w:sz w:val="24"/>
          <w:szCs w:val="24"/>
        </w:rPr>
        <w:t>the constant contact radius mode</w:t>
      </w:r>
      <w:r w:rsidR="00600575">
        <w:rPr>
          <w:rFonts w:eastAsia="DengXian" w:cs="Times New Roman"/>
          <w:kern w:val="0"/>
          <w:sz w:val="24"/>
          <w:szCs w:val="24"/>
        </w:rPr>
        <w:t xml:space="preserve"> of </w:t>
      </w:r>
      <w:r w:rsidR="00554817">
        <w:rPr>
          <w:rFonts w:eastAsia="DengXian" w:cs="Times New Roman"/>
          <w:kern w:val="0"/>
          <w:sz w:val="24"/>
          <w:szCs w:val="24"/>
        </w:rPr>
        <w:t>droplet evaporation,</w:t>
      </w:r>
      <w:r w:rsidR="00EF7C9D">
        <w:rPr>
          <w:rFonts w:eastAsia="DengXian" w:cs="Times New Roman"/>
          <w:kern w:val="0"/>
          <w:sz w:val="24"/>
          <w:szCs w:val="24"/>
        </w:rPr>
        <w:t xml:space="preserve"> </w:t>
      </w:r>
      <w:r w:rsidR="007566B9" w:rsidRPr="0077594C">
        <w:rPr>
          <w:rFonts w:eastAsia="DengXian" w:cs="Times New Roman"/>
          <w:kern w:val="0"/>
          <w:sz w:val="24"/>
          <w:szCs w:val="24"/>
        </w:rPr>
        <w:t>the decrease of evaporation</w:t>
      </w:r>
      <w:r w:rsidR="007566B9">
        <w:rPr>
          <w:rFonts w:eastAsia="DengXian" w:cs="Times New Roman"/>
          <w:kern w:val="0"/>
          <w:sz w:val="24"/>
          <w:szCs w:val="24"/>
        </w:rPr>
        <w:t xml:space="preserve"> rate from </w:t>
      </w:r>
      <w:r w:rsidR="00990DD2">
        <w:rPr>
          <w:rFonts w:eastAsia="DengXian" w:cs="Times New Roman"/>
          <w:kern w:val="0"/>
          <w:sz w:val="24"/>
          <w:szCs w:val="24"/>
        </w:rPr>
        <w:t xml:space="preserve">the </w:t>
      </w:r>
      <w:r w:rsidR="007566B9">
        <w:rPr>
          <w:rFonts w:eastAsia="DengXian" w:cs="Times New Roman"/>
          <w:kern w:val="0"/>
          <w:sz w:val="24"/>
          <w:szCs w:val="24"/>
        </w:rPr>
        <w:t>droplet base</w:t>
      </w:r>
      <w:r w:rsidR="003B357A">
        <w:rPr>
          <w:rFonts w:eastAsia="DengXian" w:cs="Times New Roman"/>
          <w:kern w:val="0"/>
          <w:sz w:val="24"/>
          <w:szCs w:val="24"/>
        </w:rPr>
        <w:t xml:space="preserve"> contributes most to</w:t>
      </w:r>
      <w:r w:rsidR="007566B9" w:rsidRPr="0077594C">
        <w:rPr>
          <w:rFonts w:eastAsia="DengXian" w:cs="Times New Roman"/>
          <w:kern w:val="0"/>
          <w:sz w:val="24"/>
          <w:szCs w:val="24"/>
        </w:rPr>
        <w:t xml:space="preserve"> the </w:t>
      </w:r>
      <w:r w:rsidR="00FA380A">
        <w:rPr>
          <w:rFonts w:eastAsia="DengXian" w:cs="Times New Roman"/>
          <w:kern w:val="0"/>
          <w:sz w:val="24"/>
          <w:szCs w:val="24"/>
        </w:rPr>
        <w:t xml:space="preserve">continuously </w:t>
      </w:r>
      <w:r w:rsidR="007566B9" w:rsidRPr="0077594C">
        <w:rPr>
          <w:rFonts w:eastAsia="DengXian" w:cs="Times New Roman"/>
          <w:kern w:val="0"/>
          <w:sz w:val="24"/>
          <w:szCs w:val="24"/>
        </w:rPr>
        <w:t>decreas</w:t>
      </w:r>
      <w:r w:rsidR="00554817">
        <w:rPr>
          <w:rFonts w:eastAsia="DengXian" w:cs="Times New Roman"/>
          <w:kern w:val="0"/>
          <w:sz w:val="24"/>
          <w:szCs w:val="24"/>
        </w:rPr>
        <w:t>ing</w:t>
      </w:r>
      <w:r w:rsidR="00FF7DE7">
        <w:rPr>
          <w:rFonts w:eastAsia="DengXian" w:cs="Times New Roman"/>
          <w:kern w:val="0"/>
          <w:sz w:val="24"/>
          <w:szCs w:val="24"/>
        </w:rPr>
        <w:t xml:space="preserve"> </w:t>
      </w:r>
      <w:r w:rsidR="007566B9" w:rsidRPr="0077594C">
        <w:rPr>
          <w:rFonts w:eastAsia="DengXian" w:cs="Times New Roman"/>
          <w:kern w:val="0"/>
          <w:sz w:val="24"/>
          <w:szCs w:val="24"/>
        </w:rPr>
        <w:t>total evaporation rate</w:t>
      </w:r>
      <w:r w:rsidR="00554817">
        <w:rPr>
          <w:rFonts w:eastAsia="DengXian" w:cs="Times New Roman"/>
          <w:kern w:val="0"/>
          <w:sz w:val="24"/>
          <w:szCs w:val="24"/>
        </w:rPr>
        <w:t>,</w:t>
      </w:r>
      <w:r w:rsidR="007566B9" w:rsidRPr="0077594C">
        <w:rPr>
          <w:rFonts w:eastAsia="DengXian" w:cs="Times New Roman"/>
          <w:kern w:val="0"/>
          <w:sz w:val="24"/>
          <w:szCs w:val="24"/>
        </w:rPr>
        <w:t xml:space="preserve"> </w:t>
      </w:r>
      <w:r w:rsidR="00554817">
        <w:rPr>
          <w:rFonts w:eastAsia="DengXian" w:cs="Times New Roman"/>
          <w:kern w:val="0"/>
          <w:sz w:val="24"/>
          <w:szCs w:val="24"/>
        </w:rPr>
        <w:t>whereas</w:t>
      </w:r>
      <w:r w:rsidR="00986469" w:rsidRPr="0077594C">
        <w:rPr>
          <w:rFonts w:eastAsia="DengXian" w:cs="Times New Roman"/>
          <w:kern w:val="0"/>
          <w:sz w:val="24"/>
          <w:szCs w:val="24"/>
        </w:rPr>
        <w:t xml:space="preserve"> </w:t>
      </w:r>
      <w:r w:rsidR="007566B9" w:rsidRPr="0077594C">
        <w:rPr>
          <w:rFonts w:eastAsia="DengXian" w:cs="Times New Roman"/>
          <w:kern w:val="0"/>
          <w:sz w:val="24"/>
          <w:szCs w:val="24"/>
        </w:rPr>
        <w:t xml:space="preserve">the decrease of evaporation rate from </w:t>
      </w:r>
      <w:r w:rsidR="00600575">
        <w:rPr>
          <w:rFonts w:eastAsia="DengXian" w:cs="Times New Roman"/>
          <w:kern w:val="0"/>
          <w:sz w:val="24"/>
          <w:szCs w:val="24"/>
        </w:rPr>
        <w:t xml:space="preserve">the </w:t>
      </w:r>
      <w:r w:rsidR="007566B9">
        <w:rPr>
          <w:rFonts w:eastAsia="DengXian" w:cs="Times New Roman"/>
          <w:kern w:val="0"/>
          <w:sz w:val="24"/>
          <w:szCs w:val="24"/>
        </w:rPr>
        <w:t>droplet cap surface</w:t>
      </w:r>
      <w:r w:rsidR="007566B9" w:rsidRPr="0077594C">
        <w:rPr>
          <w:rFonts w:eastAsia="DengXian" w:cs="Times New Roman"/>
          <w:kern w:val="0"/>
          <w:sz w:val="24"/>
          <w:szCs w:val="24"/>
        </w:rPr>
        <w:t xml:space="preserve"> is dominant in the constant contact angle mode. The </w:t>
      </w:r>
      <w:r w:rsidR="002D5EF5">
        <w:rPr>
          <w:rFonts w:eastAsia="DengXian" w:cs="Times New Roman"/>
          <w:kern w:val="0"/>
          <w:sz w:val="24"/>
          <w:szCs w:val="24"/>
        </w:rPr>
        <w:t>influence</w:t>
      </w:r>
      <w:r w:rsidR="007566B9" w:rsidRPr="0077594C">
        <w:rPr>
          <w:rFonts w:eastAsia="DengXian" w:cs="Times New Roman"/>
          <w:kern w:val="0"/>
          <w:sz w:val="24"/>
          <w:szCs w:val="24"/>
        </w:rPr>
        <w:t xml:space="preserve"> of internal </w:t>
      </w:r>
      <w:r w:rsidR="00917C08">
        <w:rPr>
          <w:rFonts w:eastAsia="DengXian" w:cs="Times New Roman"/>
          <w:kern w:val="0"/>
          <w:sz w:val="24"/>
          <w:szCs w:val="24"/>
        </w:rPr>
        <w:t>fluid motion</w:t>
      </w:r>
      <w:r w:rsidR="007566B9" w:rsidRPr="0077594C">
        <w:rPr>
          <w:rFonts w:eastAsia="DengXian" w:cs="Times New Roman"/>
          <w:kern w:val="0"/>
          <w:sz w:val="24"/>
          <w:szCs w:val="24"/>
        </w:rPr>
        <w:t xml:space="preserve"> </w:t>
      </w:r>
      <w:r w:rsidR="002D5EF5">
        <w:rPr>
          <w:rFonts w:eastAsia="DengXian" w:cs="Times New Roman"/>
          <w:kern w:val="0"/>
          <w:sz w:val="24"/>
          <w:szCs w:val="24"/>
        </w:rPr>
        <w:t>is</w:t>
      </w:r>
      <w:r w:rsidR="007566B9" w:rsidRPr="0077594C">
        <w:rPr>
          <w:rFonts w:eastAsia="DengXian" w:cs="Times New Roman"/>
          <w:kern w:val="0"/>
          <w:sz w:val="24"/>
          <w:szCs w:val="24"/>
        </w:rPr>
        <w:t xml:space="preserve"> considered for</w:t>
      </w:r>
      <w:r w:rsidR="007566B9">
        <w:rPr>
          <w:rFonts w:eastAsia="DengXian" w:cs="Times New Roman"/>
          <w:kern w:val="0"/>
          <w:sz w:val="24"/>
          <w:szCs w:val="24"/>
        </w:rPr>
        <w:t xml:space="preserve"> droplet evaporation on</w:t>
      </w:r>
      <w:r w:rsidR="002D5EF5">
        <w:rPr>
          <w:rFonts w:eastAsia="DengXian" w:cs="Times New Roman"/>
          <w:kern w:val="0"/>
          <w:sz w:val="24"/>
          <w:szCs w:val="24"/>
        </w:rPr>
        <w:t xml:space="preserve"> structured</w:t>
      </w:r>
      <w:r w:rsidR="007566B9">
        <w:rPr>
          <w:rFonts w:eastAsia="DengXian" w:cs="Times New Roman"/>
          <w:kern w:val="0"/>
          <w:sz w:val="24"/>
          <w:szCs w:val="24"/>
        </w:rPr>
        <w:t xml:space="preserve"> substrate</w:t>
      </w:r>
      <w:r w:rsidR="002D5EF5">
        <w:rPr>
          <w:rFonts w:eastAsia="DengXian" w:cs="Times New Roman"/>
          <w:kern w:val="0"/>
          <w:sz w:val="24"/>
          <w:szCs w:val="24"/>
        </w:rPr>
        <w:t>s</w:t>
      </w:r>
      <w:r w:rsidR="007566B9">
        <w:rPr>
          <w:rFonts w:eastAsia="DengXian" w:cs="Times New Roman"/>
          <w:kern w:val="0"/>
          <w:sz w:val="24"/>
          <w:szCs w:val="24"/>
        </w:rPr>
        <w:t xml:space="preserve"> </w:t>
      </w:r>
      <w:r w:rsidR="00600575">
        <w:rPr>
          <w:rFonts w:eastAsia="DengXian" w:cs="Times New Roman"/>
          <w:kern w:val="0"/>
          <w:sz w:val="24"/>
          <w:szCs w:val="24"/>
        </w:rPr>
        <w:t>above</w:t>
      </w:r>
      <w:r w:rsidR="007566B9">
        <w:rPr>
          <w:rFonts w:eastAsia="DengXian" w:cs="Times New Roman"/>
          <w:kern w:val="0"/>
          <w:sz w:val="24"/>
          <w:szCs w:val="24"/>
        </w:rPr>
        <w:t xml:space="preserve"> 100 °C, and </w:t>
      </w:r>
      <w:r w:rsidR="00917C08">
        <w:rPr>
          <w:rFonts w:eastAsia="DengXian" w:cs="Times New Roman"/>
          <w:kern w:val="0"/>
          <w:sz w:val="24"/>
          <w:szCs w:val="24"/>
        </w:rPr>
        <w:t>a</w:t>
      </w:r>
      <w:r w:rsidR="00917C08" w:rsidRPr="008D6A47">
        <w:rPr>
          <w:rFonts w:eastAsia="DengXian" w:cs="Times New Roman"/>
          <w:kern w:val="0"/>
          <w:sz w:val="24"/>
          <w:szCs w:val="24"/>
        </w:rPr>
        <w:t>n effective thermal conductivity is</w:t>
      </w:r>
      <w:r w:rsidR="00171A9E">
        <w:rPr>
          <w:rFonts w:eastAsia="DengXian" w:cs="Times New Roman"/>
          <w:kern w:val="0"/>
          <w:sz w:val="24"/>
          <w:szCs w:val="24"/>
        </w:rPr>
        <w:t xml:space="preserve"> </w:t>
      </w:r>
      <w:r w:rsidR="00EA7259">
        <w:rPr>
          <w:rFonts w:eastAsia="DengXian" w:cs="Times New Roman"/>
          <w:kern w:val="0"/>
          <w:sz w:val="24"/>
          <w:szCs w:val="24"/>
        </w:rPr>
        <w:t>adopted</w:t>
      </w:r>
      <w:r w:rsidR="00917C08" w:rsidRPr="008D6A47">
        <w:rPr>
          <w:rFonts w:eastAsia="DengXian" w:cs="Times New Roman"/>
          <w:kern w:val="0"/>
          <w:sz w:val="24"/>
          <w:szCs w:val="24"/>
        </w:rPr>
        <w:t xml:space="preserve"> as a correction factor to </w:t>
      </w:r>
      <w:r w:rsidR="00950321">
        <w:rPr>
          <w:rFonts w:eastAsia="DengXian" w:cs="Times New Roman"/>
          <w:kern w:val="0"/>
          <w:sz w:val="24"/>
          <w:szCs w:val="24"/>
        </w:rPr>
        <w:t>account for</w:t>
      </w:r>
      <w:r w:rsidR="00917C08" w:rsidRPr="008D6A47">
        <w:rPr>
          <w:rFonts w:eastAsia="DengXian" w:cs="Times New Roman"/>
          <w:kern w:val="0"/>
          <w:sz w:val="24"/>
          <w:szCs w:val="24"/>
        </w:rPr>
        <w:t xml:space="preserve"> the effect</w:t>
      </w:r>
      <w:r w:rsidR="002D5EF5">
        <w:rPr>
          <w:rFonts w:eastAsia="DengXian" w:cs="Times New Roman"/>
          <w:kern w:val="0"/>
          <w:sz w:val="24"/>
          <w:szCs w:val="24"/>
        </w:rPr>
        <w:t>s</w:t>
      </w:r>
      <w:r w:rsidR="00917C08" w:rsidRPr="008D6A47">
        <w:rPr>
          <w:rFonts w:eastAsia="DengXian" w:cs="Times New Roman"/>
          <w:kern w:val="0"/>
          <w:sz w:val="24"/>
          <w:szCs w:val="24"/>
        </w:rPr>
        <w:t xml:space="preserve"> of convection heat transfer in</w:t>
      </w:r>
      <w:r w:rsidR="00950321">
        <w:rPr>
          <w:rFonts w:eastAsia="DengXian" w:cs="Times New Roman"/>
          <w:kern w:val="0"/>
          <w:sz w:val="24"/>
          <w:szCs w:val="24"/>
        </w:rPr>
        <w:t>side</w:t>
      </w:r>
      <w:r w:rsidR="00917C08" w:rsidRPr="008D6A47">
        <w:rPr>
          <w:rFonts w:eastAsia="DengXian" w:cs="Times New Roman"/>
          <w:kern w:val="0"/>
          <w:sz w:val="24"/>
          <w:szCs w:val="24"/>
        </w:rPr>
        <w:t xml:space="preserve"> the droplet. </w:t>
      </w:r>
      <w:r w:rsidR="007566B9">
        <w:rPr>
          <w:rFonts w:cs="Times New Roman"/>
          <w:sz w:val="24"/>
          <w:szCs w:val="24"/>
        </w:rPr>
        <w:t xml:space="preserve">Temperature differences between the droplet base and </w:t>
      </w:r>
      <w:r w:rsidR="00950321">
        <w:rPr>
          <w:rFonts w:cs="Times New Roman"/>
          <w:sz w:val="24"/>
          <w:szCs w:val="24"/>
        </w:rPr>
        <w:t xml:space="preserve">the </w:t>
      </w:r>
      <w:r w:rsidR="007566B9">
        <w:rPr>
          <w:rFonts w:cs="Times New Roman"/>
          <w:sz w:val="24"/>
          <w:szCs w:val="24"/>
        </w:rPr>
        <w:t xml:space="preserve">substrate </w:t>
      </w:r>
      <w:r w:rsidR="00950321">
        <w:rPr>
          <w:rFonts w:cs="Times New Roman"/>
          <w:sz w:val="24"/>
          <w:szCs w:val="24"/>
        </w:rPr>
        <w:t>surface</w:t>
      </w:r>
      <w:r w:rsidR="007566B9">
        <w:rPr>
          <w:rFonts w:cs="Times New Roman"/>
          <w:sz w:val="24"/>
          <w:szCs w:val="24"/>
        </w:rPr>
        <w:t xml:space="preserve"> are </w:t>
      </w:r>
      <w:r w:rsidR="00950321">
        <w:rPr>
          <w:rFonts w:cs="Times New Roman"/>
          <w:sz w:val="24"/>
          <w:szCs w:val="24"/>
        </w:rPr>
        <w:t>estimat</w:t>
      </w:r>
      <w:r w:rsidR="007566B9">
        <w:rPr>
          <w:rFonts w:cs="Times New Roman"/>
          <w:sz w:val="24"/>
          <w:szCs w:val="24"/>
        </w:rPr>
        <w:t xml:space="preserve">ed to be </w:t>
      </w:r>
      <w:r w:rsidR="00990D5C">
        <w:rPr>
          <w:rFonts w:cs="Times New Roman"/>
          <w:sz w:val="24"/>
          <w:szCs w:val="24"/>
        </w:rPr>
        <w:t xml:space="preserve">~ </w:t>
      </w:r>
      <w:r w:rsidR="007566B9">
        <w:rPr>
          <w:rFonts w:cs="Times New Roman"/>
          <w:sz w:val="24"/>
          <w:szCs w:val="24"/>
        </w:rPr>
        <w:t>2 °C, 5 °C, 8 °C, 12.5 °C and 18 °C for droplet evaporation on</w:t>
      </w:r>
      <w:r w:rsidR="00950321">
        <w:rPr>
          <w:rFonts w:cs="Times New Roman"/>
          <w:sz w:val="24"/>
          <w:szCs w:val="24"/>
        </w:rPr>
        <w:t xml:space="preserve"> </w:t>
      </w:r>
      <w:r w:rsidR="007566B9">
        <w:rPr>
          <w:rFonts w:cs="Times New Roman"/>
          <w:sz w:val="24"/>
          <w:szCs w:val="24"/>
        </w:rPr>
        <w:t>substrate</w:t>
      </w:r>
      <w:r w:rsidR="002D5EF5">
        <w:rPr>
          <w:rFonts w:cs="Times New Roman"/>
          <w:sz w:val="24"/>
          <w:szCs w:val="24"/>
        </w:rPr>
        <w:t>s</w:t>
      </w:r>
      <w:r w:rsidR="007566B9">
        <w:rPr>
          <w:rFonts w:cs="Times New Roman"/>
          <w:sz w:val="24"/>
          <w:szCs w:val="24"/>
        </w:rPr>
        <w:t xml:space="preserve"> heated at 40 °C, 60 °C, 80 °C, 100 °C, and 120 °C, respectively</w:t>
      </w:r>
      <w:r w:rsidR="00950321">
        <w:rPr>
          <w:rFonts w:cs="Times New Roman"/>
          <w:sz w:val="24"/>
          <w:szCs w:val="24"/>
        </w:rPr>
        <w:t xml:space="preserve">, which </w:t>
      </w:r>
      <w:r w:rsidR="00BB7833">
        <w:rPr>
          <w:rFonts w:cs="Times New Roman"/>
          <w:sz w:val="24"/>
          <w:szCs w:val="24"/>
        </w:rPr>
        <w:t xml:space="preserve">can </w:t>
      </w:r>
      <w:r w:rsidR="00950321">
        <w:rPr>
          <w:rFonts w:cs="Times New Roman"/>
          <w:sz w:val="24"/>
          <w:szCs w:val="24"/>
        </w:rPr>
        <w:t xml:space="preserve">elucidate the delayed or depressed boiling of water droplets on a heated </w:t>
      </w:r>
      <w:r w:rsidR="00270663">
        <w:rPr>
          <w:rFonts w:cs="Times New Roman"/>
          <w:sz w:val="24"/>
          <w:szCs w:val="24"/>
        </w:rPr>
        <w:t xml:space="preserve">rough </w:t>
      </w:r>
      <w:r w:rsidR="00950321">
        <w:rPr>
          <w:rFonts w:cs="Times New Roman"/>
          <w:sz w:val="24"/>
          <w:szCs w:val="24"/>
        </w:rPr>
        <w:t>surface</w:t>
      </w:r>
      <w:r w:rsidR="007566B9">
        <w:rPr>
          <w:rFonts w:eastAsia="DengXian" w:cs="Times New Roman"/>
          <w:kern w:val="0"/>
          <w:sz w:val="24"/>
          <w:szCs w:val="24"/>
        </w:rPr>
        <w:t xml:space="preserve">. </w:t>
      </w:r>
    </w:p>
    <w:bookmarkEnd w:id="1"/>
    <w:p w14:paraId="4CA88478" w14:textId="1E7795E4" w:rsidR="004E2B34" w:rsidRPr="003D6573" w:rsidRDefault="004E2B34" w:rsidP="00185E9D">
      <w:pPr>
        <w:widowControl/>
        <w:spacing w:line="360" w:lineRule="auto"/>
        <w:rPr>
          <w:rFonts w:eastAsia="DengXian" w:cs="Times New Roman"/>
          <w:kern w:val="0"/>
          <w:sz w:val="24"/>
          <w:szCs w:val="24"/>
        </w:rPr>
      </w:pPr>
      <w:r w:rsidRPr="00C111B2">
        <w:rPr>
          <w:rFonts w:eastAsia="DengXian" w:cs="Times New Roman"/>
          <w:b/>
          <w:bCs/>
          <w:kern w:val="0"/>
          <w:sz w:val="24"/>
          <w:szCs w:val="24"/>
        </w:rPr>
        <w:lastRenderedPageBreak/>
        <w:t>Keywords:</w:t>
      </w:r>
      <w:r>
        <w:rPr>
          <w:rFonts w:eastAsia="DengXian" w:cs="Times New Roman"/>
          <w:kern w:val="0"/>
          <w:sz w:val="24"/>
          <w:szCs w:val="24"/>
        </w:rPr>
        <w:t xml:space="preserve"> </w:t>
      </w:r>
      <w:r w:rsidR="00E85380">
        <w:rPr>
          <w:rFonts w:eastAsia="DengXian" w:cs="Times New Roman"/>
          <w:kern w:val="0"/>
          <w:sz w:val="24"/>
          <w:szCs w:val="24"/>
        </w:rPr>
        <w:t>droplet evaporation, m</w:t>
      </w:r>
      <w:r>
        <w:rPr>
          <w:rFonts w:eastAsia="DengXian" w:cs="Times New Roman"/>
          <w:kern w:val="0"/>
          <w:sz w:val="24"/>
          <w:szCs w:val="24"/>
        </w:rPr>
        <w:t>icro</w:t>
      </w:r>
      <w:r w:rsidR="006E314D">
        <w:rPr>
          <w:rFonts w:eastAsia="DengXian" w:cs="Times New Roman"/>
          <w:kern w:val="0"/>
          <w:sz w:val="24"/>
          <w:szCs w:val="24"/>
        </w:rPr>
        <w:t>-</w:t>
      </w:r>
      <w:r>
        <w:rPr>
          <w:rFonts w:eastAsia="DengXian" w:cs="Times New Roman"/>
          <w:kern w:val="0"/>
          <w:sz w:val="24"/>
          <w:szCs w:val="24"/>
        </w:rPr>
        <w:t>structured surfaces, superhydrophobic surfaces, thermal circuit analysis</w:t>
      </w:r>
      <w:r w:rsidR="001C60F3">
        <w:rPr>
          <w:rFonts w:eastAsia="DengXian" w:cs="Times New Roman"/>
          <w:kern w:val="0"/>
          <w:sz w:val="24"/>
          <w:szCs w:val="24"/>
        </w:rPr>
        <w:t>, depressed boiling</w:t>
      </w:r>
      <w:r w:rsidR="00AC2B62">
        <w:rPr>
          <w:rFonts w:eastAsia="DengXian" w:cs="Times New Roman"/>
          <w:kern w:val="0"/>
          <w:sz w:val="24"/>
          <w:szCs w:val="24"/>
        </w:rPr>
        <w:t>.</w:t>
      </w:r>
    </w:p>
    <w:p w14:paraId="00998E75" w14:textId="77777777" w:rsidR="008D6A47" w:rsidRPr="008D6A47" w:rsidRDefault="008D6A47" w:rsidP="008D6A47">
      <w:pPr>
        <w:spacing w:line="360" w:lineRule="auto"/>
        <w:rPr>
          <w:rFonts w:eastAsia="DengXian" w:cs="Times New Roman"/>
          <w:b/>
          <w:bCs/>
          <w:kern w:val="0"/>
          <w:sz w:val="24"/>
          <w:szCs w:val="24"/>
        </w:rPr>
      </w:pPr>
      <w:r w:rsidRPr="008D6A47">
        <w:rPr>
          <w:rFonts w:eastAsia="DengXian" w:cs="Times New Roman"/>
          <w:b/>
          <w:bCs/>
          <w:kern w:val="0"/>
          <w:sz w:val="24"/>
          <w:szCs w:val="24"/>
        </w:rPr>
        <w:t>1. Introduction</w:t>
      </w:r>
    </w:p>
    <w:p w14:paraId="7FA52E9A" w14:textId="68F4DE75"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Evaporation of sessile </w:t>
      </w:r>
      <w:r w:rsidR="003C6073">
        <w:rPr>
          <w:rFonts w:eastAsia="DengXian" w:cs="Times New Roman"/>
          <w:kern w:val="0"/>
          <w:sz w:val="24"/>
          <w:szCs w:val="24"/>
        </w:rPr>
        <w:t xml:space="preserve">liquid </w:t>
      </w:r>
      <w:r w:rsidRPr="008D6A47">
        <w:rPr>
          <w:rFonts w:eastAsia="DengXian" w:cs="Times New Roman"/>
          <w:kern w:val="0"/>
          <w:sz w:val="24"/>
          <w:szCs w:val="24"/>
        </w:rPr>
        <w:t xml:space="preserve">droplets is </w:t>
      </w:r>
      <w:r w:rsidR="00180F27" w:rsidRPr="008D6A47">
        <w:rPr>
          <w:rFonts w:eastAsia="DengXian" w:cs="Times New Roman"/>
          <w:kern w:val="0"/>
          <w:sz w:val="24"/>
          <w:szCs w:val="24"/>
        </w:rPr>
        <w:t>a</w:t>
      </w:r>
      <w:r w:rsidRPr="008D6A47">
        <w:rPr>
          <w:rFonts w:eastAsia="DengXian" w:cs="Times New Roman"/>
          <w:kern w:val="0"/>
          <w:sz w:val="24"/>
          <w:szCs w:val="24"/>
        </w:rPr>
        <w:t xml:space="preserve"> ubiquitous phenomenon</w:t>
      </w:r>
      <w:r w:rsidR="00D70488">
        <w:rPr>
          <w:rFonts w:eastAsia="DengXian" w:cs="Times New Roman"/>
          <w:kern w:val="0"/>
          <w:sz w:val="24"/>
          <w:szCs w:val="24"/>
        </w:rPr>
        <w:t xml:space="preserve"> in nature</w:t>
      </w:r>
      <w:r w:rsidRPr="008D6A47">
        <w:rPr>
          <w:rFonts w:eastAsia="DengXian" w:cs="Times New Roman"/>
          <w:kern w:val="0"/>
          <w:sz w:val="24"/>
          <w:szCs w:val="24"/>
        </w:rPr>
        <w:t>, which holds an important role in a variety of applications, including inkjet printing</w:t>
      </w:r>
      <w:r w:rsidR="00366727">
        <w:rPr>
          <w:rFonts w:eastAsia="DengXian" w:cs="Times New Roman"/>
          <w:kern w:val="0"/>
          <w:sz w:val="24"/>
          <w:szCs w:val="24"/>
        </w:rPr>
        <w:fldChar w:fldCharType="begin">
          <w:fldData xml:space="preserve">PEVuZE5vdGU+PENpdGU+PEF1dGhvcj5DYWx2ZXJ0PC9BdXRob3I+PFllYXI+MjAwMTwvWWVhcj48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</w:fldData>
        </w:fldChar>
      </w:r>
      <w:r w:rsidR="00366727">
        <w:rPr>
          <w:rFonts w:eastAsia="DengXian" w:cs="Times New Roman"/>
          <w:kern w:val="0"/>
          <w:sz w:val="24"/>
          <w:szCs w:val="24"/>
        </w:rPr>
        <w:instrText xml:space="preserve"> ADDIN EN.CITE </w:instrText>
      </w:r>
      <w:r w:rsidR="00366727">
        <w:rPr>
          <w:rFonts w:eastAsia="DengXian" w:cs="Times New Roman"/>
          <w:kern w:val="0"/>
          <w:sz w:val="24"/>
          <w:szCs w:val="24"/>
        </w:rPr>
        <w:fldChar w:fldCharType="begin">
          <w:fldData xml:space="preserve">PEVuZE5vdGU+PENpdGU+PEF1dGhvcj5DYWx2ZXJ0PC9BdXRob3I+PFllYXI+MjAwMTwvWWVhcj48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</w:fldData>
        </w:fldChar>
      </w:r>
      <w:r w:rsidR="00366727">
        <w:rPr>
          <w:rFonts w:eastAsia="DengXian" w:cs="Times New Roman"/>
          <w:kern w:val="0"/>
          <w:sz w:val="24"/>
          <w:szCs w:val="24"/>
        </w:rPr>
        <w:instrText xml:space="preserve"> ADDIN EN.CITE.DATA </w:instrText>
      </w:r>
      <w:r w:rsidR="00366727">
        <w:rPr>
          <w:rFonts w:eastAsia="DengXian" w:cs="Times New Roman"/>
          <w:kern w:val="0"/>
          <w:sz w:val="24"/>
          <w:szCs w:val="24"/>
        </w:rPr>
      </w:r>
      <w:r w:rsidR="00366727">
        <w:rPr>
          <w:rFonts w:eastAsia="DengXian" w:cs="Times New Roman"/>
          <w:kern w:val="0"/>
          <w:sz w:val="24"/>
          <w:szCs w:val="24"/>
        </w:rPr>
        <w:fldChar w:fldCharType="end"/>
      </w:r>
      <w:r w:rsidR="00366727">
        <w:rPr>
          <w:rFonts w:eastAsia="DengXian" w:cs="Times New Roman"/>
          <w:kern w:val="0"/>
          <w:sz w:val="24"/>
          <w:szCs w:val="24"/>
        </w:rPr>
      </w:r>
      <w:r w:rsidR="00366727">
        <w:rPr>
          <w:rFonts w:eastAsia="DengXian" w:cs="Times New Roman"/>
          <w:kern w:val="0"/>
          <w:sz w:val="24"/>
          <w:szCs w:val="24"/>
        </w:rPr>
        <w:fldChar w:fldCharType="separate"/>
      </w:r>
      <w:r w:rsidR="00366727">
        <w:rPr>
          <w:rFonts w:eastAsia="DengXian" w:cs="Times New Roman"/>
          <w:noProof/>
          <w:kern w:val="0"/>
          <w:sz w:val="24"/>
          <w:szCs w:val="24"/>
        </w:rPr>
        <w:t>[</w:t>
      </w:r>
      <w:hyperlink w:anchor="_ENREF_1" w:tooltip="Calvert, 2001 #294" w:history="1">
        <w:r w:rsidR="00AF0C39">
          <w:rPr>
            <w:rFonts w:eastAsia="DengXian" w:cs="Times New Roman"/>
            <w:noProof/>
            <w:kern w:val="0"/>
            <w:sz w:val="24"/>
            <w:szCs w:val="24"/>
          </w:rPr>
          <w:t>1</w:t>
        </w:r>
      </w:hyperlink>
      <w:r w:rsidR="00366727">
        <w:rPr>
          <w:rFonts w:eastAsia="DengXian" w:cs="Times New Roman"/>
          <w:noProof/>
          <w:kern w:val="0"/>
          <w:sz w:val="24"/>
          <w:szCs w:val="24"/>
        </w:rPr>
        <w:t xml:space="preserve">, </w:t>
      </w:r>
      <w:hyperlink w:anchor="_ENREF_2" w:tooltip="Jiang, 2018 #340" w:history="1">
        <w:r w:rsidR="00AF0C39">
          <w:rPr>
            <w:rFonts w:eastAsia="DengXian" w:cs="Times New Roman"/>
            <w:noProof/>
            <w:kern w:val="0"/>
            <w:sz w:val="24"/>
            <w:szCs w:val="24"/>
          </w:rPr>
          <w:t>2</w:t>
        </w:r>
      </w:hyperlink>
      <w:r w:rsidR="00366727">
        <w:rPr>
          <w:rFonts w:eastAsia="DengXian" w:cs="Times New Roman"/>
          <w:noProof/>
          <w:kern w:val="0"/>
          <w:sz w:val="24"/>
          <w:szCs w:val="24"/>
        </w:rPr>
        <w:t>]</w:t>
      </w:r>
      <w:r w:rsidR="00366727">
        <w:rPr>
          <w:rFonts w:eastAsia="DengXian" w:cs="Times New Roman"/>
          <w:kern w:val="0"/>
          <w:sz w:val="24"/>
          <w:szCs w:val="24"/>
        </w:rPr>
        <w:fldChar w:fldCharType="end"/>
      </w:r>
      <w:r w:rsidRPr="008D6A47">
        <w:rPr>
          <w:rFonts w:eastAsia="DengXian" w:cs="Times New Roman"/>
          <w:kern w:val="0"/>
          <w:sz w:val="24"/>
          <w:szCs w:val="24"/>
        </w:rPr>
        <w:t>, DNA mapping</w:t>
      </w:r>
      <w:r w:rsidR="00180F27">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&lt;EndNote&gt;&lt;Cite&gt;&lt;Author&gt;Wu&lt;/Author&gt;&lt;Year&gt;2004&lt;/Year&gt;&lt;RecNum&gt;301&lt;/RecNum&gt;&lt;DisplayText&gt;&lt;style font="Times New Roman" size="12"&gt;[3]&lt;/style&gt;&lt;/DisplayText&gt;&lt;record&gt;&lt;rec-number&gt;301&lt;/rec-number&gt;&lt;foreign-keys&gt;&lt;key app="EN" db-id="dzwapvwscfr509edaz9xzdtgzvpvrvftxers" timestamp="1625598694"&gt;301&lt;/key&gt;&lt;/foreign-keys&gt;&lt;ref-type name="Journal Article"&gt;17&lt;/ref-type&gt;&lt;contributors&gt;&lt;authors&gt;&lt;author&gt;Wu, A.&lt;/author&gt;&lt;author&gt;Yu, L.&lt;/author&gt;&lt;author&gt;Li, Z.&lt;/author&gt;&lt;author&gt;Yang, H.&lt;/author&gt;&lt;author&gt;Wang, E.&lt;/author&gt;&lt;/authors&gt;&lt;/contributors&gt;&lt;auth-address&gt;State Key Laboratory of Electroanalytical Chemistry, Changchun Institute of Applied Chemistry, Chinese Academy of Sciences, 130022, Jilin, China.&lt;/auth-address&gt;&lt;titles&gt;&lt;title&gt;Atomic force microscope investigation of large-circle DNA molecules&lt;/title&gt;&lt;secondary-title&gt;Anal Biochem&lt;/secondary-title&gt;&lt;/titles&gt;&lt;periodical&gt;&lt;full-title&gt;Anal Biochem&lt;/full-title&gt;&lt;/periodical&gt;&lt;pages&gt;293-300&lt;/pages&gt;&lt;volume&gt;325&lt;/volume&gt;&lt;number&gt;2&lt;/number&gt;&lt;edition&gt;2004/01/31&lt;/edition&gt;&lt;keywords&gt;&lt;keyword&gt;Aluminum Silicates&lt;/keyword&gt;&lt;keyword&gt;DNA, Circular/*chemistry&lt;/keyword&gt;&lt;keyword&gt;Microscopy, Atomic Force/*methods&lt;/keyword&gt;&lt;keyword&gt;Plasmids/*chemistry&lt;/keyword&gt;&lt;/keywords&gt;&lt;dates&gt;&lt;year&gt;2004&lt;/year&gt;&lt;pub-dates&gt;&lt;date&gt;Feb 15&lt;/date&gt;&lt;/pub-dates&gt;&lt;/dates&gt;&lt;isbn&gt;0003-2697 (Print)&amp;#xD;0003-2697&lt;/isbn&gt;&lt;accession-num&gt;14751264&lt;/accession-num&gt;&lt;urls&gt;&lt;/urls&gt;&lt;electronic-resource-num&gt;10.1016/j.ab.2003.11.005&lt;/electronic-resource-num&gt;&lt;remote-database-provider&gt;NLM&lt;/remote-database-provider&gt;&lt;language&gt;eng&lt;/language&gt;&lt;/record&gt;&lt;/Cite&gt;&lt;/EndNote&gt;</w:instrText>
      </w:r>
      <w:r w:rsidR="00180F27">
        <w:rPr>
          <w:rFonts w:eastAsia="DengXian" w:cs="Times New Roman"/>
          <w:kern w:val="0"/>
          <w:sz w:val="24"/>
          <w:szCs w:val="24"/>
        </w:rPr>
        <w:fldChar w:fldCharType="separate"/>
      </w:r>
      <w:r w:rsidR="00366727">
        <w:rPr>
          <w:rFonts w:eastAsia="DengXian" w:cs="Times New Roman"/>
          <w:noProof/>
          <w:kern w:val="0"/>
          <w:sz w:val="24"/>
          <w:szCs w:val="24"/>
        </w:rPr>
        <w:t>[</w:t>
      </w:r>
      <w:hyperlink w:anchor="_ENREF_3" w:tooltip="Wu, 2004 #301" w:history="1">
        <w:r w:rsidR="00AF0C39">
          <w:rPr>
            <w:rFonts w:eastAsia="DengXian" w:cs="Times New Roman"/>
            <w:noProof/>
            <w:kern w:val="0"/>
            <w:sz w:val="24"/>
            <w:szCs w:val="24"/>
          </w:rPr>
          <w:t>3</w:t>
        </w:r>
      </w:hyperlink>
      <w:r w:rsidR="00366727">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spray cooling</w:t>
      </w:r>
      <w:r w:rsidR="00180F27">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&lt;EndNote&gt;&lt;Cite&gt;&lt;Author&gt;Jia&lt;/Author&gt;&lt;Year&gt;2003&lt;/Year&gt;&lt;RecNum&gt;292&lt;/RecNum&gt;&lt;DisplayText&gt;&lt;style font="Times New Roman" size="12"&gt;[4]&lt;/style&gt;&lt;/DisplayText&gt;&lt;record&gt;&lt;rec-number&gt;292&lt;/rec-number&gt;&lt;foreign-keys&gt;&lt;key app="EN" db-id="dzwapvwscfr509edaz9xzdtgzvpvrvftxers" timestamp="1625255532"&gt;292&lt;/key&gt;&lt;/foreign-keys&gt;&lt;ref-type name="Journal Article"&gt;17&lt;/ref-type&gt;&lt;contributors&gt;&lt;authors&gt;&lt;author&gt;Jia, W.&lt;/author&gt;&lt;author&gt;Qiu, H. H.&lt;/author&gt;&lt;/authors&gt;&lt;/contributors&gt;&lt;titles&gt;&lt;title&gt;Experimental investigation of droplet dynamics and heat transfer in spray cooling&lt;/title&gt;&lt;secondary-title&gt;Exp. Therm. Fluid Sci.&lt;/secondary-title&gt;&lt;/titles&gt;&lt;periodical&gt;&lt;full-title&gt;Exp. Therm. Fluid Sci.&lt;/full-title&gt;&lt;/periodical&gt;&lt;pages&gt;829-838&lt;/pages&gt;&lt;volume&gt;27&lt;/volume&gt;&lt;number&gt;7&lt;/number&gt;&lt;section&gt;829&lt;/section&gt;&lt;dates&gt;&lt;year&gt;2003&lt;/year&gt;&lt;/dates&gt;&lt;isbn&gt;08941777&lt;/isbn&gt;&lt;urls&gt;&lt;/urls&gt;&lt;electronic-resource-num&gt;10.1016/s0894-1777(03)00015-3&lt;/electronic-resource-num&gt;&lt;/record&gt;&lt;/Cite&gt;&lt;/EndNote&gt;</w:instrText>
      </w:r>
      <w:r w:rsidR="00180F27">
        <w:rPr>
          <w:rFonts w:eastAsia="DengXian" w:cs="Times New Roman"/>
          <w:kern w:val="0"/>
          <w:sz w:val="24"/>
          <w:szCs w:val="24"/>
        </w:rPr>
        <w:fldChar w:fldCharType="separate"/>
      </w:r>
      <w:r w:rsidR="00366727">
        <w:rPr>
          <w:rFonts w:eastAsia="DengXian" w:cs="Times New Roman"/>
          <w:noProof/>
          <w:kern w:val="0"/>
          <w:sz w:val="24"/>
          <w:szCs w:val="24"/>
        </w:rPr>
        <w:t>[</w:t>
      </w:r>
      <w:hyperlink w:anchor="_ENREF_4" w:tooltip="Jia, 2003 #292" w:history="1">
        <w:r w:rsidR="00AF0C39">
          <w:rPr>
            <w:rFonts w:eastAsia="DengXian" w:cs="Times New Roman"/>
            <w:noProof/>
            <w:kern w:val="0"/>
            <w:sz w:val="24"/>
            <w:szCs w:val="24"/>
          </w:rPr>
          <w:t>4</w:t>
        </w:r>
      </w:hyperlink>
      <w:r w:rsidR="00366727">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xml:space="preserve">, </w:t>
      </w:r>
      <w:r w:rsidR="00D70488">
        <w:rPr>
          <w:rFonts w:eastAsia="DengXian" w:cs="Times New Roman"/>
          <w:kern w:val="0"/>
          <w:sz w:val="24"/>
          <w:szCs w:val="24"/>
        </w:rPr>
        <w:t>analyte</w:t>
      </w:r>
      <w:r w:rsidRPr="008D6A47">
        <w:rPr>
          <w:rFonts w:eastAsia="DengXian" w:cs="Times New Roman"/>
          <w:kern w:val="0"/>
          <w:sz w:val="24"/>
          <w:szCs w:val="24"/>
        </w:rPr>
        <w:t xml:space="preserve"> </w:t>
      </w:r>
      <w:r w:rsidR="00D70488">
        <w:rPr>
          <w:rFonts w:eastAsia="DengXian" w:cs="Times New Roman"/>
          <w:kern w:val="0"/>
          <w:sz w:val="24"/>
          <w:szCs w:val="24"/>
        </w:rPr>
        <w:t>enrichment/</w:t>
      </w:r>
      <w:r w:rsidRPr="008D6A47">
        <w:rPr>
          <w:rFonts w:eastAsia="DengXian" w:cs="Times New Roman"/>
          <w:kern w:val="0"/>
          <w:sz w:val="24"/>
          <w:szCs w:val="24"/>
        </w:rPr>
        <w:t>detection</w:t>
      </w:r>
      <w:r w:rsidR="00180F27">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&lt;EndNote&gt;&lt;Cite&gt;&lt;Author&gt;Song&lt;/Author&gt;&lt;Year&gt;2020&lt;/Year&gt;&lt;RecNum&gt;78&lt;/RecNum&gt;&lt;DisplayText&gt;&lt;style font="Times New Roman" size="12"&gt;[5]&lt;/style&gt;&lt;/DisplayText&gt;&lt;record&gt;&lt;rec-number&gt;78&lt;/rec-number&gt;&lt;foreign-keys&gt;&lt;key app="EN" db-id="dzwapvwscfr509edaz9xzdtgzvpvrvftxers" timestamp="1624808087"&gt;78&lt;/key&gt;&lt;/foreign-keys&gt;&lt;ref-type name="Journal Article"&gt;17&lt;/ref-type&gt;&lt;contributors&gt;&lt;authors&gt;&lt;author&gt;Song, J.&lt;/author&gt;&lt;author&gt;Cheng, W.&lt;/author&gt;&lt;author&gt;Nie, M.&lt;/author&gt;&lt;author&gt;He, X.&lt;/author&gt;&lt;author&gt;Nam, W.&lt;/author&gt;&lt;author&gt;Cheng, J.&lt;/author&gt;&lt;author&gt;Zhou, W.&lt;/author&gt;&lt;/authors&gt;&lt;/contributors&gt;&lt;auth-address&gt;Department of Electrical and Computer Engineering, Virginia Tech, Blacksburg, Virginia 24061, United States.&amp;#xD;Department of Mechanical Engineering, Virginia Tech, Blacksburg, Virginia 24061, United States.&lt;/auth-address&gt;&lt;titles&gt;&lt;title&gt;Partial Leidenfrost Evaporation-Assisted Ultrasensitive Surface-Enhanced Raman Spectroscopy in a Janus Water Droplet on Hierarchical Plasmonic Micro-/Nanostructures&lt;/title&gt;&lt;secondary-title&gt;ACS Nano&lt;/secondary-title&gt;&lt;/titles&gt;&lt;periodical&gt;&lt;full-title&gt;ACS Nano&lt;/full-title&gt;&lt;/periodical&gt;&lt;pages&gt;9521-9531&lt;/pages&gt;&lt;volume&gt;14&lt;/volume&gt;&lt;number&gt;8&lt;/number&gt;&lt;edition&gt;2020/06/27&lt;/edition&gt;&lt;keywords&gt;&lt;keyword&gt;Leidenfrost evaporation&lt;/keyword&gt;&lt;keyword&gt;hierarchical plasmonic micro-/nanostructures&lt;/keyword&gt;&lt;keyword&gt;surface wettability control by heating&lt;/keyword&gt;&lt;keyword&gt;surface-enhanced Raman scattering&lt;/keyword&gt;&lt;keyword&gt;ultrasensitive biochemical detection&lt;/keyword&gt;&lt;/keywords&gt;&lt;dates&gt;&lt;year&gt;2020&lt;/year&gt;&lt;pub-dates&gt;&lt;date&gt;Aug 25&lt;/date&gt;&lt;/pub-dates&gt;&lt;/dates&gt;&lt;isbn&gt;1936-086X (Electronic)&amp;#xD;1936-0851 (Linking)&lt;/isbn&gt;&lt;accession-num&gt;32589403&lt;/accession-num&gt;&lt;urls&gt;&lt;related-urls&gt;&lt;url&gt;https://www.ncbi.nlm.nih.gov/pubmed/32589403&lt;/url&gt;&lt;/related-urls&gt;&lt;/urls&gt;&lt;electronic-resource-num&gt;10.1021/acsnano.0c04239&lt;/electronic-resource-num&gt;&lt;/record&gt;&lt;/Cite&gt;&lt;/EndNote&gt;</w:instrText>
      </w:r>
      <w:r w:rsidR="00180F27">
        <w:rPr>
          <w:rFonts w:eastAsia="DengXian" w:cs="Times New Roman"/>
          <w:kern w:val="0"/>
          <w:sz w:val="24"/>
          <w:szCs w:val="24"/>
        </w:rPr>
        <w:fldChar w:fldCharType="separate"/>
      </w:r>
      <w:r w:rsidR="00366727">
        <w:rPr>
          <w:rFonts w:eastAsia="DengXian" w:cs="Times New Roman"/>
          <w:noProof/>
          <w:kern w:val="0"/>
          <w:sz w:val="24"/>
          <w:szCs w:val="24"/>
        </w:rPr>
        <w:t>[</w:t>
      </w:r>
      <w:hyperlink w:anchor="_ENREF_5" w:tooltip="Song, 2020 #78" w:history="1">
        <w:r w:rsidR="00AF0C39">
          <w:rPr>
            <w:rFonts w:eastAsia="DengXian" w:cs="Times New Roman"/>
            <w:noProof/>
            <w:kern w:val="0"/>
            <w:sz w:val="24"/>
            <w:szCs w:val="24"/>
          </w:rPr>
          <w:t>5</w:t>
        </w:r>
      </w:hyperlink>
      <w:r w:rsidR="00366727">
        <w:rPr>
          <w:rFonts w:eastAsia="DengXian" w:cs="Times New Roman"/>
          <w:noProof/>
          <w:kern w:val="0"/>
          <w:sz w:val="24"/>
          <w:szCs w:val="24"/>
        </w:rPr>
        <w:t>]</w:t>
      </w:r>
      <w:r w:rsidR="00180F27">
        <w:rPr>
          <w:rFonts w:eastAsia="DengXian" w:cs="Times New Roman"/>
          <w:kern w:val="0"/>
          <w:sz w:val="24"/>
          <w:szCs w:val="24"/>
        </w:rPr>
        <w:fldChar w:fldCharType="end"/>
      </w:r>
      <w:r w:rsidR="00D07192">
        <w:rPr>
          <w:rFonts w:eastAsia="DengXian" w:cs="Times New Roman"/>
          <w:kern w:val="0"/>
          <w:sz w:val="24"/>
          <w:szCs w:val="24"/>
        </w:rPr>
        <w:t>, and colloidal assembly</w:t>
      </w:r>
      <w:r w:rsidR="00366727">
        <w:rPr>
          <w:rFonts w:eastAsia="DengXian" w:cs="Times New Roman"/>
          <w:kern w:val="0"/>
          <w:sz w:val="24"/>
          <w:szCs w:val="24"/>
        </w:rPr>
        <w:fldChar w:fldCharType="begin">
          <w:fldData xml:space="preserve">PEVuZE5vdGU+PENpdGU+PEF1dGhvcj5KaWFuZzwvQXV0aG9yPjxZZWFyPjIwMTg8L1llYXI+PFJl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</w:fldData>
        </w:fldChar>
      </w:r>
      <w:r w:rsidR="00366727">
        <w:rPr>
          <w:rFonts w:eastAsia="DengXian" w:cs="Times New Roman"/>
          <w:kern w:val="0"/>
          <w:sz w:val="24"/>
          <w:szCs w:val="24"/>
        </w:rPr>
        <w:instrText xml:space="preserve"> ADDIN EN.CITE </w:instrText>
      </w:r>
      <w:r w:rsidR="00366727">
        <w:rPr>
          <w:rFonts w:eastAsia="DengXian" w:cs="Times New Roman"/>
          <w:kern w:val="0"/>
          <w:sz w:val="24"/>
          <w:szCs w:val="24"/>
        </w:rPr>
        <w:fldChar w:fldCharType="begin">
          <w:fldData xml:space="preserve">PEVuZE5vdGU+PENpdGU+PEF1dGhvcj5KaWFuZzwvQXV0aG9yPjxZZWFyPjIwMTg8L1llYXI+PFJl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</w:fldData>
        </w:fldChar>
      </w:r>
      <w:r w:rsidR="00366727">
        <w:rPr>
          <w:rFonts w:eastAsia="DengXian" w:cs="Times New Roman"/>
          <w:kern w:val="0"/>
          <w:sz w:val="24"/>
          <w:szCs w:val="24"/>
        </w:rPr>
        <w:instrText xml:space="preserve"> ADDIN EN.CITE.DATA </w:instrText>
      </w:r>
      <w:r w:rsidR="00366727">
        <w:rPr>
          <w:rFonts w:eastAsia="DengXian" w:cs="Times New Roman"/>
          <w:kern w:val="0"/>
          <w:sz w:val="24"/>
          <w:szCs w:val="24"/>
        </w:rPr>
      </w:r>
      <w:r w:rsidR="00366727">
        <w:rPr>
          <w:rFonts w:eastAsia="DengXian" w:cs="Times New Roman"/>
          <w:kern w:val="0"/>
          <w:sz w:val="24"/>
          <w:szCs w:val="24"/>
        </w:rPr>
        <w:fldChar w:fldCharType="end"/>
      </w:r>
      <w:r w:rsidR="00366727">
        <w:rPr>
          <w:rFonts w:eastAsia="DengXian" w:cs="Times New Roman"/>
          <w:kern w:val="0"/>
          <w:sz w:val="24"/>
          <w:szCs w:val="24"/>
        </w:rPr>
      </w:r>
      <w:r w:rsidR="00366727">
        <w:rPr>
          <w:rFonts w:eastAsia="DengXian" w:cs="Times New Roman"/>
          <w:kern w:val="0"/>
          <w:sz w:val="24"/>
          <w:szCs w:val="24"/>
        </w:rPr>
        <w:fldChar w:fldCharType="separate"/>
      </w:r>
      <w:r w:rsidR="00366727">
        <w:rPr>
          <w:rFonts w:eastAsia="DengXian" w:cs="Times New Roman"/>
          <w:noProof/>
          <w:kern w:val="0"/>
          <w:sz w:val="24"/>
          <w:szCs w:val="24"/>
        </w:rPr>
        <w:t>[</w:t>
      </w:r>
      <w:hyperlink w:anchor="_ENREF_2" w:tooltip="Jiang, 2018 #340" w:history="1">
        <w:r w:rsidR="00AF0C39">
          <w:rPr>
            <w:rFonts w:eastAsia="DengXian" w:cs="Times New Roman"/>
            <w:noProof/>
            <w:kern w:val="0"/>
            <w:sz w:val="24"/>
            <w:szCs w:val="24"/>
          </w:rPr>
          <w:t>2</w:t>
        </w:r>
      </w:hyperlink>
      <w:r w:rsidR="00366727">
        <w:rPr>
          <w:rFonts w:eastAsia="DengXian" w:cs="Times New Roman"/>
          <w:noProof/>
          <w:kern w:val="0"/>
          <w:sz w:val="24"/>
          <w:szCs w:val="24"/>
        </w:rPr>
        <w:t xml:space="preserve">, </w:t>
      </w:r>
      <w:hyperlink w:anchor="_ENREF_6" w:tooltip="He, 2021 #341" w:history="1">
        <w:r w:rsidR="00AF0C39">
          <w:rPr>
            <w:rFonts w:eastAsia="DengXian" w:cs="Times New Roman"/>
            <w:noProof/>
            <w:kern w:val="0"/>
            <w:sz w:val="24"/>
            <w:szCs w:val="24"/>
          </w:rPr>
          <w:t>6</w:t>
        </w:r>
      </w:hyperlink>
      <w:r w:rsidR="00366727">
        <w:rPr>
          <w:rFonts w:eastAsia="DengXian" w:cs="Times New Roman"/>
          <w:noProof/>
          <w:kern w:val="0"/>
          <w:sz w:val="24"/>
          <w:szCs w:val="24"/>
        </w:rPr>
        <w:t>]</w:t>
      </w:r>
      <w:r w:rsidR="00366727">
        <w:rPr>
          <w:rFonts w:eastAsia="DengXian" w:cs="Times New Roman"/>
          <w:kern w:val="0"/>
          <w:sz w:val="24"/>
          <w:szCs w:val="24"/>
        </w:rPr>
        <w:fldChar w:fldCharType="end"/>
      </w:r>
      <w:r w:rsidRPr="008D6A47">
        <w:rPr>
          <w:rFonts w:eastAsia="DengXian" w:cs="Times New Roman"/>
          <w:kern w:val="0"/>
          <w:sz w:val="24"/>
          <w:szCs w:val="24"/>
        </w:rPr>
        <w:t>. Meanwhile, sessile droplet evaporation is a complex p</w:t>
      </w:r>
      <w:r w:rsidR="00EE4744">
        <w:rPr>
          <w:rFonts w:eastAsia="DengXian" w:cs="Times New Roman"/>
          <w:kern w:val="0"/>
          <w:sz w:val="24"/>
          <w:szCs w:val="24"/>
        </w:rPr>
        <w:t>rocess</w:t>
      </w:r>
      <w:r w:rsidRPr="008D6A47">
        <w:rPr>
          <w:rFonts w:eastAsia="DengXian" w:cs="Times New Roman"/>
          <w:kern w:val="0"/>
          <w:sz w:val="24"/>
          <w:szCs w:val="24"/>
        </w:rPr>
        <w:t xml:space="preserve"> controlled by several interdependent factors, such as droplet contact angle </w:t>
      </w:r>
      <w:r w:rsidR="008D3262">
        <w:rPr>
          <w:rFonts w:eastAsia="DengXian" w:cs="Times New Roman"/>
          <w:kern w:val="0"/>
          <w:sz w:val="24"/>
          <w:szCs w:val="24"/>
        </w:rPr>
        <w:t>dynamics</w:t>
      </w:r>
      <w:r w:rsidR="00180F27">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&lt;EndNote&gt;&lt;Cite&gt;&lt;Author&gt;Putnam&lt;/Author&gt;&lt;Year&gt;2012&lt;/Year&gt;&lt;RecNum&gt;304&lt;/RecNum&gt;&lt;DisplayText&gt;&lt;style font="Times New Roman" size="12"&gt;[7]&lt;/style&gt;&lt;/DisplayText&gt;&lt;record&gt;&lt;rec-number&gt;304&lt;/rec-number&gt;&lt;foreign-keys&gt;&lt;key app="EN" db-id="dzwapvwscfr509edaz9xzdtgzvpvrvftxers" timestamp="1625599772"&gt;304&lt;/key&gt;&lt;/foreign-keys&gt;&lt;ref-type name="Journal Article"&gt;17&lt;/ref-type&gt;&lt;contributors&gt;&lt;authors&gt;&lt;author&gt;Putnam, Shawn A.&lt;/author&gt;&lt;author&gt;Briones, Alejandro M.&lt;/author&gt;&lt;author&gt;Byrd, Larry W.&lt;/author&gt;&lt;author&gt;Ervin, Jamie S.&lt;/author&gt;&lt;author&gt;Hanchak, Michael S.&lt;/author&gt;&lt;author&gt;White, Ashley&lt;/author&gt;&lt;author&gt;Jones, John G.&lt;/author&gt;&lt;/authors&gt;&lt;/contributors&gt;&lt;titles&gt;&lt;title&gt;Microdroplet evaporation on superheated surfaces&lt;/title&gt;&lt;secondary-title&gt;International Journal of Heat and Mass Transfer&lt;/secondary-title&gt;&lt;/titles&gt;&lt;periodical&gt;&lt;full-title&gt;International Journal of Heat and Mass Transfer&lt;/full-title&gt;&lt;/periodical&gt;&lt;pages&gt;5793-5807&lt;/pages&gt;&lt;volume&gt;55&lt;/volume&gt;&lt;number&gt;21&lt;/number&gt;&lt;keywords&gt;&lt;keyword&gt;Evaporation&lt;/keyword&gt;&lt;keyword&gt;Water&lt;/keyword&gt;&lt;keyword&gt;Microdroplet&lt;/keyword&gt;&lt;keyword&gt;Numerical simulation&lt;/keyword&gt;&lt;keyword&gt;Structured surfaces&lt;/keyword&gt;&lt;keyword&gt;Depinning&lt;/keyword&gt;&lt;/keywords&gt;&lt;dates&gt;&lt;year&gt;2012&lt;/year&gt;&lt;pub-dates&gt;&lt;date&gt;2012/10/01/&lt;/date&gt;&lt;/pub-dates&gt;&lt;/dates&gt;&lt;isbn&gt;0017-9310&lt;/isbn&gt;&lt;urls&gt;&lt;related-urls&gt;&lt;url&gt;https://www.sciencedirect.com/science/article/pii/S0017931012003973&lt;/url&gt;&lt;/related-urls&gt;&lt;/urls&gt;&lt;electronic-resource-num&gt;https://doi.org/10.1016/j.ijheatmasstransfer.2012.05.076&lt;/electronic-resource-num&gt;&lt;/record&gt;&lt;/Cite&gt;&lt;/EndNote&gt;</w:instrText>
      </w:r>
      <w:r w:rsidR="00180F27">
        <w:rPr>
          <w:rFonts w:eastAsia="DengXian" w:cs="Times New Roman"/>
          <w:kern w:val="0"/>
          <w:sz w:val="24"/>
          <w:szCs w:val="24"/>
        </w:rPr>
        <w:fldChar w:fldCharType="separate"/>
      </w:r>
      <w:r w:rsidR="00366727">
        <w:rPr>
          <w:rFonts w:eastAsia="DengXian" w:cs="Times New Roman"/>
          <w:noProof/>
          <w:kern w:val="0"/>
          <w:sz w:val="24"/>
          <w:szCs w:val="24"/>
        </w:rPr>
        <w:t>[</w:t>
      </w:r>
      <w:hyperlink w:anchor="_ENREF_7" w:tooltip="Putnam, 2012 #304" w:history="1">
        <w:r w:rsidR="00AF0C39">
          <w:rPr>
            <w:rFonts w:eastAsia="DengXian" w:cs="Times New Roman"/>
            <w:noProof/>
            <w:kern w:val="0"/>
            <w:sz w:val="24"/>
            <w:szCs w:val="24"/>
          </w:rPr>
          <w:t>7</w:t>
        </w:r>
      </w:hyperlink>
      <w:r w:rsidR="00366727">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contact line motion</w:t>
      </w:r>
      <w:r w:rsidR="00180F27">
        <w:rPr>
          <w:rFonts w:eastAsia="DengXian" w:cs="Times New Roman"/>
          <w:kern w:val="0"/>
          <w:sz w:val="24"/>
          <w:szCs w:val="24"/>
        </w:rPr>
        <w:fldChar w:fldCharType="begin">
          <w:fldData xml:space="preserve">PEVuZE5vdGU+PENpdGU+PEF1dGhvcj5Uc2FpPC9BdXRob3I+PFllYXI+MjAxMDwvWWVhcj48UmVj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</w:fldData>
        </w:fldChar>
      </w:r>
      <w:r w:rsidR="00366727">
        <w:rPr>
          <w:rFonts w:eastAsia="DengXian" w:cs="Times New Roman"/>
          <w:kern w:val="0"/>
          <w:sz w:val="24"/>
          <w:szCs w:val="24"/>
        </w:rPr>
        <w:instrText xml:space="preserve"> ADDIN EN.CITE </w:instrText>
      </w:r>
      <w:r w:rsidR="00366727">
        <w:rPr>
          <w:rFonts w:eastAsia="DengXian" w:cs="Times New Roman"/>
          <w:kern w:val="0"/>
          <w:sz w:val="24"/>
          <w:szCs w:val="24"/>
        </w:rPr>
        <w:fldChar w:fldCharType="begin">
          <w:fldData xml:space="preserve">PEVuZE5vdGU+PENpdGU+PEF1dGhvcj5Uc2FpPC9BdXRob3I+PFllYXI+MjAxMDwvWWVhcj48UmVj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</w:fldData>
        </w:fldChar>
      </w:r>
      <w:r w:rsidR="00366727">
        <w:rPr>
          <w:rFonts w:eastAsia="DengXian" w:cs="Times New Roman"/>
          <w:kern w:val="0"/>
          <w:sz w:val="24"/>
          <w:szCs w:val="24"/>
        </w:rPr>
        <w:instrText xml:space="preserve"> ADDIN EN.CITE.DATA </w:instrText>
      </w:r>
      <w:r w:rsidR="00366727">
        <w:rPr>
          <w:rFonts w:eastAsia="DengXian" w:cs="Times New Roman"/>
          <w:kern w:val="0"/>
          <w:sz w:val="24"/>
          <w:szCs w:val="24"/>
        </w:rPr>
      </w:r>
      <w:r w:rsidR="00366727">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366727">
        <w:rPr>
          <w:rFonts w:eastAsia="DengXian" w:cs="Times New Roman"/>
          <w:noProof/>
          <w:kern w:val="0"/>
          <w:sz w:val="24"/>
          <w:szCs w:val="24"/>
        </w:rPr>
        <w:t>[</w:t>
      </w:r>
      <w:hyperlink w:anchor="_ENREF_6" w:tooltip="He, 2021 #341" w:history="1">
        <w:r w:rsidR="00AF0C39">
          <w:rPr>
            <w:rFonts w:eastAsia="DengXian" w:cs="Times New Roman"/>
            <w:noProof/>
            <w:kern w:val="0"/>
            <w:sz w:val="24"/>
            <w:szCs w:val="24"/>
          </w:rPr>
          <w:t>6</w:t>
        </w:r>
      </w:hyperlink>
      <w:r w:rsidR="00366727">
        <w:rPr>
          <w:rFonts w:eastAsia="DengXian" w:cs="Times New Roman"/>
          <w:noProof/>
          <w:kern w:val="0"/>
          <w:sz w:val="24"/>
          <w:szCs w:val="24"/>
        </w:rPr>
        <w:t xml:space="preserve">, </w:t>
      </w:r>
      <w:hyperlink w:anchor="_ENREF_8" w:tooltip="Tsai, 2010 #302" w:history="1">
        <w:r w:rsidR="00AF0C39">
          <w:rPr>
            <w:rFonts w:eastAsia="DengXian" w:cs="Times New Roman"/>
            <w:noProof/>
            <w:kern w:val="0"/>
            <w:sz w:val="24"/>
            <w:szCs w:val="24"/>
          </w:rPr>
          <w:t>8-10</w:t>
        </w:r>
      </w:hyperlink>
      <w:r w:rsidR="00366727">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substrate structur</w:t>
      </w:r>
      <w:r w:rsidR="00180F27">
        <w:rPr>
          <w:rFonts w:eastAsia="DengXian" w:cs="Times New Roman"/>
          <w:kern w:val="0"/>
          <w:sz w:val="24"/>
          <w:szCs w:val="24"/>
        </w:rPr>
        <w:t>e</w:t>
      </w:r>
      <w:r w:rsidR="00EE4744">
        <w:rPr>
          <w:rFonts w:eastAsia="DengXian" w:cs="Times New Roman"/>
          <w:kern w:val="0"/>
          <w:sz w:val="24"/>
          <w:szCs w:val="24"/>
        </w:rPr>
        <w:t>s</w:t>
      </w:r>
      <w:r w:rsidR="00180F27">
        <w:rPr>
          <w:rFonts w:eastAsia="DengXian" w:cs="Times New Roman"/>
          <w:kern w:val="0"/>
          <w:sz w:val="24"/>
          <w:szCs w:val="24"/>
        </w:rPr>
        <w:fldChar w:fldCharType="begin">
          <w:fldData xml:space="preserve">PEVuZE5vdGU+PENpdGU+PEF1dGhvcj5IZTwvQXV0aG9yPjxZZWFyPjIwMTk8L1llYXI+PFJlY051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</w:fldData>
        </w:fldChar>
      </w:r>
      <w:r w:rsidR="00366727">
        <w:rPr>
          <w:rFonts w:eastAsia="DengXian" w:cs="Times New Roman"/>
          <w:kern w:val="0"/>
          <w:sz w:val="24"/>
          <w:szCs w:val="24"/>
        </w:rPr>
        <w:instrText xml:space="preserve"> ADDIN EN.CITE </w:instrText>
      </w:r>
      <w:r w:rsidR="00366727">
        <w:rPr>
          <w:rFonts w:eastAsia="DengXian" w:cs="Times New Roman"/>
          <w:kern w:val="0"/>
          <w:sz w:val="24"/>
          <w:szCs w:val="24"/>
        </w:rPr>
        <w:fldChar w:fldCharType="begin">
          <w:fldData xml:space="preserve">PEVuZE5vdGU+PENpdGU+PEF1dGhvcj5IZTwvQXV0aG9yPjxZZWFyPjIwMTk8L1llYXI+PFJlY051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</w:fldData>
        </w:fldChar>
      </w:r>
      <w:r w:rsidR="00366727">
        <w:rPr>
          <w:rFonts w:eastAsia="DengXian" w:cs="Times New Roman"/>
          <w:kern w:val="0"/>
          <w:sz w:val="24"/>
          <w:szCs w:val="24"/>
        </w:rPr>
        <w:instrText xml:space="preserve"> ADDIN EN.CITE.DATA </w:instrText>
      </w:r>
      <w:r w:rsidR="00366727">
        <w:rPr>
          <w:rFonts w:eastAsia="DengXian" w:cs="Times New Roman"/>
          <w:kern w:val="0"/>
          <w:sz w:val="24"/>
          <w:szCs w:val="24"/>
        </w:rPr>
      </w:r>
      <w:r w:rsidR="00366727">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366727">
        <w:rPr>
          <w:rFonts w:eastAsia="DengXian" w:cs="Times New Roman"/>
          <w:noProof/>
          <w:kern w:val="0"/>
          <w:sz w:val="24"/>
          <w:szCs w:val="24"/>
        </w:rPr>
        <w:t>[</w:t>
      </w:r>
      <w:hyperlink w:anchor="_ENREF_11" w:tooltip="He, 2019 #313" w:history="1">
        <w:r w:rsidR="00AF0C39">
          <w:rPr>
            <w:rFonts w:eastAsia="DengXian" w:cs="Times New Roman"/>
            <w:noProof/>
            <w:kern w:val="0"/>
            <w:sz w:val="24"/>
            <w:szCs w:val="24"/>
          </w:rPr>
          <w:t>11-16</w:t>
        </w:r>
      </w:hyperlink>
      <w:r w:rsidR="00366727">
        <w:rPr>
          <w:rFonts w:eastAsia="DengXian" w:cs="Times New Roman"/>
          <w:noProof/>
          <w:kern w:val="0"/>
          <w:sz w:val="24"/>
          <w:szCs w:val="24"/>
        </w:rPr>
        <w:t>]</w:t>
      </w:r>
      <w:r w:rsidR="00180F27">
        <w:rPr>
          <w:rFonts w:eastAsia="DengXian" w:cs="Times New Roman"/>
          <w:kern w:val="0"/>
          <w:sz w:val="24"/>
          <w:szCs w:val="24"/>
        </w:rPr>
        <w:fldChar w:fldCharType="end"/>
      </w:r>
      <w:r w:rsidR="00EE4744">
        <w:rPr>
          <w:rFonts w:eastAsia="DengXian" w:cs="Times New Roman"/>
          <w:kern w:val="0"/>
          <w:sz w:val="24"/>
          <w:szCs w:val="24"/>
        </w:rPr>
        <w:t xml:space="preserve"> and</w:t>
      </w:r>
      <w:r w:rsidRPr="008D6A47">
        <w:rPr>
          <w:rFonts w:eastAsia="DengXian" w:cs="Times New Roman"/>
          <w:kern w:val="0"/>
          <w:sz w:val="24"/>
          <w:szCs w:val="24"/>
        </w:rPr>
        <w:t xml:space="preserve"> temperature</w:t>
      </w:r>
      <w:r w:rsidR="00562AAD">
        <w:rPr>
          <w:rFonts w:eastAsia="DengXian" w:cs="Times New Roman"/>
          <w:kern w:val="0"/>
          <w:sz w:val="24"/>
          <w:szCs w:val="24"/>
        </w:rPr>
        <w:fldChar w:fldCharType="begin">
          <w:fldData xml:space="preserve">PEVuZE5vdGU+PENpdGU+PEF1dGhvcj5HbGVhc29uPC9BdXRob3I+PFllYXI+MjAxNjwvWWVhcj48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</w:fldData>
        </w:fldChar>
      </w:r>
      <w:r w:rsidR="00366727">
        <w:rPr>
          <w:rFonts w:eastAsia="DengXian" w:cs="Times New Roman"/>
          <w:kern w:val="0"/>
          <w:sz w:val="24"/>
          <w:szCs w:val="24"/>
        </w:rPr>
        <w:instrText xml:space="preserve"> ADDIN EN.CITE </w:instrText>
      </w:r>
      <w:r w:rsidR="00366727">
        <w:rPr>
          <w:rFonts w:eastAsia="DengXian" w:cs="Times New Roman"/>
          <w:kern w:val="0"/>
          <w:sz w:val="24"/>
          <w:szCs w:val="24"/>
        </w:rPr>
        <w:fldChar w:fldCharType="begin">
          <w:fldData xml:space="preserve">PEVuZE5vdGU+PENpdGU+PEF1dGhvcj5HbGVhc29uPC9BdXRob3I+PFllYXI+MjAxNjwvWWVhcj48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</w:fldData>
        </w:fldChar>
      </w:r>
      <w:r w:rsidR="00366727">
        <w:rPr>
          <w:rFonts w:eastAsia="DengXian" w:cs="Times New Roman"/>
          <w:kern w:val="0"/>
          <w:sz w:val="24"/>
          <w:szCs w:val="24"/>
        </w:rPr>
        <w:instrText xml:space="preserve"> ADDIN EN.CITE.DATA </w:instrText>
      </w:r>
      <w:r w:rsidR="00366727">
        <w:rPr>
          <w:rFonts w:eastAsia="DengXian" w:cs="Times New Roman"/>
          <w:kern w:val="0"/>
          <w:sz w:val="24"/>
          <w:szCs w:val="24"/>
        </w:rPr>
      </w:r>
      <w:r w:rsidR="00366727">
        <w:rPr>
          <w:rFonts w:eastAsia="DengXian" w:cs="Times New Roman"/>
          <w:kern w:val="0"/>
          <w:sz w:val="24"/>
          <w:szCs w:val="24"/>
        </w:rPr>
        <w:fldChar w:fldCharType="end"/>
      </w:r>
      <w:r w:rsidR="00562AAD">
        <w:rPr>
          <w:rFonts w:eastAsia="DengXian" w:cs="Times New Roman"/>
          <w:kern w:val="0"/>
          <w:sz w:val="24"/>
          <w:szCs w:val="24"/>
        </w:rPr>
      </w:r>
      <w:r w:rsidR="00562AAD">
        <w:rPr>
          <w:rFonts w:eastAsia="DengXian" w:cs="Times New Roman"/>
          <w:kern w:val="0"/>
          <w:sz w:val="24"/>
          <w:szCs w:val="24"/>
        </w:rPr>
        <w:fldChar w:fldCharType="separate"/>
      </w:r>
      <w:r w:rsidR="00366727">
        <w:rPr>
          <w:rFonts w:eastAsia="DengXian" w:cs="Times New Roman"/>
          <w:noProof/>
          <w:kern w:val="0"/>
          <w:sz w:val="24"/>
          <w:szCs w:val="24"/>
        </w:rPr>
        <w:t>[</w:t>
      </w:r>
      <w:hyperlink w:anchor="_ENREF_17" w:tooltip="Gleason, 2016 #112" w:history="1">
        <w:r w:rsidR="00AF0C39">
          <w:rPr>
            <w:rFonts w:eastAsia="DengXian" w:cs="Times New Roman"/>
            <w:noProof/>
            <w:kern w:val="0"/>
            <w:sz w:val="24"/>
            <w:szCs w:val="24"/>
          </w:rPr>
          <w:t>17-22</w:t>
        </w:r>
      </w:hyperlink>
      <w:r w:rsidR="00366727">
        <w:rPr>
          <w:rFonts w:eastAsia="DengXian" w:cs="Times New Roman"/>
          <w:noProof/>
          <w:kern w:val="0"/>
          <w:sz w:val="24"/>
          <w:szCs w:val="24"/>
        </w:rPr>
        <w:t>]</w:t>
      </w:r>
      <w:r w:rsidR="00562AAD">
        <w:rPr>
          <w:rFonts w:eastAsia="DengXian" w:cs="Times New Roman"/>
          <w:kern w:val="0"/>
          <w:sz w:val="24"/>
          <w:szCs w:val="24"/>
        </w:rPr>
        <w:fldChar w:fldCharType="end"/>
      </w:r>
      <w:r w:rsidR="00EE4744">
        <w:rPr>
          <w:rFonts w:eastAsia="DengXian" w:cs="Times New Roman"/>
          <w:kern w:val="0"/>
          <w:sz w:val="24"/>
          <w:szCs w:val="24"/>
        </w:rPr>
        <w:t>,</w:t>
      </w:r>
      <w:r w:rsidR="00180F27">
        <w:rPr>
          <w:rFonts w:eastAsia="DengXian" w:cs="Times New Roman"/>
          <w:kern w:val="0"/>
          <w:sz w:val="24"/>
          <w:szCs w:val="24"/>
        </w:rPr>
        <w:t xml:space="preserve"> </w:t>
      </w:r>
      <w:r w:rsidRPr="008D6A47">
        <w:rPr>
          <w:rFonts w:eastAsia="DengXian" w:cs="Times New Roman"/>
          <w:kern w:val="0"/>
          <w:sz w:val="24"/>
          <w:szCs w:val="24"/>
        </w:rPr>
        <w:t>and the surrounding environment</w:t>
      </w:r>
      <w:r w:rsidR="00562AAD">
        <w:rPr>
          <w:rFonts w:eastAsia="DengXian" w:cs="Times New Roman"/>
          <w:kern w:val="0"/>
          <w:sz w:val="24"/>
          <w:szCs w:val="24"/>
        </w:rPr>
        <w:fldChar w:fldCharType="begin">
          <w:fldData xml:space="preserve">PEVuZE5vdGU+PENpdGU+PEF1dGhvcj5MaXU8L0F1dGhvcj48WWVhcj4yMDIxPC9ZZWFyPjxSZWNO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</w:fldData>
        </w:fldChar>
      </w:r>
      <w:r w:rsidR="00366727">
        <w:rPr>
          <w:rFonts w:eastAsia="DengXian" w:cs="Times New Roman"/>
          <w:kern w:val="0"/>
          <w:sz w:val="24"/>
          <w:szCs w:val="24"/>
        </w:rPr>
        <w:instrText xml:space="preserve"> ADDIN EN.CITE </w:instrText>
      </w:r>
      <w:r w:rsidR="00366727">
        <w:rPr>
          <w:rFonts w:eastAsia="DengXian" w:cs="Times New Roman"/>
          <w:kern w:val="0"/>
          <w:sz w:val="24"/>
          <w:szCs w:val="24"/>
        </w:rPr>
        <w:fldChar w:fldCharType="begin">
          <w:fldData xml:space="preserve">PEVuZE5vdGU+PENpdGU+PEF1dGhvcj5MaXU8L0F1dGhvcj48WWVhcj4yMDIxPC9ZZWFyPjxSZWNO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</w:fldData>
        </w:fldChar>
      </w:r>
      <w:r w:rsidR="00366727">
        <w:rPr>
          <w:rFonts w:eastAsia="DengXian" w:cs="Times New Roman"/>
          <w:kern w:val="0"/>
          <w:sz w:val="24"/>
          <w:szCs w:val="24"/>
        </w:rPr>
        <w:instrText xml:space="preserve"> ADDIN EN.CITE.DATA </w:instrText>
      </w:r>
      <w:r w:rsidR="00366727">
        <w:rPr>
          <w:rFonts w:eastAsia="DengXian" w:cs="Times New Roman"/>
          <w:kern w:val="0"/>
          <w:sz w:val="24"/>
          <w:szCs w:val="24"/>
        </w:rPr>
      </w:r>
      <w:r w:rsidR="00366727">
        <w:rPr>
          <w:rFonts w:eastAsia="DengXian" w:cs="Times New Roman"/>
          <w:kern w:val="0"/>
          <w:sz w:val="24"/>
          <w:szCs w:val="24"/>
        </w:rPr>
        <w:fldChar w:fldCharType="end"/>
      </w:r>
      <w:r w:rsidR="00562AAD">
        <w:rPr>
          <w:rFonts w:eastAsia="DengXian" w:cs="Times New Roman"/>
          <w:kern w:val="0"/>
          <w:sz w:val="24"/>
          <w:szCs w:val="24"/>
        </w:rPr>
      </w:r>
      <w:r w:rsidR="00562AAD">
        <w:rPr>
          <w:rFonts w:eastAsia="DengXian" w:cs="Times New Roman"/>
          <w:kern w:val="0"/>
          <w:sz w:val="24"/>
          <w:szCs w:val="24"/>
        </w:rPr>
        <w:fldChar w:fldCharType="separate"/>
      </w:r>
      <w:r w:rsidR="00366727">
        <w:rPr>
          <w:rFonts w:eastAsia="DengXian" w:cs="Times New Roman"/>
          <w:noProof/>
          <w:kern w:val="0"/>
          <w:sz w:val="24"/>
          <w:szCs w:val="24"/>
        </w:rPr>
        <w:t>[</w:t>
      </w:r>
      <w:hyperlink w:anchor="_ENREF_23" w:tooltip="Liu, 2021 #60" w:history="1">
        <w:r w:rsidR="00AF0C39">
          <w:rPr>
            <w:rFonts w:eastAsia="DengXian" w:cs="Times New Roman"/>
            <w:noProof/>
            <w:kern w:val="0"/>
            <w:sz w:val="24"/>
            <w:szCs w:val="24"/>
          </w:rPr>
          <w:t>23-25</w:t>
        </w:r>
      </w:hyperlink>
      <w:r w:rsidR="00366727">
        <w:rPr>
          <w:rFonts w:eastAsia="DengXian" w:cs="Times New Roman"/>
          <w:noProof/>
          <w:kern w:val="0"/>
          <w:sz w:val="24"/>
          <w:szCs w:val="24"/>
        </w:rPr>
        <w:t>]</w:t>
      </w:r>
      <w:r w:rsidR="00562AAD">
        <w:rPr>
          <w:rFonts w:eastAsia="DengXian" w:cs="Times New Roman"/>
          <w:kern w:val="0"/>
          <w:sz w:val="24"/>
          <w:szCs w:val="24"/>
        </w:rPr>
        <w:fldChar w:fldCharType="end"/>
      </w:r>
      <w:r w:rsidRPr="008D6A47">
        <w:rPr>
          <w:rFonts w:eastAsia="DengXian" w:cs="Times New Roman"/>
          <w:kern w:val="0"/>
          <w:sz w:val="24"/>
          <w:szCs w:val="24"/>
        </w:rPr>
        <w:t xml:space="preserve">.  </w:t>
      </w:r>
    </w:p>
    <w:p w14:paraId="7EF9C473" w14:textId="10E8A496"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Since the seminal work of </w:t>
      </w:r>
      <w:proofErr w:type="spellStart"/>
      <w:r w:rsidRPr="008D6A47">
        <w:rPr>
          <w:rFonts w:eastAsia="DengXian" w:cs="Times New Roman"/>
          <w:kern w:val="0"/>
          <w:sz w:val="24"/>
          <w:szCs w:val="24"/>
        </w:rPr>
        <w:t>Picknett</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Bexon</w:t>
      </w:r>
      <w:proofErr w:type="spellEnd"/>
      <w:r w:rsidRPr="008D6A47">
        <w:rPr>
          <w:rFonts w:eastAsia="DengXian" w:cs="Times New Roman"/>
          <w:kern w:val="0"/>
          <w:sz w:val="24"/>
          <w:szCs w:val="24"/>
        </w:rPr>
        <w:t xml:space="preserve"> in 1977</w:t>
      </w:r>
      <w:r w:rsidR="00586924">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&lt;EndNote&gt;&lt;Cite&gt;&lt;Author&gt;Picknett&lt;/Author&gt;&lt;Year&gt;1977&lt;/Year&gt;&lt;RecNum&gt;305&lt;/RecNum&gt;&lt;DisplayText&gt;&lt;style font="Times New Roman" size="12"&gt;[26]&lt;/style&gt;&lt;/DisplayText&gt;&lt;record&gt;&lt;rec-number&gt;305&lt;/rec-number&gt;&lt;foreign-keys&gt;&lt;key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366727">
        <w:rPr>
          <w:rFonts w:eastAsia="DengXian" w:cs="Times New Roman"/>
          <w:noProof/>
          <w:kern w:val="0"/>
          <w:sz w:val="24"/>
          <w:szCs w:val="24"/>
        </w:rPr>
        <w:t>[</w:t>
      </w:r>
      <w:hyperlink w:anchor="_ENREF_26" w:tooltip="Picknett, 1977 #305" w:history="1">
        <w:r w:rsidR="00AF0C39">
          <w:rPr>
            <w:rFonts w:eastAsia="DengXian" w:cs="Times New Roman"/>
            <w:noProof/>
            <w:kern w:val="0"/>
            <w:sz w:val="24"/>
            <w:szCs w:val="24"/>
          </w:rPr>
          <w:t>26</w:t>
        </w:r>
      </w:hyperlink>
      <w:r w:rsidR="00366727">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sessile droplet evaporation on smooth surface</w:t>
      </w:r>
      <w:r w:rsidR="00D1135D">
        <w:rPr>
          <w:rFonts w:eastAsia="DengXian" w:cs="Times New Roman"/>
          <w:kern w:val="0"/>
          <w:sz w:val="24"/>
          <w:szCs w:val="24"/>
        </w:rPr>
        <w:t>s</w:t>
      </w:r>
      <w:r w:rsidRPr="008D6A47">
        <w:rPr>
          <w:rFonts w:eastAsia="DengXian" w:cs="Times New Roman"/>
          <w:kern w:val="0"/>
          <w:sz w:val="24"/>
          <w:szCs w:val="24"/>
        </w:rPr>
        <w:t xml:space="preserve"> has been systematically </w:t>
      </w:r>
      <w:r w:rsidR="00D1135D">
        <w:rPr>
          <w:rFonts w:eastAsia="DengXian" w:cs="Times New Roman"/>
          <w:kern w:val="0"/>
          <w:sz w:val="24"/>
          <w:szCs w:val="24"/>
        </w:rPr>
        <w:t>studi</w:t>
      </w:r>
      <w:r w:rsidRPr="008D6A47">
        <w:rPr>
          <w:rFonts w:eastAsia="DengXian" w:cs="Times New Roman"/>
          <w:kern w:val="0"/>
          <w:sz w:val="24"/>
          <w:szCs w:val="24"/>
        </w:rPr>
        <w:t xml:space="preserve">ed, in which droplet evaporation was distinguished into three evaporation modes: (1) constant contact radius (CCR) mode: the droplet contact line is pinned with </w:t>
      </w:r>
      <w:r w:rsidR="00595CF5">
        <w:rPr>
          <w:rFonts w:eastAsia="DengXian" w:cs="Times New Roman"/>
          <w:kern w:val="0"/>
          <w:sz w:val="24"/>
          <w:szCs w:val="24"/>
        </w:rPr>
        <w:t xml:space="preserve">a </w:t>
      </w:r>
      <w:r w:rsidRPr="008D6A47">
        <w:rPr>
          <w:rFonts w:eastAsia="DengXian" w:cs="Times New Roman"/>
          <w:kern w:val="0"/>
          <w:sz w:val="24"/>
          <w:szCs w:val="24"/>
        </w:rPr>
        <w:t xml:space="preserve">constant contact radius while </w:t>
      </w:r>
      <w:r w:rsidR="00595CF5">
        <w:rPr>
          <w:rFonts w:eastAsia="DengXian" w:cs="Times New Roman"/>
          <w:kern w:val="0"/>
          <w:sz w:val="24"/>
          <w:szCs w:val="24"/>
        </w:rPr>
        <w:t xml:space="preserve">the </w:t>
      </w:r>
      <w:r w:rsidRPr="008D6A47">
        <w:rPr>
          <w:rFonts w:eastAsia="DengXian" w:cs="Times New Roman"/>
          <w:kern w:val="0"/>
          <w:sz w:val="24"/>
          <w:szCs w:val="24"/>
        </w:rPr>
        <w:t>contact angle keeps decreasing</w:t>
      </w:r>
      <w:r w:rsidR="00595CF5">
        <w:rPr>
          <w:rFonts w:eastAsia="DengXian" w:cs="Times New Roman"/>
          <w:kern w:val="0"/>
          <w:sz w:val="24"/>
          <w:szCs w:val="24"/>
        </w:rPr>
        <w:t>;</w:t>
      </w:r>
      <w:r w:rsidRPr="008D6A47">
        <w:rPr>
          <w:rFonts w:eastAsia="DengXian" w:cs="Times New Roman"/>
          <w:kern w:val="0"/>
          <w:sz w:val="24"/>
          <w:szCs w:val="24"/>
        </w:rPr>
        <w:t xml:space="preserve"> (2) constant contact angle (CCA) mode: once the contact angle approaches the receding contact angle, the contact line keeps receding with </w:t>
      </w:r>
      <w:r w:rsidR="00617C40">
        <w:rPr>
          <w:rFonts w:eastAsia="DengXian" w:cs="Times New Roman"/>
          <w:kern w:val="0"/>
          <w:sz w:val="24"/>
          <w:szCs w:val="24"/>
        </w:rPr>
        <w:t xml:space="preserve">the </w:t>
      </w:r>
      <w:r w:rsidRPr="008D6A47">
        <w:rPr>
          <w:rFonts w:eastAsia="DengXian" w:cs="Times New Roman"/>
          <w:kern w:val="0"/>
          <w:sz w:val="24"/>
          <w:szCs w:val="24"/>
        </w:rPr>
        <w:t>contact angle</w:t>
      </w:r>
      <w:r w:rsidR="00617C40" w:rsidRPr="00617C40">
        <w:rPr>
          <w:rFonts w:eastAsia="DengXian" w:cs="Times New Roman"/>
          <w:kern w:val="0"/>
          <w:sz w:val="24"/>
          <w:szCs w:val="24"/>
        </w:rPr>
        <w:t xml:space="preserve"> </w:t>
      </w:r>
      <w:r w:rsidR="00617C40" w:rsidRPr="008D6A47">
        <w:rPr>
          <w:rFonts w:eastAsia="DengXian" w:cs="Times New Roman"/>
          <w:kern w:val="0"/>
          <w:sz w:val="24"/>
          <w:szCs w:val="24"/>
        </w:rPr>
        <w:t>unchanged</w:t>
      </w:r>
      <w:r w:rsidRPr="008D6A47">
        <w:rPr>
          <w:rFonts w:eastAsia="DengXian" w:cs="Times New Roman"/>
          <w:kern w:val="0"/>
          <w:sz w:val="24"/>
          <w:szCs w:val="24"/>
        </w:rPr>
        <w:t>; (3) mixed mode: both the contact radius and contact angle decrease near the end of evaporation. In several recent studies about the droplet evaporation on structured superhydrophobic surfaces, a special stick-slip mode</w:t>
      </w:r>
      <w:r w:rsidR="00586924">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&lt;EndNote&gt;&lt;Cite&gt;&lt;Author&gt;Shanahan&lt;/Author&gt;&lt;Year&gt;1995&lt;/Year&gt;&lt;RecNum&gt;308&lt;/RecNum&gt;&lt;DisplayText&gt;&lt;style font="Times New Roman" size="12"&gt;[27]&lt;/style&gt;&lt;/DisplayText&gt;&lt;record&gt;&lt;rec-number&gt;308&lt;/rec-number&gt;&lt;foreign-keys&gt;&lt;key app="EN" db-id="dzwapvwscfr509edaz9xzdtgzvpvrvftxers" timestamp="1625602315"&gt;308&lt;/key&gt;&lt;/foreign-keys&gt;&lt;ref-type name="Journal Article"&gt;17&lt;/ref-type&gt;&lt;contributors&gt;&lt;authors&gt;&lt;author&gt;Shanahan, Martin E. R.&lt;/author&gt;&lt;/authors&gt;&lt;/contributors&gt;&lt;titles&gt;&lt;title&gt;Simple Theory of &amp;quot;Stick-Slip&amp;quot; Wetting Hysteresis&lt;/title&gt;&lt;secondary-title&gt;Langmuir&lt;/secondary-title&gt;&lt;/titles&gt;&lt;periodical&gt;&lt;full-title&gt;Langmuir&lt;/full-title&gt;&lt;/periodical&gt;&lt;pages&gt;1041-1043&lt;/pages&gt;&lt;volume&gt;11&lt;/volume&gt;&lt;number&gt;3&lt;/number&gt;&lt;dates&gt;&lt;year&gt;1995&lt;/year&gt;&lt;pub-dates&gt;&lt;date&gt;1995/03/01&lt;/date&gt;&lt;/pub-dates&gt;&lt;/dates&gt;&lt;publisher&gt;American Chemical Society&lt;/publisher&gt;&lt;isbn&gt;0743-7463&lt;/isbn&gt;&lt;urls&gt;&lt;related-urls&gt;&lt;url&gt;https://doi.org/10.1021/la00003a057&lt;/url&gt;&lt;/related-urls&gt;&lt;/urls&gt;&lt;electronic-resource-num&gt;10.1021/la00003a057&lt;/electronic-resource-num&gt;&lt;/record&gt;&lt;/Cite&gt;&lt;/EndNote&gt;</w:instrText>
      </w:r>
      <w:r w:rsidR="00586924">
        <w:rPr>
          <w:rFonts w:eastAsia="DengXian" w:cs="Times New Roman"/>
          <w:kern w:val="0"/>
          <w:sz w:val="24"/>
          <w:szCs w:val="24"/>
        </w:rPr>
        <w:fldChar w:fldCharType="separate"/>
      </w:r>
      <w:r w:rsidR="00366727">
        <w:rPr>
          <w:rFonts w:eastAsia="DengXian" w:cs="Times New Roman"/>
          <w:noProof/>
          <w:kern w:val="0"/>
          <w:sz w:val="24"/>
          <w:szCs w:val="24"/>
        </w:rPr>
        <w:t>[</w:t>
      </w:r>
      <w:hyperlink w:anchor="_ENREF_27" w:tooltip="Shanahan, 1995 #308" w:history="1">
        <w:r w:rsidR="00AF0C39">
          <w:rPr>
            <w:rFonts w:eastAsia="DengXian" w:cs="Times New Roman"/>
            <w:noProof/>
            <w:kern w:val="0"/>
            <w:sz w:val="24"/>
            <w:szCs w:val="24"/>
          </w:rPr>
          <w:t>27</w:t>
        </w:r>
      </w:hyperlink>
      <w:r w:rsidR="00366727">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was observed, in which droplet contact line is moved by the pinning and depinning force</w:t>
      </w:r>
      <w:r w:rsidR="003D3C73">
        <w:rPr>
          <w:rFonts w:eastAsia="DengXian" w:cs="Times New Roman"/>
          <w:kern w:val="0"/>
          <w:sz w:val="24"/>
          <w:szCs w:val="24"/>
        </w:rPr>
        <w:t>s</w:t>
      </w:r>
      <w:r w:rsidRPr="008D6A47">
        <w:rPr>
          <w:rFonts w:eastAsia="DengXian" w:cs="Times New Roman"/>
          <w:kern w:val="0"/>
          <w:sz w:val="24"/>
          <w:szCs w:val="24"/>
        </w:rPr>
        <w:t xml:space="preserve"> alternately. </w:t>
      </w:r>
    </w:p>
    <w:p w14:paraId="4EF26F61" w14:textId="4A04733A"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Several theoretical models have been proposed to predict the evaporation rate of sessile droplet</w:t>
      </w:r>
      <w:r w:rsidR="00A643F6">
        <w:rPr>
          <w:rFonts w:eastAsia="DengXian" w:cs="Times New Roman"/>
          <w:kern w:val="0"/>
          <w:sz w:val="24"/>
          <w:szCs w:val="24"/>
        </w:rPr>
        <w:t>s on various surfaces</w:t>
      </w:r>
      <w:r w:rsidRPr="008D6A47">
        <w:rPr>
          <w:rFonts w:eastAsia="DengXian" w:cs="Times New Roman"/>
          <w:kern w:val="0"/>
          <w:sz w:val="24"/>
          <w:szCs w:val="24"/>
        </w:rPr>
        <w:t xml:space="preserve">. </w:t>
      </w:r>
      <w:r w:rsidR="0005725C">
        <w:rPr>
          <w:rFonts w:eastAsia="DengXian" w:cs="Times New Roman"/>
          <w:kern w:val="0"/>
          <w:sz w:val="24"/>
          <w:szCs w:val="24"/>
        </w:rPr>
        <w:t>I</w:t>
      </w:r>
      <w:r w:rsidRPr="008D6A47">
        <w:rPr>
          <w:rFonts w:eastAsia="DengXian" w:cs="Times New Roman"/>
          <w:kern w:val="0"/>
          <w:sz w:val="24"/>
          <w:szCs w:val="24"/>
        </w:rPr>
        <w:t xml:space="preserve">n the classical work of </w:t>
      </w:r>
      <w:proofErr w:type="spellStart"/>
      <w:r w:rsidRPr="008D6A47">
        <w:rPr>
          <w:rFonts w:eastAsia="DengXian" w:cs="Times New Roman"/>
          <w:kern w:val="0"/>
          <w:sz w:val="24"/>
          <w:szCs w:val="24"/>
        </w:rPr>
        <w:t>Picknett</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Bexon</w:t>
      </w:r>
      <w:proofErr w:type="spellEnd"/>
      <w:r w:rsidR="00586924">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&lt;EndNote&gt;&lt;Cite&gt;&lt;Author&gt;Picknett&lt;/Author&gt;&lt;Year&gt;1977&lt;/Year&gt;&lt;RecNum&gt;305&lt;/RecNum&gt;&lt;DisplayText&gt;&lt;style font="Times New Roman" size="12"&gt;[26]&lt;/style&gt;&lt;/DisplayText&gt;&lt;record&gt;&lt;rec-number&gt;305&lt;/rec-number&gt;&lt;foreign-keys&gt;&lt;key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366727">
        <w:rPr>
          <w:rFonts w:eastAsia="DengXian" w:cs="Times New Roman"/>
          <w:noProof/>
          <w:kern w:val="0"/>
          <w:sz w:val="24"/>
          <w:szCs w:val="24"/>
        </w:rPr>
        <w:t>[</w:t>
      </w:r>
      <w:hyperlink w:anchor="_ENREF_26" w:tooltip="Picknett, 1977 #305" w:history="1">
        <w:r w:rsidR="00AF0C39">
          <w:rPr>
            <w:rFonts w:eastAsia="DengXian" w:cs="Times New Roman"/>
            <w:noProof/>
            <w:kern w:val="0"/>
            <w:sz w:val="24"/>
            <w:szCs w:val="24"/>
          </w:rPr>
          <w:t>26</w:t>
        </w:r>
      </w:hyperlink>
      <w:r w:rsidR="00366727">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the sessile droplet evaporation </w:t>
      </w:r>
      <w:r w:rsidR="00A643F6">
        <w:rPr>
          <w:rFonts w:eastAsia="DengXian" w:cs="Times New Roman"/>
          <w:kern w:val="0"/>
          <w:sz w:val="24"/>
          <w:szCs w:val="24"/>
        </w:rPr>
        <w:t>at</w:t>
      </w:r>
      <w:r w:rsidRPr="008D6A47">
        <w:rPr>
          <w:rFonts w:eastAsia="DengXian" w:cs="Times New Roman"/>
          <w:kern w:val="0"/>
          <w:sz w:val="24"/>
          <w:szCs w:val="24"/>
        </w:rPr>
        <w:t xml:space="preserve"> room temperature was firstly assumed to be driven by vapor diffusion</w:t>
      </w:r>
      <w:r w:rsidR="00A643F6">
        <w:rPr>
          <w:rFonts w:eastAsia="DengXian" w:cs="Times New Roman"/>
          <w:kern w:val="0"/>
          <w:sz w:val="24"/>
          <w:szCs w:val="24"/>
        </w:rPr>
        <w:t>,</w:t>
      </w:r>
      <w:r w:rsidRPr="008D6A47">
        <w:rPr>
          <w:rFonts w:eastAsia="DengXian" w:cs="Times New Roman"/>
          <w:kern w:val="0"/>
          <w:sz w:val="24"/>
          <w:szCs w:val="24"/>
        </w:rPr>
        <w:t xml:space="preserve"> ignoring the heat transfer and convective flow inside/outside the droplet. And the analytic evaporation rate could be obtained based on an analogy between the concentration field and the electrostatic field</w:t>
      </w:r>
      <w:r w:rsidR="00586924">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&lt;EndNote&gt;&lt;Cite&gt;&lt;Author&gt;Lebedev&lt;/Author&gt;&lt;Year&gt;1965&lt;/Year&gt;&lt;RecNum&gt;309&lt;/RecNum&gt;&lt;DisplayText&gt;&lt;style font="Times New Roman" size="12"&gt;[28]&lt;/style&gt;&lt;/DisplayText&gt;&lt;record&gt;&lt;rec-number&gt;309&lt;/rec-number&gt;&lt;foreign-keys&gt;&lt;key app="EN" db-id="dzwapvwscfr509edaz9xzdtgzvpvrvftxers" timestamp="1625603071"&gt;309&lt;/key&gt;&lt;/foreign-keys&gt;&lt;ref-type name="Book"&gt;6&lt;/ref-type&gt;&lt;contributors&gt;&lt;authors&gt;&lt;author&gt;N. N. Lebedev&lt;/author&gt;&lt;/authors&gt;&lt;/contributors&gt;&lt;titles&gt;&lt;title&gt;Special Functions and Their Applications&lt;/title&gt;&lt;/titles&gt;&lt;dates&gt;&lt;year&gt;1965&lt;/year&gt;&lt;/dates&gt;&lt;pub-location&gt;Englewood Cliffs, NJ, USA&lt;/pub-location&gt;&lt;publisher&gt;Prentice-Hall&lt;/publisher&gt;&lt;urls&gt;&lt;/urls&gt;&lt;/record&gt;&lt;/Cite&gt;&lt;/EndNote&gt;</w:instrText>
      </w:r>
      <w:r w:rsidR="00586924">
        <w:rPr>
          <w:rFonts w:eastAsia="DengXian" w:cs="Times New Roman"/>
          <w:kern w:val="0"/>
          <w:sz w:val="24"/>
          <w:szCs w:val="24"/>
        </w:rPr>
        <w:fldChar w:fldCharType="separate"/>
      </w:r>
      <w:r w:rsidR="00366727">
        <w:rPr>
          <w:rFonts w:eastAsia="DengXian" w:cs="Times New Roman"/>
          <w:noProof/>
          <w:kern w:val="0"/>
          <w:sz w:val="24"/>
          <w:szCs w:val="24"/>
        </w:rPr>
        <w:t>[</w:t>
      </w:r>
      <w:hyperlink w:anchor="_ENREF_28" w:tooltip="Lebedev, 1965 #309" w:history="1">
        <w:r w:rsidR="00AF0C39">
          <w:rPr>
            <w:rFonts w:eastAsia="DengXian" w:cs="Times New Roman"/>
            <w:noProof/>
            <w:kern w:val="0"/>
            <w:sz w:val="24"/>
            <w:szCs w:val="24"/>
          </w:rPr>
          <w:t>28</w:t>
        </w:r>
      </w:hyperlink>
      <w:r w:rsidR="00366727">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r w:rsidR="00A643F6">
        <w:rPr>
          <w:rFonts w:eastAsia="DengXian" w:cs="Times New Roman"/>
          <w:kern w:val="0"/>
          <w:sz w:val="24"/>
          <w:szCs w:val="24"/>
        </w:rPr>
        <w:t>During</w:t>
      </w:r>
      <w:r w:rsidRPr="008D6A47">
        <w:rPr>
          <w:rFonts w:eastAsia="DengXian" w:cs="Times New Roman"/>
          <w:kern w:val="0"/>
          <w:sz w:val="24"/>
          <w:szCs w:val="24"/>
        </w:rPr>
        <w:t xml:space="preserve"> the past two decades, this diffusion-driven model was extensively studied, which has been applied </w:t>
      </w:r>
      <w:r w:rsidR="0005725C">
        <w:rPr>
          <w:rFonts w:eastAsia="DengXian" w:cs="Times New Roman"/>
          <w:kern w:val="0"/>
          <w:sz w:val="24"/>
          <w:szCs w:val="24"/>
        </w:rPr>
        <w:t>in</w:t>
      </w:r>
      <w:r w:rsidRPr="008D6A47">
        <w:rPr>
          <w:rFonts w:eastAsia="DengXian" w:cs="Times New Roman"/>
          <w:kern w:val="0"/>
          <w:sz w:val="24"/>
          <w:szCs w:val="24"/>
        </w:rPr>
        <w:t xml:space="preserve"> modeling the evaporation of sessile droplet</w:t>
      </w:r>
      <w:r w:rsidR="00A643F6">
        <w:rPr>
          <w:rFonts w:eastAsia="DengXian" w:cs="Times New Roman"/>
          <w:kern w:val="0"/>
          <w:sz w:val="24"/>
          <w:szCs w:val="24"/>
        </w:rPr>
        <w:t>s</w:t>
      </w:r>
      <w:r w:rsidRPr="008D6A47">
        <w:rPr>
          <w:rFonts w:eastAsia="DengXian" w:cs="Times New Roman"/>
          <w:kern w:val="0"/>
          <w:sz w:val="24"/>
          <w:szCs w:val="24"/>
        </w:rPr>
        <w:t xml:space="preserve"> with </w:t>
      </w:r>
      <w:r w:rsidR="0005725C">
        <w:rPr>
          <w:rFonts w:eastAsia="DengXian" w:cs="Times New Roman"/>
          <w:kern w:val="0"/>
          <w:sz w:val="24"/>
          <w:szCs w:val="24"/>
        </w:rPr>
        <w:t>an</w:t>
      </w:r>
      <w:r w:rsidRPr="008D6A47">
        <w:rPr>
          <w:rFonts w:eastAsia="DengXian" w:cs="Times New Roman"/>
          <w:kern w:val="0"/>
          <w:sz w:val="24"/>
          <w:szCs w:val="24"/>
        </w:rPr>
        <w:t xml:space="preserve"> arbitrary contact angle in </w:t>
      </w:r>
      <w:r w:rsidR="00A643F6">
        <w:rPr>
          <w:rFonts w:eastAsia="DengXian" w:cs="Times New Roman"/>
          <w:kern w:val="0"/>
          <w:sz w:val="24"/>
          <w:szCs w:val="24"/>
        </w:rPr>
        <w:t xml:space="preserve">the </w:t>
      </w:r>
      <w:r w:rsidRPr="008D6A47">
        <w:rPr>
          <w:rFonts w:eastAsia="DengXian" w:cs="Times New Roman"/>
          <w:kern w:val="0"/>
          <w:sz w:val="24"/>
          <w:szCs w:val="24"/>
        </w:rPr>
        <w:t xml:space="preserve">CCR mode or with </w:t>
      </w:r>
      <w:r w:rsidR="00A643F6">
        <w:rPr>
          <w:rFonts w:eastAsia="DengXian" w:cs="Times New Roman"/>
          <w:kern w:val="0"/>
          <w:sz w:val="24"/>
          <w:szCs w:val="24"/>
        </w:rPr>
        <w:t xml:space="preserve">a </w:t>
      </w:r>
      <w:r w:rsidRPr="008D6A47">
        <w:rPr>
          <w:rFonts w:eastAsia="DengXian" w:cs="Times New Roman"/>
          <w:kern w:val="0"/>
          <w:sz w:val="24"/>
          <w:szCs w:val="24"/>
        </w:rPr>
        <w:t>slipping contact line in</w:t>
      </w:r>
      <w:r w:rsidR="00A643F6">
        <w:rPr>
          <w:rFonts w:eastAsia="DengXian" w:cs="Times New Roman"/>
          <w:kern w:val="0"/>
          <w:sz w:val="24"/>
          <w:szCs w:val="24"/>
        </w:rPr>
        <w:t xml:space="preserve"> the</w:t>
      </w:r>
      <w:r w:rsidRPr="008D6A47">
        <w:rPr>
          <w:rFonts w:eastAsia="DengXian" w:cs="Times New Roman"/>
          <w:kern w:val="0"/>
          <w:sz w:val="24"/>
          <w:szCs w:val="24"/>
        </w:rPr>
        <w:t xml:space="preserve"> CCA mode. </w:t>
      </w:r>
      <w:r w:rsidR="0005725C">
        <w:rPr>
          <w:rFonts w:eastAsia="DengXian" w:cs="Times New Roman"/>
          <w:kern w:val="0"/>
          <w:sz w:val="24"/>
          <w:szCs w:val="24"/>
        </w:rPr>
        <w:t>T</w:t>
      </w:r>
      <w:r w:rsidRPr="008D6A47">
        <w:rPr>
          <w:rFonts w:eastAsia="DengXian" w:cs="Times New Roman"/>
          <w:kern w:val="0"/>
          <w:sz w:val="24"/>
          <w:szCs w:val="24"/>
        </w:rPr>
        <w:t xml:space="preserve">he excellent </w:t>
      </w:r>
      <w:r w:rsidR="00BA6C44">
        <w:rPr>
          <w:rFonts w:eastAsia="DengXian" w:cs="Times New Roman"/>
          <w:kern w:val="0"/>
          <w:sz w:val="24"/>
          <w:szCs w:val="24"/>
        </w:rPr>
        <w:t>agreement</w:t>
      </w:r>
      <w:r w:rsidRPr="008D6A47">
        <w:rPr>
          <w:rFonts w:eastAsia="DengXian" w:cs="Times New Roman"/>
          <w:kern w:val="0"/>
          <w:sz w:val="24"/>
          <w:szCs w:val="24"/>
        </w:rPr>
        <w:t xml:space="preserve"> </w:t>
      </w:r>
      <w:r w:rsidR="0005725C">
        <w:rPr>
          <w:rFonts w:eastAsia="DengXian" w:cs="Times New Roman"/>
          <w:kern w:val="0"/>
          <w:sz w:val="24"/>
          <w:szCs w:val="24"/>
        </w:rPr>
        <w:t>between</w:t>
      </w:r>
      <w:r w:rsidRPr="008D6A47">
        <w:rPr>
          <w:rFonts w:eastAsia="DengXian" w:cs="Times New Roman"/>
          <w:kern w:val="0"/>
          <w:sz w:val="24"/>
          <w:szCs w:val="24"/>
        </w:rPr>
        <w:t xml:space="preserve"> </w:t>
      </w:r>
      <w:r w:rsidR="00BA6C44">
        <w:rPr>
          <w:rFonts w:eastAsia="DengXian" w:cs="Times New Roman"/>
          <w:kern w:val="0"/>
          <w:sz w:val="24"/>
          <w:szCs w:val="24"/>
        </w:rPr>
        <w:t xml:space="preserve">the </w:t>
      </w:r>
      <w:r w:rsidR="0005725C">
        <w:rPr>
          <w:rFonts w:eastAsia="DengXian" w:cs="Times New Roman"/>
          <w:kern w:val="0"/>
          <w:sz w:val="24"/>
          <w:szCs w:val="24"/>
        </w:rPr>
        <w:t>analytical</w:t>
      </w:r>
      <w:r w:rsidRPr="008D6A47">
        <w:rPr>
          <w:rFonts w:eastAsia="DengXian" w:cs="Times New Roman"/>
          <w:kern w:val="0"/>
          <w:sz w:val="24"/>
          <w:szCs w:val="24"/>
        </w:rPr>
        <w:t xml:space="preserve"> evaporation rate</w:t>
      </w:r>
      <w:r w:rsidR="0005725C">
        <w:rPr>
          <w:rFonts w:eastAsia="DengXian" w:cs="Times New Roman"/>
          <w:kern w:val="0"/>
          <w:sz w:val="24"/>
          <w:szCs w:val="24"/>
        </w:rPr>
        <w:t xml:space="preserve"> and</w:t>
      </w:r>
      <w:r w:rsidR="0005725C" w:rsidRPr="008D6A47">
        <w:rPr>
          <w:rFonts w:eastAsia="DengXian" w:cs="Times New Roman"/>
          <w:kern w:val="0"/>
          <w:sz w:val="24"/>
          <w:szCs w:val="24"/>
        </w:rPr>
        <w:t xml:space="preserve"> the experimental data</w:t>
      </w:r>
      <w:r w:rsidR="0005725C">
        <w:rPr>
          <w:rFonts w:eastAsia="DengXian" w:cs="Times New Roman"/>
          <w:kern w:val="0"/>
          <w:sz w:val="24"/>
          <w:szCs w:val="24"/>
        </w:rPr>
        <w:t xml:space="preserve"> </w:t>
      </w:r>
      <w:r w:rsidRPr="008D6A47">
        <w:rPr>
          <w:rFonts w:eastAsia="DengXian" w:cs="Times New Roman"/>
          <w:kern w:val="0"/>
          <w:sz w:val="24"/>
          <w:szCs w:val="24"/>
        </w:rPr>
        <w:t>confirm</w:t>
      </w:r>
      <w:r w:rsidR="00BA6C44">
        <w:rPr>
          <w:rFonts w:eastAsia="DengXian" w:cs="Times New Roman"/>
          <w:kern w:val="0"/>
          <w:sz w:val="24"/>
          <w:szCs w:val="24"/>
        </w:rPr>
        <w:t>s</w:t>
      </w:r>
      <w:r w:rsidRPr="008D6A47">
        <w:rPr>
          <w:rFonts w:eastAsia="DengXian" w:cs="Times New Roman"/>
          <w:kern w:val="0"/>
          <w:sz w:val="24"/>
          <w:szCs w:val="24"/>
        </w:rPr>
        <w:t xml:space="preserve"> the </w:t>
      </w:r>
      <w:r w:rsidRPr="008D6A47">
        <w:rPr>
          <w:rFonts w:eastAsia="DengXian" w:cs="Times New Roman"/>
          <w:kern w:val="0"/>
          <w:sz w:val="24"/>
          <w:szCs w:val="24"/>
        </w:rPr>
        <w:lastRenderedPageBreak/>
        <w:t xml:space="preserve">validity of </w:t>
      </w:r>
      <w:r w:rsidR="00BA6C44">
        <w:rPr>
          <w:rFonts w:eastAsia="DengXian" w:cs="Times New Roman"/>
          <w:kern w:val="0"/>
          <w:sz w:val="24"/>
          <w:szCs w:val="24"/>
        </w:rPr>
        <w:t xml:space="preserve">the </w:t>
      </w:r>
      <w:r w:rsidRPr="008D6A47">
        <w:rPr>
          <w:rFonts w:eastAsia="DengXian" w:cs="Times New Roman"/>
          <w:kern w:val="0"/>
          <w:sz w:val="24"/>
          <w:szCs w:val="24"/>
        </w:rPr>
        <w:t>diffusion-driven model of sessile droplet evaporation not only on hydrophilic surfaces</w:t>
      </w:r>
      <w:r w:rsidR="00586924">
        <w:rPr>
          <w:rFonts w:eastAsia="DengXian" w:cs="Times New Roman"/>
          <w:kern w:val="0"/>
          <w:sz w:val="24"/>
          <w:szCs w:val="24"/>
        </w:rPr>
        <w:fldChar w:fldCharType="begin">
          <w:fldData xml:space="preserve">PEVuZE5vdGU+PENpdGU+PEF1dGhvcj5IdWEgSHU8L0F1dGhvcj48WWVhcj4yMDAyPC9ZZWFyPjxS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cnM+PGF1dGhvcnM+PGF1dGhvcj5Sb2JlcnQgRC4gRGVlZ2FuLCA8L2F1dGhvcj48YXV0aG9yPk9s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</w:fldData>
        </w:fldChar>
      </w:r>
      <w:r w:rsidR="000155DC">
        <w:rPr>
          <w:rFonts w:eastAsia="DengXian" w:cs="Times New Roman"/>
          <w:kern w:val="0"/>
          <w:sz w:val="24"/>
          <w:szCs w:val="24"/>
        </w:rPr>
        <w:instrText xml:space="preserve"> ADDIN EN.CITE </w:instrText>
      </w:r>
      <w:r w:rsidR="000155DC">
        <w:rPr>
          <w:rFonts w:eastAsia="DengXian" w:cs="Times New Roman"/>
          <w:kern w:val="0"/>
          <w:sz w:val="24"/>
          <w:szCs w:val="24"/>
        </w:rPr>
        <w:fldChar w:fldCharType="begin">
          <w:fldData xml:space="preserve">PEVuZE5vdGU+PENpdGU+PEF1dGhvcj5IdWEgSHU8L0F1dGhvcj48WWVhcj4yMDAyPC9ZZWFyPjxS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cnM+PGF1dGhvcnM+PGF1dGhvcj5Sb2JlcnQgRC4gRGVlZ2FuLCA8L2F1dGhvcj48YXV0aG9yPk9s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</w:fldData>
        </w:fldChar>
      </w:r>
      <w:r w:rsidR="000155DC">
        <w:rPr>
          <w:rFonts w:eastAsia="DengXian" w:cs="Times New Roman"/>
          <w:kern w:val="0"/>
          <w:sz w:val="24"/>
          <w:szCs w:val="24"/>
        </w:rPr>
        <w:instrText xml:space="preserve"> ADDIN EN.CITE.DATA </w:instrText>
      </w:r>
      <w:r w:rsidR="000155DC">
        <w:rPr>
          <w:rFonts w:eastAsia="DengXian" w:cs="Times New Roman"/>
          <w:kern w:val="0"/>
          <w:sz w:val="24"/>
          <w:szCs w:val="24"/>
        </w:rPr>
      </w:r>
      <w:r w:rsidR="000155DC">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366727">
        <w:rPr>
          <w:rFonts w:eastAsia="DengXian" w:cs="Times New Roman"/>
          <w:noProof/>
          <w:kern w:val="0"/>
          <w:sz w:val="24"/>
          <w:szCs w:val="24"/>
        </w:rPr>
        <w:t>[</w:t>
      </w:r>
      <w:hyperlink w:anchor="_ENREF_29" w:tooltip="Hua Hu, 2002 #59" w:history="1">
        <w:r w:rsidR="00AF0C39">
          <w:rPr>
            <w:rFonts w:eastAsia="DengXian" w:cs="Times New Roman"/>
            <w:noProof/>
            <w:kern w:val="0"/>
            <w:sz w:val="24"/>
            <w:szCs w:val="24"/>
          </w:rPr>
          <w:t>29-31</w:t>
        </w:r>
      </w:hyperlink>
      <w:r w:rsidR="00366727">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but also on hydrophobic surfaces</w:t>
      </w:r>
      <w:r w:rsidR="00586924">
        <w:rPr>
          <w:rFonts w:eastAsia="DengXian" w:cs="Times New Roman"/>
          <w:kern w:val="0"/>
          <w:sz w:val="24"/>
          <w:szCs w:val="24"/>
        </w:rPr>
        <w:fldChar w:fldCharType="begin">
          <w:fldData xml:space="preserve">PEVuZE5vdGU+PENpdGU+PEF1dGhvcj5LYWRoaW08L0F1dGhvcj48WWVhcj4yMDE5PC9ZZWFyPjxS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</w:fldData>
        </w:fldChar>
      </w:r>
      <w:r w:rsidR="00366727">
        <w:rPr>
          <w:rFonts w:eastAsia="DengXian" w:cs="Times New Roman"/>
          <w:kern w:val="0"/>
          <w:sz w:val="24"/>
          <w:szCs w:val="24"/>
        </w:rPr>
        <w:instrText xml:space="preserve"> ADDIN EN.CITE </w:instrText>
      </w:r>
      <w:r w:rsidR="00366727">
        <w:rPr>
          <w:rFonts w:eastAsia="DengXian" w:cs="Times New Roman"/>
          <w:kern w:val="0"/>
          <w:sz w:val="24"/>
          <w:szCs w:val="24"/>
        </w:rPr>
        <w:fldChar w:fldCharType="begin">
          <w:fldData xml:space="preserve">PEVuZE5vdGU+PENpdGU+PEF1dGhvcj5LYWRoaW08L0F1dGhvcj48WWVhcj4yMDE5PC9ZZWFyPjxS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</w:fldData>
        </w:fldChar>
      </w:r>
      <w:r w:rsidR="00366727">
        <w:rPr>
          <w:rFonts w:eastAsia="DengXian" w:cs="Times New Roman"/>
          <w:kern w:val="0"/>
          <w:sz w:val="24"/>
          <w:szCs w:val="24"/>
        </w:rPr>
        <w:instrText xml:space="preserve"> ADDIN EN.CITE.DATA </w:instrText>
      </w:r>
      <w:r w:rsidR="00366727">
        <w:rPr>
          <w:rFonts w:eastAsia="DengXian" w:cs="Times New Roman"/>
          <w:kern w:val="0"/>
          <w:sz w:val="24"/>
          <w:szCs w:val="24"/>
        </w:rPr>
      </w:r>
      <w:r w:rsidR="00366727">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366727">
        <w:rPr>
          <w:rFonts w:eastAsia="DengXian" w:cs="Times New Roman"/>
          <w:noProof/>
          <w:kern w:val="0"/>
          <w:sz w:val="24"/>
          <w:szCs w:val="24"/>
        </w:rPr>
        <w:t>[</w:t>
      </w:r>
      <w:hyperlink w:anchor="_ENREF_22" w:tooltip="Kadhim, 2019 #72" w:history="1">
        <w:r w:rsidR="00AF0C39">
          <w:rPr>
            <w:rFonts w:eastAsia="DengXian" w:cs="Times New Roman"/>
            <w:noProof/>
            <w:kern w:val="0"/>
            <w:sz w:val="24"/>
            <w:szCs w:val="24"/>
          </w:rPr>
          <w:t>22</w:t>
        </w:r>
      </w:hyperlink>
      <w:r w:rsidR="00366727">
        <w:rPr>
          <w:rFonts w:eastAsia="DengXian" w:cs="Times New Roman"/>
          <w:noProof/>
          <w:kern w:val="0"/>
          <w:sz w:val="24"/>
          <w:szCs w:val="24"/>
        </w:rPr>
        <w:t xml:space="preserve">, </w:t>
      </w:r>
      <w:hyperlink w:anchor="_ENREF_32" w:tooltip="Nguyen, 2012 #310" w:history="1">
        <w:r w:rsidR="00AF0C39">
          <w:rPr>
            <w:rFonts w:eastAsia="DengXian" w:cs="Times New Roman"/>
            <w:noProof/>
            <w:kern w:val="0"/>
            <w:sz w:val="24"/>
            <w:szCs w:val="24"/>
          </w:rPr>
          <w:t>32</w:t>
        </w:r>
      </w:hyperlink>
      <w:r w:rsidR="00366727">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p>
    <w:p w14:paraId="45A7C2F7" w14:textId="70371B28"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However, when the </w:t>
      </w:r>
      <w:r w:rsidR="00AF04CC" w:rsidRPr="008D6A47">
        <w:rPr>
          <w:rFonts w:eastAsia="DengXian" w:cs="Times New Roman"/>
          <w:kern w:val="0"/>
          <w:sz w:val="24"/>
          <w:szCs w:val="24"/>
        </w:rPr>
        <w:t xml:space="preserve">diffusion-driven </w:t>
      </w:r>
      <w:r w:rsidRPr="008D6A47">
        <w:rPr>
          <w:rFonts w:eastAsia="DengXian" w:cs="Times New Roman"/>
          <w:kern w:val="0"/>
          <w:sz w:val="24"/>
          <w:szCs w:val="24"/>
        </w:rPr>
        <w:t xml:space="preserve">model was employed </w:t>
      </w:r>
      <w:r w:rsidR="00AF04CC">
        <w:rPr>
          <w:rFonts w:eastAsia="DengXian" w:cs="Times New Roman"/>
          <w:kern w:val="0"/>
          <w:sz w:val="24"/>
          <w:szCs w:val="24"/>
        </w:rPr>
        <w:t>for</w:t>
      </w:r>
      <w:r w:rsidRPr="008D6A47">
        <w:rPr>
          <w:rFonts w:eastAsia="DengXian" w:cs="Times New Roman"/>
          <w:kern w:val="0"/>
          <w:sz w:val="24"/>
          <w:szCs w:val="24"/>
        </w:rPr>
        <w:t xml:space="preserve"> </w:t>
      </w:r>
      <w:r w:rsidR="00AF04CC">
        <w:rPr>
          <w:rFonts w:eastAsia="DengXian" w:cs="Times New Roman"/>
          <w:kern w:val="0"/>
          <w:sz w:val="24"/>
          <w:szCs w:val="24"/>
        </w:rPr>
        <w:t xml:space="preserve">analyzing </w:t>
      </w:r>
      <w:r w:rsidRPr="008D6A47">
        <w:rPr>
          <w:rFonts w:eastAsia="DengXian" w:cs="Times New Roman"/>
          <w:kern w:val="0"/>
          <w:sz w:val="24"/>
          <w:szCs w:val="24"/>
        </w:rPr>
        <w:t xml:space="preserve">sessile droplet evaporation </w:t>
      </w:r>
      <w:r w:rsidR="00AF04CC">
        <w:rPr>
          <w:rFonts w:eastAsia="DengXian" w:cs="Times New Roman"/>
          <w:kern w:val="0"/>
          <w:sz w:val="24"/>
          <w:szCs w:val="24"/>
        </w:rPr>
        <w:t>on</w:t>
      </w:r>
      <w:r w:rsidRPr="008D6A47">
        <w:rPr>
          <w:rFonts w:eastAsia="DengXian" w:cs="Times New Roman"/>
          <w:kern w:val="0"/>
          <w:sz w:val="24"/>
          <w:szCs w:val="24"/>
        </w:rPr>
        <w:t xml:space="preserve"> </w:t>
      </w:r>
      <w:r w:rsidR="00AF04CC">
        <w:rPr>
          <w:rFonts w:eastAsia="DengXian" w:cs="Times New Roman"/>
          <w:kern w:val="0"/>
          <w:sz w:val="24"/>
          <w:szCs w:val="24"/>
        </w:rPr>
        <w:t>non-wetting</w:t>
      </w:r>
      <w:r w:rsidR="00AF04CC" w:rsidRPr="008D6A47">
        <w:rPr>
          <w:rFonts w:eastAsia="DengXian" w:cs="Times New Roman"/>
          <w:kern w:val="0"/>
          <w:sz w:val="24"/>
          <w:szCs w:val="24"/>
        </w:rPr>
        <w:t xml:space="preserve"> </w:t>
      </w:r>
      <w:r w:rsidRPr="008D6A47">
        <w:rPr>
          <w:rFonts w:eastAsia="DengXian" w:cs="Times New Roman"/>
          <w:kern w:val="0"/>
          <w:sz w:val="24"/>
          <w:szCs w:val="24"/>
        </w:rPr>
        <w:t>surfaces with microstructure</w:t>
      </w:r>
      <w:r w:rsidR="00A729C9">
        <w:rPr>
          <w:rFonts w:eastAsia="DengXian" w:cs="Times New Roman"/>
          <w:kern w:val="0"/>
          <w:sz w:val="24"/>
          <w:szCs w:val="24"/>
        </w:rPr>
        <w:t>s</w:t>
      </w:r>
      <w:r w:rsidR="00586924">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&lt;EndNote&gt;&lt;Cite&gt;&lt;Author&gt;Gelderblom&lt;/Author&gt;&lt;Year&gt;2011&lt;/Year&gt;&lt;RecNum&gt;311&lt;/RecNum&gt;&lt;DisplayText&gt;&lt;style font="Times New Roman" size="12"&gt;[33]&lt;/style&gt;&lt;/DisplayText&gt;&lt;record&gt;&lt;rec-number&gt;311&lt;/rec-number&gt;&lt;foreign-keys&gt;&lt;key app="EN" db-id="dzwapvwscfr509edaz9xzdtgzvpvrvftxers" timestamp="1625604346"&gt;311&lt;/key&gt;&lt;/foreign-keys&gt;&lt;ref-type name="Journal Article"&gt;17&lt;/ref-type&gt;&lt;contributors&gt;&lt;authors&gt;&lt;author&gt;Gelderblom, Hanneke&lt;/author&gt;&lt;author&gt;Marín, Álvaro G.&lt;/author&gt;&lt;author&gt;Nair, Hrudya&lt;/author&gt;&lt;author&gt;van Houselt, Arie&lt;/author&gt;&lt;author&gt;Lefferts, Leon&lt;/author&gt;&lt;author&gt;Snoeijer, Jacco H.&lt;/author&gt;&lt;author&gt;Lohse, Detlef&lt;/author&gt;&lt;/authors&gt;&lt;/contributors&gt;&lt;titles&gt;&lt;title&gt;How water droplets evaporate on a superhydrophobic substrate&lt;/title&gt;&lt;secondary-title&gt;Physical Review E&lt;/secondary-title&gt;&lt;/titles&gt;&lt;periodical&gt;&lt;full-title&gt;Physical Review E&lt;/full-title&gt;&lt;/periodical&gt;&lt;pages&gt;026306&lt;/pages&gt;&lt;volume&gt;83&lt;/volume&gt;&lt;number&gt;2&lt;/number&gt;&lt;dates&gt;&lt;year&gt;2011&lt;/year&gt;&lt;pub-dates&gt;&lt;date&gt;02/17/&lt;/date&gt;&lt;/pub-dates&gt;&lt;/dates&gt;&lt;publisher&gt;American Physical Society&lt;/publisher&gt;&lt;urls&gt;&lt;related-urls&gt;&lt;url&gt;https://link.aps.org/doi/10.1103/PhysRevE.83.026306&lt;/url&gt;&lt;/related-urls&gt;&lt;/urls&gt;&lt;electronic-resource-num&gt;10.1103/PhysRevE.83.026306&lt;/electronic-resource-num&gt;&lt;/record&gt;&lt;/Cite&gt;&lt;/EndNote&gt;</w:instrText>
      </w:r>
      <w:r w:rsidR="00586924">
        <w:rPr>
          <w:rFonts w:eastAsia="DengXian" w:cs="Times New Roman"/>
          <w:kern w:val="0"/>
          <w:sz w:val="24"/>
          <w:szCs w:val="24"/>
        </w:rPr>
        <w:fldChar w:fldCharType="separate"/>
      </w:r>
      <w:r w:rsidR="00366727">
        <w:rPr>
          <w:rFonts w:eastAsia="DengXian" w:cs="Times New Roman"/>
          <w:noProof/>
          <w:kern w:val="0"/>
          <w:sz w:val="24"/>
          <w:szCs w:val="24"/>
        </w:rPr>
        <w:t>[</w:t>
      </w:r>
      <w:hyperlink w:anchor="_ENREF_33" w:tooltip="Gelderblom, 2011 #311" w:history="1">
        <w:r w:rsidR="00AF0C39">
          <w:rPr>
            <w:rFonts w:eastAsia="DengXian" w:cs="Times New Roman"/>
            <w:noProof/>
            <w:kern w:val="0"/>
            <w:sz w:val="24"/>
            <w:szCs w:val="24"/>
          </w:rPr>
          <w:t>33</w:t>
        </w:r>
      </w:hyperlink>
      <w:r w:rsidR="00366727">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especially on </w:t>
      </w:r>
      <w:r w:rsidR="00AF04CC">
        <w:rPr>
          <w:rFonts w:eastAsia="DengXian" w:cs="Times New Roman"/>
          <w:kern w:val="0"/>
          <w:sz w:val="24"/>
          <w:szCs w:val="24"/>
        </w:rPr>
        <w:t xml:space="preserve">the </w:t>
      </w:r>
      <w:r w:rsidRPr="008D6A47">
        <w:rPr>
          <w:rFonts w:eastAsia="DengXian" w:cs="Times New Roman"/>
          <w:kern w:val="0"/>
          <w:sz w:val="24"/>
          <w:szCs w:val="24"/>
        </w:rPr>
        <w:t xml:space="preserve">heated superhydrophobic surfaces, an overestimation of evaporation rate was observed by </w:t>
      </w:r>
      <w:proofErr w:type="spellStart"/>
      <w:r w:rsidRPr="008D6A47">
        <w:rPr>
          <w:rFonts w:eastAsia="DengXian" w:cs="Times New Roman"/>
          <w:kern w:val="0"/>
          <w:sz w:val="24"/>
          <w:szCs w:val="24"/>
        </w:rPr>
        <w:t>Garimalla</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Aldhaleai</w:t>
      </w:r>
      <w:proofErr w:type="spellEnd"/>
      <w:r w:rsidR="00586924">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IHNpemU9IjEyIj5bMzQtMzZdPC9zdHlsZT48L0Rpc3BsYXlUZXh0PjxyZWNvcmQ+PHJlYy1udW1i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</w:fldData>
        </w:fldChar>
      </w:r>
      <w:r w:rsidR="00366727">
        <w:rPr>
          <w:rFonts w:eastAsia="DengXian" w:cs="Times New Roman"/>
          <w:kern w:val="0"/>
          <w:sz w:val="24"/>
          <w:szCs w:val="24"/>
        </w:rPr>
        <w:instrText xml:space="preserve"> ADDIN EN.CITE </w:instrText>
      </w:r>
      <w:r w:rsidR="00366727">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IHNpemU9IjEyIj5bMzQtMzZdPC9zdHlsZT48L0Rpc3BsYXlUZXh0PjxyZWNvcmQ+PHJlYy1udW1i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</w:fldData>
        </w:fldChar>
      </w:r>
      <w:r w:rsidR="00366727">
        <w:rPr>
          <w:rFonts w:eastAsia="DengXian" w:cs="Times New Roman"/>
          <w:kern w:val="0"/>
          <w:sz w:val="24"/>
          <w:szCs w:val="24"/>
        </w:rPr>
        <w:instrText xml:space="preserve"> ADDIN EN.CITE.DATA </w:instrText>
      </w:r>
      <w:r w:rsidR="00366727">
        <w:rPr>
          <w:rFonts w:eastAsia="DengXian" w:cs="Times New Roman"/>
          <w:kern w:val="0"/>
          <w:sz w:val="24"/>
          <w:szCs w:val="24"/>
        </w:rPr>
      </w:r>
      <w:r w:rsidR="00366727">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366727">
        <w:rPr>
          <w:rFonts w:eastAsia="DengXian" w:cs="Times New Roman"/>
          <w:noProof/>
          <w:kern w:val="0"/>
          <w:sz w:val="24"/>
          <w:szCs w:val="24"/>
        </w:rPr>
        <w:t>[</w:t>
      </w:r>
      <w:hyperlink w:anchor="_ENREF_34" w:tooltip="Dash, 2013 #34" w:history="1">
        <w:r w:rsidR="00AF0C39">
          <w:rPr>
            <w:rFonts w:eastAsia="DengXian" w:cs="Times New Roman"/>
            <w:noProof/>
            <w:kern w:val="0"/>
            <w:sz w:val="24"/>
            <w:szCs w:val="24"/>
          </w:rPr>
          <w:t>34-36</w:t>
        </w:r>
      </w:hyperlink>
      <w:r w:rsidR="00366727">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This deviation </w:t>
      </w:r>
      <w:r w:rsidR="00A729C9">
        <w:rPr>
          <w:rFonts w:eastAsia="DengXian" w:cs="Times New Roman"/>
          <w:kern w:val="0"/>
          <w:sz w:val="24"/>
          <w:szCs w:val="24"/>
        </w:rPr>
        <w:t>from</w:t>
      </w:r>
      <w:r w:rsidRPr="008D6A47">
        <w:rPr>
          <w:rFonts w:eastAsia="DengXian" w:cs="Times New Roman"/>
          <w:kern w:val="0"/>
          <w:sz w:val="24"/>
          <w:szCs w:val="24"/>
        </w:rPr>
        <w:t xml:space="preserve"> the </w:t>
      </w:r>
      <w:r w:rsidR="0081711B">
        <w:rPr>
          <w:rFonts w:eastAsia="DengXian" w:cs="Times New Roman"/>
          <w:kern w:val="0"/>
          <w:sz w:val="24"/>
          <w:szCs w:val="24"/>
        </w:rPr>
        <w:t xml:space="preserve">analytically </w:t>
      </w:r>
      <w:r w:rsidRPr="008D6A47">
        <w:rPr>
          <w:rFonts w:eastAsia="DengXian" w:cs="Times New Roman"/>
          <w:kern w:val="0"/>
          <w:sz w:val="24"/>
          <w:szCs w:val="24"/>
        </w:rPr>
        <w:t xml:space="preserve">predicted evaporation rate should result </w:t>
      </w:r>
      <w:r w:rsidR="004E7C99">
        <w:rPr>
          <w:rFonts w:eastAsia="DengXian" w:cs="Times New Roman"/>
          <w:kern w:val="0"/>
          <w:sz w:val="24"/>
          <w:szCs w:val="24"/>
        </w:rPr>
        <w:t>from</w:t>
      </w:r>
      <w:r w:rsidRPr="008D6A47">
        <w:rPr>
          <w:rFonts w:eastAsia="DengXian" w:cs="Times New Roman"/>
          <w:kern w:val="0"/>
          <w:sz w:val="24"/>
          <w:szCs w:val="24"/>
        </w:rPr>
        <w:t xml:space="preserve"> evaporative cooling</w:t>
      </w:r>
      <w:r w:rsidR="004E7C99">
        <w:rPr>
          <w:rFonts w:eastAsia="DengXian" w:cs="Times New Roman"/>
          <w:kern w:val="0"/>
          <w:sz w:val="24"/>
          <w:szCs w:val="24"/>
        </w:rPr>
        <w:t>,</w:t>
      </w:r>
      <w:r w:rsidRPr="008D6A47">
        <w:rPr>
          <w:rFonts w:eastAsia="DengXian" w:cs="Times New Roman"/>
          <w:kern w:val="0"/>
          <w:sz w:val="24"/>
          <w:szCs w:val="24"/>
        </w:rPr>
        <w:t xml:space="preserve"> giving rise to a temperature reduction on the liquid-vapor interface, which is </w:t>
      </w:r>
      <w:r w:rsidR="004E7C99">
        <w:rPr>
          <w:rFonts w:eastAsia="DengXian" w:cs="Times New Roman"/>
          <w:kern w:val="0"/>
          <w:sz w:val="24"/>
          <w:szCs w:val="24"/>
        </w:rPr>
        <w:t xml:space="preserve">in </w:t>
      </w:r>
      <w:r w:rsidRPr="008D6A47">
        <w:rPr>
          <w:rFonts w:eastAsia="DengXian" w:cs="Times New Roman"/>
          <w:kern w:val="0"/>
          <w:sz w:val="24"/>
          <w:szCs w:val="24"/>
        </w:rPr>
        <w:t>contradict</w:t>
      </w:r>
      <w:r w:rsidR="004E7C99">
        <w:rPr>
          <w:rFonts w:eastAsia="DengXian" w:cs="Times New Roman"/>
          <w:kern w:val="0"/>
          <w:sz w:val="24"/>
          <w:szCs w:val="24"/>
        </w:rPr>
        <w:t>ion to</w:t>
      </w:r>
      <w:r w:rsidRPr="008D6A47">
        <w:rPr>
          <w:rFonts w:eastAsia="DengXian" w:cs="Times New Roman"/>
          <w:kern w:val="0"/>
          <w:sz w:val="24"/>
          <w:szCs w:val="24"/>
        </w:rPr>
        <w:t xml:space="preserve"> the pivotal assumption in</w:t>
      </w:r>
      <w:r w:rsidR="00F76569">
        <w:rPr>
          <w:rFonts w:eastAsia="DengXian" w:cs="Times New Roman"/>
          <w:kern w:val="0"/>
          <w:sz w:val="24"/>
          <w:szCs w:val="24"/>
        </w:rPr>
        <w:t xml:space="preserve"> the</w:t>
      </w:r>
      <w:r w:rsidRPr="008D6A47">
        <w:rPr>
          <w:rFonts w:eastAsia="DengXian" w:cs="Times New Roman"/>
          <w:kern w:val="0"/>
          <w:sz w:val="24"/>
          <w:szCs w:val="24"/>
        </w:rPr>
        <w:t xml:space="preserve"> classical diffusion-driven model that the temperature of the droplet surface is constant and same as the substrate temperature</w:t>
      </w:r>
      <w:r w:rsidR="00586924">
        <w:rPr>
          <w:rFonts w:eastAsia="DengXian" w:cs="Times New Roman"/>
          <w:kern w:val="0"/>
          <w:sz w:val="24"/>
          <w:szCs w:val="24"/>
        </w:rPr>
        <w:fldChar w:fldCharType="begin">
          <w:fldData xml:space="preserve">PEVuZE5vdGU+PENpdGU+PEF1dGhvcj5Qb3BvdjwvQXV0aG9yPjxZZWFyPjIwMDU8L1llYXI+PFJl
Y051bT43MDwvUmVjTnVtPjxEaXNwbGF5VGV4dD48c3R5bGUgZm9udD0iVGltZXMgTmV3IFJvbWFu
IiBzaXplPSIxMiI+WzI5LTMxXTwvc3R5bGU+PC9EaXNwbGF5VGV4dD48cmVjb3JkPjxyZWMtbnVt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aG9yPlJvYmVydCBELiBEZWVnYW48L0F1dGhvcj48WWVhcj4yMDAwPC9ZZWFyPjxSZWNOdW0+NDU8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</w:fldData>
        </w:fldChar>
      </w:r>
      <w:r w:rsidR="000155DC">
        <w:rPr>
          <w:rFonts w:eastAsia="DengXian" w:cs="Times New Roman"/>
          <w:kern w:val="0"/>
          <w:sz w:val="24"/>
          <w:szCs w:val="24"/>
        </w:rPr>
        <w:instrText xml:space="preserve"> ADDIN EN.CITE </w:instrText>
      </w:r>
      <w:r w:rsidR="000155DC">
        <w:rPr>
          <w:rFonts w:eastAsia="DengXian" w:cs="Times New Roman"/>
          <w:kern w:val="0"/>
          <w:sz w:val="24"/>
          <w:szCs w:val="24"/>
        </w:rPr>
        <w:fldChar w:fldCharType="begin">
          <w:fldData xml:space="preserve">PEVuZE5vdGU+PENpdGU+PEF1dGhvcj5Qb3BvdjwvQXV0aG9yPjxZZWFyPjIwMDU8L1llYXI+PFJl
Y051bT43MDwvUmVjTnVtPjxEaXNwbGF5VGV4dD48c3R5bGUgZm9udD0iVGltZXMgTmV3IFJvbWFu
IiBzaXplPSIxMiI+WzI5LTMxXTwvc3R5bGU+PC9EaXNwbGF5VGV4dD48cmVjb3JkPjxyZWMtbnVt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aG9yPlJvYmVydCBELiBEZWVnYW48L0F1dGhvcj48WWVhcj4yMDAwPC9ZZWFyPjxSZWNOdW0+NDU8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</w:fldData>
        </w:fldChar>
      </w:r>
      <w:r w:rsidR="000155DC">
        <w:rPr>
          <w:rFonts w:eastAsia="DengXian" w:cs="Times New Roman"/>
          <w:kern w:val="0"/>
          <w:sz w:val="24"/>
          <w:szCs w:val="24"/>
        </w:rPr>
        <w:instrText xml:space="preserve"> ADDIN EN.CITE.DATA </w:instrText>
      </w:r>
      <w:r w:rsidR="000155DC">
        <w:rPr>
          <w:rFonts w:eastAsia="DengXian" w:cs="Times New Roman"/>
          <w:kern w:val="0"/>
          <w:sz w:val="24"/>
          <w:szCs w:val="24"/>
        </w:rPr>
      </w:r>
      <w:r w:rsidR="000155DC">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366727">
        <w:rPr>
          <w:rFonts w:eastAsia="DengXian" w:cs="Times New Roman"/>
          <w:noProof/>
          <w:kern w:val="0"/>
          <w:sz w:val="24"/>
          <w:szCs w:val="24"/>
        </w:rPr>
        <w:t>[</w:t>
      </w:r>
      <w:hyperlink w:anchor="_ENREF_29" w:tooltip="Hua Hu, 2002 #59" w:history="1">
        <w:r w:rsidR="00AF0C39">
          <w:rPr>
            <w:rFonts w:eastAsia="DengXian" w:cs="Times New Roman"/>
            <w:noProof/>
            <w:kern w:val="0"/>
            <w:sz w:val="24"/>
            <w:szCs w:val="24"/>
          </w:rPr>
          <w:t>29-31</w:t>
        </w:r>
      </w:hyperlink>
      <w:r w:rsidR="00366727">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For instance, the maximum temperature mismatch </w:t>
      </w:r>
      <w:r w:rsidR="00F76569">
        <w:rPr>
          <w:rFonts w:eastAsia="DengXian" w:cs="Times New Roman"/>
          <w:kern w:val="0"/>
          <w:sz w:val="24"/>
          <w:szCs w:val="24"/>
        </w:rPr>
        <w:t xml:space="preserve">of </w:t>
      </w:r>
      <w:r w:rsidRPr="008D6A47">
        <w:rPr>
          <w:rFonts w:eastAsia="DengXian" w:cs="Times New Roman"/>
          <w:kern w:val="0"/>
          <w:sz w:val="24"/>
          <w:szCs w:val="24"/>
        </w:rPr>
        <w:t>~2</w:t>
      </w:r>
      <w:r>
        <w:rPr>
          <w:rFonts w:eastAsia="DengXian" w:cs="Times New Roman"/>
          <w:kern w:val="0"/>
          <w:sz w:val="24"/>
          <w:szCs w:val="24"/>
        </w:rPr>
        <w:t>0</w:t>
      </w:r>
      <w:r w:rsidRPr="008D6A47">
        <w:rPr>
          <w:rFonts w:eastAsia="DengXian" w:cs="Times New Roman"/>
          <w:kern w:val="0"/>
          <w:sz w:val="24"/>
          <w:szCs w:val="24"/>
        </w:rPr>
        <w:t xml:space="preserve"> °C between the droplet surface and the substrate was </w:t>
      </w:r>
      <w:r>
        <w:rPr>
          <w:rFonts w:eastAsia="DengXian" w:cs="Times New Roman"/>
          <w:kern w:val="0"/>
          <w:sz w:val="24"/>
          <w:szCs w:val="24"/>
        </w:rPr>
        <w:t>experimentally</w:t>
      </w:r>
      <w:r w:rsidRPr="008D6A47">
        <w:rPr>
          <w:rFonts w:eastAsia="DengXian" w:cs="Times New Roman"/>
          <w:kern w:val="0"/>
          <w:sz w:val="24"/>
          <w:szCs w:val="24"/>
        </w:rPr>
        <w:t xml:space="preserve"> </w:t>
      </w:r>
      <w:r w:rsidR="00F76569">
        <w:rPr>
          <w:rFonts w:eastAsia="DengXian" w:cs="Times New Roman"/>
          <w:kern w:val="0"/>
          <w:sz w:val="24"/>
          <w:szCs w:val="24"/>
        </w:rPr>
        <w:t>observ</w:t>
      </w:r>
      <w:r w:rsidRPr="008D6A47">
        <w:rPr>
          <w:rFonts w:eastAsia="DengXian" w:cs="Times New Roman"/>
          <w:kern w:val="0"/>
          <w:sz w:val="24"/>
          <w:szCs w:val="24"/>
        </w:rPr>
        <w:t xml:space="preserve">ed when the substrate was heated at </w:t>
      </w:r>
      <w:r>
        <w:rPr>
          <w:rFonts w:eastAsia="DengXian" w:cs="Times New Roman"/>
          <w:kern w:val="0"/>
          <w:sz w:val="24"/>
          <w:szCs w:val="24"/>
        </w:rPr>
        <w:t>7</w:t>
      </w:r>
      <w:r w:rsidRPr="008D6A47">
        <w:rPr>
          <w:rFonts w:eastAsia="DengXian" w:cs="Times New Roman"/>
          <w:kern w:val="0"/>
          <w:sz w:val="24"/>
          <w:szCs w:val="24"/>
        </w:rPr>
        <w:t>0 °C</w:t>
      </w:r>
      <w:r w:rsidR="00586924">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&lt;EndNote&gt;&lt;Cite&gt;&lt;Author&gt;Gleason&lt;/Author&gt;&lt;Year&gt;2016&lt;/Year&gt;&lt;RecNum&gt;112&lt;/RecNum&gt;&lt;DisplayText&gt;&lt;style font="Times New Roman" size="12"&gt;[17]&lt;/style&gt;&lt;/DisplayText&gt;&lt;record&gt;&lt;rec-number&gt;112&lt;/rec-number&gt;&lt;foreign-keys&gt;&lt;key app="EN" db-id="dzwapvwscfr509edaz9xzdtgzvpvrvftxers" timestamp="1624808256"&gt;112&lt;/key&gt;&lt;/foreign-keys&gt;&lt;ref-type name="Journal Article"&gt;17&lt;/ref-type&gt;&lt;contributors&gt;&lt;authors&gt;&lt;author&gt;Gleason, Kevin&lt;/author&gt;&lt;author&gt;Voota, Harish&lt;/author&gt;&lt;author&gt;Putnam, Shawn A.&lt;/author&gt;&lt;/authors&gt;&lt;/contributors&gt;&lt;titles&gt;&lt;title&gt;Steady-state droplet evaporation: Contact angle influence on the evaporation efficiency&lt;/title&gt;&lt;secondary-title&gt;International Journal of Heat and Mass Transfer&lt;/secondary-title&gt;&lt;/titles&gt;&lt;periodical&gt;&lt;full-title&gt;International Journal of Heat and Mass Transfer&lt;/full-title&gt;&lt;/periodical&gt;&lt;pages&gt;418-426&lt;/pages&gt;&lt;volume&gt;101&lt;/volume&gt;&lt;section&gt;418&lt;/section&gt;&lt;dates&gt;&lt;year&gt;2016&lt;/year&gt;&lt;/dates&gt;&lt;isbn&gt;00179310&lt;/isbn&gt;&lt;urls&gt;&lt;/urls&gt;&lt;electronic-resource-num&gt;10.1016/j.ijheatmasstransfer.2016.04.075&lt;/electronic-resource-num&gt;&lt;/record&gt;&lt;/Cite&gt;&lt;/EndNote&gt;</w:instrText>
      </w:r>
      <w:r w:rsidR="00586924">
        <w:rPr>
          <w:rFonts w:eastAsia="DengXian" w:cs="Times New Roman"/>
          <w:kern w:val="0"/>
          <w:sz w:val="24"/>
          <w:szCs w:val="24"/>
        </w:rPr>
        <w:fldChar w:fldCharType="separate"/>
      </w:r>
      <w:r w:rsidR="00366727">
        <w:rPr>
          <w:rFonts w:eastAsia="DengXian" w:cs="Times New Roman"/>
          <w:noProof/>
          <w:kern w:val="0"/>
          <w:sz w:val="24"/>
          <w:szCs w:val="24"/>
        </w:rPr>
        <w:t>[</w:t>
      </w:r>
      <w:hyperlink w:anchor="_ENREF_17" w:tooltip="Gleason, 2016 #112" w:history="1">
        <w:r w:rsidR="00AF0C39">
          <w:rPr>
            <w:rFonts w:eastAsia="DengXian" w:cs="Times New Roman"/>
            <w:noProof/>
            <w:kern w:val="0"/>
            <w:sz w:val="24"/>
            <w:szCs w:val="24"/>
          </w:rPr>
          <w:t>17</w:t>
        </w:r>
      </w:hyperlink>
      <w:r w:rsidR="00366727">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Furthermore, the a</w:t>
      </w:r>
      <w:r w:rsidR="0081711B">
        <w:rPr>
          <w:rFonts w:eastAsia="DengXian" w:cs="Times New Roman"/>
          <w:kern w:val="0"/>
          <w:sz w:val="24"/>
          <w:szCs w:val="24"/>
        </w:rPr>
        <w:t>pplica</w:t>
      </w:r>
      <w:r w:rsidRPr="008D6A47">
        <w:rPr>
          <w:rFonts w:eastAsia="DengXian" w:cs="Times New Roman"/>
          <w:kern w:val="0"/>
          <w:sz w:val="24"/>
          <w:szCs w:val="24"/>
        </w:rPr>
        <w:t xml:space="preserve">bility of </w:t>
      </w:r>
      <w:r w:rsidR="00F76569">
        <w:rPr>
          <w:rFonts w:eastAsia="DengXian" w:cs="Times New Roman"/>
          <w:kern w:val="0"/>
          <w:sz w:val="24"/>
          <w:szCs w:val="24"/>
        </w:rPr>
        <w:t xml:space="preserve">the </w:t>
      </w:r>
      <w:r w:rsidRPr="008D6A47">
        <w:rPr>
          <w:rFonts w:eastAsia="DengXian" w:cs="Times New Roman"/>
          <w:kern w:val="0"/>
          <w:sz w:val="24"/>
          <w:szCs w:val="24"/>
        </w:rPr>
        <w:t xml:space="preserve">diffusion-driven model might become worse when the wetting states of droplet on micro-structured surfaces, </w:t>
      </w:r>
      <w:r w:rsidRPr="00F81AF9">
        <w:rPr>
          <w:rFonts w:eastAsia="DengXian" w:cs="Times New Roman"/>
          <w:i/>
          <w:iCs/>
          <w:kern w:val="0"/>
          <w:sz w:val="24"/>
          <w:szCs w:val="24"/>
        </w:rPr>
        <w:t>i.e</w:t>
      </w:r>
      <w:r w:rsidRPr="008D6A47">
        <w:rPr>
          <w:rFonts w:eastAsia="DengXian" w:cs="Times New Roman"/>
          <w:kern w:val="0"/>
          <w:sz w:val="24"/>
          <w:szCs w:val="24"/>
        </w:rPr>
        <w:t xml:space="preserve">., </w:t>
      </w:r>
      <w:r w:rsidR="009C610A">
        <w:rPr>
          <w:rFonts w:eastAsia="DengXian" w:cs="Times New Roman"/>
          <w:kern w:val="0"/>
          <w:sz w:val="24"/>
          <w:szCs w:val="24"/>
        </w:rPr>
        <w:t xml:space="preserve">the </w:t>
      </w:r>
      <w:r w:rsidRPr="008D6A47">
        <w:rPr>
          <w:rFonts w:eastAsia="DengXian" w:cs="Times New Roman"/>
          <w:kern w:val="0"/>
          <w:sz w:val="24"/>
          <w:szCs w:val="24"/>
        </w:rPr>
        <w:t xml:space="preserve">Cassie state </w:t>
      </w:r>
      <w:r w:rsidR="009C610A">
        <w:rPr>
          <w:rFonts w:eastAsia="DengXian" w:cs="Times New Roman"/>
          <w:kern w:val="0"/>
          <w:sz w:val="24"/>
          <w:szCs w:val="24"/>
        </w:rPr>
        <w:t>or</w:t>
      </w:r>
      <w:r w:rsidRPr="008D6A47">
        <w:rPr>
          <w:rFonts w:eastAsia="DengXian" w:cs="Times New Roman"/>
          <w:kern w:val="0"/>
          <w:sz w:val="24"/>
          <w:szCs w:val="24"/>
        </w:rPr>
        <w:t xml:space="preserve"> </w:t>
      </w:r>
      <w:r w:rsidR="009C610A">
        <w:rPr>
          <w:rFonts w:eastAsia="DengXian" w:cs="Times New Roman"/>
          <w:kern w:val="0"/>
          <w:sz w:val="24"/>
          <w:szCs w:val="24"/>
        </w:rPr>
        <w:t xml:space="preserve">the </w:t>
      </w:r>
      <w:r w:rsidRPr="008D6A47">
        <w:rPr>
          <w:rFonts w:eastAsia="DengXian" w:cs="Times New Roman"/>
          <w:kern w:val="0"/>
          <w:sz w:val="24"/>
          <w:szCs w:val="24"/>
        </w:rPr>
        <w:t>Wenzel state</w:t>
      </w:r>
      <w:r w:rsidR="000A435F">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&lt;EndNote&gt;&lt;Cite&gt;&lt;Author&gt;Wenzel&lt;/Author&gt;&lt;Year&gt;1936&lt;/Year&gt;&lt;RecNum&gt;319&lt;/RecNum&gt;&lt;DisplayText&gt;&lt;style font="Times New Roman" size="12"&gt;[37]&lt;/style&gt;&lt;/DisplayText&gt;&lt;record&gt;&lt;rec-number&gt;319&lt;/rec-number&gt;&lt;foreign-keys&gt;&lt;key app="EN" db-id="dzwapvwscfr509edaz9xzdtgzvpvrvftxers" timestamp="1625607388"&gt;319&lt;/key&gt;&lt;/foreign-keys&gt;&lt;ref-type name="Journal Article"&gt;17&lt;/ref-type&gt;&lt;contributors&gt;&lt;authors&gt;&lt;author&gt;Wenzel, Robert N.&lt;/author&gt;&lt;/authors&gt;&lt;/contributors&gt;&lt;titles&gt;&lt;title&gt;Resistance of Solid Surfaces to Wetting by Water&lt;/title&gt;&lt;secondary-title&gt;Industrial &amp;amp; Engineering Chemistry&lt;/secondary-title&gt;&lt;/titles&gt;&lt;periodical&gt;&lt;full-title&gt;Industrial &amp;amp; Engineering Chemistry&lt;/full-title&gt;&lt;/periodical&gt;&lt;pages&gt;988-994&lt;/pages&gt;&lt;volume&gt;28&lt;/volume&gt;&lt;number&gt;8&lt;/number&gt;&lt;dates&gt;&lt;year&gt;1936&lt;/year&gt;&lt;pub-dates&gt;&lt;date&gt;1936/08/01&lt;/date&gt;&lt;/pub-dates&gt;&lt;/dates&gt;&lt;publisher&gt;American Chemical Society&lt;/publisher&gt;&lt;isbn&gt;0019-7866&lt;/isbn&gt;&lt;urls&gt;&lt;related-urls&gt;&lt;url&gt;https://doi.org/10.1021/ie50320a024&lt;/url&gt;&lt;/related-urls&gt;&lt;/urls&gt;&lt;electronic-resource-num&gt;10.1021/ie50320a024&lt;/electronic-resource-num&gt;&lt;/record&gt;&lt;/Cite&gt;&lt;/EndNote&gt;</w:instrText>
      </w:r>
      <w:r w:rsidR="000A435F">
        <w:rPr>
          <w:rFonts w:eastAsia="DengXian" w:cs="Times New Roman"/>
          <w:kern w:val="0"/>
          <w:sz w:val="24"/>
          <w:szCs w:val="24"/>
        </w:rPr>
        <w:fldChar w:fldCharType="separate"/>
      </w:r>
      <w:r w:rsidR="00366727">
        <w:rPr>
          <w:rFonts w:eastAsia="DengXian" w:cs="Times New Roman"/>
          <w:noProof/>
          <w:kern w:val="0"/>
          <w:sz w:val="24"/>
          <w:szCs w:val="24"/>
        </w:rPr>
        <w:t>[</w:t>
      </w:r>
      <w:hyperlink w:anchor="_ENREF_37" w:tooltip="Wenzel, 1936 #319" w:history="1">
        <w:r w:rsidR="00AF0C39">
          <w:rPr>
            <w:rFonts w:eastAsia="DengXian" w:cs="Times New Roman"/>
            <w:noProof/>
            <w:kern w:val="0"/>
            <w:sz w:val="24"/>
            <w:szCs w:val="24"/>
          </w:rPr>
          <w:t>37</w:t>
        </w:r>
      </w:hyperlink>
      <w:r w:rsidR="00366727">
        <w:rPr>
          <w:rFonts w:eastAsia="DengXian" w:cs="Times New Roman"/>
          <w:noProof/>
          <w:kern w:val="0"/>
          <w:sz w:val="24"/>
          <w:szCs w:val="24"/>
        </w:rPr>
        <w:t>]</w:t>
      </w:r>
      <w:r w:rsidR="000A435F">
        <w:rPr>
          <w:rFonts w:eastAsia="DengXian" w:cs="Times New Roman"/>
          <w:kern w:val="0"/>
          <w:sz w:val="24"/>
          <w:szCs w:val="24"/>
        </w:rPr>
        <w:fldChar w:fldCharType="end"/>
      </w:r>
      <w:r w:rsidR="009C610A">
        <w:rPr>
          <w:rFonts w:eastAsia="DengXian" w:cs="Times New Roman"/>
          <w:kern w:val="0"/>
          <w:sz w:val="24"/>
          <w:szCs w:val="24"/>
        </w:rPr>
        <w:t>,</w:t>
      </w:r>
      <w:r w:rsidRPr="008D6A47">
        <w:rPr>
          <w:rFonts w:eastAsia="DengXian" w:cs="Times New Roman"/>
          <w:kern w:val="0"/>
          <w:sz w:val="24"/>
          <w:szCs w:val="24"/>
        </w:rPr>
        <w:t xml:space="preserve"> are considered. For </w:t>
      </w:r>
      <w:r w:rsidR="0081711B">
        <w:rPr>
          <w:rFonts w:eastAsia="DengXian" w:cs="Times New Roman"/>
          <w:kern w:val="0"/>
          <w:sz w:val="24"/>
          <w:szCs w:val="24"/>
        </w:rPr>
        <w:t xml:space="preserve">the </w:t>
      </w:r>
      <w:r w:rsidR="0081711B" w:rsidRPr="008D6A47">
        <w:rPr>
          <w:rFonts w:eastAsia="DengXian" w:cs="Times New Roman"/>
          <w:kern w:val="0"/>
          <w:sz w:val="24"/>
          <w:szCs w:val="24"/>
        </w:rPr>
        <w:t>evaporat</w:t>
      </w:r>
      <w:r w:rsidR="0081711B">
        <w:rPr>
          <w:rFonts w:eastAsia="DengXian" w:cs="Times New Roman"/>
          <w:kern w:val="0"/>
          <w:sz w:val="24"/>
          <w:szCs w:val="24"/>
        </w:rPr>
        <w:t xml:space="preserve">ion of </w:t>
      </w:r>
      <w:r w:rsidRPr="008D6A47">
        <w:rPr>
          <w:rFonts w:eastAsia="DengXian" w:cs="Times New Roman"/>
          <w:kern w:val="0"/>
          <w:sz w:val="24"/>
          <w:szCs w:val="24"/>
        </w:rPr>
        <w:t xml:space="preserve">a sessile droplet in </w:t>
      </w:r>
      <w:r w:rsidR="009C610A">
        <w:rPr>
          <w:rFonts w:eastAsia="DengXian" w:cs="Times New Roman"/>
          <w:kern w:val="0"/>
          <w:sz w:val="24"/>
          <w:szCs w:val="24"/>
        </w:rPr>
        <w:t xml:space="preserve">the </w:t>
      </w:r>
      <w:r w:rsidRPr="008D6A47">
        <w:rPr>
          <w:rFonts w:eastAsia="DengXian" w:cs="Times New Roman"/>
          <w:kern w:val="0"/>
          <w:sz w:val="24"/>
          <w:szCs w:val="24"/>
        </w:rPr>
        <w:t xml:space="preserve">Cassie state, the existence of the air/vapor </w:t>
      </w:r>
      <w:r w:rsidR="008820BD">
        <w:rPr>
          <w:rFonts w:eastAsia="DengXian" w:cs="Times New Roman"/>
          <w:kern w:val="0"/>
          <w:sz w:val="24"/>
          <w:szCs w:val="24"/>
        </w:rPr>
        <w:t>cushion layer</w:t>
      </w:r>
      <w:r w:rsidRPr="008D6A47">
        <w:rPr>
          <w:rFonts w:eastAsia="DengXian" w:cs="Times New Roman"/>
          <w:kern w:val="0"/>
          <w:sz w:val="24"/>
          <w:szCs w:val="24"/>
        </w:rPr>
        <w:t xml:space="preserve"> between the droplet base and the microstructure</w:t>
      </w:r>
      <w:r w:rsidR="008820BD">
        <w:rPr>
          <w:rFonts w:eastAsia="DengXian" w:cs="Times New Roman"/>
          <w:kern w:val="0"/>
          <w:sz w:val="24"/>
          <w:szCs w:val="24"/>
        </w:rPr>
        <w:t>s</w:t>
      </w:r>
      <w:r w:rsidRPr="008D6A47">
        <w:rPr>
          <w:rFonts w:eastAsia="DengXian" w:cs="Times New Roman"/>
          <w:kern w:val="0"/>
          <w:sz w:val="24"/>
          <w:szCs w:val="24"/>
        </w:rPr>
        <w:t xml:space="preserve"> would lead to two different components of droplet evaporation, </w:t>
      </w:r>
      <w:r w:rsidRPr="00F81AF9">
        <w:rPr>
          <w:rFonts w:eastAsia="DengXian" w:cs="Times New Roman"/>
          <w:i/>
          <w:iCs/>
          <w:kern w:val="0"/>
          <w:sz w:val="24"/>
          <w:szCs w:val="24"/>
        </w:rPr>
        <w:t>i.e.</w:t>
      </w:r>
      <w:r w:rsidRPr="008D6A47">
        <w:rPr>
          <w:rFonts w:eastAsia="DengXian" w:cs="Times New Roman"/>
          <w:kern w:val="0"/>
          <w:sz w:val="24"/>
          <w:szCs w:val="24"/>
        </w:rPr>
        <w:t xml:space="preserve">, </w:t>
      </w:r>
      <w:r w:rsidR="00EE5C15">
        <w:rPr>
          <w:rFonts w:eastAsia="DengXian" w:cs="Times New Roman"/>
          <w:kern w:val="0"/>
          <w:sz w:val="24"/>
          <w:szCs w:val="24"/>
        </w:rPr>
        <w:t xml:space="preserve">one </w:t>
      </w:r>
      <w:r w:rsidRPr="008D6A47">
        <w:rPr>
          <w:rFonts w:eastAsia="DengXian" w:cs="Times New Roman"/>
          <w:kern w:val="0"/>
          <w:sz w:val="24"/>
          <w:szCs w:val="24"/>
        </w:rPr>
        <w:t xml:space="preserve">from the liquid-vapor interface at </w:t>
      </w:r>
      <w:r w:rsidR="008820BD">
        <w:rPr>
          <w:rFonts w:eastAsia="DengXian" w:cs="Times New Roman"/>
          <w:kern w:val="0"/>
          <w:sz w:val="24"/>
          <w:szCs w:val="24"/>
        </w:rPr>
        <w:t xml:space="preserve">the </w:t>
      </w:r>
      <w:r w:rsidRPr="008D6A47">
        <w:rPr>
          <w:rFonts w:eastAsia="DengXian" w:cs="Times New Roman"/>
          <w:kern w:val="0"/>
          <w:sz w:val="24"/>
          <w:szCs w:val="24"/>
        </w:rPr>
        <w:t xml:space="preserve">droplet cap and </w:t>
      </w:r>
      <w:r w:rsidR="00EE5C15">
        <w:rPr>
          <w:rFonts w:eastAsia="DengXian" w:cs="Times New Roman"/>
          <w:kern w:val="0"/>
          <w:sz w:val="24"/>
          <w:szCs w:val="24"/>
        </w:rPr>
        <w:t>the other</w:t>
      </w:r>
      <w:r w:rsidRPr="008D6A47">
        <w:rPr>
          <w:rFonts w:eastAsia="DengXian" w:cs="Times New Roman"/>
          <w:kern w:val="0"/>
          <w:sz w:val="24"/>
          <w:szCs w:val="24"/>
        </w:rPr>
        <w:t xml:space="preserve"> </w:t>
      </w:r>
      <w:r w:rsidR="00EE5C15">
        <w:rPr>
          <w:rFonts w:eastAsia="DengXian" w:cs="Times New Roman"/>
          <w:kern w:val="0"/>
          <w:sz w:val="24"/>
          <w:szCs w:val="24"/>
        </w:rPr>
        <w:t xml:space="preserve">from </w:t>
      </w:r>
      <w:r w:rsidRPr="008D6A47">
        <w:rPr>
          <w:rFonts w:eastAsia="DengXian" w:cs="Times New Roman"/>
          <w:kern w:val="0"/>
          <w:sz w:val="24"/>
          <w:szCs w:val="24"/>
        </w:rPr>
        <w:t xml:space="preserve">the droplet base. However, the effect of this extra evaporative interface from the droplet base on superhydrophobic surfaces was generally ignored in the majority </w:t>
      </w:r>
      <w:r w:rsidR="008820BD">
        <w:rPr>
          <w:rFonts w:eastAsia="DengXian" w:cs="Times New Roman"/>
          <w:kern w:val="0"/>
          <w:sz w:val="24"/>
          <w:szCs w:val="24"/>
        </w:rPr>
        <w:t xml:space="preserve">of </w:t>
      </w:r>
      <w:r w:rsidRPr="008D6A47">
        <w:rPr>
          <w:rFonts w:eastAsia="DengXian" w:cs="Times New Roman"/>
          <w:kern w:val="0"/>
          <w:sz w:val="24"/>
          <w:szCs w:val="24"/>
        </w:rPr>
        <w:t>previous wor</w:t>
      </w:r>
      <w:r w:rsidR="009D38C8">
        <w:rPr>
          <w:rFonts w:eastAsia="DengXian" w:cs="Times New Roman"/>
          <w:kern w:val="0"/>
          <w:sz w:val="24"/>
          <w:szCs w:val="24"/>
        </w:rPr>
        <w:t>d</w:t>
      </w:r>
      <w:r w:rsidR="009D38C8">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IHNpemU9IjEyIj5bMzQsIDM2LCAzOF08L3N0eWxlPjwvRGlzcGxheVRleHQ+PHJlY29yZD48cmVj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</w:fldData>
        </w:fldChar>
      </w:r>
      <w:r w:rsidR="00366727">
        <w:rPr>
          <w:rFonts w:eastAsia="DengXian" w:cs="Times New Roman"/>
          <w:kern w:val="0"/>
          <w:sz w:val="24"/>
          <w:szCs w:val="24"/>
        </w:rPr>
        <w:instrText xml:space="preserve"> ADDIN EN.CITE </w:instrText>
      </w:r>
      <w:r w:rsidR="00366727">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IHNpemU9IjEyIj5bMzQsIDM2LCAzOF08L3N0eWxlPjwvRGlzcGxheVRleHQ+PHJlY29yZD48cmVj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</w:fldData>
        </w:fldChar>
      </w:r>
      <w:r w:rsidR="00366727">
        <w:rPr>
          <w:rFonts w:eastAsia="DengXian" w:cs="Times New Roman"/>
          <w:kern w:val="0"/>
          <w:sz w:val="24"/>
          <w:szCs w:val="24"/>
        </w:rPr>
        <w:instrText xml:space="preserve"> ADDIN EN.CITE.DATA </w:instrText>
      </w:r>
      <w:r w:rsidR="00366727">
        <w:rPr>
          <w:rFonts w:eastAsia="DengXian" w:cs="Times New Roman"/>
          <w:kern w:val="0"/>
          <w:sz w:val="24"/>
          <w:szCs w:val="24"/>
        </w:rPr>
      </w:r>
      <w:r w:rsidR="00366727">
        <w:rPr>
          <w:rFonts w:eastAsia="DengXian" w:cs="Times New Roman"/>
          <w:kern w:val="0"/>
          <w:sz w:val="24"/>
          <w:szCs w:val="24"/>
        </w:rPr>
        <w:fldChar w:fldCharType="end"/>
      </w:r>
      <w:r w:rsidR="009D38C8">
        <w:rPr>
          <w:rFonts w:eastAsia="DengXian" w:cs="Times New Roman"/>
          <w:kern w:val="0"/>
          <w:sz w:val="24"/>
          <w:szCs w:val="24"/>
        </w:rPr>
      </w:r>
      <w:r w:rsidR="009D38C8">
        <w:rPr>
          <w:rFonts w:eastAsia="DengXian" w:cs="Times New Roman"/>
          <w:kern w:val="0"/>
          <w:sz w:val="24"/>
          <w:szCs w:val="24"/>
        </w:rPr>
        <w:fldChar w:fldCharType="separate"/>
      </w:r>
      <w:r w:rsidR="00366727">
        <w:rPr>
          <w:rFonts w:eastAsia="DengXian" w:cs="Times New Roman"/>
          <w:noProof/>
          <w:kern w:val="0"/>
          <w:sz w:val="24"/>
          <w:szCs w:val="24"/>
        </w:rPr>
        <w:t>[</w:t>
      </w:r>
      <w:hyperlink w:anchor="_ENREF_34" w:tooltip="Dash, 2013 #34" w:history="1">
        <w:r w:rsidR="00AF0C39">
          <w:rPr>
            <w:rFonts w:eastAsia="DengXian" w:cs="Times New Roman"/>
            <w:noProof/>
            <w:kern w:val="0"/>
            <w:sz w:val="24"/>
            <w:szCs w:val="24"/>
          </w:rPr>
          <w:t>34</w:t>
        </w:r>
      </w:hyperlink>
      <w:r w:rsidR="00366727">
        <w:rPr>
          <w:rFonts w:eastAsia="DengXian" w:cs="Times New Roman"/>
          <w:noProof/>
          <w:kern w:val="0"/>
          <w:sz w:val="24"/>
          <w:szCs w:val="24"/>
        </w:rPr>
        <w:t xml:space="preserve">, </w:t>
      </w:r>
      <w:hyperlink w:anchor="_ENREF_36" w:tooltip="Dash, 2014 #321" w:history="1">
        <w:r w:rsidR="00AF0C39">
          <w:rPr>
            <w:rFonts w:eastAsia="DengXian" w:cs="Times New Roman"/>
            <w:noProof/>
            <w:kern w:val="0"/>
            <w:sz w:val="24"/>
            <w:szCs w:val="24"/>
          </w:rPr>
          <w:t>36</w:t>
        </w:r>
      </w:hyperlink>
      <w:r w:rsidR="00366727">
        <w:rPr>
          <w:rFonts w:eastAsia="DengXian" w:cs="Times New Roman"/>
          <w:noProof/>
          <w:kern w:val="0"/>
          <w:sz w:val="24"/>
          <w:szCs w:val="24"/>
        </w:rPr>
        <w:t xml:space="preserve">, </w:t>
      </w:r>
      <w:hyperlink w:anchor="_ENREF_38" w:tooltip="McHale, 2005 #36" w:history="1">
        <w:r w:rsidR="00AF0C39">
          <w:rPr>
            <w:rFonts w:eastAsia="DengXian" w:cs="Times New Roman"/>
            <w:noProof/>
            <w:kern w:val="0"/>
            <w:sz w:val="24"/>
            <w:szCs w:val="24"/>
          </w:rPr>
          <w:t>38</w:t>
        </w:r>
      </w:hyperlink>
      <w:r w:rsidR="00366727">
        <w:rPr>
          <w:rFonts w:eastAsia="DengXian" w:cs="Times New Roman"/>
          <w:noProof/>
          <w:kern w:val="0"/>
          <w:sz w:val="24"/>
          <w:szCs w:val="24"/>
        </w:rPr>
        <w:t>]</w:t>
      </w:r>
      <w:r w:rsidR="009D38C8">
        <w:rPr>
          <w:rFonts w:eastAsia="DengXian" w:cs="Times New Roman"/>
          <w:kern w:val="0"/>
          <w:sz w:val="24"/>
          <w:szCs w:val="24"/>
        </w:rPr>
        <w:fldChar w:fldCharType="end"/>
      </w:r>
      <w:r w:rsidRPr="008D6A47">
        <w:rPr>
          <w:rFonts w:eastAsia="DengXian" w:cs="Times New Roman"/>
          <w:kern w:val="0"/>
          <w:sz w:val="24"/>
          <w:szCs w:val="24"/>
        </w:rPr>
        <w:t>. Indeed, in recent work of Wang and Kim</w:t>
      </w:r>
      <w:r w:rsidR="00366727">
        <w:rPr>
          <w:rFonts w:eastAsia="DengXian" w:cs="Times New Roman"/>
          <w:kern w:val="0"/>
          <w:sz w:val="24"/>
          <w:szCs w:val="24"/>
        </w:rPr>
        <w:fldChar w:fldCharType="begin">
          <w:fldData xml:space="preserve">PEVuZE5vdGU+PENpdGU+PEF1dGhvcj5BZGVyYTwvQXV0aG9yPjxZZWFyPjIwMTM8L1llYXI+PFJl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</w:fldData>
        </w:fldChar>
      </w:r>
      <w:r w:rsidR="00366727">
        <w:rPr>
          <w:rFonts w:eastAsia="DengXian" w:cs="Times New Roman"/>
          <w:kern w:val="0"/>
          <w:sz w:val="24"/>
          <w:szCs w:val="24"/>
        </w:rPr>
        <w:instrText xml:space="preserve"> ADDIN EN.CITE </w:instrText>
      </w:r>
      <w:r w:rsidR="00366727">
        <w:rPr>
          <w:rFonts w:eastAsia="DengXian" w:cs="Times New Roman"/>
          <w:kern w:val="0"/>
          <w:sz w:val="24"/>
          <w:szCs w:val="24"/>
        </w:rPr>
        <w:fldChar w:fldCharType="begin">
          <w:fldData xml:space="preserve">PEVuZE5vdGU+PENpdGU+PEF1dGhvcj5BZGVyYTwvQXV0aG9yPjxZZWFyPjIwMTM8L1llYXI+PFJl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</w:fldData>
        </w:fldChar>
      </w:r>
      <w:r w:rsidR="00366727">
        <w:rPr>
          <w:rFonts w:eastAsia="DengXian" w:cs="Times New Roman"/>
          <w:kern w:val="0"/>
          <w:sz w:val="24"/>
          <w:szCs w:val="24"/>
        </w:rPr>
        <w:instrText xml:space="preserve"> ADDIN EN.CITE.DATA </w:instrText>
      </w:r>
      <w:r w:rsidR="00366727">
        <w:rPr>
          <w:rFonts w:eastAsia="DengXian" w:cs="Times New Roman"/>
          <w:kern w:val="0"/>
          <w:sz w:val="24"/>
          <w:szCs w:val="24"/>
        </w:rPr>
      </w:r>
      <w:r w:rsidR="00366727">
        <w:rPr>
          <w:rFonts w:eastAsia="DengXian" w:cs="Times New Roman"/>
          <w:kern w:val="0"/>
          <w:sz w:val="24"/>
          <w:szCs w:val="24"/>
        </w:rPr>
        <w:fldChar w:fldCharType="end"/>
      </w:r>
      <w:r w:rsidR="00366727">
        <w:rPr>
          <w:rFonts w:eastAsia="DengXian" w:cs="Times New Roman"/>
          <w:kern w:val="0"/>
          <w:sz w:val="24"/>
          <w:szCs w:val="24"/>
        </w:rPr>
      </w:r>
      <w:r w:rsidR="00366727">
        <w:rPr>
          <w:rFonts w:eastAsia="DengXian" w:cs="Times New Roman"/>
          <w:kern w:val="0"/>
          <w:sz w:val="24"/>
          <w:szCs w:val="24"/>
        </w:rPr>
        <w:fldChar w:fldCharType="separate"/>
      </w:r>
      <w:r w:rsidR="00366727">
        <w:rPr>
          <w:rFonts w:eastAsia="DengXian" w:cs="Times New Roman"/>
          <w:noProof/>
          <w:kern w:val="0"/>
          <w:sz w:val="24"/>
          <w:szCs w:val="24"/>
        </w:rPr>
        <w:t>[</w:t>
      </w:r>
      <w:hyperlink w:anchor="_ENREF_18" w:tooltip="Adera, 2013 #102" w:history="1">
        <w:r w:rsidR="00AF0C39">
          <w:rPr>
            <w:rFonts w:eastAsia="DengXian" w:cs="Times New Roman"/>
            <w:noProof/>
            <w:kern w:val="0"/>
            <w:sz w:val="24"/>
            <w:szCs w:val="24"/>
          </w:rPr>
          <w:t>18</w:t>
        </w:r>
      </w:hyperlink>
      <w:r w:rsidR="00366727">
        <w:rPr>
          <w:rFonts w:eastAsia="DengXian" w:cs="Times New Roman"/>
          <w:noProof/>
          <w:kern w:val="0"/>
          <w:sz w:val="24"/>
          <w:szCs w:val="24"/>
        </w:rPr>
        <w:t xml:space="preserve">, </w:t>
      </w:r>
      <w:hyperlink w:anchor="_ENREF_39" w:tooltip="Wei, 2020 #84" w:history="1">
        <w:r w:rsidR="00AF0C39">
          <w:rPr>
            <w:rFonts w:eastAsia="DengXian" w:cs="Times New Roman"/>
            <w:noProof/>
            <w:kern w:val="0"/>
            <w:sz w:val="24"/>
            <w:szCs w:val="24"/>
          </w:rPr>
          <w:t>39</w:t>
        </w:r>
      </w:hyperlink>
      <w:r w:rsidR="00366727">
        <w:rPr>
          <w:rFonts w:eastAsia="DengXian" w:cs="Times New Roman"/>
          <w:noProof/>
          <w:kern w:val="0"/>
          <w:sz w:val="24"/>
          <w:szCs w:val="24"/>
        </w:rPr>
        <w:t xml:space="preserve">, </w:t>
      </w:r>
      <w:hyperlink w:anchor="_ENREF_40" w:tooltip="Kwon, 2013 #162" w:history="1">
        <w:r w:rsidR="00AF0C39">
          <w:rPr>
            <w:rFonts w:eastAsia="DengXian" w:cs="Times New Roman"/>
            <w:noProof/>
            <w:kern w:val="0"/>
            <w:sz w:val="24"/>
            <w:szCs w:val="24"/>
          </w:rPr>
          <w:t>40</w:t>
        </w:r>
      </w:hyperlink>
      <w:r w:rsidR="00366727">
        <w:rPr>
          <w:rFonts w:eastAsia="DengXian" w:cs="Times New Roman"/>
          <w:noProof/>
          <w:kern w:val="0"/>
          <w:sz w:val="24"/>
          <w:szCs w:val="24"/>
        </w:rPr>
        <w:t>]</w:t>
      </w:r>
      <w:r w:rsidR="00366727">
        <w:rPr>
          <w:rFonts w:eastAsia="DengXian" w:cs="Times New Roman"/>
          <w:kern w:val="0"/>
          <w:sz w:val="24"/>
          <w:szCs w:val="24"/>
        </w:rPr>
        <w:fldChar w:fldCharType="end"/>
      </w:r>
      <w:r w:rsidRPr="008D6A47">
        <w:rPr>
          <w:rFonts w:eastAsia="DengXian" w:cs="Times New Roman"/>
          <w:kern w:val="0"/>
          <w:sz w:val="24"/>
          <w:szCs w:val="24"/>
        </w:rPr>
        <w:t xml:space="preserve">, the non-negligible evaporation flux through </w:t>
      </w:r>
      <w:r w:rsidR="008820BD">
        <w:rPr>
          <w:rFonts w:eastAsia="DengXian" w:cs="Times New Roman"/>
          <w:kern w:val="0"/>
          <w:sz w:val="24"/>
          <w:szCs w:val="24"/>
        </w:rPr>
        <w:t xml:space="preserve">the </w:t>
      </w:r>
      <w:r w:rsidRPr="008D6A47">
        <w:rPr>
          <w:rFonts w:eastAsia="DengXian" w:cs="Times New Roman"/>
          <w:kern w:val="0"/>
          <w:sz w:val="24"/>
          <w:szCs w:val="24"/>
        </w:rPr>
        <w:t xml:space="preserve">vapor-liquid interface over the </w:t>
      </w:r>
      <w:r w:rsidR="008820BD">
        <w:rPr>
          <w:rFonts w:eastAsia="DengXian" w:cs="Times New Roman"/>
          <w:kern w:val="0"/>
          <w:sz w:val="24"/>
          <w:szCs w:val="24"/>
        </w:rPr>
        <w:t xml:space="preserve">substrate </w:t>
      </w:r>
      <w:r w:rsidRPr="008D6A47">
        <w:rPr>
          <w:rFonts w:eastAsia="DengXian" w:cs="Times New Roman"/>
          <w:kern w:val="0"/>
          <w:sz w:val="24"/>
          <w:szCs w:val="24"/>
        </w:rPr>
        <w:t>cavit</w:t>
      </w:r>
      <w:r w:rsidR="00097B75">
        <w:rPr>
          <w:rFonts w:eastAsia="DengXian" w:cs="Times New Roman"/>
          <w:kern w:val="0"/>
          <w:sz w:val="24"/>
          <w:szCs w:val="24"/>
        </w:rPr>
        <w:t>ies</w:t>
      </w:r>
      <w:r w:rsidRPr="008D6A47">
        <w:rPr>
          <w:rFonts w:eastAsia="DengXian" w:cs="Times New Roman"/>
          <w:kern w:val="0"/>
          <w:sz w:val="24"/>
          <w:szCs w:val="24"/>
        </w:rPr>
        <w:t xml:space="preserve"> has been experimentally confirmed on heated superhydrophobic surfaces, whereas these works mainly focus</w:t>
      </w:r>
      <w:r w:rsidR="008820BD">
        <w:rPr>
          <w:rFonts w:eastAsia="DengXian" w:cs="Times New Roman"/>
          <w:kern w:val="0"/>
          <w:sz w:val="24"/>
          <w:szCs w:val="24"/>
        </w:rPr>
        <w:t>ed</w:t>
      </w:r>
      <w:r w:rsidRPr="008D6A47">
        <w:rPr>
          <w:rFonts w:eastAsia="DengXian" w:cs="Times New Roman"/>
          <w:kern w:val="0"/>
          <w:sz w:val="24"/>
          <w:szCs w:val="24"/>
        </w:rPr>
        <w:t xml:space="preserve"> on the wetting or dynamics of </w:t>
      </w:r>
      <w:r w:rsidR="008820BD">
        <w:rPr>
          <w:rFonts w:eastAsia="DengXian" w:cs="Times New Roman"/>
          <w:kern w:val="0"/>
          <w:sz w:val="24"/>
          <w:szCs w:val="24"/>
        </w:rPr>
        <w:t xml:space="preserve">the </w:t>
      </w:r>
      <w:r w:rsidRPr="008D6A47">
        <w:rPr>
          <w:rFonts w:eastAsia="DengXian" w:cs="Times New Roman"/>
          <w:kern w:val="0"/>
          <w:sz w:val="24"/>
          <w:szCs w:val="24"/>
        </w:rPr>
        <w:t xml:space="preserve">evaporating droplet. Therefore, a systematic study about droplet evaporation on heated </w:t>
      </w:r>
      <w:r w:rsidR="00C33410">
        <w:rPr>
          <w:rFonts w:eastAsia="DengXian" w:cs="Times New Roman"/>
          <w:kern w:val="0"/>
          <w:sz w:val="24"/>
          <w:szCs w:val="24"/>
        </w:rPr>
        <w:t>micro-structured</w:t>
      </w:r>
      <w:r w:rsidR="00C33410" w:rsidRPr="008D6A47">
        <w:rPr>
          <w:rFonts w:eastAsia="DengXian" w:cs="Times New Roman"/>
          <w:kern w:val="0"/>
          <w:sz w:val="24"/>
          <w:szCs w:val="24"/>
        </w:rPr>
        <w:t xml:space="preserve"> </w:t>
      </w:r>
      <w:r w:rsidRPr="008D6A47">
        <w:rPr>
          <w:rFonts w:eastAsia="DengXian" w:cs="Times New Roman"/>
          <w:kern w:val="0"/>
          <w:sz w:val="24"/>
          <w:szCs w:val="24"/>
        </w:rPr>
        <w:t>surfaces by considering the comprehensive effect</w:t>
      </w:r>
      <w:r w:rsidR="008820BD">
        <w:rPr>
          <w:rFonts w:eastAsia="DengXian" w:cs="Times New Roman"/>
          <w:kern w:val="0"/>
          <w:sz w:val="24"/>
          <w:szCs w:val="24"/>
        </w:rPr>
        <w:t>s</w:t>
      </w:r>
      <w:r w:rsidRPr="008D6A47">
        <w:rPr>
          <w:rFonts w:eastAsia="DengXian" w:cs="Times New Roman"/>
          <w:kern w:val="0"/>
          <w:sz w:val="24"/>
          <w:szCs w:val="24"/>
        </w:rPr>
        <w:t xml:space="preserve"> of </w:t>
      </w:r>
      <w:r w:rsidR="006206C6">
        <w:rPr>
          <w:rFonts w:eastAsia="DengXian" w:cs="Times New Roman"/>
          <w:kern w:val="0"/>
          <w:sz w:val="24"/>
          <w:szCs w:val="24"/>
        </w:rPr>
        <w:t xml:space="preserve">the </w:t>
      </w:r>
      <w:r w:rsidRPr="008D6A47">
        <w:rPr>
          <w:rFonts w:eastAsia="DengXian" w:cs="Times New Roman"/>
          <w:kern w:val="0"/>
          <w:sz w:val="24"/>
          <w:szCs w:val="24"/>
        </w:rPr>
        <w:t xml:space="preserve">multiple and discontinuous liquid-vapor interfaces at </w:t>
      </w:r>
      <w:r w:rsidR="008820BD">
        <w:rPr>
          <w:rFonts w:eastAsia="DengXian" w:cs="Times New Roman"/>
          <w:kern w:val="0"/>
          <w:sz w:val="24"/>
          <w:szCs w:val="24"/>
        </w:rPr>
        <w:t xml:space="preserve">the </w:t>
      </w:r>
      <w:r w:rsidRPr="008D6A47">
        <w:rPr>
          <w:rFonts w:eastAsia="DengXian" w:cs="Times New Roman"/>
          <w:kern w:val="0"/>
          <w:sz w:val="24"/>
          <w:szCs w:val="24"/>
        </w:rPr>
        <w:t>droplet base and</w:t>
      </w:r>
      <w:r w:rsidR="006206C6">
        <w:rPr>
          <w:rFonts w:eastAsia="DengXian" w:cs="Times New Roman"/>
          <w:kern w:val="0"/>
          <w:sz w:val="24"/>
          <w:szCs w:val="24"/>
        </w:rPr>
        <w:t xml:space="preserve"> the </w:t>
      </w:r>
      <w:r w:rsidR="006206C6" w:rsidRPr="008D6A47">
        <w:rPr>
          <w:rFonts w:eastAsia="DengXian" w:cs="Times New Roman"/>
          <w:kern w:val="0"/>
          <w:sz w:val="24"/>
          <w:szCs w:val="24"/>
        </w:rPr>
        <w:t>continuous liquid-vapor interface</w:t>
      </w:r>
      <w:r w:rsidR="006206C6">
        <w:rPr>
          <w:rFonts w:eastAsia="DengXian" w:cs="Times New Roman"/>
          <w:kern w:val="0"/>
          <w:sz w:val="24"/>
          <w:szCs w:val="24"/>
        </w:rPr>
        <w:t xml:space="preserve"> at</w:t>
      </w:r>
      <w:r w:rsidRPr="008D6A47">
        <w:rPr>
          <w:rFonts w:eastAsia="DengXian" w:cs="Times New Roman"/>
          <w:kern w:val="0"/>
          <w:sz w:val="24"/>
          <w:szCs w:val="24"/>
        </w:rPr>
        <w:t xml:space="preserve"> </w:t>
      </w:r>
      <w:r w:rsidR="008820BD">
        <w:rPr>
          <w:rFonts w:eastAsia="DengXian" w:cs="Times New Roman"/>
          <w:kern w:val="0"/>
          <w:sz w:val="24"/>
          <w:szCs w:val="24"/>
        </w:rPr>
        <w:t xml:space="preserve">the </w:t>
      </w:r>
      <w:r w:rsidRPr="008D6A47">
        <w:rPr>
          <w:rFonts w:eastAsia="DengXian" w:cs="Times New Roman"/>
          <w:kern w:val="0"/>
          <w:sz w:val="24"/>
          <w:szCs w:val="24"/>
        </w:rPr>
        <w:t xml:space="preserve">droplet </w:t>
      </w:r>
      <w:r w:rsidR="008820BD">
        <w:rPr>
          <w:rFonts w:eastAsia="DengXian" w:cs="Times New Roman"/>
          <w:kern w:val="0"/>
          <w:sz w:val="24"/>
          <w:szCs w:val="24"/>
        </w:rPr>
        <w:t>cap</w:t>
      </w:r>
      <w:r w:rsidRPr="008D6A47">
        <w:rPr>
          <w:rFonts w:eastAsia="DengXian" w:cs="Times New Roman"/>
          <w:kern w:val="0"/>
          <w:sz w:val="24"/>
          <w:szCs w:val="24"/>
        </w:rPr>
        <w:t xml:space="preserve"> is </w:t>
      </w:r>
      <w:r w:rsidR="008820BD">
        <w:rPr>
          <w:rFonts w:eastAsia="DengXian" w:cs="Times New Roman"/>
          <w:kern w:val="0"/>
          <w:sz w:val="24"/>
          <w:szCs w:val="24"/>
        </w:rPr>
        <w:t>entail</w:t>
      </w:r>
      <w:r w:rsidRPr="008D6A47">
        <w:rPr>
          <w:rFonts w:eastAsia="DengXian" w:cs="Times New Roman"/>
          <w:kern w:val="0"/>
          <w:sz w:val="24"/>
          <w:szCs w:val="24"/>
        </w:rPr>
        <w:t>ed.</w:t>
      </w:r>
    </w:p>
    <w:p w14:paraId="4FEF58B1" w14:textId="141C2AC7"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In this paper, the evaporation of water droplet</w:t>
      </w:r>
      <w:r w:rsidR="00270663">
        <w:rPr>
          <w:rFonts w:eastAsia="DengXian" w:cs="Times New Roman"/>
          <w:kern w:val="0"/>
          <w:sz w:val="24"/>
          <w:szCs w:val="24"/>
        </w:rPr>
        <w:t>s</w:t>
      </w:r>
      <w:r w:rsidRPr="008D6A47">
        <w:rPr>
          <w:rFonts w:eastAsia="DengXian" w:cs="Times New Roman"/>
          <w:kern w:val="0"/>
          <w:sz w:val="24"/>
          <w:szCs w:val="24"/>
        </w:rPr>
        <w:t xml:space="preserve"> on hot micro-structured superhydrophobic substrates is experimentally and theoretically investigate</w:t>
      </w:r>
      <w:r w:rsidR="000E7AA4">
        <w:rPr>
          <w:rFonts w:eastAsia="DengXian" w:cs="Times New Roman"/>
          <w:kern w:val="0"/>
          <w:sz w:val="24"/>
          <w:szCs w:val="24"/>
        </w:rPr>
        <w:t>d</w:t>
      </w:r>
      <w:r w:rsidRPr="008D6A47">
        <w:rPr>
          <w:rFonts w:eastAsia="DengXian" w:cs="Times New Roman"/>
          <w:kern w:val="0"/>
          <w:sz w:val="24"/>
          <w:szCs w:val="24"/>
        </w:rPr>
        <w:t xml:space="preserve">. </w:t>
      </w:r>
      <w:r w:rsidR="00270663">
        <w:rPr>
          <w:rFonts w:eastAsia="DengXian" w:cs="Times New Roman"/>
          <w:kern w:val="0"/>
          <w:sz w:val="24"/>
          <w:szCs w:val="24"/>
        </w:rPr>
        <w:t>W</w:t>
      </w:r>
      <w:r w:rsidRPr="008D6A47">
        <w:rPr>
          <w:rFonts w:eastAsia="DengXian" w:cs="Times New Roman"/>
          <w:kern w:val="0"/>
          <w:sz w:val="24"/>
          <w:szCs w:val="24"/>
        </w:rPr>
        <w:t>ater droplets of 4</w:t>
      </w:r>
      <w:r>
        <w:rPr>
          <w:rFonts w:eastAsia="DengXian" w:cs="Times New Roman"/>
          <w:kern w:val="0"/>
          <w:sz w:val="24"/>
          <w:szCs w:val="24"/>
        </w:rPr>
        <w:t xml:space="preserve"> </w:t>
      </w:r>
      <w:proofErr w:type="spellStart"/>
      <w:r w:rsidRPr="008D6A47">
        <w:rPr>
          <w:rFonts w:eastAsia="DengXian" w:cs="Times New Roman"/>
          <w:kern w:val="0"/>
          <w:sz w:val="24"/>
          <w:szCs w:val="24"/>
        </w:rPr>
        <w:t>μL</w:t>
      </w:r>
      <w:proofErr w:type="spellEnd"/>
      <w:r w:rsidRPr="008D6A47">
        <w:rPr>
          <w:rFonts w:eastAsia="DengXian" w:cs="Times New Roman"/>
          <w:kern w:val="0"/>
          <w:sz w:val="24"/>
          <w:szCs w:val="24"/>
        </w:rPr>
        <w:t xml:space="preserve"> </w:t>
      </w:r>
      <w:r w:rsidR="000E7AA4">
        <w:rPr>
          <w:rFonts w:eastAsia="DengXian" w:cs="Times New Roman"/>
          <w:kern w:val="0"/>
          <w:sz w:val="24"/>
          <w:szCs w:val="24"/>
        </w:rPr>
        <w:t>were</w:t>
      </w:r>
      <w:r w:rsidRPr="008D6A47">
        <w:rPr>
          <w:rFonts w:eastAsia="DengXian" w:cs="Times New Roman"/>
          <w:kern w:val="0"/>
          <w:sz w:val="24"/>
          <w:szCs w:val="24"/>
        </w:rPr>
        <w:t xml:space="preserve"> placed </w:t>
      </w:r>
      <w:r w:rsidRPr="008D6A47">
        <w:rPr>
          <w:rFonts w:eastAsia="DengXian" w:cs="Times New Roman"/>
          <w:kern w:val="0"/>
          <w:sz w:val="24"/>
          <w:szCs w:val="24"/>
        </w:rPr>
        <w:lastRenderedPageBreak/>
        <w:t>on the superhydrophobic substrate</w:t>
      </w:r>
      <w:r>
        <w:rPr>
          <w:rFonts w:eastAsia="DengXian" w:cs="Times New Roman"/>
          <w:kern w:val="0"/>
          <w:sz w:val="24"/>
          <w:szCs w:val="24"/>
        </w:rPr>
        <w:t>s</w:t>
      </w:r>
      <w:r w:rsidRPr="008D6A47">
        <w:rPr>
          <w:rFonts w:eastAsia="DengXian" w:cs="Times New Roman"/>
          <w:kern w:val="0"/>
          <w:sz w:val="24"/>
          <w:szCs w:val="24"/>
        </w:rPr>
        <w:t xml:space="preserve"> heated at 40 °C, 60, and 80 °C, respectively. The droplet evaporated in </w:t>
      </w:r>
      <w:r w:rsidR="000E7AA4">
        <w:rPr>
          <w:rFonts w:eastAsia="DengXian" w:cs="Times New Roman"/>
          <w:kern w:val="0"/>
          <w:sz w:val="24"/>
          <w:szCs w:val="24"/>
        </w:rPr>
        <w:t xml:space="preserve">the </w:t>
      </w:r>
      <w:r w:rsidRPr="008D6A47">
        <w:rPr>
          <w:rFonts w:eastAsia="DengXian" w:cs="Times New Roman"/>
          <w:kern w:val="0"/>
          <w:sz w:val="24"/>
          <w:szCs w:val="24"/>
        </w:rPr>
        <w:t xml:space="preserve">Cassie state during </w:t>
      </w:r>
      <w:proofErr w:type="gramStart"/>
      <w:r w:rsidRPr="008D6A47">
        <w:rPr>
          <w:rFonts w:eastAsia="DengXian" w:cs="Times New Roman"/>
          <w:kern w:val="0"/>
          <w:sz w:val="24"/>
          <w:szCs w:val="24"/>
        </w:rPr>
        <w:t>the majority of</w:t>
      </w:r>
      <w:proofErr w:type="gramEnd"/>
      <w:r w:rsidRPr="008D6A47">
        <w:rPr>
          <w:rFonts w:eastAsia="DengXian" w:cs="Times New Roman"/>
          <w:kern w:val="0"/>
          <w:sz w:val="24"/>
          <w:szCs w:val="24"/>
        </w:rPr>
        <w:t xml:space="preserve"> </w:t>
      </w:r>
      <w:r w:rsidR="00270663">
        <w:rPr>
          <w:rFonts w:eastAsia="DengXian" w:cs="Times New Roman"/>
          <w:kern w:val="0"/>
          <w:sz w:val="24"/>
          <w:szCs w:val="24"/>
        </w:rPr>
        <w:t xml:space="preserve">its </w:t>
      </w:r>
      <w:r w:rsidRPr="008D6A47">
        <w:rPr>
          <w:rFonts w:eastAsia="DengXian" w:cs="Times New Roman"/>
          <w:kern w:val="0"/>
          <w:sz w:val="24"/>
          <w:szCs w:val="24"/>
        </w:rPr>
        <w:t xml:space="preserve">evaporation time and transited to the Wenzel state at the very end of evaporation. Based on a comprehensive thermal resistance analysis, a thermal circuit model </w:t>
      </w:r>
      <w:r w:rsidR="00270663">
        <w:rPr>
          <w:rFonts w:eastAsia="DengXian" w:cs="Times New Roman"/>
          <w:kern w:val="0"/>
          <w:sz w:val="24"/>
          <w:szCs w:val="24"/>
        </w:rPr>
        <w:t>was</w:t>
      </w:r>
      <w:r w:rsidRPr="008D6A47">
        <w:rPr>
          <w:rFonts w:eastAsia="DengXian" w:cs="Times New Roman"/>
          <w:kern w:val="0"/>
          <w:sz w:val="24"/>
          <w:szCs w:val="24"/>
        </w:rPr>
        <w:t xml:space="preserve"> developed to predict the droplet cap surface temperature and to calculate the evaporation rate</w:t>
      </w:r>
      <w:r w:rsidR="00C81D86">
        <w:rPr>
          <w:rFonts w:eastAsia="DengXian" w:cs="Times New Roman"/>
          <w:kern w:val="0"/>
          <w:sz w:val="24"/>
          <w:szCs w:val="24"/>
        </w:rPr>
        <w:t>s</w:t>
      </w:r>
      <w:r w:rsidRPr="008D6A47">
        <w:rPr>
          <w:rFonts w:eastAsia="DengXian" w:cs="Times New Roman"/>
          <w:kern w:val="0"/>
          <w:sz w:val="24"/>
          <w:szCs w:val="24"/>
        </w:rPr>
        <w:t xml:space="preserve"> from the droplet cap surface and </w:t>
      </w:r>
      <w:r w:rsidR="000E7AA4">
        <w:rPr>
          <w:rFonts w:eastAsia="DengXian" w:cs="Times New Roman"/>
          <w:kern w:val="0"/>
          <w:sz w:val="24"/>
          <w:szCs w:val="24"/>
        </w:rPr>
        <w:t xml:space="preserve">the </w:t>
      </w:r>
      <w:r w:rsidRPr="008D6A47">
        <w:rPr>
          <w:rFonts w:eastAsia="DengXian" w:cs="Times New Roman"/>
          <w:kern w:val="0"/>
          <w:sz w:val="24"/>
          <w:szCs w:val="24"/>
        </w:rPr>
        <w:t>base surface</w:t>
      </w:r>
      <w:r w:rsidR="000E7AA4">
        <w:rPr>
          <w:rFonts w:eastAsia="DengXian" w:cs="Times New Roman"/>
          <w:kern w:val="0"/>
          <w:sz w:val="24"/>
          <w:szCs w:val="24"/>
        </w:rPr>
        <w:t>, respectively</w:t>
      </w:r>
      <w:r w:rsidRPr="008D6A47">
        <w:rPr>
          <w:rFonts w:eastAsia="DengXian" w:cs="Times New Roman"/>
          <w:kern w:val="0"/>
          <w:sz w:val="24"/>
          <w:szCs w:val="24"/>
        </w:rPr>
        <w:t xml:space="preserve">. An evaporation ratio </w:t>
      </w:r>
      <w:r w:rsidRPr="008D6A47">
        <w:rPr>
          <w:rFonts w:ascii="Cambria Math" w:eastAsia="DengXian" w:hAnsi="Cambria Math" w:cs="Cambria Math"/>
          <w:kern w:val="0"/>
          <w:sz w:val="24"/>
          <w:szCs w:val="24"/>
        </w:rPr>
        <w:t>𝜑</w:t>
      </w:r>
      <w:r w:rsidR="000E7AA4">
        <w:rPr>
          <w:rFonts w:eastAsia="DengXian" w:cs="Times New Roman"/>
          <w:kern w:val="0"/>
          <w:sz w:val="24"/>
          <w:szCs w:val="24"/>
        </w:rPr>
        <w:t xml:space="preserve">, which is </w:t>
      </w:r>
      <w:r w:rsidRPr="008D6A47">
        <w:rPr>
          <w:rFonts w:eastAsia="DengXian" w:cs="Times New Roman"/>
          <w:kern w:val="0"/>
          <w:sz w:val="24"/>
          <w:szCs w:val="24"/>
        </w:rPr>
        <w:t xml:space="preserve">defined as the ratio of evaporation rate from the droplet base surface </w:t>
      </w:r>
      <w:r w:rsidR="00C81D86">
        <w:rPr>
          <w:rFonts w:eastAsia="DengXian" w:cs="Times New Roman"/>
          <w:kern w:val="0"/>
          <w:sz w:val="24"/>
          <w:szCs w:val="24"/>
        </w:rPr>
        <w:t>to</w:t>
      </w:r>
      <w:r w:rsidRPr="008D6A47">
        <w:rPr>
          <w:rFonts w:eastAsia="DengXian" w:cs="Times New Roman"/>
          <w:kern w:val="0"/>
          <w:sz w:val="24"/>
          <w:szCs w:val="24"/>
        </w:rPr>
        <w:t xml:space="preserve"> the total evaporation rate</w:t>
      </w:r>
      <w:r w:rsidR="000E7AA4">
        <w:rPr>
          <w:rFonts w:eastAsia="DengXian" w:cs="Times New Roman"/>
          <w:kern w:val="0"/>
          <w:sz w:val="24"/>
          <w:szCs w:val="24"/>
        </w:rPr>
        <w:t>,</w:t>
      </w:r>
      <w:r w:rsidRPr="008D6A47">
        <w:rPr>
          <w:rFonts w:eastAsia="DengXian" w:cs="Times New Roman"/>
          <w:kern w:val="0"/>
          <w:sz w:val="24"/>
          <w:szCs w:val="24"/>
        </w:rPr>
        <w:t xml:space="preserve"> is analyzed in </w:t>
      </w:r>
      <w:r w:rsidR="00C81D86">
        <w:rPr>
          <w:rFonts w:eastAsia="DengXian" w:cs="Times New Roman"/>
          <w:kern w:val="0"/>
          <w:sz w:val="24"/>
          <w:szCs w:val="24"/>
        </w:rPr>
        <w:t xml:space="preserve">both </w:t>
      </w:r>
      <w:r w:rsidR="000E7AA4">
        <w:rPr>
          <w:rFonts w:eastAsia="DengXian" w:cs="Times New Roman"/>
          <w:kern w:val="0"/>
          <w:sz w:val="24"/>
          <w:szCs w:val="24"/>
        </w:rPr>
        <w:t xml:space="preserve">the </w:t>
      </w:r>
      <w:r w:rsidRPr="008D6A47">
        <w:rPr>
          <w:rFonts w:eastAsia="DengXian" w:cs="Times New Roman"/>
          <w:kern w:val="0"/>
          <w:sz w:val="24"/>
          <w:szCs w:val="24"/>
        </w:rPr>
        <w:t xml:space="preserve">CCR mode and </w:t>
      </w:r>
      <w:r w:rsidR="000E7AA4">
        <w:rPr>
          <w:rFonts w:eastAsia="DengXian" w:cs="Times New Roman"/>
          <w:kern w:val="0"/>
          <w:sz w:val="24"/>
          <w:szCs w:val="24"/>
        </w:rPr>
        <w:t xml:space="preserve">the </w:t>
      </w:r>
      <w:r w:rsidRPr="008D6A47">
        <w:rPr>
          <w:rFonts w:eastAsia="DengXian" w:cs="Times New Roman"/>
          <w:kern w:val="0"/>
          <w:sz w:val="24"/>
          <w:szCs w:val="24"/>
        </w:rPr>
        <w:t xml:space="preserve">CCA mode. And we </w:t>
      </w:r>
      <w:r>
        <w:rPr>
          <w:rFonts w:eastAsia="DengXian" w:cs="Times New Roman"/>
          <w:kern w:val="0"/>
          <w:sz w:val="24"/>
          <w:szCs w:val="24"/>
        </w:rPr>
        <w:t>f</w:t>
      </w:r>
      <w:r w:rsidR="000E7AA4">
        <w:rPr>
          <w:rFonts w:eastAsia="DengXian" w:cs="Times New Roman"/>
          <w:kern w:val="0"/>
          <w:sz w:val="24"/>
          <w:szCs w:val="24"/>
        </w:rPr>
        <w:t>oun</w:t>
      </w:r>
      <w:r>
        <w:rPr>
          <w:rFonts w:eastAsia="DengXian" w:cs="Times New Roman"/>
          <w:kern w:val="0"/>
          <w:sz w:val="24"/>
          <w:szCs w:val="24"/>
        </w:rPr>
        <w:t>d that the droplet surface temperature predicted by the thermal circuit model match</w:t>
      </w:r>
      <w:r w:rsidR="000E7AA4">
        <w:rPr>
          <w:rFonts w:eastAsia="DengXian" w:cs="Times New Roman"/>
          <w:kern w:val="0"/>
          <w:sz w:val="24"/>
          <w:szCs w:val="24"/>
        </w:rPr>
        <w:t>es</w:t>
      </w:r>
      <w:r>
        <w:rPr>
          <w:rFonts w:eastAsia="DengXian" w:cs="Times New Roman"/>
          <w:kern w:val="0"/>
          <w:sz w:val="24"/>
          <w:szCs w:val="24"/>
        </w:rPr>
        <w:t xml:space="preserve"> well with the experimental results. Both the evaporation rates from </w:t>
      </w:r>
      <w:r w:rsidR="000E7AA4">
        <w:rPr>
          <w:rFonts w:eastAsia="DengXian" w:cs="Times New Roman"/>
          <w:kern w:val="0"/>
          <w:sz w:val="24"/>
          <w:szCs w:val="24"/>
        </w:rPr>
        <w:t xml:space="preserve">the </w:t>
      </w:r>
      <w:r>
        <w:rPr>
          <w:rFonts w:eastAsia="DengXian" w:cs="Times New Roman"/>
          <w:kern w:val="0"/>
          <w:sz w:val="24"/>
          <w:szCs w:val="24"/>
        </w:rPr>
        <w:t>droplet cap</w:t>
      </w:r>
      <w:r w:rsidR="000E7AA4">
        <w:rPr>
          <w:rFonts w:eastAsia="DengXian" w:cs="Times New Roman"/>
          <w:kern w:val="0"/>
          <w:sz w:val="24"/>
          <w:szCs w:val="24"/>
        </w:rPr>
        <w:t xml:space="preserve"> surface</w:t>
      </w:r>
      <w:r>
        <w:rPr>
          <w:rFonts w:eastAsia="DengXian" w:cs="Times New Roman"/>
          <w:kern w:val="0"/>
          <w:sz w:val="24"/>
          <w:szCs w:val="24"/>
        </w:rPr>
        <w:t xml:space="preserve"> and </w:t>
      </w:r>
      <w:r w:rsidR="000E7AA4">
        <w:rPr>
          <w:rFonts w:eastAsia="DengXian" w:cs="Times New Roman"/>
          <w:kern w:val="0"/>
          <w:sz w:val="24"/>
          <w:szCs w:val="24"/>
        </w:rPr>
        <w:t xml:space="preserve">the </w:t>
      </w:r>
      <w:r>
        <w:rPr>
          <w:rFonts w:eastAsia="DengXian" w:cs="Times New Roman"/>
          <w:kern w:val="0"/>
          <w:sz w:val="24"/>
          <w:szCs w:val="24"/>
        </w:rPr>
        <w:t xml:space="preserve">base surface decrease during </w:t>
      </w:r>
      <w:r w:rsidR="00C81D86">
        <w:rPr>
          <w:rFonts w:eastAsia="DengXian" w:cs="Times New Roman"/>
          <w:kern w:val="0"/>
          <w:sz w:val="24"/>
          <w:szCs w:val="24"/>
        </w:rPr>
        <w:t xml:space="preserve">droplet </w:t>
      </w:r>
      <w:r>
        <w:rPr>
          <w:rFonts w:eastAsia="DengXian" w:cs="Times New Roman"/>
          <w:kern w:val="0"/>
          <w:sz w:val="24"/>
          <w:szCs w:val="24"/>
        </w:rPr>
        <w:t xml:space="preserve">evaporation. The decrease of the evaporation rate from </w:t>
      </w:r>
      <w:r w:rsidR="00932FB8">
        <w:rPr>
          <w:rFonts w:eastAsia="DengXian" w:cs="Times New Roman"/>
          <w:kern w:val="0"/>
          <w:sz w:val="24"/>
          <w:szCs w:val="24"/>
        </w:rPr>
        <w:t xml:space="preserve">the </w:t>
      </w:r>
      <w:r>
        <w:rPr>
          <w:rFonts w:eastAsia="DengXian" w:cs="Times New Roman"/>
          <w:kern w:val="0"/>
          <w:sz w:val="24"/>
          <w:szCs w:val="24"/>
        </w:rPr>
        <w:t xml:space="preserve">droplet base surface </w:t>
      </w:r>
      <w:r w:rsidR="00C81D86">
        <w:rPr>
          <w:rFonts w:eastAsia="DengXian" w:cs="Times New Roman"/>
          <w:kern w:val="0"/>
          <w:sz w:val="24"/>
          <w:szCs w:val="24"/>
        </w:rPr>
        <w:t>contribute</w:t>
      </w:r>
      <w:r>
        <w:rPr>
          <w:rFonts w:eastAsia="DengXian" w:cs="Times New Roman"/>
          <w:kern w:val="0"/>
          <w:sz w:val="24"/>
          <w:szCs w:val="24"/>
        </w:rPr>
        <w:t>s</w:t>
      </w:r>
      <w:r w:rsidR="00C81D86">
        <w:rPr>
          <w:rFonts w:eastAsia="DengXian" w:cs="Times New Roman"/>
          <w:kern w:val="0"/>
          <w:sz w:val="24"/>
          <w:szCs w:val="24"/>
        </w:rPr>
        <w:t xml:space="preserve"> more to</w:t>
      </w:r>
      <w:r>
        <w:rPr>
          <w:rFonts w:eastAsia="DengXian" w:cs="Times New Roman"/>
          <w:kern w:val="0"/>
          <w:sz w:val="24"/>
          <w:szCs w:val="24"/>
        </w:rPr>
        <w:t xml:space="preserve"> the decrease of </w:t>
      </w:r>
      <w:r w:rsidR="00C81D86">
        <w:rPr>
          <w:rFonts w:eastAsia="DengXian" w:cs="Times New Roman"/>
          <w:kern w:val="0"/>
          <w:sz w:val="24"/>
          <w:szCs w:val="24"/>
        </w:rPr>
        <w:t xml:space="preserve">the </w:t>
      </w:r>
      <w:r>
        <w:rPr>
          <w:rFonts w:eastAsia="DengXian" w:cs="Times New Roman"/>
          <w:kern w:val="0"/>
          <w:sz w:val="24"/>
          <w:szCs w:val="24"/>
        </w:rPr>
        <w:t>total evaporation rate in the CCR mode</w:t>
      </w:r>
      <w:r w:rsidR="00932FB8">
        <w:rPr>
          <w:rFonts w:eastAsia="DengXian" w:cs="Times New Roman"/>
          <w:kern w:val="0"/>
          <w:sz w:val="24"/>
          <w:szCs w:val="24"/>
        </w:rPr>
        <w:t>,</w:t>
      </w:r>
      <w:r>
        <w:rPr>
          <w:rFonts w:eastAsia="DengXian" w:cs="Times New Roman"/>
          <w:kern w:val="0"/>
          <w:sz w:val="24"/>
          <w:szCs w:val="24"/>
        </w:rPr>
        <w:t xml:space="preserve"> </w:t>
      </w:r>
      <w:r w:rsidR="00932FB8">
        <w:rPr>
          <w:rFonts w:eastAsia="DengXian" w:cs="Times New Roman"/>
          <w:kern w:val="0"/>
          <w:sz w:val="24"/>
          <w:szCs w:val="24"/>
        </w:rPr>
        <w:t>whereas</w:t>
      </w:r>
      <w:r>
        <w:rPr>
          <w:rFonts w:eastAsia="DengXian" w:cs="Times New Roman"/>
          <w:kern w:val="0"/>
          <w:sz w:val="24"/>
          <w:szCs w:val="24"/>
        </w:rPr>
        <w:t xml:space="preserve"> the decrease of evaporation rate from the droplet cap surface is dominant in the CCA mode. The evaporation ratio </w:t>
      </w:r>
      <w:r w:rsidRPr="008D6A47">
        <w:rPr>
          <w:rFonts w:ascii="Cambria Math" w:eastAsia="DengXian" w:hAnsi="Cambria Math" w:cs="Cambria Math"/>
          <w:kern w:val="0"/>
          <w:sz w:val="24"/>
          <w:szCs w:val="24"/>
        </w:rPr>
        <w:t>𝜑</w:t>
      </w:r>
      <w:r>
        <w:rPr>
          <w:rFonts w:ascii="Cambria Math" w:eastAsia="DengXian" w:hAnsi="Cambria Math" w:cs="Cambria Math"/>
          <w:kern w:val="0"/>
          <w:sz w:val="24"/>
          <w:szCs w:val="24"/>
        </w:rPr>
        <w:t xml:space="preserve"> </w:t>
      </w:r>
      <w:r w:rsidRPr="00F77D9C">
        <w:rPr>
          <w:rFonts w:eastAsia="DengXian" w:cs="Times New Roman"/>
          <w:kern w:val="0"/>
          <w:sz w:val="24"/>
          <w:szCs w:val="24"/>
        </w:rPr>
        <w:t>decrease</w:t>
      </w:r>
      <w:r>
        <w:rPr>
          <w:rFonts w:eastAsia="DengXian" w:cs="Times New Roman"/>
          <w:kern w:val="0"/>
          <w:sz w:val="24"/>
          <w:szCs w:val="24"/>
        </w:rPr>
        <w:t>s in the CCR mode and increases approach</w:t>
      </w:r>
      <w:r w:rsidR="00932FB8">
        <w:rPr>
          <w:rFonts w:eastAsia="DengXian" w:cs="Times New Roman"/>
          <w:kern w:val="0"/>
          <w:sz w:val="24"/>
          <w:szCs w:val="24"/>
        </w:rPr>
        <w:t>ing</w:t>
      </w:r>
      <w:r>
        <w:rPr>
          <w:rFonts w:eastAsia="DengXian" w:cs="Times New Roman"/>
          <w:kern w:val="0"/>
          <w:sz w:val="24"/>
          <w:szCs w:val="24"/>
        </w:rPr>
        <w:t xml:space="preserve"> the end of </w:t>
      </w:r>
      <w:r w:rsidR="00932FB8">
        <w:rPr>
          <w:rFonts w:eastAsia="DengXian" w:cs="Times New Roman"/>
          <w:kern w:val="0"/>
          <w:sz w:val="24"/>
          <w:szCs w:val="24"/>
        </w:rPr>
        <w:t xml:space="preserve">the </w:t>
      </w:r>
      <w:r>
        <w:rPr>
          <w:rFonts w:eastAsia="DengXian" w:cs="Times New Roman"/>
          <w:kern w:val="0"/>
          <w:sz w:val="24"/>
          <w:szCs w:val="24"/>
        </w:rPr>
        <w:t xml:space="preserve">CCA mode. </w:t>
      </w:r>
      <w:r w:rsidRPr="008D6A47">
        <w:rPr>
          <w:rFonts w:eastAsia="DengXian" w:cs="Times New Roman"/>
          <w:kern w:val="0"/>
          <w:sz w:val="24"/>
          <w:szCs w:val="24"/>
        </w:rPr>
        <w:t xml:space="preserve">Then the substrate </w:t>
      </w:r>
      <w:r w:rsidR="00932FB8">
        <w:rPr>
          <w:rFonts w:eastAsia="DengXian" w:cs="Times New Roman"/>
          <w:kern w:val="0"/>
          <w:sz w:val="24"/>
          <w:szCs w:val="24"/>
        </w:rPr>
        <w:t>was</w:t>
      </w:r>
      <w:r w:rsidRPr="008D6A47">
        <w:rPr>
          <w:rFonts w:eastAsia="DengXian" w:cs="Times New Roman"/>
          <w:kern w:val="0"/>
          <w:sz w:val="24"/>
          <w:szCs w:val="24"/>
        </w:rPr>
        <w:t xml:space="preserve"> further heated from 80 °C to 120 °C until a </w:t>
      </w:r>
      <w:r w:rsidR="00932FB8">
        <w:rPr>
          <w:rFonts w:eastAsia="DengXian" w:cs="Times New Roman"/>
          <w:kern w:val="0"/>
          <w:sz w:val="24"/>
          <w:szCs w:val="24"/>
        </w:rPr>
        <w:t xml:space="preserve">further </w:t>
      </w:r>
      <w:r w:rsidRPr="008D6A47">
        <w:rPr>
          <w:rFonts w:eastAsia="DengXian" w:cs="Times New Roman"/>
          <w:kern w:val="0"/>
          <w:sz w:val="24"/>
          <w:szCs w:val="24"/>
        </w:rPr>
        <w:t xml:space="preserve">small </w:t>
      </w:r>
      <w:r w:rsidR="00B86971">
        <w:rPr>
          <w:rFonts w:eastAsia="DengXian" w:cs="Times New Roman"/>
          <w:kern w:val="0"/>
          <w:sz w:val="24"/>
          <w:szCs w:val="24"/>
        </w:rPr>
        <w:t>increase</w:t>
      </w:r>
      <w:r w:rsidRPr="008D6A47">
        <w:rPr>
          <w:rFonts w:eastAsia="DengXian" w:cs="Times New Roman"/>
          <w:kern w:val="0"/>
          <w:sz w:val="24"/>
          <w:szCs w:val="24"/>
        </w:rPr>
        <w:t xml:space="preserve"> of the substrate temperature w</w:t>
      </w:r>
      <w:r w:rsidR="00932FB8">
        <w:rPr>
          <w:rFonts w:eastAsia="DengXian" w:cs="Times New Roman"/>
          <w:kern w:val="0"/>
          <w:sz w:val="24"/>
          <w:szCs w:val="24"/>
        </w:rPr>
        <w:t>ould otherwise</w:t>
      </w:r>
      <w:r w:rsidRPr="008D6A47">
        <w:rPr>
          <w:rFonts w:eastAsia="DengXian" w:cs="Times New Roman"/>
          <w:kern w:val="0"/>
          <w:sz w:val="24"/>
          <w:szCs w:val="24"/>
        </w:rPr>
        <w:t xml:space="preserve"> lead to the boiling of the droplet. </w:t>
      </w:r>
      <w:r w:rsidR="00BA5037">
        <w:rPr>
          <w:rFonts w:eastAsia="DengXian" w:cs="Times New Roman"/>
          <w:kern w:val="0"/>
          <w:sz w:val="24"/>
          <w:szCs w:val="24"/>
        </w:rPr>
        <w:t>A remarkable d</w:t>
      </w:r>
      <w:r w:rsidRPr="008D6A47">
        <w:rPr>
          <w:rFonts w:eastAsia="DengXian" w:cs="Times New Roman"/>
          <w:kern w:val="0"/>
          <w:sz w:val="24"/>
          <w:szCs w:val="24"/>
        </w:rPr>
        <w:t>eviation between the experimental</w:t>
      </w:r>
      <w:r w:rsidR="00BA5037">
        <w:rPr>
          <w:rFonts w:eastAsia="DengXian" w:cs="Times New Roman"/>
          <w:kern w:val="0"/>
          <w:sz w:val="24"/>
          <w:szCs w:val="24"/>
        </w:rPr>
        <w:t>ly</w:t>
      </w:r>
      <w:r w:rsidRPr="008D6A47">
        <w:rPr>
          <w:rFonts w:eastAsia="DengXian" w:cs="Times New Roman"/>
          <w:kern w:val="0"/>
          <w:sz w:val="24"/>
          <w:szCs w:val="24"/>
        </w:rPr>
        <w:t xml:space="preserve"> measured droplet surface temperature and the </w:t>
      </w:r>
      <w:r w:rsidR="00BA5037">
        <w:rPr>
          <w:rFonts w:eastAsia="DengXian" w:cs="Times New Roman"/>
          <w:kern w:val="0"/>
          <w:sz w:val="24"/>
          <w:szCs w:val="24"/>
        </w:rPr>
        <w:t>one</w:t>
      </w:r>
      <w:r w:rsidR="00B86971" w:rsidRPr="00B86971">
        <w:rPr>
          <w:rFonts w:eastAsia="DengXian" w:cs="Times New Roman"/>
          <w:kern w:val="0"/>
          <w:sz w:val="24"/>
          <w:szCs w:val="24"/>
        </w:rPr>
        <w:t xml:space="preserve"> </w:t>
      </w:r>
      <w:r w:rsidR="00B86971" w:rsidRPr="008D6A47">
        <w:rPr>
          <w:rFonts w:eastAsia="DengXian" w:cs="Times New Roman"/>
          <w:kern w:val="0"/>
          <w:sz w:val="24"/>
          <w:szCs w:val="24"/>
        </w:rPr>
        <w:t>predicted</w:t>
      </w:r>
      <w:r w:rsidR="00B86971">
        <w:rPr>
          <w:rFonts w:eastAsia="DengXian" w:cs="Times New Roman"/>
          <w:kern w:val="0"/>
          <w:sz w:val="24"/>
          <w:szCs w:val="24"/>
        </w:rPr>
        <w:t xml:space="preserve"> by thermal circuit analysis</w:t>
      </w:r>
      <w:r w:rsidRPr="008D6A47">
        <w:rPr>
          <w:rFonts w:eastAsia="DengXian" w:cs="Times New Roman"/>
          <w:kern w:val="0"/>
          <w:sz w:val="24"/>
          <w:szCs w:val="24"/>
        </w:rPr>
        <w:t xml:space="preserve"> </w:t>
      </w:r>
      <w:r w:rsidR="00BA5037">
        <w:rPr>
          <w:rFonts w:eastAsia="DengXian" w:cs="Times New Roman"/>
          <w:kern w:val="0"/>
          <w:sz w:val="24"/>
          <w:szCs w:val="24"/>
        </w:rPr>
        <w:t>wa</w:t>
      </w:r>
      <w:r w:rsidRPr="008D6A47">
        <w:rPr>
          <w:rFonts w:eastAsia="DengXian" w:cs="Times New Roman"/>
          <w:kern w:val="0"/>
          <w:sz w:val="24"/>
          <w:szCs w:val="24"/>
        </w:rPr>
        <w:t xml:space="preserve">s observed for droplet evaporation at such </w:t>
      </w:r>
      <w:r w:rsidR="00B86971">
        <w:rPr>
          <w:rFonts w:eastAsia="DengXian" w:cs="Times New Roman"/>
          <w:kern w:val="0"/>
          <w:sz w:val="24"/>
          <w:szCs w:val="24"/>
        </w:rPr>
        <w:t xml:space="preserve">a </w:t>
      </w:r>
      <w:r w:rsidRPr="008D6A47">
        <w:rPr>
          <w:rFonts w:eastAsia="DengXian" w:cs="Times New Roman"/>
          <w:kern w:val="0"/>
          <w:sz w:val="24"/>
          <w:szCs w:val="24"/>
        </w:rPr>
        <w:t xml:space="preserve">high </w:t>
      </w:r>
      <w:r w:rsidR="00BA5037" w:rsidRPr="008D6A47">
        <w:rPr>
          <w:rFonts w:eastAsia="DengXian" w:cs="Times New Roman"/>
          <w:kern w:val="0"/>
          <w:sz w:val="24"/>
          <w:szCs w:val="24"/>
        </w:rPr>
        <w:t>substrate</w:t>
      </w:r>
      <w:r w:rsidR="00BA5037">
        <w:rPr>
          <w:rFonts w:eastAsia="DengXian" w:cs="Times New Roman"/>
          <w:kern w:val="0"/>
          <w:sz w:val="24"/>
          <w:szCs w:val="24"/>
        </w:rPr>
        <w:t xml:space="preserve"> </w:t>
      </w:r>
      <w:r w:rsidRPr="008D6A47">
        <w:rPr>
          <w:rFonts w:eastAsia="DengXian" w:cs="Times New Roman"/>
          <w:kern w:val="0"/>
          <w:sz w:val="24"/>
          <w:szCs w:val="24"/>
        </w:rPr>
        <w:t>temperature</w:t>
      </w:r>
      <w:r w:rsidR="00B86971">
        <w:rPr>
          <w:rFonts w:eastAsia="DengXian" w:cs="Times New Roman"/>
          <w:kern w:val="0"/>
          <w:sz w:val="24"/>
          <w:szCs w:val="24"/>
        </w:rPr>
        <w:t>,</w:t>
      </w:r>
      <w:r w:rsidRPr="008D6A47">
        <w:rPr>
          <w:rFonts w:eastAsia="DengXian" w:cs="Times New Roman"/>
          <w:kern w:val="0"/>
          <w:sz w:val="24"/>
          <w:szCs w:val="24"/>
        </w:rPr>
        <w:t xml:space="preserve"> be</w:t>
      </w:r>
      <w:r w:rsidR="00B86971">
        <w:rPr>
          <w:rFonts w:eastAsia="DengXian" w:cs="Times New Roman"/>
          <w:kern w:val="0"/>
          <w:sz w:val="24"/>
          <w:szCs w:val="24"/>
        </w:rPr>
        <w:t>ing that</w:t>
      </w:r>
      <w:r w:rsidRPr="008D6A47">
        <w:rPr>
          <w:rFonts w:eastAsia="DengXian" w:cs="Times New Roman"/>
          <w:kern w:val="0"/>
          <w:sz w:val="24"/>
          <w:szCs w:val="24"/>
        </w:rPr>
        <w:t xml:space="preserve"> the internal fluid </w:t>
      </w:r>
      <w:r w:rsidR="00BA5037">
        <w:rPr>
          <w:rFonts w:eastAsia="DengXian" w:cs="Times New Roman"/>
          <w:kern w:val="0"/>
          <w:sz w:val="24"/>
          <w:szCs w:val="24"/>
        </w:rPr>
        <w:t xml:space="preserve">convection </w:t>
      </w:r>
      <w:r w:rsidR="00BA5037" w:rsidRPr="00F81AF9">
        <w:rPr>
          <w:rFonts w:eastAsia="DengXian" w:cs="Times New Roman"/>
          <w:i/>
          <w:iCs/>
          <w:kern w:val="0"/>
          <w:sz w:val="24"/>
          <w:szCs w:val="24"/>
        </w:rPr>
        <w:t>i.e</w:t>
      </w:r>
      <w:r w:rsidR="00BA5037">
        <w:rPr>
          <w:rFonts w:eastAsia="DengXian" w:cs="Times New Roman"/>
          <w:kern w:val="0"/>
          <w:sz w:val="24"/>
          <w:szCs w:val="24"/>
        </w:rPr>
        <w:t>., Marangoni effect</w:t>
      </w:r>
      <w:r w:rsidR="003B357A">
        <w:rPr>
          <w:rFonts w:eastAsia="DengXian" w:cs="Times New Roman"/>
          <w:kern w:val="0"/>
          <w:sz w:val="24"/>
          <w:szCs w:val="24"/>
        </w:rPr>
        <w:fldChar w:fldCharType="begin"/>
      </w:r>
      <w:r w:rsidR="00366727">
        <w:rPr>
          <w:rFonts w:eastAsia="DengXian" w:cs="Times New Roman"/>
          <w:kern w:val="0"/>
          <w:sz w:val="24"/>
          <w:szCs w:val="24"/>
        </w:rPr>
        <w:instrText xml:space="preserve"> ADDIN EN.CITE &lt;EndNote&gt;&lt;Cite&gt;&lt;Author&gt;Tam&lt;/Author&gt;&lt;Year&gt;2009&lt;/Year&gt;&lt;RecNum&gt;99&lt;/RecNum&gt;&lt;DisplayText&gt;&lt;style font="Times New Roman" size="12"&gt;[41]&lt;/style&gt;&lt;/DisplayText&gt;&lt;record&gt;&lt;rec-number&gt;99&lt;/rec-number&gt;&lt;foreign-keys&gt;&lt;key app="EN" db-id="dzwapvwscfr509edaz9xzdtgzvpvrvftxers" timestamp="1624808193"&gt;99&lt;/key&gt;&lt;/foreign-keys&gt;&lt;ref-type name="Journal Article"&gt;17&lt;/ref-type&gt;&lt;contributors&gt;&lt;authors&gt;&lt;author&gt;Tam, Daniel&lt;/author&gt;&lt;author&gt;von Arnim, Volkmar&lt;/author&gt;&lt;author&gt;McKinley, G. H.&lt;/author&gt;&lt;author&gt;Hosoi, A. E.&lt;/author&gt;&lt;/authors&gt;&lt;/contributors&gt;&lt;titles&gt;&lt;title&gt;Marangoni convection in droplets on superhydrophobic surfaces&lt;/title&gt;&lt;secondary-title&gt;Journal of Fluid Mechanics&lt;/secondary-title&gt;&lt;/titles&gt;&lt;periodical&gt;&lt;full-title&gt;Journal of Fluid Mechanics&lt;/full-title&gt;&lt;/periodical&gt;&lt;pages&gt;101-123&lt;/pages&gt;&lt;volume&gt;624&lt;/volume&gt;&lt;section&gt;101&lt;/section&gt;&lt;dates&gt;&lt;year&gt;2009&lt;/year&gt;&lt;/dates&gt;&lt;isbn&gt;0022-1120&amp;#xD;1469-7645&lt;/isbn&gt;&lt;urls&gt;&lt;/urls&gt;&lt;electronic-resource-num&gt;10.1017/s0022112008005053&lt;/electronic-resource-num&gt;&lt;/record&gt;&lt;/Cite&gt;&lt;/EndNote&gt;</w:instrText>
      </w:r>
      <w:r w:rsidR="003B357A">
        <w:rPr>
          <w:rFonts w:eastAsia="DengXian" w:cs="Times New Roman"/>
          <w:kern w:val="0"/>
          <w:sz w:val="24"/>
          <w:szCs w:val="24"/>
        </w:rPr>
        <w:fldChar w:fldCharType="separate"/>
      </w:r>
      <w:r w:rsidR="00366727">
        <w:rPr>
          <w:rFonts w:eastAsia="DengXian" w:cs="Times New Roman"/>
          <w:noProof/>
          <w:kern w:val="0"/>
          <w:sz w:val="24"/>
          <w:szCs w:val="24"/>
        </w:rPr>
        <w:t>[</w:t>
      </w:r>
      <w:hyperlink w:anchor="_ENREF_41" w:tooltip="Tam, 2009 #99" w:history="1">
        <w:r w:rsidR="00AF0C39">
          <w:rPr>
            <w:rFonts w:eastAsia="DengXian" w:cs="Times New Roman"/>
            <w:noProof/>
            <w:kern w:val="0"/>
            <w:sz w:val="24"/>
            <w:szCs w:val="24"/>
          </w:rPr>
          <w:t>41</w:t>
        </w:r>
      </w:hyperlink>
      <w:r w:rsidR="00366727">
        <w:rPr>
          <w:rFonts w:eastAsia="DengXian" w:cs="Times New Roman"/>
          <w:noProof/>
          <w:kern w:val="0"/>
          <w:sz w:val="24"/>
          <w:szCs w:val="24"/>
        </w:rPr>
        <w:t>]</w:t>
      </w:r>
      <w:r w:rsidR="003B357A">
        <w:rPr>
          <w:rFonts w:eastAsia="DengXian" w:cs="Times New Roman"/>
          <w:kern w:val="0"/>
          <w:sz w:val="24"/>
          <w:szCs w:val="24"/>
        </w:rPr>
        <w:fldChar w:fldCharType="end"/>
      </w:r>
      <w:r w:rsidR="00BA5037">
        <w:rPr>
          <w:rFonts w:eastAsia="DengXian" w:cs="Times New Roman"/>
          <w:kern w:val="0"/>
          <w:sz w:val="24"/>
          <w:szCs w:val="24"/>
        </w:rPr>
        <w:t>,</w:t>
      </w:r>
      <w:r w:rsidRPr="008D6A47">
        <w:rPr>
          <w:rFonts w:eastAsia="DengXian" w:cs="Times New Roman"/>
          <w:kern w:val="0"/>
          <w:sz w:val="24"/>
          <w:szCs w:val="24"/>
        </w:rPr>
        <w:t xml:space="preserve"> of the water droplet</w:t>
      </w:r>
      <w:r w:rsidR="00B86971">
        <w:rPr>
          <w:rFonts w:eastAsia="DengXian" w:cs="Times New Roman"/>
          <w:kern w:val="0"/>
          <w:sz w:val="24"/>
          <w:szCs w:val="24"/>
        </w:rPr>
        <w:t xml:space="preserve"> </w:t>
      </w:r>
      <w:r w:rsidR="00005B63">
        <w:rPr>
          <w:rFonts w:eastAsia="DengXian" w:cs="Times New Roman"/>
          <w:kern w:val="0"/>
          <w:sz w:val="24"/>
          <w:szCs w:val="24"/>
        </w:rPr>
        <w:t xml:space="preserve">starts </w:t>
      </w:r>
      <w:r w:rsidR="00B86971">
        <w:rPr>
          <w:rFonts w:eastAsia="DengXian" w:cs="Times New Roman"/>
          <w:kern w:val="0"/>
          <w:sz w:val="24"/>
          <w:szCs w:val="24"/>
        </w:rPr>
        <w:t>play</w:t>
      </w:r>
      <w:r w:rsidR="00005B63">
        <w:rPr>
          <w:rFonts w:eastAsia="DengXian" w:cs="Times New Roman"/>
          <w:kern w:val="0"/>
          <w:sz w:val="24"/>
          <w:szCs w:val="24"/>
        </w:rPr>
        <w:t>ing</w:t>
      </w:r>
      <w:r w:rsidR="00B86971">
        <w:rPr>
          <w:rFonts w:eastAsia="DengXian" w:cs="Times New Roman"/>
          <w:kern w:val="0"/>
          <w:sz w:val="24"/>
          <w:szCs w:val="24"/>
        </w:rPr>
        <w:t xml:space="preserve"> a more important role</w:t>
      </w:r>
      <w:r w:rsidRPr="008D6A47">
        <w:rPr>
          <w:rFonts w:eastAsia="DengXian" w:cs="Times New Roman"/>
          <w:kern w:val="0"/>
          <w:sz w:val="24"/>
          <w:szCs w:val="24"/>
        </w:rPr>
        <w:t>.</w:t>
      </w:r>
      <w:r w:rsidR="00BA5037">
        <w:rPr>
          <w:rFonts w:eastAsia="DengXian" w:cs="Times New Roman"/>
          <w:kern w:val="0"/>
          <w:sz w:val="24"/>
          <w:szCs w:val="24"/>
        </w:rPr>
        <w:t xml:space="preserve"> As such,</w:t>
      </w:r>
      <w:r w:rsidRPr="008D6A47">
        <w:rPr>
          <w:rFonts w:eastAsia="DengXian" w:cs="Times New Roman"/>
          <w:kern w:val="0"/>
          <w:sz w:val="24"/>
          <w:szCs w:val="24"/>
        </w:rPr>
        <w:t xml:space="preserve"> </w:t>
      </w:r>
      <w:bookmarkStart w:id="3" w:name="_Hlk77268258"/>
      <w:r w:rsidR="00BA5037">
        <w:rPr>
          <w:rFonts w:eastAsia="DengXian" w:cs="Times New Roman"/>
          <w:kern w:val="0"/>
          <w:sz w:val="24"/>
          <w:szCs w:val="24"/>
        </w:rPr>
        <w:t>a</w:t>
      </w:r>
      <w:r w:rsidRPr="008D6A47">
        <w:rPr>
          <w:rFonts w:eastAsia="DengXian" w:cs="Times New Roman"/>
          <w:kern w:val="0"/>
          <w:sz w:val="24"/>
          <w:szCs w:val="24"/>
        </w:rPr>
        <w:t xml:space="preserve">n effective thermal conductivity </w:t>
      </w:r>
      <w:r w:rsidR="00BA5037">
        <w:rPr>
          <w:rFonts w:eastAsia="DengXian" w:cs="Times New Roman"/>
          <w:kern w:val="0"/>
          <w:sz w:val="24"/>
          <w:szCs w:val="24"/>
        </w:rPr>
        <w:t>was</w:t>
      </w:r>
      <w:r w:rsidRPr="008D6A47">
        <w:rPr>
          <w:rFonts w:eastAsia="DengXian" w:cs="Times New Roman"/>
          <w:kern w:val="0"/>
          <w:sz w:val="24"/>
          <w:szCs w:val="24"/>
        </w:rPr>
        <w:t xml:space="preserve"> </w:t>
      </w:r>
      <w:r w:rsidR="00005B63">
        <w:rPr>
          <w:rFonts w:eastAsia="DengXian" w:cs="Times New Roman"/>
          <w:kern w:val="0"/>
          <w:sz w:val="24"/>
          <w:szCs w:val="24"/>
        </w:rPr>
        <w:t>adopt</w:t>
      </w:r>
      <w:r w:rsidRPr="008D6A47">
        <w:rPr>
          <w:rFonts w:eastAsia="DengXian" w:cs="Times New Roman"/>
          <w:kern w:val="0"/>
          <w:sz w:val="24"/>
          <w:szCs w:val="24"/>
        </w:rPr>
        <w:t xml:space="preserve">ed </w:t>
      </w:r>
      <w:r w:rsidR="00BA5037">
        <w:rPr>
          <w:rFonts w:eastAsia="DengXian" w:cs="Times New Roman"/>
          <w:kern w:val="0"/>
          <w:sz w:val="24"/>
          <w:szCs w:val="24"/>
        </w:rPr>
        <w:t xml:space="preserve">by us </w:t>
      </w:r>
      <w:r w:rsidRPr="008D6A47">
        <w:rPr>
          <w:rFonts w:eastAsia="DengXian" w:cs="Times New Roman"/>
          <w:kern w:val="0"/>
          <w:sz w:val="24"/>
          <w:szCs w:val="24"/>
        </w:rPr>
        <w:t xml:space="preserve">as a correction factor to </w:t>
      </w:r>
      <w:r w:rsidR="00BA5037">
        <w:rPr>
          <w:rFonts w:eastAsia="DengXian" w:cs="Times New Roman"/>
          <w:kern w:val="0"/>
          <w:sz w:val="24"/>
          <w:szCs w:val="24"/>
        </w:rPr>
        <w:t>account for</w:t>
      </w:r>
      <w:r w:rsidR="00BA5037" w:rsidRPr="008D6A47">
        <w:rPr>
          <w:rFonts w:eastAsia="DengXian" w:cs="Times New Roman"/>
          <w:kern w:val="0"/>
          <w:sz w:val="24"/>
          <w:szCs w:val="24"/>
        </w:rPr>
        <w:t xml:space="preserve"> </w:t>
      </w:r>
      <w:r w:rsidRPr="008D6A47">
        <w:rPr>
          <w:rFonts w:eastAsia="DengXian" w:cs="Times New Roman"/>
          <w:kern w:val="0"/>
          <w:sz w:val="24"/>
          <w:szCs w:val="24"/>
        </w:rPr>
        <w:t>the effect of convection heat transfer in</w:t>
      </w:r>
      <w:r w:rsidR="00BA5037">
        <w:rPr>
          <w:rFonts w:eastAsia="DengXian" w:cs="Times New Roman"/>
          <w:kern w:val="0"/>
          <w:sz w:val="24"/>
          <w:szCs w:val="24"/>
        </w:rPr>
        <w:t>side</w:t>
      </w:r>
      <w:r w:rsidRPr="008D6A47">
        <w:rPr>
          <w:rFonts w:eastAsia="DengXian" w:cs="Times New Roman"/>
          <w:kern w:val="0"/>
          <w:sz w:val="24"/>
          <w:szCs w:val="24"/>
        </w:rPr>
        <w:t xml:space="preserve"> the water droplet. </w:t>
      </w:r>
      <w:bookmarkEnd w:id="3"/>
      <w:r w:rsidR="001C27FA">
        <w:rPr>
          <w:rFonts w:eastAsia="DengXian" w:cs="Times New Roman"/>
          <w:kern w:val="0"/>
          <w:sz w:val="24"/>
          <w:szCs w:val="24"/>
        </w:rPr>
        <w:t xml:space="preserve">The average temperatures of </w:t>
      </w:r>
      <w:r w:rsidR="006A6882">
        <w:rPr>
          <w:rFonts w:eastAsia="DengXian" w:cs="Times New Roman"/>
          <w:kern w:val="0"/>
          <w:sz w:val="24"/>
          <w:szCs w:val="24"/>
        </w:rPr>
        <w:t xml:space="preserve">the </w:t>
      </w:r>
      <w:r w:rsidR="001C27FA">
        <w:rPr>
          <w:rFonts w:eastAsia="DengXian" w:cs="Times New Roman"/>
          <w:kern w:val="0"/>
          <w:sz w:val="24"/>
          <w:szCs w:val="24"/>
        </w:rPr>
        <w:t xml:space="preserve">droplet base surface </w:t>
      </w:r>
      <w:r w:rsidR="006A6882">
        <w:rPr>
          <w:rFonts w:eastAsia="DengXian" w:cs="Times New Roman"/>
          <w:kern w:val="0"/>
          <w:sz w:val="24"/>
          <w:szCs w:val="24"/>
        </w:rPr>
        <w:t>were</w:t>
      </w:r>
      <w:r w:rsidR="001C27FA">
        <w:rPr>
          <w:rFonts w:eastAsia="DengXian" w:cs="Times New Roman"/>
          <w:kern w:val="0"/>
          <w:sz w:val="24"/>
          <w:szCs w:val="24"/>
        </w:rPr>
        <w:t xml:space="preserve"> calculated and the temperature differences between </w:t>
      </w:r>
      <w:r w:rsidR="006A6882">
        <w:rPr>
          <w:rFonts w:eastAsia="DengXian" w:cs="Times New Roman"/>
          <w:kern w:val="0"/>
          <w:sz w:val="24"/>
          <w:szCs w:val="24"/>
        </w:rPr>
        <w:t xml:space="preserve">the </w:t>
      </w:r>
      <w:r w:rsidR="001C27FA">
        <w:rPr>
          <w:rFonts w:eastAsia="DengXian" w:cs="Times New Roman"/>
          <w:kern w:val="0"/>
          <w:sz w:val="24"/>
          <w:szCs w:val="24"/>
        </w:rPr>
        <w:t xml:space="preserve">droplet base and </w:t>
      </w:r>
      <w:r w:rsidR="006A6882">
        <w:rPr>
          <w:rFonts w:eastAsia="DengXian" w:cs="Times New Roman"/>
          <w:kern w:val="0"/>
          <w:sz w:val="24"/>
          <w:szCs w:val="24"/>
        </w:rPr>
        <w:t xml:space="preserve">the </w:t>
      </w:r>
      <w:r w:rsidR="001C27FA">
        <w:rPr>
          <w:rFonts w:eastAsia="DengXian" w:cs="Times New Roman"/>
          <w:kern w:val="0"/>
          <w:sz w:val="24"/>
          <w:szCs w:val="24"/>
        </w:rPr>
        <w:t xml:space="preserve">substrate base </w:t>
      </w:r>
      <w:r w:rsidR="006A6882">
        <w:rPr>
          <w:rFonts w:eastAsia="DengXian" w:cs="Times New Roman"/>
          <w:kern w:val="0"/>
          <w:sz w:val="24"/>
          <w:szCs w:val="24"/>
        </w:rPr>
        <w:t>were</w:t>
      </w:r>
      <w:r w:rsidR="009C6A01">
        <w:rPr>
          <w:rFonts w:eastAsia="DengXian" w:cs="Times New Roman"/>
          <w:kern w:val="0"/>
          <w:sz w:val="24"/>
          <w:szCs w:val="24"/>
        </w:rPr>
        <w:t xml:space="preserve"> about</w:t>
      </w:r>
      <w:r w:rsidR="001C27FA">
        <w:rPr>
          <w:rFonts w:eastAsia="DengXian" w:cs="Times New Roman"/>
          <w:kern w:val="0"/>
          <w:sz w:val="24"/>
          <w:szCs w:val="24"/>
        </w:rPr>
        <w:t xml:space="preserve"> 12.5 °C and 18 °C</w:t>
      </w:r>
      <w:r w:rsidR="006A6882">
        <w:rPr>
          <w:rFonts w:eastAsia="DengXian" w:cs="Times New Roman"/>
          <w:kern w:val="0"/>
          <w:sz w:val="24"/>
          <w:szCs w:val="24"/>
        </w:rPr>
        <w:t>, respectively,</w:t>
      </w:r>
      <w:r w:rsidR="001C27FA">
        <w:rPr>
          <w:rFonts w:eastAsia="DengXian" w:cs="Times New Roman"/>
          <w:kern w:val="0"/>
          <w:sz w:val="24"/>
          <w:szCs w:val="24"/>
        </w:rPr>
        <w:t xml:space="preserve"> for droplet evaporation on substrates heated at 100 °C and 120 °C, which explains the </w:t>
      </w:r>
      <w:r w:rsidR="006A6882">
        <w:rPr>
          <w:rFonts w:eastAsia="DengXian" w:cs="Times New Roman"/>
          <w:kern w:val="0"/>
          <w:sz w:val="24"/>
          <w:szCs w:val="24"/>
        </w:rPr>
        <w:t xml:space="preserve">depressed or delayed </w:t>
      </w:r>
      <w:r w:rsidR="001C27FA">
        <w:rPr>
          <w:rFonts w:eastAsia="DengXian" w:cs="Times New Roman"/>
          <w:kern w:val="0"/>
          <w:sz w:val="24"/>
          <w:szCs w:val="24"/>
        </w:rPr>
        <w:t xml:space="preserve">boiling of droplets on the superheated substrates. This study </w:t>
      </w:r>
      <w:r w:rsidR="009C6A01">
        <w:rPr>
          <w:rFonts w:eastAsia="DengXian" w:cs="Times New Roman"/>
          <w:kern w:val="0"/>
          <w:sz w:val="24"/>
          <w:szCs w:val="24"/>
        </w:rPr>
        <w:t>could deepen our understanding of droplet evaporation on hot micro</w:t>
      </w:r>
      <w:r w:rsidR="00270663">
        <w:rPr>
          <w:rFonts w:eastAsia="DengXian" w:cs="Times New Roman"/>
          <w:kern w:val="0"/>
          <w:sz w:val="24"/>
          <w:szCs w:val="24"/>
        </w:rPr>
        <w:t>-</w:t>
      </w:r>
      <w:r w:rsidR="009C6A01">
        <w:rPr>
          <w:rFonts w:eastAsia="DengXian" w:cs="Times New Roman"/>
          <w:kern w:val="0"/>
          <w:sz w:val="24"/>
          <w:szCs w:val="24"/>
        </w:rPr>
        <w:t xml:space="preserve">structured surfaces and </w:t>
      </w:r>
      <w:r w:rsidR="009C6A01" w:rsidRPr="008D6A47">
        <w:rPr>
          <w:rFonts w:eastAsia="DengXian" w:cs="Times New Roman"/>
          <w:kern w:val="0"/>
          <w:sz w:val="24"/>
          <w:szCs w:val="24"/>
        </w:rPr>
        <w:t xml:space="preserve">provide us a potential way to control the sessile droplet evaporation on non-wetting surfaces. </w:t>
      </w:r>
    </w:p>
    <w:p w14:paraId="2E20C056" w14:textId="09724E94" w:rsidR="00C43C1E" w:rsidRPr="00C43C1E" w:rsidRDefault="00C43C1E" w:rsidP="008D6A47">
      <w:pPr>
        <w:spacing w:line="360" w:lineRule="auto"/>
        <w:rPr>
          <w:rFonts w:eastAsia="DengXian" w:cs="Times New Roman"/>
          <w:b/>
          <w:bCs/>
          <w:iCs/>
          <w:sz w:val="24"/>
          <w:szCs w:val="28"/>
        </w:rPr>
      </w:pPr>
      <w:r w:rsidRPr="00C43C1E">
        <w:rPr>
          <w:rFonts w:eastAsia="DengXian" w:cs="Times New Roman"/>
          <w:b/>
          <w:bCs/>
          <w:iCs/>
          <w:sz w:val="24"/>
          <w:szCs w:val="28"/>
        </w:rPr>
        <w:lastRenderedPageBreak/>
        <w:t>2. Experimental methodology</w:t>
      </w:r>
    </w:p>
    <w:p w14:paraId="397F7D15" w14:textId="0DCF36D0"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2.1 Substrates</w:t>
      </w:r>
      <w:r w:rsidR="007A2ACA">
        <w:rPr>
          <w:rFonts w:eastAsia="DengXian" w:cs="Times New Roman"/>
          <w:b/>
          <w:bCs/>
          <w:iCs/>
          <w:sz w:val="24"/>
          <w:szCs w:val="28"/>
        </w:rPr>
        <w:t xml:space="preserve"> with micropillars</w:t>
      </w:r>
    </w:p>
    <w:p w14:paraId="6AEE604C" w14:textId="50F06444" w:rsidR="00C43C1E" w:rsidRPr="00C43C1E" w:rsidRDefault="005A75B8" w:rsidP="00856045">
      <w:pPr>
        <w:spacing w:line="360" w:lineRule="auto"/>
        <w:ind w:firstLine="360"/>
        <w:rPr>
          <w:rFonts w:eastAsia="DengXian" w:cs="Times New Roman"/>
          <w:iCs/>
          <w:sz w:val="24"/>
          <w:szCs w:val="28"/>
        </w:rPr>
      </w:pPr>
      <w:r>
        <w:rPr>
          <w:rFonts w:eastAsia="DengXian" w:cs="Times New Roman"/>
          <w:iCs/>
          <w:sz w:val="24"/>
          <w:szCs w:val="28"/>
        </w:rPr>
        <w:t xml:space="preserve">Micropillars patterned on </w:t>
      </w:r>
      <w:r w:rsidR="007A2ACA">
        <w:rPr>
          <w:rFonts w:eastAsia="DengXian" w:cs="Times New Roman"/>
          <w:iCs/>
          <w:sz w:val="24"/>
          <w:szCs w:val="28"/>
        </w:rPr>
        <w:t xml:space="preserve">a </w:t>
      </w:r>
      <w:r>
        <w:rPr>
          <w:rFonts w:eastAsia="DengXian" w:cs="Times New Roman"/>
          <w:iCs/>
          <w:sz w:val="24"/>
          <w:szCs w:val="28"/>
        </w:rPr>
        <w:t>s</w:t>
      </w:r>
      <w:r w:rsidR="00882062">
        <w:rPr>
          <w:rFonts w:eastAsia="DengXian" w:cs="Times New Roman"/>
          <w:iCs/>
          <w:sz w:val="24"/>
          <w:szCs w:val="28"/>
        </w:rPr>
        <w:t xml:space="preserve">ilicon </w:t>
      </w:r>
      <w:r w:rsidR="007A2ACA">
        <w:rPr>
          <w:rFonts w:eastAsia="DengXian" w:cs="Times New Roman"/>
          <w:iCs/>
          <w:sz w:val="24"/>
          <w:szCs w:val="28"/>
        </w:rPr>
        <w:t>wafer</w:t>
      </w:r>
      <w:r w:rsidR="00882062">
        <w:rPr>
          <w:rFonts w:eastAsia="DengXian" w:cs="Times New Roman"/>
          <w:iCs/>
          <w:sz w:val="24"/>
          <w:szCs w:val="28"/>
        </w:rPr>
        <w:t xml:space="preserve"> </w:t>
      </w:r>
      <w:r w:rsidR="0021175C">
        <w:rPr>
          <w:rFonts w:eastAsia="DengXian" w:cs="Times New Roman"/>
          <w:iCs/>
          <w:sz w:val="24"/>
          <w:szCs w:val="28"/>
        </w:rPr>
        <w:t xml:space="preserve">were </w:t>
      </w:r>
      <w:r w:rsidR="00882062">
        <w:rPr>
          <w:rFonts w:eastAsia="DengXian" w:cs="Times New Roman"/>
          <w:iCs/>
          <w:sz w:val="24"/>
          <w:szCs w:val="28"/>
        </w:rPr>
        <w:t>manufactured by standard contact photolithography process and deep reactive ion etching method</w:t>
      </w:r>
      <w:r w:rsidR="00990CB5">
        <w:rPr>
          <w:rFonts w:eastAsia="DengXian" w:cs="Times New Roman"/>
          <w:iCs/>
          <w:sz w:val="24"/>
          <w:szCs w:val="28"/>
        </w:rPr>
        <w:fldChar w:fldCharType="begin">
          <w:fldData xml:space="preserve">PEVuZE5vdGU+PENpdGU+PEF1dGhvcj5Tb25nPC9BdXRob3I+PFllYXI+MjAyMDwvWWVhcj48UmVj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</w:fldData>
        </w:fldChar>
      </w:r>
      <w:r w:rsidR="00366727">
        <w:rPr>
          <w:rFonts w:eastAsia="DengXian" w:cs="Times New Roman"/>
          <w:iCs/>
          <w:sz w:val="24"/>
          <w:szCs w:val="28"/>
        </w:rPr>
        <w:instrText xml:space="preserve"> ADDIN EN.CITE </w:instrText>
      </w:r>
      <w:r w:rsidR="00366727">
        <w:rPr>
          <w:rFonts w:eastAsia="DengXian" w:cs="Times New Roman"/>
          <w:iCs/>
          <w:sz w:val="24"/>
          <w:szCs w:val="28"/>
        </w:rPr>
        <w:fldChar w:fldCharType="begin">
          <w:fldData xml:space="preserve">PEVuZE5vdGU+PENpdGU+PEF1dGhvcj5Tb25nPC9BdXRob3I+PFllYXI+MjAyMDwvWWVhcj48UmVj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</w:fldData>
        </w:fldChar>
      </w:r>
      <w:r w:rsidR="00366727">
        <w:rPr>
          <w:rFonts w:eastAsia="DengXian" w:cs="Times New Roman"/>
          <w:iCs/>
          <w:sz w:val="24"/>
          <w:szCs w:val="28"/>
        </w:rPr>
        <w:instrText xml:space="preserve"> ADDIN EN.CITE.DATA </w:instrText>
      </w:r>
      <w:r w:rsidR="00366727">
        <w:rPr>
          <w:rFonts w:eastAsia="DengXian" w:cs="Times New Roman"/>
          <w:iCs/>
          <w:sz w:val="24"/>
          <w:szCs w:val="28"/>
        </w:rPr>
      </w:r>
      <w:r w:rsidR="00366727">
        <w:rPr>
          <w:rFonts w:eastAsia="DengXian" w:cs="Times New Roman"/>
          <w:iCs/>
          <w:sz w:val="24"/>
          <w:szCs w:val="28"/>
        </w:rPr>
        <w:fldChar w:fldCharType="end"/>
      </w:r>
      <w:r w:rsidR="00990CB5">
        <w:rPr>
          <w:rFonts w:eastAsia="DengXian" w:cs="Times New Roman"/>
          <w:iCs/>
          <w:sz w:val="24"/>
          <w:szCs w:val="28"/>
        </w:rPr>
      </w:r>
      <w:r w:rsidR="00990CB5">
        <w:rPr>
          <w:rFonts w:eastAsia="DengXian" w:cs="Times New Roman"/>
          <w:iCs/>
          <w:sz w:val="24"/>
          <w:szCs w:val="28"/>
        </w:rPr>
        <w:fldChar w:fldCharType="separate"/>
      </w:r>
      <w:r w:rsidR="00366727">
        <w:rPr>
          <w:rFonts w:eastAsia="DengXian" w:cs="Times New Roman"/>
          <w:iCs/>
          <w:noProof/>
          <w:sz w:val="24"/>
          <w:szCs w:val="28"/>
        </w:rPr>
        <w:t>[</w:t>
      </w:r>
      <w:hyperlink w:anchor="_ENREF_5" w:tooltip="Song, 2020 #78" w:history="1">
        <w:r w:rsidR="00AF0C39">
          <w:rPr>
            <w:rFonts w:eastAsia="DengXian" w:cs="Times New Roman"/>
            <w:iCs/>
            <w:noProof/>
            <w:sz w:val="24"/>
            <w:szCs w:val="28"/>
          </w:rPr>
          <w:t>5</w:t>
        </w:r>
      </w:hyperlink>
      <w:r w:rsidR="00366727">
        <w:rPr>
          <w:rFonts w:eastAsia="DengXian" w:cs="Times New Roman"/>
          <w:iCs/>
          <w:noProof/>
          <w:sz w:val="24"/>
          <w:szCs w:val="28"/>
        </w:rPr>
        <w:t xml:space="preserve">, </w:t>
      </w:r>
      <w:hyperlink w:anchor="_ENREF_42" w:tooltip="Cheng, 2012 #289" w:history="1">
        <w:r w:rsidR="00AF0C39">
          <w:rPr>
            <w:rFonts w:eastAsia="DengXian" w:cs="Times New Roman"/>
            <w:iCs/>
            <w:noProof/>
            <w:sz w:val="24"/>
            <w:szCs w:val="28"/>
          </w:rPr>
          <w:t>42-44</w:t>
        </w:r>
      </w:hyperlink>
      <w:r w:rsidR="00366727">
        <w:rPr>
          <w:rFonts w:eastAsia="DengXian" w:cs="Times New Roman"/>
          <w:iCs/>
          <w:noProof/>
          <w:sz w:val="24"/>
          <w:szCs w:val="28"/>
        </w:rPr>
        <w:t>]</w:t>
      </w:r>
      <w:r w:rsidR="00990CB5">
        <w:rPr>
          <w:rFonts w:eastAsia="DengXian" w:cs="Times New Roman"/>
          <w:iCs/>
          <w:sz w:val="24"/>
          <w:szCs w:val="28"/>
        </w:rPr>
        <w:fldChar w:fldCharType="end"/>
      </w:r>
      <w:r w:rsidR="00882062">
        <w:rPr>
          <w:rFonts w:eastAsia="DengXian" w:cs="Times New Roman"/>
          <w:iCs/>
          <w:sz w:val="24"/>
          <w:szCs w:val="28"/>
        </w:rPr>
        <w:t>.</w:t>
      </w:r>
      <w:r w:rsidR="00597BEC">
        <w:rPr>
          <w:rFonts w:eastAsia="DengXian" w:cs="Times New Roman"/>
          <w:iCs/>
          <w:sz w:val="24"/>
          <w:szCs w:val="28"/>
        </w:rPr>
        <w:t xml:space="preserve"> </w:t>
      </w:r>
      <w:r w:rsidR="004B5299">
        <w:rPr>
          <w:rFonts w:eastAsia="DengXian" w:cs="Times New Roman"/>
          <w:iCs/>
          <w:sz w:val="24"/>
          <w:szCs w:val="28"/>
        </w:rPr>
        <w:t>Three kinds of substrate</w:t>
      </w:r>
      <w:r w:rsidR="00B60335">
        <w:rPr>
          <w:rFonts w:eastAsia="DengXian" w:cs="Times New Roman"/>
          <w:iCs/>
          <w:sz w:val="24"/>
          <w:szCs w:val="28"/>
        </w:rPr>
        <w:t>s</w:t>
      </w:r>
      <w:r w:rsidR="00275C08">
        <w:rPr>
          <w:rFonts w:eastAsia="DengXian" w:cs="Times New Roman"/>
          <w:iCs/>
          <w:sz w:val="24"/>
          <w:szCs w:val="28"/>
        </w:rPr>
        <w:t xml:space="preserve"> of 1 mm </w:t>
      </w:r>
      <w:r w:rsidR="00B60335">
        <w:rPr>
          <w:rFonts w:eastAsia="DengXian" w:cs="Times New Roman"/>
          <w:iCs/>
          <w:sz w:val="24"/>
          <w:szCs w:val="28"/>
        </w:rPr>
        <w:t xml:space="preserve">thick </w:t>
      </w:r>
      <w:r w:rsidR="00275C08">
        <w:rPr>
          <w:rFonts w:eastAsia="DengXian" w:cs="Times New Roman"/>
          <w:iCs/>
          <w:sz w:val="24"/>
          <w:szCs w:val="28"/>
        </w:rPr>
        <w:t>and</w:t>
      </w:r>
      <w:r w:rsidR="004B5299">
        <w:rPr>
          <w:rFonts w:eastAsia="DengXian" w:cs="Times New Roman"/>
          <w:iCs/>
          <w:sz w:val="24"/>
          <w:szCs w:val="28"/>
        </w:rPr>
        <w:t xml:space="preserve"> textured with cylindrical micropillar arrays with </w:t>
      </w:r>
      <w:r w:rsidR="00B60335">
        <w:rPr>
          <w:rFonts w:eastAsia="DengXian" w:cs="Times New Roman"/>
          <w:iCs/>
          <w:sz w:val="24"/>
          <w:szCs w:val="28"/>
        </w:rPr>
        <w:t>vary</w:t>
      </w:r>
      <w:r w:rsidR="004B5299">
        <w:rPr>
          <w:rFonts w:eastAsia="DengXian" w:cs="Times New Roman"/>
          <w:iCs/>
          <w:sz w:val="24"/>
          <w:szCs w:val="28"/>
        </w:rPr>
        <w:t>ing micropillar periodicity (</w:t>
      </w:r>
      <w:r w:rsidR="004B5299" w:rsidRPr="004B5299">
        <w:rPr>
          <w:rFonts w:eastAsia="DengXian" w:cs="Times New Roman"/>
          <w:i/>
          <w:sz w:val="24"/>
          <w:szCs w:val="28"/>
        </w:rPr>
        <w:t>P</w:t>
      </w:r>
      <w:r w:rsidR="004B5299">
        <w:rPr>
          <w:rFonts w:eastAsia="DengXian" w:cs="Times New Roman"/>
          <w:iCs/>
          <w:sz w:val="24"/>
          <w:szCs w:val="28"/>
        </w:rPr>
        <w:t xml:space="preserve">) </w:t>
      </w:r>
      <w:r w:rsidR="0021175C">
        <w:rPr>
          <w:rFonts w:eastAsia="DengXian" w:cs="Times New Roman"/>
          <w:iCs/>
          <w:sz w:val="24"/>
          <w:szCs w:val="28"/>
        </w:rPr>
        <w:t>were</w:t>
      </w:r>
      <w:r w:rsidR="004B5299">
        <w:rPr>
          <w:rFonts w:eastAsia="DengXian" w:cs="Times New Roman"/>
          <w:iCs/>
          <w:sz w:val="24"/>
          <w:szCs w:val="28"/>
        </w:rPr>
        <w:t xml:space="preserve"> used in this </w:t>
      </w:r>
      <w:r w:rsidR="00606078">
        <w:rPr>
          <w:rFonts w:eastAsia="DengXian" w:cs="Times New Roman"/>
          <w:iCs/>
          <w:sz w:val="24"/>
          <w:szCs w:val="28"/>
        </w:rPr>
        <w:t>study</w:t>
      </w:r>
      <w:r w:rsidR="004B5299">
        <w:rPr>
          <w:rFonts w:eastAsia="DengXian" w:cs="Times New Roman"/>
          <w:iCs/>
          <w:sz w:val="24"/>
          <w:szCs w:val="28"/>
        </w:rPr>
        <w:t xml:space="preserve">. The geometry information of the substrates is listed in Table 1 and the scanning electron microscope (SEM) image of one sample </w:t>
      </w:r>
      <w:r w:rsidR="00B60335">
        <w:rPr>
          <w:rFonts w:eastAsia="DengXian" w:cs="Times New Roman"/>
          <w:iCs/>
          <w:sz w:val="24"/>
          <w:szCs w:val="28"/>
        </w:rPr>
        <w:t xml:space="preserve">substrate </w:t>
      </w:r>
      <w:r w:rsidR="004B5299">
        <w:rPr>
          <w:rFonts w:eastAsia="DengXian" w:cs="Times New Roman"/>
          <w:iCs/>
          <w:sz w:val="24"/>
          <w:szCs w:val="28"/>
        </w:rPr>
        <w:t>is shown in Fig. 1</w:t>
      </w:r>
      <w:r w:rsidR="00C43C1E" w:rsidRPr="00C43C1E">
        <w:rPr>
          <w:rFonts w:eastAsia="DengXian" w:cs="Times New Roman"/>
          <w:iCs/>
          <w:sz w:val="24"/>
          <w:szCs w:val="28"/>
        </w:rPr>
        <w:t xml:space="preserve">. All the substrates were conformally coated with silane (Trichloro (1H,1H,2H,2H-per </w:t>
      </w:r>
      <w:proofErr w:type="spellStart"/>
      <w:r w:rsidR="00C43C1E" w:rsidRPr="00C43C1E">
        <w:rPr>
          <w:rFonts w:eastAsia="DengXian" w:cs="Times New Roman"/>
          <w:iCs/>
          <w:sz w:val="24"/>
          <w:szCs w:val="28"/>
        </w:rPr>
        <w:t>fluorooctyl</w:t>
      </w:r>
      <w:proofErr w:type="spellEnd"/>
      <w:r w:rsidR="00C43C1E" w:rsidRPr="00C43C1E">
        <w:rPr>
          <w:rFonts w:eastAsia="DengXian" w:cs="Times New Roman"/>
          <w:iCs/>
          <w:sz w:val="24"/>
          <w:szCs w:val="28"/>
        </w:rPr>
        <w:t>)-silane, Sigma-Aldrich) using standard chemical vapor deposition (CVD) process</w:t>
      </w:r>
      <w:r w:rsidR="0021175C">
        <w:rPr>
          <w:rFonts w:eastAsia="DengXian" w:cs="Times New Roman"/>
          <w:iCs/>
          <w:sz w:val="24"/>
          <w:szCs w:val="28"/>
        </w:rPr>
        <w:t xml:space="preserve"> for </w:t>
      </w:r>
      <w:proofErr w:type="spellStart"/>
      <w:r w:rsidR="0021175C">
        <w:rPr>
          <w:rFonts w:eastAsia="DengXian" w:cs="Times New Roman"/>
          <w:iCs/>
          <w:sz w:val="24"/>
          <w:szCs w:val="28"/>
        </w:rPr>
        <w:t>superhydrophobicity</w:t>
      </w:r>
      <w:proofErr w:type="spellEnd"/>
      <w:r w:rsidR="00B60335">
        <w:rPr>
          <w:rFonts w:eastAsia="DengXian" w:cs="Times New Roman"/>
          <w:iCs/>
          <w:sz w:val="24"/>
          <w:szCs w:val="28"/>
        </w:rPr>
        <w:t xml:space="preserve"> enhancement</w:t>
      </w:r>
      <w:r w:rsidR="00990CB5">
        <w:rPr>
          <w:rFonts w:eastAsia="DengXian" w:cs="Times New Roman"/>
          <w:iCs/>
          <w:sz w:val="24"/>
          <w:szCs w:val="28"/>
        </w:rPr>
        <w:fldChar w:fldCharType="begin">
          <w:fldData xml:space="preserve">PEVuZE5vdGU+PENpdGU+PEF1dGhvcj5CYWR2PC9BdXRob3I+PFllYXI+MjAxNzwvWWVhcj48UmVj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</w:fldData>
        </w:fldChar>
      </w:r>
      <w:r w:rsidR="00366727">
        <w:rPr>
          <w:rFonts w:eastAsia="DengXian" w:cs="Times New Roman"/>
          <w:iCs/>
          <w:sz w:val="24"/>
          <w:szCs w:val="28"/>
        </w:rPr>
        <w:instrText xml:space="preserve"> ADDIN EN.CITE </w:instrText>
      </w:r>
      <w:r w:rsidR="00366727">
        <w:rPr>
          <w:rFonts w:eastAsia="DengXian" w:cs="Times New Roman"/>
          <w:iCs/>
          <w:sz w:val="24"/>
          <w:szCs w:val="28"/>
        </w:rPr>
        <w:fldChar w:fldCharType="begin">
          <w:fldData xml:space="preserve">PEVuZE5vdGU+PENpdGU+PEF1dGhvcj5CYWR2PC9BdXRob3I+PFllYXI+MjAxNzwvWWVhcj48UmVj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</w:fldData>
        </w:fldChar>
      </w:r>
      <w:r w:rsidR="00366727">
        <w:rPr>
          <w:rFonts w:eastAsia="DengXian" w:cs="Times New Roman"/>
          <w:iCs/>
          <w:sz w:val="24"/>
          <w:szCs w:val="28"/>
        </w:rPr>
        <w:instrText xml:space="preserve"> ADDIN EN.CITE.DATA </w:instrText>
      </w:r>
      <w:r w:rsidR="00366727">
        <w:rPr>
          <w:rFonts w:eastAsia="DengXian" w:cs="Times New Roman"/>
          <w:iCs/>
          <w:sz w:val="24"/>
          <w:szCs w:val="28"/>
        </w:rPr>
      </w:r>
      <w:r w:rsidR="00366727">
        <w:rPr>
          <w:rFonts w:eastAsia="DengXian" w:cs="Times New Roman"/>
          <w:iCs/>
          <w:sz w:val="24"/>
          <w:szCs w:val="28"/>
        </w:rPr>
        <w:fldChar w:fldCharType="end"/>
      </w:r>
      <w:r w:rsidR="00990CB5">
        <w:rPr>
          <w:rFonts w:eastAsia="DengXian" w:cs="Times New Roman"/>
          <w:iCs/>
          <w:sz w:val="24"/>
          <w:szCs w:val="28"/>
        </w:rPr>
      </w:r>
      <w:r w:rsidR="00990CB5">
        <w:rPr>
          <w:rFonts w:eastAsia="DengXian" w:cs="Times New Roman"/>
          <w:iCs/>
          <w:sz w:val="24"/>
          <w:szCs w:val="28"/>
        </w:rPr>
        <w:fldChar w:fldCharType="separate"/>
      </w:r>
      <w:r w:rsidR="00366727">
        <w:rPr>
          <w:rFonts w:eastAsia="DengXian" w:cs="Times New Roman"/>
          <w:iCs/>
          <w:noProof/>
          <w:sz w:val="24"/>
          <w:szCs w:val="28"/>
        </w:rPr>
        <w:t>[</w:t>
      </w:r>
      <w:hyperlink w:anchor="_ENREF_45" w:tooltip="Badv, 2017 #287" w:history="1">
        <w:r w:rsidR="00AF0C39">
          <w:rPr>
            <w:rFonts w:eastAsia="DengXian" w:cs="Times New Roman"/>
            <w:iCs/>
            <w:noProof/>
            <w:sz w:val="24"/>
            <w:szCs w:val="28"/>
          </w:rPr>
          <w:t>45</w:t>
        </w:r>
      </w:hyperlink>
      <w:r w:rsidR="00366727">
        <w:rPr>
          <w:rFonts w:eastAsia="DengXian" w:cs="Times New Roman"/>
          <w:iCs/>
          <w:noProof/>
          <w:sz w:val="24"/>
          <w:szCs w:val="28"/>
        </w:rPr>
        <w:t>]</w:t>
      </w:r>
      <w:r w:rsidR="00990CB5">
        <w:rPr>
          <w:rFonts w:eastAsia="DengXian" w:cs="Times New Roman"/>
          <w:iCs/>
          <w:sz w:val="24"/>
          <w:szCs w:val="28"/>
        </w:rPr>
        <w:fldChar w:fldCharType="end"/>
      </w:r>
      <w:r w:rsidR="00C43C1E" w:rsidRPr="00C43C1E">
        <w:rPr>
          <w:rFonts w:eastAsia="DengXian" w:cs="Times New Roman"/>
          <w:iCs/>
          <w:sz w:val="24"/>
          <w:szCs w:val="28"/>
        </w:rPr>
        <w:t xml:space="preserve">. Then the substrates were </w:t>
      </w:r>
      <w:r w:rsidR="00EE28CA" w:rsidRPr="00C43C1E">
        <w:rPr>
          <w:rFonts w:eastAsia="DengXian" w:cs="Times New Roman"/>
          <w:iCs/>
          <w:sz w:val="24"/>
          <w:szCs w:val="28"/>
        </w:rPr>
        <w:t>bak</w:t>
      </w:r>
      <w:r w:rsidR="00C43C1E" w:rsidRPr="00C43C1E">
        <w:rPr>
          <w:rFonts w:eastAsia="DengXian" w:cs="Times New Roman"/>
          <w:iCs/>
          <w:sz w:val="24"/>
          <w:szCs w:val="28"/>
        </w:rPr>
        <w:t>ed on a</w:t>
      </w:r>
      <w:r w:rsidR="00EE28CA" w:rsidRPr="00EE28CA">
        <w:rPr>
          <w:rFonts w:eastAsia="DengXian" w:cs="Times New Roman"/>
          <w:iCs/>
          <w:sz w:val="24"/>
          <w:szCs w:val="28"/>
        </w:rPr>
        <w:t xml:space="preserve"> </w:t>
      </w:r>
      <w:r w:rsidR="00EE28CA" w:rsidRPr="00C43C1E">
        <w:rPr>
          <w:rFonts w:eastAsia="DengXian" w:cs="Times New Roman"/>
          <w:iCs/>
          <w:sz w:val="24"/>
          <w:szCs w:val="28"/>
        </w:rPr>
        <w:t>hot plate</w:t>
      </w:r>
      <w:r w:rsidR="00EE28CA">
        <w:rPr>
          <w:rFonts w:eastAsia="DengXian" w:cs="Times New Roman"/>
          <w:iCs/>
          <w:sz w:val="24"/>
          <w:szCs w:val="28"/>
        </w:rPr>
        <w:t xml:space="preserve"> at</w:t>
      </w:r>
      <w:r w:rsidR="00C43C1E" w:rsidRPr="00C43C1E">
        <w:rPr>
          <w:rFonts w:eastAsia="DengXian" w:cs="Times New Roman"/>
          <w:iCs/>
          <w:sz w:val="24"/>
          <w:szCs w:val="28"/>
        </w:rPr>
        <w:t xml:space="preserve"> </w:t>
      </w:r>
      <w:r w:rsidR="00597BEC">
        <w:rPr>
          <w:rFonts w:eastAsia="DengXian" w:cs="Times New Roman"/>
          <w:iCs/>
          <w:sz w:val="24"/>
          <w:szCs w:val="28"/>
        </w:rPr>
        <w:t>10</w:t>
      </w:r>
      <w:r w:rsidR="00C43C1E" w:rsidRPr="00C43C1E">
        <w:rPr>
          <w:rFonts w:eastAsia="DengXian" w:cs="Times New Roman"/>
          <w:iCs/>
          <w:sz w:val="24"/>
          <w:szCs w:val="28"/>
        </w:rPr>
        <w:t>0</w:t>
      </w:r>
      <w:r w:rsidR="00606078">
        <w:rPr>
          <w:rFonts w:eastAsia="DengXian" w:cs="Times New Roman"/>
          <w:iCs/>
          <w:sz w:val="24"/>
          <w:szCs w:val="28"/>
        </w:rPr>
        <w:t xml:space="preserve"> </w:t>
      </w:r>
      <w:r w:rsidR="00C43C1E" w:rsidRPr="00C43C1E">
        <w:rPr>
          <w:rFonts w:eastAsia="DengXian" w:cs="Times New Roman"/>
          <w:iCs/>
          <w:sz w:val="24"/>
          <w:szCs w:val="28"/>
        </w:rPr>
        <w:t xml:space="preserve">°C for 60 min. Water droplet exhibits a contact angle </w:t>
      </w:r>
      <w:r w:rsidR="003B158A">
        <w:rPr>
          <w:rFonts w:eastAsia="DengXian" w:cs="Times New Roman"/>
          <w:iCs/>
          <w:sz w:val="24"/>
          <w:szCs w:val="28"/>
        </w:rPr>
        <w:t>of</w:t>
      </w:r>
      <w:r w:rsidR="00C43C1E" w:rsidRPr="00C43C1E">
        <w:rPr>
          <w:rFonts w:eastAsia="DengXian" w:cs="Times New Roman"/>
          <w:iCs/>
          <w:sz w:val="24"/>
          <w:szCs w:val="28"/>
        </w:rPr>
        <w:t xml:space="preserve"> 155°</w:t>
      </w:r>
      <m:oMath>
        <m:r>
          <w:rPr>
            <w:rFonts w:ascii="Cambria Math" w:eastAsia="DengXian" w:hAnsi="Cambria Math" w:cs="Times New Roman"/>
            <w:sz w:val="24"/>
            <w:szCs w:val="28"/>
          </w:rPr>
          <m:t xml:space="preserve"> ± 2°</m:t>
        </m:r>
      </m:oMath>
      <w:r w:rsidR="00C43C1E" w:rsidRPr="00C43C1E">
        <w:rPr>
          <w:rFonts w:eastAsia="DengXian" w:cs="Times New Roman"/>
          <w:iCs/>
          <w:sz w:val="24"/>
          <w:szCs w:val="28"/>
        </w:rPr>
        <w:t xml:space="preserve"> on all the </w:t>
      </w:r>
      <w:r w:rsidR="00606078">
        <w:rPr>
          <w:rFonts w:eastAsia="DengXian" w:cs="Times New Roman"/>
          <w:iCs/>
          <w:sz w:val="24"/>
          <w:szCs w:val="28"/>
        </w:rPr>
        <w:t xml:space="preserve">as-prepared </w:t>
      </w:r>
      <w:r w:rsidR="00C43C1E" w:rsidRPr="00C43C1E">
        <w:rPr>
          <w:rFonts w:eastAsia="DengXian" w:cs="Times New Roman"/>
          <w:iCs/>
          <w:sz w:val="24"/>
          <w:szCs w:val="28"/>
        </w:rPr>
        <w:t xml:space="preserve">substrates. To mitigate the sample edge effect on the droplet evaporation process, </w:t>
      </w:r>
      <w:r w:rsidR="00597BEC">
        <w:rPr>
          <w:rFonts w:eastAsia="DengXian" w:cs="Times New Roman"/>
          <w:iCs/>
          <w:sz w:val="24"/>
          <w:szCs w:val="28"/>
        </w:rPr>
        <w:t xml:space="preserve">substrate </w:t>
      </w:r>
      <w:r w:rsidR="00C43C1E" w:rsidRPr="00C43C1E">
        <w:rPr>
          <w:rFonts w:eastAsia="DengXian" w:cs="Times New Roman"/>
          <w:iCs/>
          <w:sz w:val="24"/>
          <w:szCs w:val="28"/>
        </w:rPr>
        <w:t>samples were cut into square pieces with</w:t>
      </w:r>
      <w:r w:rsidR="00597BEC">
        <w:rPr>
          <w:rFonts w:eastAsia="DengXian" w:cs="Times New Roman"/>
          <w:iCs/>
          <w:sz w:val="24"/>
          <w:szCs w:val="28"/>
        </w:rPr>
        <w:t xml:space="preserve"> the dimension of</w:t>
      </w:r>
      <w:r w:rsidR="00C43C1E" w:rsidRPr="00C43C1E">
        <w:rPr>
          <w:rFonts w:eastAsia="DengXian" w:cs="Times New Roman"/>
          <w:iCs/>
          <w:sz w:val="24"/>
          <w:szCs w:val="28"/>
        </w:rPr>
        <w:t xml:space="preserve"> 2 cm</w:t>
      </w:r>
      <w:r w:rsidR="00597BEC">
        <w:rPr>
          <w:rFonts w:eastAsia="DengXian" w:cs="Times New Roman"/>
          <w:iCs/>
          <w:sz w:val="24"/>
          <w:szCs w:val="28"/>
        </w:rPr>
        <w:t xml:space="preserve"> </w:t>
      </w:r>
      <m:oMath>
        <m:r>
          <w:rPr>
            <w:rFonts w:ascii="Cambria Math" w:eastAsia="DengXian" w:hAnsi="Cambria Math" w:cs="Times New Roman"/>
            <w:sz w:val="24"/>
            <w:szCs w:val="28"/>
          </w:rPr>
          <m:t>×</m:t>
        </m:r>
      </m:oMath>
      <w:r w:rsidR="00597BEC" w:rsidRPr="00597BEC">
        <w:rPr>
          <w:rFonts w:eastAsia="DengXian" w:cs="Times New Roman"/>
          <w:iCs/>
          <w:sz w:val="24"/>
          <w:szCs w:val="28"/>
        </w:rPr>
        <w:t xml:space="preserve"> 2 cm</w:t>
      </w:r>
      <w:r w:rsidR="00597BEC">
        <w:rPr>
          <w:rFonts w:eastAsia="DengXian" w:cs="Times New Roman"/>
          <w:iCs/>
          <w:sz w:val="24"/>
          <w:szCs w:val="28"/>
        </w:rPr>
        <w:t xml:space="preserve"> </w:t>
      </w:r>
      <w:r w:rsidR="00C43C1E" w:rsidRPr="00C43C1E">
        <w:rPr>
          <w:rFonts w:eastAsia="DengXian" w:cs="Times New Roman"/>
          <w:iCs/>
          <w:sz w:val="24"/>
          <w:szCs w:val="28"/>
        </w:rPr>
        <w:t xml:space="preserve">and water droplets were deposited </w:t>
      </w:r>
      <w:r w:rsidR="00606078">
        <w:rPr>
          <w:rFonts w:eastAsia="DengXian" w:cs="Times New Roman"/>
          <w:iCs/>
          <w:sz w:val="24"/>
          <w:szCs w:val="28"/>
        </w:rPr>
        <w:t>at</w:t>
      </w:r>
      <w:r w:rsidR="00C43C1E" w:rsidRPr="00C43C1E">
        <w:rPr>
          <w:rFonts w:eastAsia="DengXian" w:cs="Times New Roman"/>
          <w:iCs/>
          <w:sz w:val="24"/>
          <w:szCs w:val="28"/>
        </w:rPr>
        <w:t xml:space="preserve"> the center of the substrate</w:t>
      </w:r>
      <w:r w:rsidR="00C11F1E">
        <w:rPr>
          <w:rFonts w:eastAsia="DengXian" w:cs="Times New Roman"/>
          <w:iCs/>
          <w:sz w:val="24"/>
          <w:szCs w:val="28"/>
        </w:rPr>
        <w:t xml:space="preserve"> for evaporation study</w:t>
      </w:r>
      <w:r w:rsidR="00C43C1E" w:rsidRPr="00C43C1E">
        <w:rPr>
          <w:rFonts w:eastAsia="DengXian" w:cs="Times New Roman"/>
          <w:iCs/>
          <w:sz w:val="24"/>
          <w:szCs w:val="28"/>
        </w:rPr>
        <w:t xml:space="preserve">. </w:t>
      </w:r>
    </w:p>
    <w:p w14:paraId="55F1435C" w14:textId="01E4DCC8" w:rsidR="00C43C1E" w:rsidRPr="00D07192" w:rsidRDefault="00C43C1E" w:rsidP="00B63FA2">
      <w:pPr>
        <w:spacing w:line="360" w:lineRule="auto"/>
        <w:jc w:val="center"/>
        <w:rPr>
          <w:rFonts w:eastAsia="DengXian" w:cs="Times New Roman"/>
          <w:iCs/>
          <w:sz w:val="24"/>
          <w:szCs w:val="24"/>
        </w:rPr>
      </w:pPr>
      <w:r w:rsidRPr="00FE6EC9">
        <w:rPr>
          <w:rFonts w:eastAsia="DengXian" w:cs="Times New Roman"/>
          <w:b/>
          <w:bCs/>
          <w:iCs/>
          <w:sz w:val="24"/>
          <w:szCs w:val="24"/>
        </w:rPr>
        <w:t>Table 1</w:t>
      </w:r>
      <w:r w:rsidR="006D2D1E" w:rsidRPr="00D07192">
        <w:rPr>
          <w:rFonts w:eastAsia="DengXian" w:cs="Times New Roman"/>
          <w:b/>
          <w:bCs/>
          <w:iCs/>
          <w:sz w:val="24"/>
          <w:szCs w:val="24"/>
        </w:rPr>
        <w:t>.</w:t>
      </w:r>
      <w:r w:rsidRPr="00D07192">
        <w:rPr>
          <w:rFonts w:eastAsia="DengXian" w:cs="Times New Roman"/>
          <w:iCs/>
          <w:sz w:val="24"/>
          <w:szCs w:val="24"/>
        </w:rPr>
        <w:t xml:space="preserve"> Micropillar diameter, periodicity and height o</w:t>
      </w:r>
      <w:r w:rsidR="00C11F1E">
        <w:rPr>
          <w:rFonts w:eastAsia="DengXian" w:cs="Times New Roman"/>
          <w:iCs/>
          <w:sz w:val="24"/>
          <w:szCs w:val="24"/>
        </w:rPr>
        <w:t>n</w:t>
      </w:r>
      <w:r w:rsidRPr="00D07192">
        <w:rPr>
          <w:rFonts w:eastAsia="DengXian" w:cs="Times New Roman"/>
          <w:iCs/>
          <w:sz w:val="24"/>
          <w:szCs w:val="24"/>
        </w:rPr>
        <w:t xml:space="preserve"> </w:t>
      </w:r>
      <w:r w:rsidR="00C11F1E">
        <w:rPr>
          <w:rFonts w:eastAsia="DengXian" w:cs="Times New Roman"/>
          <w:iCs/>
          <w:sz w:val="24"/>
          <w:szCs w:val="24"/>
        </w:rPr>
        <w:t>the</w:t>
      </w:r>
      <w:r w:rsidRPr="00D07192">
        <w:rPr>
          <w:rFonts w:eastAsia="DengXian" w:cs="Times New Roman"/>
          <w:iCs/>
          <w:sz w:val="24"/>
          <w:szCs w:val="24"/>
        </w:rPr>
        <w:t xml:space="preserve"> sample substrates</w:t>
      </w:r>
    </w:p>
    <w:tbl>
      <w:tblPr>
        <w:tblStyle w:val="TableGrid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2756"/>
        <w:gridCol w:w="2824"/>
        <w:gridCol w:w="2430"/>
      </w:tblGrid>
      <w:tr w:rsidR="00C43C1E" w:rsidRPr="00D367F5" w14:paraId="571FD993" w14:textId="77777777" w:rsidTr="006D2D1E">
        <w:tc>
          <w:tcPr>
            <w:tcW w:w="1350" w:type="dxa"/>
            <w:tcBorders>
              <w:top w:val="single" w:sz="4" w:space="0" w:color="auto"/>
              <w:left w:val="nil"/>
              <w:bottom w:val="single" w:sz="4" w:space="0" w:color="auto"/>
              <w:right w:val="nil"/>
            </w:tcBorders>
            <w:hideMark/>
          </w:tcPr>
          <w:p w14:paraId="23B21516" w14:textId="77777777" w:rsidR="00C43C1E" w:rsidRPr="00C2130A" w:rsidRDefault="00C43C1E" w:rsidP="00C2130A">
            <w:pPr>
              <w:jc w:val="center"/>
              <w:rPr>
                <w:rFonts w:eastAsia="DengXian"/>
                <w:i w:val="0"/>
                <w:iCs/>
                <w:szCs w:val="24"/>
              </w:rPr>
            </w:pPr>
            <w:r w:rsidRPr="00C2130A">
              <w:rPr>
                <w:rFonts w:eastAsia="DengXian"/>
                <w:iCs/>
                <w:sz w:val="18"/>
                <w:szCs w:val="24"/>
              </w:rPr>
              <w:t>Substrate</w:t>
            </w:r>
          </w:p>
        </w:tc>
        <w:tc>
          <w:tcPr>
            <w:tcW w:w="2756" w:type="dxa"/>
            <w:tcBorders>
              <w:top w:val="single" w:sz="4" w:space="0" w:color="auto"/>
              <w:left w:val="nil"/>
              <w:bottom w:val="single" w:sz="4" w:space="0" w:color="auto"/>
              <w:right w:val="nil"/>
            </w:tcBorders>
            <w:hideMark/>
          </w:tcPr>
          <w:p w14:paraId="01DFBFB8" w14:textId="77777777" w:rsidR="00C43C1E" w:rsidRPr="00C2130A" w:rsidRDefault="00C43C1E" w:rsidP="00C2130A">
            <w:pPr>
              <w:ind w:left="-94"/>
              <w:jc w:val="center"/>
              <w:rPr>
                <w:rFonts w:eastAsia="DengXian"/>
                <w:szCs w:val="24"/>
              </w:rPr>
            </w:pPr>
            <w:r w:rsidRPr="00C2130A">
              <w:rPr>
                <w:rFonts w:eastAsia="DengXian"/>
                <w:iCs/>
                <w:sz w:val="18"/>
                <w:szCs w:val="24"/>
              </w:rPr>
              <w:t>Micropillar diameter</w:t>
            </w:r>
            <w:r w:rsidRPr="00C2130A">
              <w:rPr>
                <w:rFonts w:eastAsia="DengXian"/>
                <w:sz w:val="18"/>
                <w:szCs w:val="24"/>
              </w:rPr>
              <w:t xml:space="preserve"> </w:t>
            </w:r>
            <w:r w:rsidRPr="00C2130A">
              <w:rPr>
                <w:rFonts w:eastAsia="DengXian"/>
                <w:iCs/>
                <w:sz w:val="18"/>
                <w:szCs w:val="24"/>
              </w:rPr>
              <w:t>D (</w:t>
            </w:r>
            <w:proofErr w:type="spellStart"/>
            <w:r w:rsidRPr="00C2130A">
              <w:rPr>
                <w:rFonts w:eastAsia="DengXian"/>
                <w:iCs/>
                <w:sz w:val="18"/>
                <w:szCs w:val="24"/>
              </w:rPr>
              <w:t>μm</w:t>
            </w:r>
            <w:proofErr w:type="spellEnd"/>
            <w:r w:rsidRPr="00C2130A">
              <w:rPr>
                <w:rFonts w:eastAsia="DengXian"/>
                <w:iCs/>
                <w:sz w:val="18"/>
                <w:szCs w:val="24"/>
              </w:rPr>
              <w:t>)</w:t>
            </w:r>
          </w:p>
        </w:tc>
        <w:tc>
          <w:tcPr>
            <w:tcW w:w="2824" w:type="dxa"/>
            <w:tcBorders>
              <w:top w:val="single" w:sz="4" w:space="0" w:color="auto"/>
              <w:left w:val="nil"/>
              <w:bottom w:val="single" w:sz="4" w:space="0" w:color="auto"/>
              <w:right w:val="nil"/>
            </w:tcBorders>
            <w:hideMark/>
          </w:tcPr>
          <w:p w14:paraId="7FCA9755" w14:textId="5DA35D38" w:rsidR="00C43C1E" w:rsidRPr="00C2130A" w:rsidRDefault="00C43C1E" w:rsidP="00C2130A">
            <w:pPr>
              <w:jc w:val="center"/>
              <w:rPr>
                <w:rFonts w:eastAsia="DengXian"/>
                <w:szCs w:val="24"/>
              </w:rPr>
            </w:pPr>
            <w:r w:rsidRPr="00C2130A">
              <w:rPr>
                <w:rFonts w:eastAsia="DengXian"/>
                <w:iCs/>
                <w:sz w:val="18"/>
                <w:szCs w:val="24"/>
              </w:rPr>
              <w:t>Micropillar periodicity</w:t>
            </w:r>
            <w:r w:rsidRPr="00C2130A">
              <w:rPr>
                <w:rFonts w:eastAsia="DengXian"/>
                <w:sz w:val="18"/>
                <w:szCs w:val="24"/>
              </w:rPr>
              <w:t xml:space="preserve"> </w:t>
            </w:r>
            <w:r w:rsidRPr="00C2130A">
              <w:rPr>
                <w:rFonts w:eastAsia="DengXian"/>
                <w:iCs/>
                <w:sz w:val="18"/>
                <w:szCs w:val="24"/>
              </w:rPr>
              <w:t>P (</w:t>
            </w:r>
            <w:bookmarkStart w:id="4" w:name="_Hlk74908183"/>
            <w:proofErr w:type="spellStart"/>
            <w:r w:rsidRPr="00C2130A">
              <w:rPr>
                <w:rFonts w:eastAsia="DengXian"/>
                <w:iCs/>
                <w:sz w:val="18"/>
                <w:szCs w:val="24"/>
              </w:rPr>
              <w:t>μ</w:t>
            </w:r>
            <w:bookmarkEnd w:id="4"/>
            <w:r w:rsidRPr="00C2130A">
              <w:rPr>
                <w:rFonts w:eastAsia="DengXian"/>
                <w:iCs/>
                <w:sz w:val="18"/>
                <w:szCs w:val="24"/>
              </w:rPr>
              <w:t>m</w:t>
            </w:r>
            <w:proofErr w:type="spellEnd"/>
            <w:r w:rsidRPr="00C2130A">
              <w:rPr>
                <w:rFonts w:eastAsia="DengXian"/>
                <w:iCs/>
                <w:sz w:val="18"/>
                <w:szCs w:val="24"/>
              </w:rPr>
              <w:t>)</w:t>
            </w:r>
          </w:p>
        </w:tc>
        <w:tc>
          <w:tcPr>
            <w:tcW w:w="2430" w:type="dxa"/>
            <w:tcBorders>
              <w:top w:val="single" w:sz="4" w:space="0" w:color="auto"/>
              <w:left w:val="nil"/>
              <w:bottom w:val="single" w:sz="4" w:space="0" w:color="auto"/>
              <w:right w:val="nil"/>
            </w:tcBorders>
            <w:hideMark/>
          </w:tcPr>
          <w:p w14:paraId="1A1C9F81" w14:textId="77777777" w:rsidR="00C43C1E" w:rsidRPr="00C2130A" w:rsidRDefault="00C43C1E" w:rsidP="00C2130A">
            <w:pPr>
              <w:jc w:val="center"/>
              <w:rPr>
                <w:rFonts w:eastAsia="DengXian"/>
                <w:szCs w:val="24"/>
              </w:rPr>
            </w:pPr>
            <w:r w:rsidRPr="00C2130A">
              <w:rPr>
                <w:rFonts w:eastAsia="DengXian"/>
                <w:iCs/>
                <w:sz w:val="18"/>
                <w:szCs w:val="24"/>
              </w:rPr>
              <w:t>Micropillar height</w:t>
            </w:r>
            <w:r w:rsidRPr="00C2130A">
              <w:rPr>
                <w:rFonts w:eastAsia="DengXian"/>
                <w:sz w:val="18"/>
                <w:szCs w:val="24"/>
              </w:rPr>
              <w:t xml:space="preserve"> </w:t>
            </w:r>
            <w:r w:rsidRPr="00C2130A">
              <w:rPr>
                <w:rFonts w:eastAsia="DengXian"/>
                <w:iCs/>
                <w:sz w:val="18"/>
                <w:szCs w:val="24"/>
              </w:rPr>
              <w:t>H</w:t>
            </w:r>
            <w:r w:rsidRPr="00C2130A">
              <w:rPr>
                <w:rFonts w:eastAsia="DengXian"/>
                <w:sz w:val="18"/>
                <w:szCs w:val="24"/>
              </w:rPr>
              <w:t xml:space="preserve"> </w:t>
            </w:r>
            <w:r w:rsidRPr="00C2130A">
              <w:rPr>
                <w:rFonts w:eastAsia="DengXian"/>
                <w:iCs/>
                <w:sz w:val="18"/>
                <w:szCs w:val="24"/>
              </w:rPr>
              <w:t>(</w:t>
            </w:r>
            <w:proofErr w:type="spellStart"/>
            <w:r w:rsidRPr="00C2130A">
              <w:rPr>
                <w:rFonts w:eastAsia="DengXian"/>
                <w:iCs/>
                <w:sz w:val="18"/>
                <w:szCs w:val="24"/>
              </w:rPr>
              <w:t>μm</w:t>
            </w:r>
            <w:proofErr w:type="spellEnd"/>
            <w:r w:rsidRPr="00C2130A">
              <w:rPr>
                <w:rFonts w:eastAsia="DengXian"/>
                <w:iCs/>
                <w:sz w:val="18"/>
                <w:szCs w:val="24"/>
              </w:rPr>
              <w:t>)</w:t>
            </w:r>
          </w:p>
        </w:tc>
      </w:tr>
      <w:tr w:rsidR="00C43C1E" w:rsidRPr="00D367F5" w14:paraId="55700A88" w14:textId="77777777" w:rsidTr="006D2D1E">
        <w:tc>
          <w:tcPr>
            <w:tcW w:w="1350" w:type="dxa"/>
            <w:tcBorders>
              <w:top w:val="single" w:sz="4" w:space="0" w:color="auto"/>
              <w:left w:val="nil"/>
              <w:bottom w:val="nil"/>
              <w:right w:val="nil"/>
            </w:tcBorders>
            <w:hideMark/>
          </w:tcPr>
          <w:p w14:paraId="7BEAC1B4"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Sample 1</w:t>
            </w:r>
          </w:p>
        </w:tc>
        <w:tc>
          <w:tcPr>
            <w:tcW w:w="2756" w:type="dxa"/>
            <w:tcBorders>
              <w:top w:val="single" w:sz="4" w:space="0" w:color="auto"/>
              <w:left w:val="nil"/>
              <w:bottom w:val="nil"/>
              <w:right w:val="nil"/>
            </w:tcBorders>
            <w:hideMark/>
          </w:tcPr>
          <w:p w14:paraId="78160668"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20</w:t>
            </w:r>
          </w:p>
        </w:tc>
        <w:tc>
          <w:tcPr>
            <w:tcW w:w="2824" w:type="dxa"/>
            <w:tcBorders>
              <w:top w:val="single" w:sz="4" w:space="0" w:color="auto"/>
              <w:left w:val="nil"/>
              <w:bottom w:val="nil"/>
              <w:right w:val="nil"/>
            </w:tcBorders>
            <w:hideMark/>
          </w:tcPr>
          <w:p w14:paraId="0000B2E7"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40</w:t>
            </w:r>
          </w:p>
        </w:tc>
        <w:tc>
          <w:tcPr>
            <w:tcW w:w="2430" w:type="dxa"/>
            <w:tcBorders>
              <w:top w:val="single" w:sz="4" w:space="0" w:color="auto"/>
              <w:left w:val="nil"/>
              <w:bottom w:val="nil"/>
              <w:right w:val="nil"/>
            </w:tcBorders>
            <w:hideMark/>
          </w:tcPr>
          <w:p w14:paraId="35DC09C8"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40</w:t>
            </w:r>
          </w:p>
        </w:tc>
      </w:tr>
      <w:tr w:rsidR="00C43C1E" w:rsidRPr="00D367F5" w14:paraId="55348ECF" w14:textId="77777777" w:rsidTr="006D2D1E">
        <w:tc>
          <w:tcPr>
            <w:tcW w:w="1350" w:type="dxa"/>
            <w:tcBorders>
              <w:top w:val="nil"/>
              <w:left w:val="nil"/>
              <w:bottom w:val="nil"/>
              <w:right w:val="nil"/>
            </w:tcBorders>
            <w:hideMark/>
          </w:tcPr>
          <w:p w14:paraId="4650F8F8"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Sample 2</w:t>
            </w:r>
          </w:p>
        </w:tc>
        <w:tc>
          <w:tcPr>
            <w:tcW w:w="2756" w:type="dxa"/>
            <w:tcBorders>
              <w:top w:val="nil"/>
              <w:left w:val="nil"/>
              <w:bottom w:val="nil"/>
              <w:right w:val="nil"/>
            </w:tcBorders>
            <w:hideMark/>
          </w:tcPr>
          <w:p w14:paraId="2B6C1BB6"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20</w:t>
            </w:r>
          </w:p>
        </w:tc>
        <w:tc>
          <w:tcPr>
            <w:tcW w:w="2824" w:type="dxa"/>
            <w:tcBorders>
              <w:top w:val="nil"/>
              <w:left w:val="nil"/>
              <w:bottom w:val="nil"/>
              <w:right w:val="nil"/>
            </w:tcBorders>
            <w:hideMark/>
          </w:tcPr>
          <w:p w14:paraId="6D6FD1E2"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50</w:t>
            </w:r>
          </w:p>
        </w:tc>
        <w:tc>
          <w:tcPr>
            <w:tcW w:w="2430" w:type="dxa"/>
            <w:tcBorders>
              <w:top w:val="nil"/>
              <w:left w:val="nil"/>
              <w:bottom w:val="nil"/>
              <w:right w:val="nil"/>
            </w:tcBorders>
            <w:hideMark/>
          </w:tcPr>
          <w:p w14:paraId="75D3B0DA"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40</w:t>
            </w:r>
          </w:p>
        </w:tc>
      </w:tr>
      <w:tr w:rsidR="00C43C1E" w:rsidRPr="00D367F5" w14:paraId="6A07A985" w14:textId="77777777" w:rsidTr="006D2D1E">
        <w:tc>
          <w:tcPr>
            <w:tcW w:w="1350" w:type="dxa"/>
            <w:tcBorders>
              <w:top w:val="nil"/>
              <w:left w:val="nil"/>
              <w:bottom w:val="single" w:sz="4" w:space="0" w:color="auto"/>
              <w:right w:val="nil"/>
            </w:tcBorders>
            <w:hideMark/>
          </w:tcPr>
          <w:p w14:paraId="5C577F87"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Sample 3</w:t>
            </w:r>
          </w:p>
        </w:tc>
        <w:tc>
          <w:tcPr>
            <w:tcW w:w="2756" w:type="dxa"/>
            <w:tcBorders>
              <w:top w:val="nil"/>
              <w:left w:val="nil"/>
              <w:bottom w:val="single" w:sz="4" w:space="0" w:color="auto"/>
              <w:right w:val="nil"/>
            </w:tcBorders>
            <w:hideMark/>
          </w:tcPr>
          <w:p w14:paraId="23C44033"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20</w:t>
            </w:r>
          </w:p>
        </w:tc>
        <w:tc>
          <w:tcPr>
            <w:tcW w:w="2824" w:type="dxa"/>
            <w:tcBorders>
              <w:top w:val="nil"/>
              <w:left w:val="nil"/>
              <w:bottom w:val="single" w:sz="4" w:space="0" w:color="auto"/>
              <w:right w:val="nil"/>
            </w:tcBorders>
            <w:hideMark/>
          </w:tcPr>
          <w:p w14:paraId="3ADFBC6B"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60</w:t>
            </w:r>
          </w:p>
        </w:tc>
        <w:tc>
          <w:tcPr>
            <w:tcW w:w="2430" w:type="dxa"/>
            <w:tcBorders>
              <w:top w:val="nil"/>
              <w:left w:val="nil"/>
              <w:bottom w:val="single" w:sz="4" w:space="0" w:color="auto"/>
              <w:right w:val="nil"/>
            </w:tcBorders>
            <w:hideMark/>
          </w:tcPr>
          <w:p w14:paraId="344C312F" w14:textId="77777777" w:rsidR="00C43C1E" w:rsidRPr="00C2130A" w:rsidRDefault="00C43C1E" w:rsidP="00B63FA2">
            <w:pPr>
              <w:spacing w:line="360" w:lineRule="auto"/>
              <w:jc w:val="center"/>
              <w:rPr>
                <w:rFonts w:eastAsia="DengXian"/>
                <w:i w:val="0"/>
                <w:iCs/>
                <w:szCs w:val="24"/>
              </w:rPr>
            </w:pPr>
            <w:r w:rsidRPr="00C2130A">
              <w:rPr>
                <w:rFonts w:eastAsia="DengXian"/>
                <w:iCs/>
                <w:sz w:val="18"/>
                <w:szCs w:val="24"/>
              </w:rPr>
              <w:t>40</w:t>
            </w:r>
          </w:p>
        </w:tc>
      </w:tr>
    </w:tbl>
    <w:p w14:paraId="222A51D9" w14:textId="5D6F9069" w:rsidR="004B5299" w:rsidRDefault="008100FC" w:rsidP="00C32D06">
      <w:pPr>
        <w:spacing w:before="120" w:line="360" w:lineRule="auto"/>
        <w:jc w:val="center"/>
        <w:rPr>
          <w:rFonts w:eastAsia="DengXian" w:cs="Times New Roman"/>
          <w:iCs/>
          <w:sz w:val="24"/>
          <w:szCs w:val="28"/>
        </w:rPr>
      </w:pPr>
      <w:r>
        <w:rPr>
          <w:noProof/>
        </w:rPr>
        <w:drawing>
          <wp:inline distT="0" distB="0" distL="0" distR="0" wp14:anchorId="218AA5C3" wp14:editId="50E0FDBC">
            <wp:extent cx="2587752" cy="18288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62" t="3705" r="287" b="13849"/>
                    <a:stretch/>
                  </pic:blipFill>
                  <pic:spPr bwMode="auto">
                    <a:xfrm>
                      <a:off x="0" y="0"/>
                      <a:ext cx="2587752"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29FE511" w14:textId="7C08DB40" w:rsidR="004B5299" w:rsidRDefault="004B5299" w:rsidP="00C32D06">
      <w:pPr>
        <w:spacing w:line="360" w:lineRule="auto"/>
        <w:jc w:val="center"/>
        <w:rPr>
          <w:rFonts w:eastAsia="DengXian" w:cs="Times New Roman"/>
          <w:iCs/>
          <w:sz w:val="24"/>
          <w:szCs w:val="28"/>
        </w:rPr>
      </w:pPr>
      <w:r w:rsidRPr="006D2D1E">
        <w:rPr>
          <w:rFonts w:eastAsia="DengXian" w:cs="Times New Roman"/>
          <w:b/>
          <w:bCs/>
          <w:iCs/>
          <w:sz w:val="24"/>
          <w:szCs w:val="28"/>
        </w:rPr>
        <w:t>Figure 1.</w:t>
      </w:r>
      <w:r>
        <w:rPr>
          <w:rFonts w:eastAsia="DengXian" w:cs="Times New Roman"/>
          <w:iCs/>
          <w:sz w:val="24"/>
          <w:szCs w:val="28"/>
        </w:rPr>
        <w:t xml:space="preserve"> </w:t>
      </w:r>
      <w:r w:rsidR="0021175C">
        <w:rPr>
          <w:rFonts w:eastAsia="DengXian" w:cs="Times New Roman"/>
          <w:iCs/>
          <w:sz w:val="24"/>
          <w:szCs w:val="28"/>
        </w:rPr>
        <w:t xml:space="preserve">Scanning electron micrograph of the sample </w:t>
      </w:r>
      <w:r w:rsidR="00CB5A09">
        <w:rPr>
          <w:rFonts w:eastAsia="DengXian" w:cs="Times New Roman"/>
          <w:iCs/>
          <w:sz w:val="24"/>
          <w:szCs w:val="28"/>
        </w:rPr>
        <w:t xml:space="preserve">device </w:t>
      </w:r>
      <w:r w:rsidR="00C11F1E">
        <w:rPr>
          <w:rFonts w:eastAsia="DengXian" w:cs="Times New Roman"/>
          <w:iCs/>
          <w:sz w:val="24"/>
          <w:szCs w:val="28"/>
        </w:rPr>
        <w:t xml:space="preserve">with micropillars </w:t>
      </w:r>
      <w:r w:rsidR="0021175C">
        <w:rPr>
          <w:rFonts w:eastAsia="DengXian" w:cs="Times New Roman"/>
          <w:iCs/>
          <w:sz w:val="24"/>
          <w:szCs w:val="28"/>
        </w:rPr>
        <w:t xml:space="preserve">used in this </w:t>
      </w:r>
      <w:r w:rsidR="00CB5A09">
        <w:rPr>
          <w:rFonts w:eastAsia="DengXian" w:cs="Times New Roman"/>
          <w:iCs/>
          <w:sz w:val="24"/>
          <w:szCs w:val="28"/>
        </w:rPr>
        <w:t>study</w:t>
      </w:r>
      <w:r w:rsidR="0021175C">
        <w:rPr>
          <w:rFonts w:eastAsia="DengXian" w:cs="Times New Roman"/>
          <w:iCs/>
          <w:sz w:val="24"/>
          <w:szCs w:val="28"/>
        </w:rPr>
        <w:t>.</w:t>
      </w:r>
    </w:p>
    <w:p w14:paraId="42FF3E2A" w14:textId="34C86CB7" w:rsidR="00C43C1E" w:rsidRPr="00C43C1E" w:rsidRDefault="00244326" w:rsidP="00C2130A">
      <w:pPr>
        <w:jc w:val="center"/>
        <w:rPr>
          <w:rFonts w:eastAsia="DengXian" w:cs="Times New Roman"/>
          <w:iCs/>
          <w:sz w:val="24"/>
          <w:szCs w:val="28"/>
        </w:rPr>
      </w:pPr>
      <w:r>
        <w:rPr>
          <w:noProof/>
        </w:rPr>
        <w:lastRenderedPageBreak/>
        <w:drawing>
          <wp:inline distT="0" distB="0" distL="0" distR="0" wp14:anchorId="4669611F" wp14:editId="3F5DBF5D">
            <wp:extent cx="4315968" cy="23682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5968" cy="2368296"/>
                    </a:xfrm>
                    <a:prstGeom prst="rect">
                      <a:avLst/>
                    </a:prstGeom>
                    <a:noFill/>
                    <a:ln>
                      <a:noFill/>
                    </a:ln>
                  </pic:spPr>
                </pic:pic>
              </a:graphicData>
            </a:graphic>
          </wp:inline>
        </w:drawing>
      </w:r>
    </w:p>
    <w:p w14:paraId="5500ABD8" w14:textId="6764F472" w:rsidR="00C43C1E" w:rsidRPr="00C43C1E" w:rsidRDefault="00C43C1E" w:rsidP="006D2D1E">
      <w:pPr>
        <w:rPr>
          <w:rFonts w:eastAsia="DengXian" w:cs="Times New Roman"/>
          <w:iCs/>
          <w:sz w:val="24"/>
          <w:szCs w:val="28"/>
        </w:rPr>
      </w:pPr>
      <w:r w:rsidRPr="006D2D1E">
        <w:rPr>
          <w:rFonts w:eastAsia="DengXian" w:cs="Times New Roman"/>
          <w:b/>
          <w:bCs/>
          <w:iCs/>
          <w:sz w:val="24"/>
          <w:szCs w:val="28"/>
        </w:rPr>
        <w:t xml:space="preserve">Figure </w:t>
      </w:r>
      <w:r w:rsidR="00597BEC" w:rsidRPr="006D2D1E">
        <w:rPr>
          <w:rFonts w:eastAsia="DengXian" w:cs="Times New Roman"/>
          <w:b/>
          <w:bCs/>
          <w:iCs/>
          <w:sz w:val="24"/>
          <w:szCs w:val="28"/>
        </w:rPr>
        <w:t>2</w:t>
      </w:r>
      <w:r w:rsidRPr="006D2D1E">
        <w:rPr>
          <w:rFonts w:eastAsia="DengXian" w:cs="Times New Roman"/>
          <w:b/>
          <w:bCs/>
          <w:iCs/>
          <w:sz w:val="24"/>
          <w:szCs w:val="28"/>
        </w:rPr>
        <w:t>.</w:t>
      </w:r>
      <w:r w:rsidRPr="00C43C1E">
        <w:rPr>
          <w:rFonts w:eastAsia="DengXian" w:cs="Times New Roman"/>
          <w:iCs/>
          <w:sz w:val="24"/>
          <w:szCs w:val="28"/>
        </w:rPr>
        <w:t xml:space="preserve"> Schematic diagram of the experimental setup including </w:t>
      </w:r>
      <w:r w:rsidR="00C11F1E">
        <w:rPr>
          <w:rFonts w:eastAsia="DengXian" w:cs="Times New Roman"/>
          <w:iCs/>
          <w:sz w:val="24"/>
          <w:szCs w:val="28"/>
        </w:rPr>
        <w:t xml:space="preserve">IR </w:t>
      </w:r>
      <w:r w:rsidRPr="00C43C1E">
        <w:rPr>
          <w:rFonts w:eastAsia="DengXian" w:cs="Times New Roman"/>
          <w:iCs/>
          <w:sz w:val="24"/>
          <w:szCs w:val="28"/>
        </w:rPr>
        <w:t>camera, substrate</w:t>
      </w:r>
      <w:r w:rsidR="00C11F1E">
        <w:rPr>
          <w:rFonts w:eastAsia="DengXian" w:cs="Times New Roman"/>
          <w:iCs/>
          <w:sz w:val="24"/>
          <w:szCs w:val="28"/>
        </w:rPr>
        <w:t xml:space="preserve"> with micropillars</w:t>
      </w:r>
      <w:r w:rsidRPr="00C43C1E">
        <w:rPr>
          <w:rFonts w:eastAsia="DengXian" w:cs="Times New Roman"/>
          <w:iCs/>
          <w:sz w:val="24"/>
          <w:szCs w:val="28"/>
        </w:rPr>
        <w:t>, hot plate</w:t>
      </w:r>
      <w:r w:rsidR="0053042E">
        <w:rPr>
          <w:rFonts w:eastAsia="DengXian" w:cs="Times New Roman"/>
          <w:iCs/>
          <w:sz w:val="24"/>
          <w:szCs w:val="28"/>
        </w:rPr>
        <w:t>, light source</w:t>
      </w:r>
      <w:r w:rsidR="00C11F1E">
        <w:rPr>
          <w:rFonts w:eastAsia="DengXian" w:cs="Times New Roman"/>
          <w:iCs/>
          <w:sz w:val="24"/>
          <w:szCs w:val="28"/>
        </w:rPr>
        <w:t>,</w:t>
      </w:r>
      <w:r w:rsidRPr="00C43C1E">
        <w:rPr>
          <w:rFonts w:eastAsia="DengXian" w:cs="Times New Roman"/>
          <w:iCs/>
          <w:sz w:val="24"/>
          <w:szCs w:val="28"/>
        </w:rPr>
        <w:t xml:space="preserve"> thermocouple</w:t>
      </w:r>
      <w:r w:rsidR="00C11F1E">
        <w:rPr>
          <w:rFonts w:eastAsia="DengXian" w:cs="Times New Roman"/>
          <w:iCs/>
          <w:sz w:val="24"/>
          <w:szCs w:val="28"/>
        </w:rPr>
        <w:t xml:space="preserve"> and high-speed CCD camera mated to an o</w:t>
      </w:r>
      <w:r w:rsidR="00C11F1E" w:rsidRPr="00C11F1E">
        <w:rPr>
          <w:rFonts w:eastAsia="DengXian" w:cs="Times New Roman"/>
          <w:iCs/>
          <w:sz w:val="24"/>
          <w:szCs w:val="28"/>
        </w:rPr>
        <w:t xml:space="preserve">ptical </w:t>
      </w:r>
      <w:r w:rsidR="00C11F1E">
        <w:rPr>
          <w:rFonts w:eastAsia="DengXian" w:cs="Times New Roman"/>
          <w:iCs/>
          <w:sz w:val="24"/>
          <w:szCs w:val="28"/>
        </w:rPr>
        <w:t>t</w:t>
      </w:r>
      <w:r w:rsidR="00C11F1E" w:rsidRPr="00C11F1E">
        <w:rPr>
          <w:rFonts w:eastAsia="DengXian" w:cs="Times New Roman"/>
          <w:iCs/>
          <w:sz w:val="24"/>
          <w:szCs w:val="28"/>
        </w:rPr>
        <w:t>ensiometer</w:t>
      </w:r>
      <w:r w:rsidRPr="00C43C1E">
        <w:rPr>
          <w:rFonts w:eastAsia="DengXian" w:cs="Times New Roman"/>
          <w:iCs/>
          <w:sz w:val="24"/>
          <w:szCs w:val="28"/>
        </w:rPr>
        <w:t xml:space="preserve">. </w:t>
      </w:r>
    </w:p>
    <w:p w14:paraId="15CD6E77"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2.2 Experimental setup</w:t>
      </w:r>
    </w:p>
    <w:p w14:paraId="05137B6A" w14:textId="1D6DEE1F" w:rsidR="00C43C1E" w:rsidRPr="00C43C1E" w:rsidRDefault="00C11F1E" w:rsidP="00856045">
      <w:pPr>
        <w:spacing w:line="360" w:lineRule="auto"/>
        <w:ind w:firstLine="360"/>
        <w:rPr>
          <w:rFonts w:eastAsia="DengXian" w:cs="Times New Roman"/>
          <w:iCs/>
          <w:sz w:val="24"/>
          <w:szCs w:val="28"/>
        </w:rPr>
      </w:pPr>
      <w:r>
        <w:rPr>
          <w:rFonts w:eastAsia="DengXian" w:cs="Times New Roman"/>
          <w:iCs/>
          <w:sz w:val="24"/>
          <w:szCs w:val="28"/>
        </w:rPr>
        <w:t>T</w:t>
      </w:r>
      <w:r w:rsidR="00C43C1E" w:rsidRPr="00C43C1E">
        <w:rPr>
          <w:rFonts w:eastAsia="DengXian" w:cs="Times New Roman"/>
          <w:iCs/>
          <w:sz w:val="24"/>
          <w:szCs w:val="28"/>
        </w:rPr>
        <w:t>he schematic of the experimental setup</w:t>
      </w:r>
      <w:r>
        <w:rPr>
          <w:rFonts w:eastAsia="DengXian" w:cs="Times New Roman"/>
          <w:iCs/>
          <w:sz w:val="24"/>
          <w:szCs w:val="28"/>
        </w:rPr>
        <w:t xml:space="preserve"> is shown in Fig. 2</w:t>
      </w:r>
      <w:r w:rsidR="00C43C1E" w:rsidRPr="00C43C1E">
        <w:rPr>
          <w:rFonts w:eastAsia="DengXian" w:cs="Times New Roman"/>
          <w:iCs/>
          <w:sz w:val="24"/>
          <w:szCs w:val="28"/>
        </w:rPr>
        <w:t xml:space="preserve">. </w:t>
      </w:r>
      <w:r w:rsidR="00395A6C" w:rsidRPr="00395A6C">
        <w:rPr>
          <w:rFonts w:eastAsia="DengXian" w:cs="Times New Roman"/>
          <w:iCs/>
          <w:sz w:val="24"/>
          <w:szCs w:val="28"/>
        </w:rPr>
        <w:t>In this study, deionized (DI) water (Type 1, &gt;18 MΩ cm resistivity) was used as the liquid and a DI water droplet of 4</w:t>
      </w:r>
      <w:r w:rsidR="00395A6C">
        <w:rPr>
          <w:rFonts w:eastAsia="DengXian" w:cs="Times New Roman"/>
          <w:iCs/>
          <w:sz w:val="24"/>
          <w:szCs w:val="28"/>
        </w:rPr>
        <w:t xml:space="preserve"> </w:t>
      </w:r>
      <w:r w:rsidR="00395A6C" w:rsidRPr="00395A6C">
        <w:rPr>
          <w:rFonts w:eastAsia="DengXian" w:cs="Times New Roman"/>
          <w:iCs/>
          <w:sz w:val="24"/>
          <w:szCs w:val="28"/>
        </w:rPr>
        <w:t>±</w:t>
      </w:r>
      <w:r w:rsidR="00395A6C">
        <w:rPr>
          <w:rFonts w:eastAsia="DengXian" w:cs="Times New Roman"/>
          <w:iCs/>
          <w:sz w:val="24"/>
          <w:szCs w:val="28"/>
        </w:rPr>
        <w:t xml:space="preserve"> </w:t>
      </w:r>
      <w:r w:rsidR="00395A6C" w:rsidRPr="00395A6C">
        <w:rPr>
          <w:rFonts w:eastAsia="DengXian" w:cs="Times New Roman"/>
          <w:iCs/>
          <w:sz w:val="24"/>
          <w:szCs w:val="28"/>
        </w:rPr>
        <w:t xml:space="preserve">0.1 </w:t>
      </w:r>
      <w:proofErr w:type="spellStart"/>
      <w:r w:rsidR="00395A6C" w:rsidRPr="00395A6C">
        <w:rPr>
          <w:rFonts w:eastAsia="DengXian" w:cs="Times New Roman"/>
          <w:iCs/>
          <w:sz w:val="24"/>
          <w:szCs w:val="28"/>
        </w:rPr>
        <w:t>μL</w:t>
      </w:r>
      <w:proofErr w:type="spellEnd"/>
      <w:r w:rsidR="00395A6C" w:rsidRPr="00395A6C">
        <w:rPr>
          <w:rFonts w:eastAsia="DengXian" w:cs="Times New Roman"/>
          <w:iCs/>
          <w:sz w:val="24"/>
          <w:szCs w:val="28"/>
        </w:rPr>
        <w:t xml:space="preserve"> generated by a syringe pump (EW-74905, Cole-Parmer Corporation) was</w:t>
      </w:r>
      <w:r w:rsidR="003435DA">
        <w:rPr>
          <w:rFonts w:eastAsia="DengXian" w:cs="Times New Roman"/>
          <w:iCs/>
          <w:sz w:val="24"/>
          <w:szCs w:val="28"/>
        </w:rPr>
        <w:t xml:space="preserve"> gently</w:t>
      </w:r>
      <w:r w:rsidR="00395A6C" w:rsidRPr="00395A6C">
        <w:rPr>
          <w:rFonts w:eastAsia="DengXian" w:cs="Times New Roman"/>
          <w:iCs/>
          <w:sz w:val="24"/>
          <w:szCs w:val="28"/>
        </w:rPr>
        <w:t xml:space="preserve"> d</w:t>
      </w:r>
      <w:r w:rsidR="00A1726B">
        <w:rPr>
          <w:rFonts w:eastAsia="DengXian" w:cs="Times New Roman"/>
          <w:iCs/>
          <w:sz w:val="24"/>
          <w:szCs w:val="28"/>
        </w:rPr>
        <w:t>ispensed</w:t>
      </w:r>
      <w:r w:rsidR="00395A6C" w:rsidRPr="00395A6C">
        <w:rPr>
          <w:rFonts w:eastAsia="DengXian" w:cs="Times New Roman"/>
          <w:iCs/>
          <w:sz w:val="24"/>
          <w:szCs w:val="28"/>
        </w:rPr>
        <w:t xml:space="preserve"> </w:t>
      </w:r>
      <w:r w:rsidR="00A1726B">
        <w:rPr>
          <w:rFonts w:eastAsia="DengXian" w:cs="Times New Roman"/>
          <w:iCs/>
          <w:sz w:val="24"/>
          <w:szCs w:val="28"/>
        </w:rPr>
        <w:t>on</w:t>
      </w:r>
      <w:r w:rsidR="00395A6C" w:rsidRPr="00395A6C">
        <w:rPr>
          <w:rFonts w:eastAsia="DengXian" w:cs="Times New Roman"/>
          <w:iCs/>
          <w:sz w:val="24"/>
          <w:szCs w:val="28"/>
        </w:rPr>
        <w:t xml:space="preserve"> the center of the micro-structured substrate for evaporation</w:t>
      </w:r>
      <w:r w:rsidR="0074502A">
        <w:rPr>
          <w:rFonts w:eastAsia="DengXian" w:cs="Times New Roman"/>
          <w:iCs/>
          <w:sz w:val="24"/>
          <w:szCs w:val="28"/>
        </w:rPr>
        <w:t xml:space="preserve"> study</w:t>
      </w:r>
      <w:r w:rsidR="00395A6C" w:rsidRPr="00395A6C">
        <w:rPr>
          <w:rFonts w:eastAsia="DengXian" w:cs="Times New Roman"/>
          <w:iCs/>
          <w:sz w:val="24"/>
          <w:szCs w:val="28"/>
        </w:rPr>
        <w:t xml:space="preserve">. </w:t>
      </w:r>
      <w:r w:rsidR="00A96E5A">
        <w:rPr>
          <w:rFonts w:eastAsia="DengXian" w:cs="Times New Roman"/>
          <w:iCs/>
          <w:sz w:val="24"/>
          <w:szCs w:val="28"/>
        </w:rPr>
        <w:t>At least f</w:t>
      </w:r>
      <w:r w:rsidR="00395A6C" w:rsidRPr="00395A6C">
        <w:rPr>
          <w:rFonts w:eastAsia="DengXian" w:cs="Times New Roman"/>
          <w:iCs/>
          <w:sz w:val="24"/>
          <w:szCs w:val="28"/>
        </w:rPr>
        <w:t xml:space="preserve">ive trials were carried out for each droplet evaporation </w:t>
      </w:r>
      <w:r w:rsidR="00230FDC">
        <w:rPr>
          <w:rFonts w:eastAsia="DengXian" w:cs="Times New Roman"/>
          <w:iCs/>
          <w:sz w:val="24"/>
          <w:szCs w:val="28"/>
        </w:rPr>
        <w:t>experiment</w:t>
      </w:r>
      <w:r w:rsidR="00395A6C" w:rsidRPr="00395A6C">
        <w:rPr>
          <w:rFonts w:eastAsia="DengXian" w:cs="Times New Roman"/>
          <w:iCs/>
          <w:sz w:val="24"/>
          <w:szCs w:val="28"/>
        </w:rPr>
        <w:t xml:space="preserve"> to </w:t>
      </w:r>
      <w:r w:rsidR="00E26D58">
        <w:rPr>
          <w:rFonts w:eastAsia="DengXian" w:cs="Times New Roman"/>
          <w:iCs/>
          <w:sz w:val="24"/>
          <w:szCs w:val="28"/>
        </w:rPr>
        <w:t>en</w:t>
      </w:r>
      <w:r w:rsidR="00395A6C" w:rsidRPr="00395A6C">
        <w:rPr>
          <w:rFonts w:eastAsia="DengXian" w:cs="Times New Roman"/>
          <w:iCs/>
          <w:sz w:val="24"/>
          <w:szCs w:val="28"/>
        </w:rPr>
        <w:t xml:space="preserve">sure the </w:t>
      </w:r>
      <w:r w:rsidR="00230FDC">
        <w:rPr>
          <w:rFonts w:eastAsia="DengXian" w:cs="Times New Roman"/>
          <w:iCs/>
          <w:sz w:val="24"/>
          <w:szCs w:val="28"/>
        </w:rPr>
        <w:t xml:space="preserve">repeatability of the </w:t>
      </w:r>
      <w:r w:rsidR="00395A6C" w:rsidRPr="00395A6C">
        <w:rPr>
          <w:rFonts w:eastAsia="DengXian" w:cs="Times New Roman"/>
          <w:iCs/>
          <w:sz w:val="24"/>
          <w:szCs w:val="28"/>
        </w:rPr>
        <w:t xml:space="preserve">evaporation </w:t>
      </w:r>
      <w:r w:rsidR="00230FDC">
        <w:rPr>
          <w:rFonts w:eastAsia="DengXian" w:cs="Times New Roman"/>
          <w:iCs/>
          <w:sz w:val="24"/>
          <w:szCs w:val="28"/>
        </w:rPr>
        <w:t>measurements</w:t>
      </w:r>
      <w:r w:rsidR="00395A6C" w:rsidRPr="00395A6C">
        <w:rPr>
          <w:rFonts w:eastAsia="DengXian" w:cs="Times New Roman"/>
          <w:iCs/>
          <w:sz w:val="24"/>
          <w:szCs w:val="28"/>
        </w:rPr>
        <w:t xml:space="preserve">. </w:t>
      </w:r>
      <w:r w:rsidR="003435DA">
        <w:rPr>
          <w:rFonts w:eastAsia="DengXian" w:cs="Times New Roman"/>
          <w:iCs/>
          <w:sz w:val="24"/>
          <w:szCs w:val="28"/>
        </w:rPr>
        <w:t xml:space="preserve">Because of the small volume, the shape of the </w:t>
      </w:r>
      <w:r w:rsidR="0074502A">
        <w:rPr>
          <w:rFonts w:eastAsia="DengXian" w:cs="Times New Roman"/>
          <w:iCs/>
          <w:sz w:val="24"/>
          <w:szCs w:val="28"/>
        </w:rPr>
        <w:t xml:space="preserve">sessile </w:t>
      </w:r>
      <w:r w:rsidR="003435DA">
        <w:rPr>
          <w:rFonts w:eastAsia="DengXian" w:cs="Times New Roman"/>
          <w:iCs/>
          <w:sz w:val="24"/>
          <w:szCs w:val="28"/>
        </w:rPr>
        <w:t xml:space="preserve">water droplet resembled a spherical cap. </w:t>
      </w:r>
      <w:r w:rsidR="00D23F1B" w:rsidRPr="00D23F1B">
        <w:rPr>
          <w:rFonts w:eastAsia="DengXian" w:cs="Times New Roman"/>
          <w:iCs/>
          <w:sz w:val="24"/>
          <w:szCs w:val="28"/>
        </w:rPr>
        <w:t xml:space="preserve">The substrates were affixed on a hot plate </w:t>
      </w:r>
      <w:r w:rsidR="00A52F80">
        <w:rPr>
          <w:rFonts w:eastAsia="DengXian" w:cs="Times New Roman"/>
          <w:iCs/>
          <w:sz w:val="24"/>
          <w:szCs w:val="28"/>
        </w:rPr>
        <w:t xml:space="preserve">by double-side copper tape </w:t>
      </w:r>
      <w:r w:rsidR="00395A6C">
        <w:rPr>
          <w:rFonts w:eastAsia="DengXian" w:cs="Times New Roman"/>
          <w:iCs/>
          <w:sz w:val="24"/>
          <w:szCs w:val="28"/>
        </w:rPr>
        <w:t>and</w:t>
      </w:r>
      <w:r w:rsidR="00C43C1E" w:rsidRPr="00C43C1E">
        <w:rPr>
          <w:rFonts w:eastAsia="DengXian" w:cs="Times New Roman"/>
          <w:iCs/>
          <w:sz w:val="24"/>
          <w:szCs w:val="28"/>
        </w:rPr>
        <w:t xml:space="preserve"> </w:t>
      </w:r>
      <w:r w:rsidR="00395A6C">
        <w:rPr>
          <w:rFonts w:eastAsia="DengXian" w:cs="Times New Roman"/>
          <w:iCs/>
          <w:sz w:val="24"/>
          <w:szCs w:val="28"/>
        </w:rPr>
        <w:t xml:space="preserve">a </w:t>
      </w:r>
      <w:r w:rsidR="00C43C1E" w:rsidRPr="00C43C1E">
        <w:rPr>
          <w:rFonts w:eastAsia="DengXian" w:cs="Times New Roman"/>
          <w:iCs/>
          <w:sz w:val="24"/>
          <w:szCs w:val="28"/>
        </w:rPr>
        <w:t>K-type thermocouple</w:t>
      </w:r>
      <w:r w:rsidR="00395A6C">
        <w:rPr>
          <w:rFonts w:eastAsia="DengXian" w:cs="Times New Roman"/>
          <w:iCs/>
          <w:sz w:val="24"/>
          <w:szCs w:val="28"/>
        </w:rPr>
        <w:t xml:space="preserve"> </w:t>
      </w:r>
      <w:r w:rsidR="00C43C1E" w:rsidRPr="00C43C1E">
        <w:rPr>
          <w:rFonts w:eastAsia="DengXian" w:cs="Times New Roman"/>
          <w:iCs/>
          <w:sz w:val="24"/>
          <w:szCs w:val="28"/>
        </w:rPr>
        <w:t xml:space="preserve">with </w:t>
      </w:r>
      <m:oMath>
        <m:r>
          <w:rPr>
            <w:rFonts w:ascii="Cambria Math" w:eastAsia="DengXian" w:hAnsi="Cambria Math" w:cs="Times New Roman"/>
            <w:sz w:val="24"/>
            <w:szCs w:val="28"/>
          </w:rPr>
          <m:t>±</m:t>
        </m:r>
      </m:oMath>
      <w:r w:rsidR="00C43C1E" w:rsidRPr="00C43C1E">
        <w:rPr>
          <w:rFonts w:eastAsia="DengXian" w:cs="Times New Roman"/>
          <w:iCs/>
          <w:sz w:val="24"/>
          <w:szCs w:val="28"/>
        </w:rPr>
        <w:t xml:space="preserve">0.5 °C </w:t>
      </w:r>
      <w:r w:rsidR="00C43C1E" w:rsidRPr="00C2130A">
        <w:rPr>
          <w:rFonts w:eastAsia="DengXian" w:cs="Times New Roman"/>
          <w:iCs/>
          <w:sz w:val="24"/>
          <w:szCs w:val="28"/>
        </w:rPr>
        <w:t>uncertainty</w:t>
      </w:r>
      <w:r w:rsidR="00C43C1E" w:rsidRPr="00C43C1E">
        <w:rPr>
          <w:rFonts w:eastAsia="DengXian" w:cs="Times New Roman"/>
          <w:iCs/>
          <w:sz w:val="24"/>
          <w:szCs w:val="28"/>
        </w:rPr>
        <w:t xml:space="preserve"> </w:t>
      </w:r>
      <w:r w:rsidR="00395A6C">
        <w:rPr>
          <w:rFonts w:eastAsia="DengXian" w:cs="Times New Roman"/>
          <w:iCs/>
          <w:sz w:val="24"/>
          <w:szCs w:val="28"/>
        </w:rPr>
        <w:t>wa</w:t>
      </w:r>
      <w:r w:rsidR="00C43C1E" w:rsidRPr="00C43C1E">
        <w:rPr>
          <w:rFonts w:eastAsia="DengXian" w:cs="Times New Roman"/>
          <w:iCs/>
          <w:sz w:val="24"/>
          <w:szCs w:val="28"/>
        </w:rPr>
        <w:t xml:space="preserve">s used to </w:t>
      </w:r>
      <w:r w:rsidR="0074502A">
        <w:rPr>
          <w:rFonts w:eastAsia="DengXian" w:cs="Times New Roman"/>
          <w:iCs/>
          <w:sz w:val="24"/>
          <w:szCs w:val="28"/>
        </w:rPr>
        <w:t>measure</w:t>
      </w:r>
      <w:r w:rsidR="00C43C1E" w:rsidRPr="00C43C1E">
        <w:rPr>
          <w:rFonts w:eastAsia="DengXian" w:cs="Times New Roman"/>
          <w:iCs/>
          <w:sz w:val="24"/>
          <w:szCs w:val="28"/>
        </w:rPr>
        <w:t xml:space="preserve"> the</w:t>
      </w:r>
      <w:r w:rsidR="0074502A">
        <w:rPr>
          <w:rFonts w:eastAsia="DengXian" w:cs="Times New Roman"/>
          <w:iCs/>
          <w:sz w:val="24"/>
          <w:szCs w:val="28"/>
        </w:rPr>
        <w:t xml:space="preserve"> surface</w:t>
      </w:r>
      <w:r w:rsidR="00395A6C">
        <w:rPr>
          <w:rFonts w:eastAsia="DengXian" w:cs="Times New Roman"/>
          <w:iCs/>
          <w:sz w:val="24"/>
          <w:szCs w:val="28"/>
        </w:rPr>
        <w:t xml:space="preserve"> temperature of the substrate during </w:t>
      </w:r>
      <w:r w:rsidR="00DB2D01">
        <w:rPr>
          <w:rFonts w:eastAsia="DengXian" w:cs="Times New Roman"/>
          <w:iCs/>
          <w:sz w:val="24"/>
          <w:szCs w:val="28"/>
        </w:rPr>
        <w:t>the</w:t>
      </w:r>
      <w:r w:rsidR="00395A6C">
        <w:rPr>
          <w:rFonts w:eastAsia="DengXian" w:cs="Times New Roman"/>
          <w:iCs/>
          <w:sz w:val="24"/>
          <w:szCs w:val="28"/>
        </w:rPr>
        <w:t xml:space="preserve"> experiment</w:t>
      </w:r>
      <w:r w:rsidR="00C43C1E" w:rsidRPr="00C43C1E">
        <w:rPr>
          <w:rFonts w:eastAsia="DengXian" w:cs="Times New Roman"/>
          <w:iCs/>
          <w:sz w:val="24"/>
          <w:szCs w:val="28"/>
        </w:rPr>
        <w:t>.</w:t>
      </w:r>
      <w:r w:rsidR="00395A6C">
        <w:rPr>
          <w:rFonts w:eastAsia="DengXian" w:cs="Times New Roman"/>
          <w:iCs/>
          <w:sz w:val="24"/>
          <w:szCs w:val="28"/>
        </w:rPr>
        <w:t xml:space="preserve"> The base temperature of the substrate </w:t>
      </w:r>
      <w:r w:rsidR="00196AC6">
        <w:rPr>
          <w:rFonts w:eastAsia="DengXian" w:cs="Times New Roman"/>
          <w:iCs/>
          <w:sz w:val="24"/>
          <w:szCs w:val="28"/>
        </w:rPr>
        <w:t>wa</w:t>
      </w:r>
      <w:r w:rsidR="00395A6C">
        <w:rPr>
          <w:rFonts w:eastAsia="DengXian" w:cs="Times New Roman"/>
          <w:iCs/>
          <w:sz w:val="24"/>
          <w:szCs w:val="28"/>
        </w:rPr>
        <w:t>s maintained at</w:t>
      </w:r>
      <w:r w:rsidR="00196AC6">
        <w:rPr>
          <w:rFonts w:eastAsia="DengXian" w:cs="Times New Roman"/>
          <w:iCs/>
          <w:sz w:val="24"/>
          <w:szCs w:val="28"/>
        </w:rPr>
        <w:t xml:space="preserve"> a</w:t>
      </w:r>
      <w:r w:rsidR="00395A6C">
        <w:rPr>
          <w:rFonts w:eastAsia="DengXian" w:cs="Times New Roman"/>
          <w:iCs/>
          <w:sz w:val="24"/>
          <w:szCs w:val="28"/>
        </w:rPr>
        <w:t xml:space="preserve"> constant </w:t>
      </w:r>
      <w:r w:rsidR="0074502A">
        <w:rPr>
          <w:rFonts w:eastAsia="DengXian" w:cs="Times New Roman"/>
          <w:iCs/>
          <w:sz w:val="24"/>
          <w:szCs w:val="28"/>
        </w:rPr>
        <w:t>level on</w:t>
      </w:r>
      <w:r w:rsidR="00395A6C">
        <w:rPr>
          <w:rFonts w:eastAsia="DengXian" w:cs="Times New Roman"/>
          <w:iCs/>
          <w:sz w:val="24"/>
          <w:szCs w:val="28"/>
        </w:rPr>
        <w:t xml:space="preserve"> the hot plate ranging from 40 </w:t>
      </w:r>
      <w:r w:rsidR="00395A6C">
        <w:rPr>
          <w:rFonts w:eastAsia="DengXian" w:cs="Times New Roman" w:hint="eastAsia"/>
          <w:iCs/>
          <w:sz w:val="24"/>
          <w:szCs w:val="28"/>
        </w:rPr>
        <w:t>°</w:t>
      </w:r>
      <w:r w:rsidR="00395A6C">
        <w:rPr>
          <w:rFonts w:eastAsia="DengXian" w:cs="Times New Roman"/>
          <w:iCs/>
          <w:sz w:val="24"/>
          <w:szCs w:val="28"/>
        </w:rPr>
        <w:t xml:space="preserve">C to 120 </w:t>
      </w:r>
      <w:r w:rsidR="00395A6C">
        <w:rPr>
          <w:rFonts w:eastAsia="DengXian" w:cs="Times New Roman" w:hint="eastAsia"/>
          <w:iCs/>
          <w:sz w:val="24"/>
          <w:szCs w:val="28"/>
        </w:rPr>
        <w:t>°</w:t>
      </w:r>
      <w:r w:rsidR="00395A6C">
        <w:rPr>
          <w:rFonts w:eastAsia="DengXian" w:cs="Times New Roman"/>
          <w:iCs/>
          <w:sz w:val="24"/>
          <w:szCs w:val="28"/>
        </w:rPr>
        <w:t>C</w:t>
      </w:r>
      <w:r w:rsidR="0074502A">
        <w:rPr>
          <w:rFonts w:eastAsia="DengXian" w:cs="Times New Roman"/>
          <w:iCs/>
          <w:sz w:val="24"/>
          <w:szCs w:val="28"/>
        </w:rPr>
        <w:t>,</w:t>
      </w:r>
      <w:r w:rsidR="00395A6C">
        <w:rPr>
          <w:rFonts w:eastAsia="DengXian" w:cs="Times New Roman"/>
          <w:iCs/>
          <w:sz w:val="24"/>
          <w:szCs w:val="28"/>
        </w:rPr>
        <w:t xml:space="preserve"> beyond which </w:t>
      </w:r>
      <w:r w:rsidR="00837121">
        <w:rPr>
          <w:rFonts w:eastAsia="DengXian" w:cs="Times New Roman"/>
          <w:iCs/>
          <w:sz w:val="24"/>
          <w:szCs w:val="28"/>
        </w:rPr>
        <w:t xml:space="preserve">even </w:t>
      </w:r>
      <w:r w:rsidR="00395A6C">
        <w:rPr>
          <w:rFonts w:eastAsia="DengXian" w:cs="Times New Roman"/>
          <w:iCs/>
          <w:sz w:val="24"/>
          <w:szCs w:val="28"/>
        </w:rPr>
        <w:t>a small</w:t>
      </w:r>
      <w:r w:rsidR="00196AC6">
        <w:rPr>
          <w:rFonts w:eastAsia="DengXian" w:cs="Times New Roman"/>
          <w:iCs/>
          <w:sz w:val="24"/>
          <w:szCs w:val="28"/>
        </w:rPr>
        <w:t xml:space="preserve"> temperature</w:t>
      </w:r>
      <w:r w:rsidR="00395A6C">
        <w:rPr>
          <w:rFonts w:eastAsia="DengXian" w:cs="Times New Roman"/>
          <w:iCs/>
          <w:sz w:val="24"/>
          <w:szCs w:val="28"/>
        </w:rPr>
        <w:t xml:space="preserve"> increase would </w:t>
      </w:r>
      <w:r w:rsidR="00DB2D01">
        <w:rPr>
          <w:rFonts w:eastAsia="DengXian" w:cs="Times New Roman"/>
          <w:iCs/>
          <w:sz w:val="24"/>
          <w:szCs w:val="28"/>
        </w:rPr>
        <w:t xml:space="preserve">otherwise </w:t>
      </w:r>
      <w:r w:rsidR="00395A6C">
        <w:rPr>
          <w:rFonts w:eastAsia="DengXian" w:cs="Times New Roman"/>
          <w:iCs/>
          <w:sz w:val="24"/>
          <w:szCs w:val="28"/>
        </w:rPr>
        <w:t>lead to the</w:t>
      </w:r>
      <w:r w:rsidR="00196AC6">
        <w:rPr>
          <w:rFonts w:eastAsia="DengXian" w:cs="Times New Roman"/>
          <w:iCs/>
          <w:sz w:val="24"/>
          <w:szCs w:val="28"/>
        </w:rPr>
        <w:t xml:space="preserve"> onset of</w:t>
      </w:r>
      <w:r w:rsidR="00395A6C">
        <w:rPr>
          <w:rFonts w:eastAsia="DengXian" w:cs="Times New Roman"/>
          <w:iCs/>
          <w:sz w:val="24"/>
          <w:szCs w:val="28"/>
        </w:rPr>
        <w:t xml:space="preserve"> boiling of the </w:t>
      </w:r>
      <w:r w:rsidR="0074502A">
        <w:rPr>
          <w:rFonts w:eastAsia="DengXian" w:cs="Times New Roman"/>
          <w:iCs/>
          <w:sz w:val="24"/>
          <w:szCs w:val="28"/>
        </w:rPr>
        <w:t>sessile</w:t>
      </w:r>
      <w:r w:rsidR="00395A6C">
        <w:rPr>
          <w:rFonts w:eastAsia="DengXian" w:cs="Times New Roman"/>
          <w:iCs/>
          <w:sz w:val="24"/>
          <w:szCs w:val="28"/>
        </w:rPr>
        <w:t xml:space="preserve"> droplet</w:t>
      </w:r>
      <w:bookmarkStart w:id="5" w:name="_Hlk76637712"/>
      <w:r w:rsidR="00395A6C">
        <w:rPr>
          <w:rFonts w:eastAsia="DengXian" w:cs="Times New Roman"/>
          <w:iCs/>
          <w:sz w:val="24"/>
          <w:szCs w:val="28"/>
        </w:rPr>
        <w:t xml:space="preserve">. </w:t>
      </w:r>
      <w:r w:rsidR="00A1726B" w:rsidRPr="00A1726B">
        <w:rPr>
          <w:rFonts w:eastAsia="DengXian" w:cs="Times New Roman"/>
          <w:iCs/>
          <w:sz w:val="24"/>
          <w:szCs w:val="28"/>
        </w:rPr>
        <w:t xml:space="preserve">Two cameras parallel and normal to the substrate were used to record the evaporation process of the droplets. A calibrated infrared (IR) camera (FILR A5) was fixed </w:t>
      </w:r>
      <w:r w:rsidR="00837121">
        <w:rPr>
          <w:rFonts w:eastAsia="DengXian" w:cs="Times New Roman"/>
          <w:iCs/>
          <w:sz w:val="24"/>
          <w:szCs w:val="28"/>
        </w:rPr>
        <w:t xml:space="preserve">above </w:t>
      </w:r>
      <w:r w:rsidR="00A1726B" w:rsidRPr="00A1726B">
        <w:rPr>
          <w:rFonts w:eastAsia="DengXian" w:cs="Times New Roman"/>
          <w:iCs/>
          <w:sz w:val="24"/>
          <w:szCs w:val="28"/>
        </w:rPr>
        <w:t xml:space="preserve">the droplet and normal to the substrate to measure the surface temperature </w:t>
      </w:r>
      <w:r w:rsidR="00DB2D01">
        <w:rPr>
          <w:rFonts w:eastAsia="DengXian" w:cs="Times New Roman"/>
          <w:iCs/>
          <w:sz w:val="24"/>
          <w:szCs w:val="28"/>
        </w:rPr>
        <w:t xml:space="preserve">evolution </w:t>
      </w:r>
      <w:r w:rsidR="00A1726B" w:rsidRPr="00A1726B">
        <w:rPr>
          <w:rFonts w:eastAsia="DengXian" w:cs="Times New Roman"/>
          <w:iCs/>
          <w:sz w:val="24"/>
          <w:szCs w:val="28"/>
        </w:rPr>
        <w:t xml:space="preserve">of the droplet. </w:t>
      </w:r>
      <w:r w:rsidR="00837121">
        <w:rPr>
          <w:rFonts w:eastAsia="DengXian" w:cs="Times New Roman"/>
          <w:iCs/>
          <w:sz w:val="24"/>
          <w:szCs w:val="28"/>
        </w:rPr>
        <w:t>A</w:t>
      </w:r>
      <w:r w:rsidR="00DB2D01">
        <w:rPr>
          <w:rFonts w:eastAsia="DengXian" w:cs="Times New Roman"/>
          <w:iCs/>
          <w:sz w:val="24"/>
          <w:szCs w:val="28"/>
        </w:rPr>
        <w:t xml:space="preserve"> </w:t>
      </w:r>
      <w:r w:rsidR="00837121">
        <w:rPr>
          <w:rFonts w:eastAsia="DengXian" w:cs="Times New Roman"/>
          <w:iCs/>
          <w:sz w:val="24"/>
          <w:szCs w:val="28"/>
        </w:rPr>
        <w:t xml:space="preserve">water </w:t>
      </w:r>
      <w:r w:rsidR="00A1726B" w:rsidRPr="00A1726B">
        <w:rPr>
          <w:rFonts w:eastAsia="DengXian" w:cs="Times New Roman"/>
          <w:iCs/>
          <w:sz w:val="24"/>
          <w:szCs w:val="28"/>
        </w:rPr>
        <w:t xml:space="preserve">droplet </w:t>
      </w:r>
      <w:r w:rsidR="00DB2D01">
        <w:rPr>
          <w:rFonts w:eastAsia="DengXian" w:cs="Times New Roman"/>
          <w:iCs/>
          <w:sz w:val="24"/>
          <w:szCs w:val="28"/>
        </w:rPr>
        <w:t xml:space="preserve">sitting </w:t>
      </w:r>
      <w:r w:rsidR="00A1726B" w:rsidRPr="00A1726B">
        <w:rPr>
          <w:rFonts w:eastAsia="DengXian" w:cs="Times New Roman"/>
          <w:iCs/>
          <w:sz w:val="24"/>
          <w:szCs w:val="28"/>
        </w:rPr>
        <w:t xml:space="preserve">on the </w:t>
      </w:r>
      <w:r w:rsidR="00837121">
        <w:rPr>
          <w:rFonts w:eastAsia="DengXian" w:cs="Times New Roman"/>
          <w:iCs/>
          <w:sz w:val="24"/>
          <w:szCs w:val="28"/>
        </w:rPr>
        <w:t xml:space="preserve">superhydrophobic </w:t>
      </w:r>
      <w:r w:rsidR="00A1726B" w:rsidRPr="00A1726B">
        <w:rPr>
          <w:rFonts w:eastAsia="DengXian" w:cs="Times New Roman"/>
          <w:iCs/>
          <w:sz w:val="24"/>
          <w:szCs w:val="28"/>
        </w:rPr>
        <w:t xml:space="preserve">substrate </w:t>
      </w:r>
      <w:r w:rsidR="000B2FAC" w:rsidRPr="00A1726B">
        <w:rPr>
          <w:rFonts w:eastAsia="DengXian" w:cs="Times New Roman"/>
          <w:iCs/>
          <w:sz w:val="24"/>
          <w:szCs w:val="28"/>
        </w:rPr>
        <w:t>exhibits</w:t>
      </w:r>
      <w:r w:rsidR="00A1726B" w:rsidRPr="00A1726B">
        <w:rPr>
          <w:rFonts w:eastAsia="DengXian" w:cs="Times New Roman"/>
          <w:iCs/>
          <w:sz w:val="24"/>
          <w:szCs w:val="28"/>
        </w:rPr>
        <w:t xml:space="preserve"> </w:t>
      </w:r>
      <w:r w:rsidR="00DB2D01">
        <w:rPr>
          <w:rFonts w:eastAsia="DengXian" w:cs="Times New Roman"/>
          <w:iCs/>
          <w:sz w:val="24"/>
          <w:szCs w:val="28"/>
        </w:rPr>
        <w:t xml:space="preserve">a </w:t>
      </w:r>
      <w:r w:rsidR="00A1726B" w:rsidRPr="00A1726B">
        <w:rPr>
          <w:rFonts w:eastAsia="DengXian" w:cs="Times New Roman"/>
          <w:iCs/>
          <w:sz w:val="24"/>
          <w:szCs w:val="28"/>
        </w:rPr>
        <w:t>large contact angle and only the upper hemispherical surface of the droplet can be focused by the IR camera. Regardless</w:t>
      </w:r>
      <w:r w:rsidR="00F36C8C">
        <w:rPr>
          <w:rFonts w:eastAsia="DengXian" w:cs="Times New Roman"/>
          <w:iCs/>
          <w:sz w:val="24"/>
          <w:szCs w:val="28"/>
        </w:rPr>
        <w:t xml:space="preserve"> of</w:t>
      </w:r>
      <w:r w:rsidR="00A1726B" w:rsidRPr="00A1726B">
        <w:rPr>
          <w:rFonts w:eastAsia="DengXian" w:cs="Times New Roman"/>
          <w:iCs/>
          <w:sz w:val="24"/>
          <w:szCs w:val="28"/>
        </w:rPr>
        <w:t xml:space="preserve"> the </w:t>
      </w:r>
      <w:r w:rsidR="00F36C8C">
        <w:rPr>
          <w:rFonts w:eastAsia="DengXian" w:cs="Times New Roman"/>
          <w:iCs/>
          <w:sz w:val="24"/>
          <w:szCs w:val="28"/>
        </w:rPr>
        <w:lastRenderedPageBreak/>
        <w:t>influence</w:t>
      </w:r>
      <w:r w:rsidR="00A1726B" w:rsidRPr="00A1726B">
        <w:rPr>
          <w:rFonts w:eastAsia="DengXian" w:cs="Times New Roman"/>
          <w:iCs/>
          <w:sz w:val="24"/>
          <w:szCs w:val="28"/>
        </w:rPr>
        <w:t xml:space="preserve"> of droplet </w:t>
      </w:r>
      <w:r w:rsidR="00F36C8C">
        <w:rPr>
          <w:rFonts w:eastAsia="DengXian" w:cs="Times New Roman"/>
          <w:iCs/>
          <w:sz w:val="24"/>
          <w:szCs w:val="28"/>
        </w:rPr>
        <w:t xml:space="preserve">internal </w:t>
      </w:r>
      <w:r w:rsidR="00A1726B" w:rsidRPr="00A1726B">
        <w:rPr>
          <w:rFonts w:eastAsia="DengXian" w:cs="Times New Roman"/>
          <w:iCs/>
          <w:sz w:val="24"/>
          <w:szCs w:val="28"/>
        </w:rPr>
        <w:t xml:space="preserve">flow on </w:t>
      </w:r>
      <w:r w:rsidR="00F36C8C">
        <w:rPr>
          <w:rFonts w:eastAsia="DengXian" w:cs="Times New Roman"/>
          <w:iCs/>
          <w:sz w:val="24"/>
          <w:szCs w:val="28"/>
        </w:rPr>
        <w:t>its surface</w:t>
      </w:r>
      <w:r w:rsidR="00A1726B" w:rsidRPr="00A1726B">
        <w:rPr>
          <w:rFonts w:eastAsia="DengXian" w:cs="Times New Roman"/>
          <w:iCs/>
          <w:sz w:val="24"/>
          <w:szCs w:val="28"/>
        </w:rPr>
        <w:t xml:space="preserve"> temperature distribution, the temperature measured by the IR camera was </w:t>
      </w:r>
      <w:r w:rsidR="00B62E1A">
        <w:rPr>
          <w:rFonts w:eastAsia="DengXian" w:cs="Times New Roman"/>
          <w:iCs/>
          <w:sz w:val="24"/>
          <w:szCs w:val="28"/>
        </w:rPr>
        <w:t>taken</w:t>
      </w:r>
      <w:r w:rsidR="00A1726B" w:rsidRPr="00A1726B">
        <w:rPr>
          <w:rFonts w:eastAsia="DengXian" w:cs="Times New Roman"/>
          <w:iCs/>
          <w:sz w:val="24"/>
          <w:szCs w:val="28"/>
        </w:rPr>
        <w:t xml:space="preserve"> as the average </w:t>
      </w:r>
      <w:r w:rsidR="00F36C8C" w:rsidRPr="00A1726B">
        <w:rPr>
          <w:rFonts w:eastAsia="DengXian" w:cs="Times New Roman"/>
          <w:iCs/>
          <w:sz w:val="24"/>
          <w:szCs w:val="28"/>
        </w:rPr>
        <w:t xml:space="preserve">surface </w:t>
      </w:r>
      <w:r w:rsidR="00A1726B" w:rsidRPr="00A1726B">
        <w:rPr>
          <w:rFonts w:eastAsia="DengXian" w:cs="Times New Roman"/>
          <w:iCs/>
          <w:sz w:val="24"/>
          <w:szCs w:val="28"/>
        </w:rPr>
        <w:t>temperature of the upper hemispherical</w:t>
      </w:r>
      <w:r w:rsidR="00F36C8C">
        <w:rPr>
          <w:rFonts w:eastAsia="DengXian" w:cs="Times New Roman"/>
          <w:iCs/>
          <w:sz w:val="24"/>
          <w:szCs w:val="28"/>
        </w:rPr>
        <w:t xml:space="preserve"> cap</w:t>
      </w:r>
      <w:r w:rsidR="001A4FBE">
        <w:rPr>
          <w:rFonts w:eastAsia="DengXian" w:cs="Times New Roman"/>
          <w:iCs/>
          <w:sz w:val="24"/>
          <w:szCs w:val="28"/>
        </w:rPr>
        <w:t xml:space="preserve"> of the </w:t>
      </w:r>
      <w:r w:rsidR="001A4FBE" w:rsidRPr="00A1726B">
        <w:rPr>
          <w:rFonts w:eastAsia="DengXian" w:cs="Times New Roman"/>
          <w:iCs/>
          <w:sz w:val="24"/>
          <w:szCs w:val="28"/>
        </w:rPr>
        <w:t>droplet</w:t>
      </w:r>
      <w:r w:rsidR="00A1726B" w:rsidRPr="00A1726B">
        <w:rPr>
          <w:rFonts w:eastAsia="DengXian" w:cs="Times New Roman"/>
          <w:iCs/>
          <w:sz w:val="24"/>
          <w:szCs w:val="28"/>
        </w:rPr>
        <w:t xml:space="preserve">. </w:t>
      </w:r>
      <w:r w:rsidR="00066238">
        <w:rPr>
          <w:rFonts w:eastAsia="DengXian" w:cs="Times New Roman"/>
          <w:iCs/>
          <w:sz w:val="24"/>
          <w:szCs w:val="28"/>
        </w:rPr>
        <w:t>Aligned in parallel to the substrate, a</w:t>
      </w:r>
      <w:r w:rsidR="00B14565" w:rsidRPr="00B14565">
        <w:rPr>
          <w:rFonts w:eastAsia="DengXian" w:cs="Times New Roman"/>
          <w:iCs/>
          <w:sz w:val="24"/>
          <w:szCs w:val="28"/>
        </w:rPr>
        <w:t xml:space="preserve"> high-speed </w:t>
      </w:r>
      <w:r w:rsidR="00F36C8C">
        <w:rPr>
          <w:rFonts w:eastAsia="DengXian" w:cs="Times New Roman"/>
          <w:iCs/>
          <w:sz w:val="24"/>
          <w:szCs w:val="28"/>
        </w:rPr>
        <w:t xml:space="preserve">CCD </w:t>
      </w:r>
      <w:r w:rsidR="00B14565" w:rsidRPr="00B14565">
        <w:rPr>
          <w:rFonts w:eastAsia="DengXian" w:cs="Times New Roman"/>
          <w:iCs/>
          <w:sz w:val="24"/>
          <w:szCs w:val="28"/>
        </w:rPr>
        <w:t xml:space="preserve">camera </w:t>
      </w:r>
      <w:r w:rsidR="00F36C8C">
        <w:rPr>
          <w:rFonts w:eastAsia="DengXian" w:cs="Times New Roman"/>
          <w:iCs/>
          <w:sz w:val="24"/>
          <w:szCs w:val="28"/>
        </w:rPr>
        <w:t>m</w:t>
      </w:r>
      <w:r w:rsidR="00B14565" w:rsidRPr="00B14565">
        <w:rPr>
          <w:rFonts w:eastAsia="DengXian" w:cs="Times New Roman"/>
          <w:iCs/>
          <w:sz w:val="24"/>
          <w:szCs w:val="28"/>
        </w:rPr>
        <w:t>ated with a</w:t>
      </w:r>
      <w:r w:rsidR="001A4FBE">
        <w:rPr>
          <w:rFonts w:eastAsia="DengXian" w:cs="Times New Roman"/>
          <w:iCs/>
          <w:sz w:val="24"/>
          <w:szCs w:val="28"/>
        </w:rPr>
        <w:t>n o</w:t>
      </w:r>
      <w:r w:rsidR="001A4FBE" w:rsidRPr="00C11F1E">
        <w:rPr>
          <w:rFonts w:eastAsia="DengXian" w:cs="Times New Roman"/>
          <w:iCs/>
          <w:sz w:val="24"/>
          <w:szCs w:val="28"/>
        </w:rPr>
        <w:t xml:space="preserve">ptical </w:t>
      </w:r>
      <w:r w:rsidR="001A4FBE">
        <w:rPr>
          <w:rFonts w:eastAsia="DengXian" w:cs="Times New Roman"/>
          <w:iCs/>
          <w:sz w:val="24"/>
          <w:szCs w:val="28"/>
        </w:rPr>
        <w:t>t</w:t>
      </w:r>
      <w:r w:rsidR="001A4FBE" w:rsidRPr="00C11F1E">
        <w:rPr>
          <w:rFonts w:eastAsia="DengXian" w:cs="Times New Roman"/>
          <w:iCs/>
          <w:sz w:val="24"/>
          <w:szCs w:val="28"/>
        </w:rPr>
        <w:t>ensiometer</w:t>
      </w:r>
      <w:r w:rsidR="00B14565" w:rsidRPr="00B14565">
        <w:rPr>
          <w:rFonts w:eastAsia="DengXian" w:cs="Times New Roman"/>
          <w:iCs/>
          <w:sz w:val="24"/>
          <w:szCs w:val="28"/>
        </w:rPr>
        <w:t xml:space="preserve"> (Theta Lite, </w:t>
      </w:r>
      <w:proofErr w:type="spellStart"/>
      <w:r w:rsidR="00B14565" w:rsidRPr="00B14565">
        <w:rPr>
          <w:rFonts w:eastAsia="DengXian" w:cs="Times New Roman"/>
          <w:iCs/>
          <w:sz w:val="24"/>
          <w:szCs w:val="28"/>
        </w:rPr>
        <w:t>OneAttension</w:t>
      </w:r>
      <w:proofErr w:type="spellEnd"/>
      <w:r w:rsidR="00B14565" w:rsidRPr="00B14565">
        <w:rPr>
          <w:rFonts w:eastAsia="DengXian" w:cs="Times New Roman"/>
          <w:iCs/>
          <w:sz w:val="24"/>
          <w:szCs w:val="28"/>
        </w:rPr>
        <w:t xml:space="preserve"> Corporation) was used to capture the images of the </w:t>
      </w:r>
      <w:r w:rsidR="00F36C8C">
        <w:rPr>
          <w:rFonts w:eastAsia="DengXian" w:cs="Times New Roman"/>
          <w:iCs/>
          <w:sz w:val="24"/>
          <w:szCs w:val="28"/>
        </w:rPr>
        <w:t xml:space="preserve">evaporating </w:t>
      </w:r>
      <w:r w:rsidR="00B14565" w:rsidRPr="00B14565">
        <w:rPr>
          <w:rFonts w:eastAsia="DengXian" w:cs="Times New Roman"/>
          <w:iCs/>
          <w:sz w:val="24"/>
          <w:szCs w:val="28"/>
        </w:rPr>
        <w:t>droplet</w:t>
      </w:r>
      <w:r w:rsidR="00B14565">
        <w:rPr>
          <w:rFonts w:eastAsia="DengXian" w:cs="Times New Roman"/>
          <w:iCs/>
          <w:sz w:val="24"/>
          <w:szCs w:val="28"/>
        </w:rPr>
        <w:t>.</w:t>
      </w:r>
      <w:r w:rsidR="00C43C1E" w:rsidRPr="00C43C1E">
        <w:rPr>
          <w:rFonts w:eastAsia="DengXian" w:cs="Times New Roman"/>
          <w:iCs/>
          <w:sz w:val="24"/>
          <w:szCs w:val="28"/>
        </w:rPr>
        <w:t xml:space="preserve"> </w:t>
      </w:r>
      <w:r w:rsidR="00B14565" w:rsidRPr="00B14565">
        <w:rPr>
          <w:rFonts w:eastAsia="DengXian" w:cs="Times New Roman"/>
          <w:iCs/>
          <w:sz w:val="24"/>
          <w:szCs w:val="28"/>
        </w:rPr>
        <w:t xml:space="preserve">The droplet </w:t>
      </w:r>
      <w:r w:rsidR="00B07155">
        <w:rPr>
          <w:rFonts w:eastAsia="DengXian" w:cs="Times New Roman"/>
          <w:iCs/>
          <w:sz w:val="24"/>
          <w:szCs w:val="28"/>
        </w:rPr>
        <w:t xml:space="preserve">shape </w:t>
      </w:r>
      <w:r w:rsidR="00B14565" w:rsidRPr="00B14565">
        <w:rPr>
          <w:rFonts w:eastAsia="DengXian" w:cs="Times New Roman"/>
          <w:iCs/>
          <w:sz w:val="24"/>
          <w:szCs w:val="28"/>
        </w:rPr>
        <w:t>is assumed to be axisymmetric. Based on the</w:t>
      </w:r>
      <w:r w:rsidR="00B07155">
        <w:rPr>
          <w:rFonts w:eastAsia="DengXian" w:cs="Times New Roman"/>
          <w:iCs/>
          <w:sz w:val="24"/>
          <w:szCs w:val="28"/>
        </w:rPr>
        <w:t xml:space="preserve"> captured</w:t>
      </w:r>
      <w:r w:rsidR="00B14565" w:rsidRPr="00B14565">
        <w:rPr>
          <w:rFonts w:eastAsia="DengXian" w:cs="Times New Roman"/>
          <w:iCs/>
          <w:sz w:val="24"/>
          <w:szCs w:val="28"/>
        </w:rPr>
        <w:t xml:space="preserve"> snapshots, the water droplet was divided into </w:t>
      </w:r>
      <w:r w:rsidR="00DC7F2F">
        <w:rPr>
          <w:rFonts w:eastAsia="DengXian" w:cs="Times New Roman"/>
          <w:iCs/>
          <w:sz w:val="24"/>
          <w:szCs w:val="28"/>
        </w:rPr>
        <w:t xml:space="preserve">multiple </w:t>
      </w:r>
      <w:r w:rsidR="00B14565" w:rsidRPr="00B14565">
        <w:rPr>
          <w:rFonts w:eastAsia="DengXian" w:cs="Times New Roman"/>
          <w:iCs/>
          <w:sz w:val="24"/>
          <w:szCs w:val="28"/>
        </w:rPr>
        <w:t xml:space="preserve">layers and the local height and diameter of </w:t>
      </w:r>
      <w:r w:rsidR="00B07155">
        <w:rPr>
          <w:rFonts w:eastAsia="DengXian" w:cs="Times New Roman"/>
          <w:iCs/>
          <w:sz w:val="24"/>
          <w:szCs w:val="28"/>
        </w:rPr>
        <w:t>each</w:t>
      </w:r>
      <w:r w:rsidR="00B14565" w:rsidRPr="00B14565">
        <w:rPr>
          <w:rFonts w:eastAsia="DengXian" w:cs="Times New Roman"/>
          <w:iCs/>
          <w:sz w:val="24"/>
          <w:szCs w:val="28"/>
        </w:rPr>
        <w:t xml:space="preserve"> water layer </w:t>
      </w:r>
      <w:r w:rsidR="00B14565" w:rsidRPr="00C2130A">
        <w:rPr>
          <w:rFonts w:eastAsia="DengXian" w:cs="Times New Roman"/>
          <w:iCs/>
          <w:sz w:val="24"/>
          <w:szCs w:val="28"/>
        </w:rPr>
        <w:t>w</w:t>
      </w:r>
      <w:r w:rsidR="00DC7F2F" w:rsidRPr="00C2130A">
        <w:rPr>
          <w:rFonts w:eastAsia="DengXian" w:cs="Times New Roman"/>
          <w:iCs/>
          <w:sz w:val="24"/>
          <w:szCs w:val="28"/>
        </w:rPr>
        <w:t>ere</w:t>
      </w:r>
      <w:r w:rsidR="00AB0EC1" w:rsidRPr="00C2130A">
        <w:rPr>
          <w:rFonts w:eastAsia="DengXian" w:cs="Times New Roman"/>
          <w:iCs/>
          <w:sz w:val="24"/>
          <w:szCs w:val="28"/>
        </w:rPr>
        <w:t xml:space="preserve"> obtain</w:t>
      </w:r>
      <w:r w:rsidR="00C32D06" w:rsidRPr="00C2130A">
        <w:rPr>
          <w:rFonts w:eastAsia="DengXian" w:cs="Times New Roman"/>
          <w:iCs/>
          <w:sz w:val="24"/>
          <w:szCs w:val="28"/>
        </w:rPr>
        <w:t>ed</w:t>
      </w:r>
      <w:r w:rsidR="00DC7F2F" w:rsidRPr="00AB0EC1">
        <w:rPr>
          <w:rFonts w:eastAsia="DengXian" w:cs="Times New Roman"/>
          <w:iCs/>
          <w:sz w:val="24"/>
          <w:szCs w:val="28"/>
        </w:rPr>
        <w:t xml:space="preserve"> by </w:t>
      </w:r>
      <w:r w:rsidR="00AB0EC1" w:rsidRPr="00C2130A">
        <w:rPr>
          <w:rFonts w:eastAsia="DengXian" w:cs="Times New Roman"/>
          <w:iCs/>
          <w:sz w:val="24"/>
          <w:szCs w:val="28"/>
        </w:rPr>
        <w:t>i</w:t>
      </w:r>
      <w:r w:rsidR="00DC7F2F" w:rsidRPr="00AB0EC1">
        <w:rPr>
          <w:rFonts w:eastAsia="DengXian" w:cs="Times New Roman"/>
          <w:iCs/>
          <w:sz w:val="24"/>
          <w:szCs w:val="28"/>
        </w:rPr>
        <w:t>mage</w:t>
      </w:r>
      <w:r w:rsidR="00AB0EC1" w:rsidRPr="00AB0EC1">
        <w:rPr>
          <w:rFonts w:eastAsia="DengXian" w:cs="Times New Roman"/>
          <w:iCs/>
          <w:sz w:val="24"/>
          <w:szCs w:val="28"/>
        </w:rPr>
        <w:t xml:space="preserve"> processing.</w:t>
      </w:r>
      <w:r w:rsidR="00B14565" w:rsidRPr="00B14565">
        <w:rPr>
          <w:rFonts w:eastAsia="DengXian" w:cs="Times New Roman"/>
          <w:iCs/>
          <w:sz w:val="24"/>
          <w:szCs w:val="28"/>
        </w:rPr>
        <w:t xml:space="preserve"> T</w:t>
      </w:r>
      <w:r w:rsidR="00DC7F2F">
        <w:rPr>
          <w:rFonts w:eastAsia="DengXian" w:cs="Times New Roman"/>
          <w:iCs/>
          <w:sz w:val="24"/>
          <w:szCs w:val="28"/>
        </w:rPr>
        <w:t>hen, t</w:t>
      </w:r>
      <w:r w:rsidR="00B14565" w:rsidRPr="00B14565">
        <w:rPr>
          <w:rFonts w:eastAsia="DengXian" w:cs="Times New Roman"/>
          <w:iCs/>
          <w:sz w:val="24"/>
          <w:szCs w:val="28"/>
        </w:rPr>
        <w:t xml:space="preserve">he </w:t>
      </w:r>
      <w:r w:rsidR="00DC7F2F">
        <w:rPr>
          <w:rFonts w:eastAsia="DengXian" w:cs="Times New Roman"/>
          <w:iCs/>
          <w:sz w:val="24"/>
          <w:szCs w:val="28"/>
        </w:rPr>
        <w:t xml:space="preserve">droplet </w:t>
      </w:r>
      <w:r w:rsidR="00B14565" w:rsidRPr="00B14565">
        <w:rPr>
          <w:rFonts w:eastAsia="DengXian" w:cs="Times New Roman"/>
          <w:iCs/>
          <w:sz w:val="24"/>
          <w:szCs w:val="28"/>
        </w:rPr>
        <w:t>volume was calculated by integrating the</w:t>
      </w:r>
      <w:r w:rsidR="00DC7F2F">
        <w:rPr>
          <w:rFonts w:eastAsia="DengXian" w:cs="Times New Roman"/>
          <w:iCs/>
          <w:sz w:val="24"/>
          <w:szCs w:val="28"/>
        </w:rPr>
        <w:t xml:space="preserve"> volume of</w:t>
      </w:r>
      <w:r w:rsidR="00B14565" w:rsidRPr="00B14565">
        <w:rPr>
          <w:rFonts w:eastAsia="DengXian" w:cs="Times New Roman"/>
          <w:iCs/>
          <w:sz w:val="24"/>
          <w:szCs w:val="28"/>
        </w:rPr>
        <w:t xml:space="preserve"> </w:t>
      </w:r>
      <w:r w:rsidR="00DC7F2F">
        <w:rPr>
          <w:rFonts w:eastAsia="DengXian" w:cs="Times New Roman"/>
          <w:iCs/>
          <w:sz w:val="24"/>
          <w:szCs w:val="28"/>
        </w:rPr>
        <w:t xml:space="preserve">each </w:t>
      </w:r>
      <w:r w:rsidR="00B14565" w:rsidRPr="00B14565">
        <w:rPr>
          <w:rFonts w:eastAsia="DengXian" w:cs="Times New Roman"/>
          <w:iCs/>
          <w:sz w:val="24"/>
          <w:szCs w:val="28"/>
        </w:rPr>
        <w:t xml:space="preserve">discrete layer. </w:t>
      </w:r>
      <w:r w:rsidR="00C43C1E" w:rsidRPr="00C43C1E">
        <w:rPr>
          <w:rFonts w:eastAsia="DengXian" w:cs="Times New Roman"/>
          <w:iCs/>
          <w:sz w:val="24"/>
          <w:szCs w:val="28"/>
        </w:rPr>
        <w:t>With the snapshots obtained by the high-speed camera,</w:t>
      </w:r>
      <w:r w:rsidR="00F35F0C">
        <w:rPr>
          <w:rFonts w:eastAsia="DengXian" w:cs="Times New Roman"/>
          <w:iCs/>
          <w:sz w:val="24"/>
          <w:szCs w:val="28"/>
        </w:rPr>
        <w:t xml:space="preserve"> the</w:t>
      </w:r>
      <w:r w:rsidR="00C43C1E" w:rsidRPr="00C43C1E">
        <w:rPr>
          <w:rFonts w:eastAsia="DengXian" w:cs="Times New Roman"/>
          <w:iCs/>
          <w:sz w:val="24"/>
          <w:szCs w:val="28"/>
        </w:rPr>
        <w:t xml:space="preserve"> transient droplet volume, contact angle, contact radius and droplet height </w:t>
      </w:r>
      <w:r w:rsidR="00F35F0C">
        <w:rPr>
          <w:rFonts w:eastAsia="DengXian" w:cs="Times New Roman"/>
          <w:iCs/>
          <w:sz w:val="24"/>
          <w:szCs w:val="28"/>
        </w:rPr>
        <w:t>were</w:t>
      </w:r>
      <w:r w:rsidR="00C43C1E" w:rsidRPr="00C43C1E">
        <w:rPr>
          <w:rFonts w:eastAsia="DengXian" w:cs="Times New Roman"/>
          <w:iCs/>
          <w:sz w:val="24"/>
          <w:szCs w:val="28"/>
        </w:rPr>
        <w:t xml:space="preserve"> collected</w:t>
      </w:r>
      <w:r w:rsidR="00A66E15">
        <w:rPr>
          <w:rFonts w:eastAsia="DengXian" w:cs="Times New Roman"/>
          <w:iCs/>
          <w:sz w:val="24"/>
          <w:szCs w:val="28"/>
        </w:rPr>
        <w:t xml:space="preserve"> for subsequent analysis</w:t>
      </w:r>
      <w:r w:rsidR="00C43C1E" w:rsidRPr="00C43C1E">
        <w:rPr>
          <w:rFonts w:eastAsia="DengXian" w:cs="Times New Roman"/>
          <w:iCs/>
          <w:sz w:val="24"/>
          <w:szCs w:val="28"/>
        </w:rPr>
        <w:t xml:space="preserve">. </w:t>
      </w:r>
      <w:r w:rsidR="00A66E15">
        <w:rPr>
          <w:rFonts w:eastAsia="DengXian" w:cs="Times New Roman"/>
          <w:iCs/>
          <w:sz w:val="24"/>
          <w:szCs w:val="28"/>
        </w:rPr>
        <w:t>During the experiment, t</w:t>
      </w:r>
      <w:r w:rsidR="00C43C1E" w:rsidRPr="00C43C1E">
        <w:rPr>
          <w:rFonts w:eastAsia="DengXian" w:cs="Times New Roman"/>
          <w:iCs/>
          <w:sz w:val="24"/>
          <w:szCs w:val="28"/>
        </w:rPr>
        <w:t xml:space="preserve">he ambient temperature and relative humidity </w:t>
      </w:r>
      <w:r w:rsidR="00F35F0C">
        <w:rPr>
          <w:rFonts w:eastAsia="DengXian" w:cs="Times New Roman"/>
          <w:iCs/>
          <w:sz w:val="24"/>
          <w:szCs w:val="28"/>
        </w:rPr>
        <w:t>were</w:t>
      </w:r>
      <w:r w:rsidR="00D809F2">
        <w:rPr>
          <w:rFonts w:eastAsia="DengXian" w:cs="Times New Roman"/>
          <w:iCs/>
          <w:sz w:val="24"/>
          <w:szCs w:val="28"/>
        </w:rPr>
        <w:t xml:space="preserve"> maintained at</w:t>
      </w:r>
      <w:r w:rsidR="00C43C1E"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lab</m:t>
            </m:r>
          </m:sub>
        </m:sSub>
        <m:r>
          <w:rPr>
            <w:rFonts w:ascii="Cambria Math" w:hAnsi="Cambria Math" w:cs="Times New Roman"/>
            <w:kern w:val="14"/>
            <w:sz w:val="24"/>
            <w:szCs w:val="24"/>
            <w:lang w:eastAsia="en-US"/>
          </w:rPr>
          <m:t>=23±2</m:t>
        </m:r>
      </m:oMath>
      <w:r w:rsidR="006D2D1E">
        <w:rPr>
          <w:rFonts w:eastAsia="DengXian" w:cs="Times New Roman"/>
          <w:kern w:val="14"/>
          <w:sz w:val="24"/>
          <w:szCs w:val="24"/>
        </w:rPr>
        <w:t>°C</w:t>
      </w:r>
      <w:r w:rsidR="00C43C1E" w:rsidRPr="00C43C1E">
        <w:rPr>
          <w:rFonts w:eastAsia="DengXian" w:cs="Times New Roman"/>
          <w:kern w:val="14"/>
          <w:sz w:val="24"/>
          <w:szCs w:val="24"/>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R</m:t>
            </m:r>
          </m:e>
          <m:sub>
            <m:r>
              <m:rPr>
                <m:sty m:val="p"/>
              </m:rPr>
              <w:rPr>
                <w:rFonts w:ascii="Cambria Math" w:hAnsi="Cambria Math" w:cs="Times New Roman"/>
                <w:kern w:val="14"/>
                <w:sz w:val="24"/>
                <w:szCs w:val="24"/>
                <w:lang w:eastAsia="en-US"/>
              </w:rPr>
              <m:t>h</m:t>
            </m:r>
          </m:sub>
        </m:sSub>
        <m:r>
          <w:rPr>
            <w:rFonts w:ascii="Cambria Math" w:hAnsi="Cambria Math" w:cs="Times New Roman"/>
            <w:kern w:val="14"/>
            <w:sz w:val="24"/>
            <w:szCs w:val="24"/>
            <w:lang w:eastAsia="en-US"/>
          </w:rPr>
          <m:t>=</m:t>
        </m:r>
        <m:r>
          <w:rPr>
            <w:rFonts w:ascii="Cambria Math" w:eastAsia="DengXian" w:hAnsi="Cambria Math" w:cs="Times New Roman"/>
            <w:kern w:val="14"/>
            <w:sz w:val="24"/>
            <w:szCs w:val="24"/>
            <w:lang w:eastAsia="en-US"/>
          </w:rPr>
          <m:t>35 ±5%</m:t>
        </m:r>
      </m:oMath>
      <w:r w:rsidR="00C43C1E" w:rsidRPr="00C43C1E">
        <w:rPr>
          <w:rFonts w:eastAsia="DengXian" w:cs="Times New Roman"/>
          <w:kern w:val="14"/>
          <w:sz w:val="24"/>
          <w:szCs w:val="24"/>
        </w:rPr>
        <w:t xml:space="preserve">, respectively. </w:t>
      </w:r>
      <w:bookmarkEnd w:id="5"/>
    </w:p>
    <w:p w14:paraId="57723D1D" w14:textId="77777777" w:rsidR="00C43C1E" w:rsidRPr="00C43C1E" w:rsidRDefault="00C43C1E" w:rsidP="00C43C1E">
      <w:pPr>
        <w:spacing w:line="360" w:lineRule="auto"/>
        <w:rPr>
          <w:rFonts w:eastAsia="DengXian" w:cs="Times New Roman"/>
          <w:iCs/>
          <w:sz w:val="24"/>
          <w:szCs w:val="28"/>
        </w:rPr>
      </w:pPr>
      <w:r w:rsidRPr="00C43C1E">
        <w:rPr>
          <w:rFonts w:eastAsia="DengXian" w:cs="Times New Roman"/>
          <w:b/>
          <w:bCs/>
          <w:iCs/>
          <w:sz w:val="24"/>
          <w:szCs w:val="28"/>
        </w:rPr>
        <w:t>3.</w:t>
      </w:r>
      <w:r w:rsidRPr="00C43C1E">
        <w:rPr>
          <w:rFonts w:eastAsia="DengXian" w:cs="Times New Roman"/>
          <w:iCs/>
          <w:sz w:val="24"/>
          <w:szCs w:val="28"/>
        </w:rPr>
        <w:t xml:space="preserve"> </w:t>
      </w:r>
      <w:r w:rsidRPr="00C43C1E">
        <w:rPr>
          <w:rFonts w:eastAsia="DengXian" w:cs="Times New Roman"/>
          <w:b/>
          <w:bCs/>
          <w:iCs/>
          <w:kern w:val="0"/>
          <w:sz w:val="24"/>
          <w:szCs w:val="24"/>
        </w:rPr>
        <w:t>Experimental model</w:t>
      </w:r>
    </w:p>
    <w:p w14:paraId="22B48F3C"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3.1 Wetting state</w:t>
      </w:r>
    </w:p>
    <w:p w14:paraId="7C2B721F" w14:textId="5989A6A8" w:rsidR="00B907EA" w:rsidRDefault="00713262" w:rsidP="00856045">
      <w:pPr>
        <w:spacing w:line="360" w:lineRule="auto"/>
        <w:ind w:firstLine="360"/>
        <w:rPr>
          <w:rFonts w:eastAsia="DengXian" w:cs="Times New Roman"/>
          <w:iCs/>
          <w:sz w:val="24"/>
          <w:szCs w:val="28"/>
        </w:rPr>
      </w:pPr>
      <w:r>
        <w:rPr>
          <w:rFonts w:eastAsia="DengXian" w:cs="Times New Roman"/>
          <w:iCs/>
          <w:sz w:val="24"/>
          <w:szCs w:val="28"/>
        </w:rPr>
        <w:t>Water d</w:t>
      </w:r>
      <w:r w:rsidR="00C43C1E" w:rsidRPr="00C43C1E">
        <w:rPr>
          <w:rFonts w:eastAsia="DengXian" w:cs="Times New Roman"/>
          <w:iCs/>
          <w:sz w:val="24"/>
          <w:szCs w:val="28"/>
        </w:rPr>
        <w:t>roplet</w:t>
      </w:r>
      <w:r w:rsidR="003646AF">
        <w:rPr>
          <w:rFonts w:eastAsia="DengXian" w:cs="Times New Roman"/>
          <w:iCs/>
          <w:sz w:val="24"/>
          <w:szCs w:val="28"/>
        </w:rPr>
        <w:t>s</w:t>
      </w:r>
      <w:r w:rsidR="00C43C1E" w:rsidRPr="00C43C1E">
        <w:rPr>
          <w:rFonts w:eastAsia="DengXian" w:cs="Times New Roman"/>
          <w:iCs/>
          <w:sz w:val="24"/>
          <w:szCs w:val="28"/>
        </w:rPr>
        <w:t xml:space="preserve"> </w:t>
      </w:r>
      <w:r w:rsidR="009C1294">
        <w:rPr>
          <w:rFonts w:eastAsia="DengXian" w:cs="Times New Roman"/>
          <w:iCs/>
          <w:sz w:val="24"/>
          <w:szCs w:val="28"/>
        </w:rPr>
        <w:t xml:space="preserve">can </w:t>
      </w:r>
      <w:r w:rsidR="00C43C1E" w:rsidRPr="00C43C1E">
        <w:rPr>
          <w:rFonts w:eastAsia="DengXian" w:cs="Times New Roman"/>
          <w:iCs/>
          <w:sz w:val="24"/>
          <w:szCs w:val="28"/>
        </w:rPr>
        <w:t>exhibit different wetting states on the micro</w:t>
      </w:r>
      <w:r w:rsidR="00A3296B">
        <w:rPr>
          <w:rFonts w:eastAsia="DengXian" w:cs="Times New Roman"/>
          <w:iCs/>
          <w:sz w:val="24"/>
          <w:szCs w:val="28"/>
        </w:rPr>
        <w:t>-</w:t>
      </w:r>
      <w:r w:rsidR="00C43C1E" w:rsidRPr="00C43C1E">
        <w:rPr>
          <w:rFonts w:eastAsia="DengXian" w:cs="Times New Roman"/>
          <w:iCs/>
          <w:sz w:val="24"/>
          <w:szCs w:val="28"/>
        </w:rPr>
        <w:t xml:space="preserve">structured substrate during the evaporation. </w:t>
      </w:r>
      <w:r w:rsidR="009C1294">
        <w:rPr>
          <w:rFonts w:eastAsia="DengXian" w:cs="Times New Roman"/>
          <w:iCs/>
          <w:sz w:val="24"/>
          <w:szCs w:val="28"/>
        </w:rPr>
        <w:t>S</w:t>
      </w:r>
      <w:r w:rsidR="003646AF">
        <w:rPr>
          <w:rFonts w:eastAsia="DengXian" w:cs="Times New Roman"/>
          <w:iCs/>
          <w:sz w:val="24"/>
          <w:szCs w:val="28"/>
        </w:rPr>
        <w:t xml:space="preserve">pecific air/vapor cavities underneath the droplet </w:t>
      </w:r>
      <w:r w:rsidR="009C1294">
        <w:rPr>
          <w:rFonts w:eastAsia="DengXian" w:cs="Times New Roman"/>
          <w:iCs/>
          <w:sz w:val="24"/>
          <w:szCs w:val="28"/>
        </w:rPr>
        <w:t>were observed</w:t>
      </w:r>
      <w:r w:rsidR="00C64E17" w:rsidRPr="00C64E17">
        <w:rPr>
          <w:rFonts w:eastAsia="DengXian" w:cs="Times New Roman"/>
          <w:iCs/>
          <w:sz w:val="24"/>
          <w:szCs w:val="28"/>
        </w:rPr>
        <w:t xml:space="preserve"> </w:t>
      </w:r>
      <w:r w:rsidR="00C64E17">
        <w:rPr>
          <w:rFonts w:eastAsia="DengXian" w:cs="Times New Roman"/>
          <w:iCs/>
          <w:sz w:val="24"/>
          <w:szCs w:val="28"/>
        </w:rPr>
        <w:t>during the majority time of the evaporation</w:t>
      </w:r>
      <w:r w:rsidR="003646AF">
        <w:rPr>
          <w:rFonts w:eastAsia="DengXian" w:cs="Times New Roman"/>
          <w:iCs/>
          <w:sz w:val="24"/>
          <w:szCs w:val="28"/>
        </w:rPr>
        <w:t xml:space="preserve">, which means the droplet was </w:t>
      </w:r>
      <w:r w:rsidR="00471AD7">
        <w:rPr>
          <w:rFonts w:eastAsia="DengXian" w:cs="Times New Roman"/>
          <w:iCs/>
          <w:sz w:val="24"/>
          <w:szCs w:val="28"/>
        </w:rPr>
        <w:t xml:space="preserve">at least partially </w:t>
      </w:r>
      <w:r w:rsidR="003646AF">
        <w:rPr>
          <w:rFonts w:eastAsia="DengXian" w:cs="Times New Roman"/>
          <w:iCs/>
          <w:sz w:val="24"/>
          <w:szCs w:val="28"/>
        </w:rPr>
        <w:t xml:space="preserve">in </w:t>
      </w:r>
      <w:r w:rsidR="00471AD7">
        <w:rPr>
          <w:rFonts w:eastAsia="DengXian" w:cs="Times New Roman"/>
          <w:iCs/>
          <w:sz w:val="24"/>
          <w:szCs w:val="28"/>
        </w:rPr>
        <w:t xml:space="preserve">the </w:t>
      </w:r>
      <w:r w:rsidR="003646AF">
        <w:rPr>
          <w:rFonts w:eastAsia="DengXian" w:cs="Times New Roman"/>
          <w:iCs/>
          <w:sz w:val="24"/>
          <w:szCs w:val="28"/>
        </w:rPr>
        <w:t>Cassie state</w:t>
      </w:r>
      <w:r w:rsidR="00C43C1E" w:rsidRPr="00C43C1E">
        <w:rPr>
          <w:rFonts w:eastAsia="DengXian" w:cs="Times New Roman"/>
          <w:iCs/>
          <w:sz w:val="24"/>
          <w:szCs w:val="28"/>
        </w:rPr>
        <w:t xml:space="preserve">. At the very end of the </w:t>
      </w:r>
      <w:r w:rsidR="003646AF" w:rsidRPr="00C43C1E">
        <w:rPr>
          <w:rFonts w:eastAsia="DengXian" w:cs="Times New Roman"/>
          <w:iCs/>
          <w:sz w:val="24"/>
          <w:szCs w:val="28"/>
        </w:rPr>
        <w:t>evaporation</w:t>
      </w:r>
      <w:r w:rsidR="00792C98">
        <w:rPr>
          <w:rFonts w:eastAsia="DengXian" w:cs="Times New Roman"/>
          <w:iCs/>
          <w:sz w:val="24"/>
          <w:szCs w:val="28"/>
        </w:rPr>
        <w:t>,</w:t>
      </w:r>
      <w:r w:rsidR="003646AF">
        <w:rPr>
          <w:rFonts w:eastAsia="DengXian" w:cs="Times New Roman"/>
          <w:iCs/>
          <w:sz w:val="24"/>
          <w:szCs w:val="28"/>
        </w:rPr>
        <w:t xml:space="preserve"> </w:t>
      </w:r>
      <w:r w:rsidR="00C43C1E" w:rsidRPr="00C43C1E">
        <w:rPr>
          <w:rFonts w:eastAsia="DengXian" w:cs="Times New Roman"/>
          <w:iCs/>
          <w:sz w:val="24"/>
          <w:szCs w:val="28"/>
        </w:rPr>
        <w:t xml:space="preserve">water </w:t>
      </w:r>
      <w:r w:rsidR="00C64E17">
        <w:rPr>
          <w:rFonts w:eastAsia="DengXian" w:cs="Times New Roman"/>
          <w:iCs/>
          <w:sz w:val="24"/>
          <w:szCs w:val="28"/>
        </w:rPr>
        <w:t xml:space="preserve">was observed to </w:t>
      </w:r>
      <w:r w:rsidR="00C43C1E" w:rsidRPr="00C43C1E">
        <w:rPr>
          <w:rFonts w:eastAsia="DengXian" w:cs="Times New Roman"/>
          <w:iCs/>
          <w:sz w:val="24"/>
          <w:szCs w:val="28"/>
        </w:rPr>
        <w:t xml:space="preserve">fill the cavities </w:t>
      </w:r>
      <w:r w:rsidR="00B907EA">
        <w:rPr>
          <w:rFonts w:eastAsia="DengXian" w:cs="Times New Roman"/>
          <w:iCs/>
          <w:sz w:val="24"/>
          <w:szCs w:val="28"/>
        </w:rPr>
        <w:t>underneath the droplet</w:t>
      </w:r>
      <w:r w:rsidR="00C43C1E" w:rsidRPr="00C43C1E">
        <w:rPr>
          <w:rFonts w:eastAsia="DengXian" w:cs="Times New Roman"/>
          <w:iCs/>
          <w:sz w:val="24"/>
          <w:szCs w:val="28"/>
        </w:rPr>
        <w:t xml:space="preserve"> and the droplet </w:t>
      </w:r>
      <w:r w:rsidR="00B907EA">
        <w:rPr>
          <w:rFonts w:eastAsia="DengXian" w:cs="Times New Roman"/>
          <w:iCs/>
          <w:sz w:val="24"/>
          <w:szCs w:val="28"/>
        </w:rPr>
        <w:t>was</w:t>
      </w:r>
      <w:r w:rsidR="00C43C1E" w:rsidRPr="00C43C1E">
        <w:rPr>
          <w:rFonts w:eastAsia="DengXian" w:cs="Times New Roman"/>
          <w:iCs/>
          <w:sz w:val="24"/>
          <w:szCs w:val="28"/>
        </w:rPr>
        <w:t xml:space="preserve"> in </w:t>
      </w:r>
      <w:r w:rsidR="00471AD7">
        <w:rPr>
          <w:rFonts w:eastAsia="DengXian" w:cs="Times New Roman"/>
          <w:iCs/>
          <w:sz w:val="24"/>
          <w:szCs w:val="28"/>
        </w:rPr>
        <w:t xml:space="preserve">the </w:t>
      </w:r>
      <w:r w:rsidR="00C43C1E" w:rsidRPr="00C43C1E">
        <w:rPr>
          <w:rFonts w:eastAsia="DengXian" w:cs="Times New Roman"/>
          <w:iCs/>
          <w:sz w:val="24"/>
          <w:szCs w:val="28"/>
        </w:rPr>
        <w:t>Wenzel state</w:t>
      </w:r>
      <w:r w:rsidR="00B907EA">
        <w:rPr>
          <w:rFonts w:eastAsia="DengXian" w:cs="Times New Roman"/>
          <w:iCs/>
          <w:sz w:val="24"/>
          <w:szCs w:val="28"/>
        </w:rPr>
        <w:t xml:space="preserve"> during this </w:t>
      </w:r>
      <w:r w:rsidR="00471AD7">
        <w:rPr>
          <w:rFonts w:eastAsia="DengXian" w:cs="Times New Roman"/>
          <w:iCs/>
          <w:sz w:val="24"/>
          <w:szCs w:val="28"/>
        </w:rPr>
        <w:t>period</w:t>
      </w:r>
      <w:r w:rsidR="00C43C1E" w:rsidRPr="00C43C1E">
        <w:rPr>
          <w:rFonts w:eastAsia="DengXian" w:cs="Times New Roman"/>
          <w:iCs/>
          <w:sz w:val="24"/>
          <w:szCs w:val="28"/>
        </w:rPr>
        <w:t>.</w:t>
      </w:r>
      <w:r w:rsidR="00792C98">
        <w:rPr>
          <w:rFonts w:eastAsia="DengXian" w:cs="Times New Roman"/>
          <w:iCs/>
          <w:sz w:val="24"/>
          <w:szCs w:val="28"/>
        </w:rPr>
        <w:t xml:space="preserve"> The snapshots of the water droplet during evaporation </w:t>
      </w:r>
      <w:r w:rsidR="00F722A0">
        <w:rPr>
          <w:rFonts w:eastAsia="DengXian" w:cs="Times New Roman"/>
          <w:iCs/>
          <w:sz w:val="24"/>
          <w:szCs w:val="28"/>
        </w:rPr>
        <w:t>are</w:t>
      </w:r>
      <w:r w:rsidR="00792C98">
        <w:rPr>
          <w:rFonts w:eastAsia="DengXian" w:cs="Times New Roman"/>
          <w:iCs/>
          <w:sz w:val="24"/>
          <w:szCs w:val="28"/>
        </w:rPr>
        <w:t xml:space="preserve"> shown in the </w:t>
      </w:r>
      <w:r w:rsidR="00CC474B">
        <w:rPr>
          <w:rFonts w:eastAsia="DengXian" w:cs="Times New Roman"/>
          <w:iCs/>
          <w:sz w:val="24"/>
          <w:szCs w:val="28"/>
        </w:rPr>
        <w:t>supplementary</w:t>
      </w:r>
      <w:r w:rsidR="00792C98">
        <w:rPr>
          <w:rFonts w:eastAsia="DengXian" w:cs="Times New Roman"/>
          <w:iCs/>
          <w:sz w:val="24"/>
          <w:szCs w:val="28"/>
        </w:rPr>
        <w:t xml:space="preserve"> </w:t>
      </w:r>
      <w:r w:rsidR="00DD46AB">
        <w:rPr>
          <w:rFonts w:eastAsia="DengXian" w:cs="Times New Roman"/>
          <w:iCs/>
          <w:sz w:val="24"/>
          <w:szCs w:val="28"/>
        </w:rPr>
        <w:t>materials</w:t>
      </w:r>
      <w:r w:rsidR="00792C98">
        <w:rPr>
          <w:rFonts w:eastAsia="DengXian" w:cs="Times New Roman"/>
          <w:iCs/>
          <w:sz w:val="24"/>
          <w:szCs w:val="28"/>
        </w:rPr>
        <w:t>.</w:t>
      </w:r>
      <w:r w:rsidR="00C43C1E" w:rsidRPr="00C43C1E">
        <w:rPr>
          <w:rFonts w:eastAsia="DengXian" w:cs="Times New Roman"/>
          <w:iCs/>
          <w:sz w:val="24"/>
          <w:szCs w:val="28"/>
        </w:rPr>
        <w:t xml:space="preserve"> Though </w:t>
      </w:r>
      <w:r w:rsidR="00C64E17">
        <w:rPr>
          <w:rFonts w:eastAsia="DengXian" w:cs="Times New Roman"/>
          <w:iCs/>
          <w:sz w:val="24"/>
          <w:szCs w:val="28"/>
        </w:rPr>
        <w:t xml:space="preserve">the </w:t>
      </w:r>
      <w:r w:rsidR="00C43C1E" w:rsidRPr="00C43C1E">
        <w:rPr>
          <w:rFonts w:eastAsia="DengXian" w:cs="Times New Roman"/>
          <w:iCs/>
          <w:sz w:val="24"/>
          <w:szCs w:val="28"/>
        </w:rPr>
        <w:t>droplet exhibit</w:t>
      </w:r>
      <w:r w:rsidR="00B907EA">
        <w:rPr>
          <w:rFonts w:eastAsia="DengXian" w:cs="Times New Roman"/>
          <w:iCs/>
          <w:sz w:val="24"/>
          <w:szCs w:val="28"/>
        </w:rPr>
        <w:t>ed</w:t>
      </w:r>
      <w:r w:rsidR="00C43C1E" w:rsidRPr="00C43C1E">
        <w:rPr>
          <w:rFonts w:eastAsia="DengXian" w:cs="Times New Roman"/>
          <w:iCs/>
          <w:sz w:val="24"/>
          <w:szCs w:val="28"/>
        </w:rPr>
        <w:t xml:space="preserve"> </w:t>
      </w:r>
      <w:r w:rsidR="00CC474B">
        <w:rPr>
          <w:rFonts w:eastAsia="DengXian" w:cs="Times New Roman"/>
          <w:iCs/>
          <w:sz w:val="24"/>
          <w:szCs w:val="28"/>
        </w:rPr>
        <w:t>two</w:t>
      </w:r>
      <w:r w:rsidR="00C64E17">
        <w:rPr>
          <w:rFonts w:eastAsia="DengXian" w:cs="Times New Roman"/>
          <w:iCs/>
          <w:sz w:val="24"/>
          <w:szCs w:val="28"/>
        </w:rPr>
        <w:t xml:space="preserve"> distinct</w:t>
      </w:r>
      <w:r w:rsidR="00CC474B">
        <w:rPr>
          <w:rFonts w:eastAsia="DengXian" w:cs="Times New Roman"/>
          <w:iCs/>
          <w:sz w:val="24"/>
          <w:szCs w:val="28"/>
        </w:rPr>
        <w:t xml:space="preserve"> wetting states</w:t>
      </w:r>
      <w:r w:rsidR="00C43C1E" w:rsidRPr="00C43C1E">
        <w:rPr>
          <w:rFonts w:eastAsia="DengXian" w:cs="Times New Roman"/>
          <w:iCs/>
          <w:sz w:val="24"/>
          <w:szCs w:val="28"/>
        </w:rPr>
        <w:t xml:space="preserve"> during evaporation, the droplet </w:t>
      </w:r>
      <w:r w:rsidR="00C64E17">
        <w:rPr>
          <w:rFonts w:eastAsia="DengXian" w:cs="Times New Roman"/>
          <w:iCs/>
          <w:sz w:val="24"/>
          <w:szCs w:val="28"/>
        </w:rPr>
        <w:t>stayed</w:t>
      </w:r>
      <w:r w:rsidR="00C43C1E" w:rsidRPr="00C43C1E">
        <w:rPr>
          <w:rFonts w:eastAsia="DengXian" w:cs="Times New Roman"/>
          <w:iCs/>
          <w:sz w:val="24"/>
          <w:szCs w:val="28"/>
        </w:rPr>
        <w:t xml:space="preserve"> in </w:t>
      </w:r>
      <w:r w:rsidR="00471AD7">
        <w:rPr>
          <w:rFonts w:eastAsia="DengXian" w:cs="Times New Roman"/>
          <w:iCs/>
          <w:sz w:val="24"/>
          <w:szCs w:val="28"/>
        </w:rPr>
        <w:t xml:space="preserve">the </w:t>
      </w:r>
      <w:r w:rsidR="00C43C1E" w:rsidRPr="00C43C1E">
        <w:rPr>
          <w:rFonts w:eastAsia="DengXian" w:cs="Times New Roman"/>
          <w:iCs/>
          <w:sz w:val="24"/>
          <w:szCs w:val="28"/>
        </w:rPr>
        <w:t>Cassie state during most of the evaporation process.</w:t>
      </w:r>
      <w:r w:rsidR="00B907EA">
        <w:rPr>
          <w:rFonts w:eastAsia="DengXian" w:cs="Times New Roman"/>
          <w:iCs/>
          <w:sz w:val="24"/>
          <w:szCs w:val="28"/>
        </w:rPr>
        <w:t xml:space="preserve"> </w:t>
      </w:r>
      <w:r w:rsidR="009C1294">
        <w:rPr>
          <w:rFonts w:eastAsia="DengXian" w:cs="Times New Roman"/>
          <w:iCs/>
          <w:sz w:val="24"/>
          <w:szCs w:val="28"/>
        </w:rPr>
        <w:t>In this work, w</w:t>
      </w:r>
      <w:r w:rsidR="00B907EA">
        <w:rPr>
          <w:rFonts w:eastAsia="DengXian" w:cs="Times New Roman"/>
          <w:iCs/>
          <w:sz w:val="24"/>
          <w:szCs w:val="28"/>
        </w:rPr>
        <w:t xml:space="preserve">e focus on the evaporation process of </w:t>
      </w:r>
      <w:r w:rsidR="00471AD7">
        <w:rPr>
          <w:rFonts w:eastAsia="DengXian" w:cs="Times New Roman"/>
          <w:iCs/>
          <w:sz w:val="24"/>
          <w:szCs w:val="28"/>
        </w:rPr>
        <w:t xml:space="preserve">the </w:t>
      </w:r>
      <w:r w:rsidR="00B907EA">
        <w:rPr>
          <w:rFonts w:eastAsia="DengXian" w:cs="Times New Roman"/>
          <w:iCs/>
          <w:sz w:val="24"/>
          <w:szCs w:val="28"/>
        </w:rPr>
        <w:t xml:space="preserve">droplet in the Cassie state and the thermal circuit model developed </w:t>
      </w:r>
      <w:r w:rsidR="00471AD7">
        <w:rPr>
          <w:rFonts w:eastAsia="DengXian" w:cs="Times New Roman"/>
          <w:iCs/>
          <w:sz w:val="24"/>
          <w:szCs w:val="28"/>
        </w:rPr>
        <w:t xml:space="preserve">by us </w:t>
      </w:r>
      <w:r w:rsidR="00B907EA">
        <w:rPr>
          <w:rFonts w:eastAsia="DengXian" w:cs="Times New Roman"/>
          <w:iCs/>
          <w:sz w:val="24"/>
          <w:szCs w:val="28"/>
        </w:rPr>
        <w:t xml:space="preserve">is based on </w:t>
      </w:r>
      <w:r w:rsidR="00471AD7">
        <w:rPr>
          <w:rFonts w:eastAsia="DengXian" w:cs="Times New Roman"/>
          <w:iCs/>
          <w:sz w:val="24"/>
          <w:szCs w:val="28"/>
        </w:rPr>
        <w:t xml:space="preserve">the </w:t>
      </w:r>
      <w:r w:rsidR="00B907EA">
        <w:rPr>
          <w:rFonts w:eastAsia="DengXian" w:cs="Times New Roman"/>
          <w:iCs/>
          <w:sz w:val="24"/>
          <w:szCs w:val="28"/>
        </w:rPr>
        <w:t>Cassie state droplet.</w:t>
      </w:r>
    </w:p>
    <w:p w14:paraId="30EEF275" w14:textId="641C19D4" w:rsidR="00F26C92" w:rsidRPr="00C43C1E" w:rsidRDefault="00C43C1E" w:rsidP="00C43C1E">
      <w:pPr>
        <w:spacing w:line="360" w:lineRule="auto"/>
        <w:rPr>
          <w:rFonts w:eastAsia="DengXian" w:cs="Times New Roman"/>
          <w:iCs/>
          <w:sz w:val="24"/>
          <w:szCs w:val="28"/>
        </w:rPr>
      </w:pPr>
      <w:r w:rsidRPr="00C111B2">
        <w:rPr>
          <w:rFonts w:eastAsia="DengXian" w:cs="Times New Roman"/>
          <w:b/>
          <w:bCs/>
          <w:iCs/>
          <w:sz w:val="24"/>
          <w:szCs w:val="28"/>
        </w:rPr>
        <w:t>3.2 Energy balance model</w:t>
      </w:r>
    </w:p>
    <w:p w14:paraId="539B8E4A" w14:textId="7826E84F" w:rsidR="00D8302C" w:rsidRDefault="00FD6495"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When </w:t>
      </w:r>
      <w:r w:rsidR="00D82F45">
        <w:rPr>
          <w:rFonts w:eastAsia="DengXian" w:cs="Times New Roman"/>
          <w:iCs/>
          <w:sz w:val="24"/>
          <w:szCs w:val="28"/>
        </w:rPr>
        <w:t>a</w:t>
      </w:r>
      <w:r w:rsidRPr="00C43C1E">
        <w:rPr>
          <w:rFonts w:eastAsia="DengXian" w:cs="Times New Roman"/>
          <w:iCs/>
          <w:sz w:val="24"/>
          <w:szCs w:val="28"/>
        </w:rPr>
        <w:t xml:space="preserve"> droplet is deposited on the hot substrate,</w:t>
      </w:r>
      <w:r>
        <w:rPr>
          <w:rFonts w:eastAsia="DengXian" w:cs="Times New Roman"/>
          <w:iCs/>
          <w:sz w:val="24"/>
          <w:szCs w:val="28"/>
        </w:rPr>
        <w:t xml:space="preserve"> h</w:t>
      </w:r>
      <w:r w:rsidR="00D8302C">
        <w:rPr>
          <w:rFonts w:eastAsia="DengXian" w:cs="Times New Roman"/>
          <w:iCs/>
          <w:sz w:val="24"/>
          <w:szCs w:val="28"/>
        </w:rPr>
        <w:t xml:space="preserve">eat will transfer from the hot plate through the </w:t>
      </w:r>
      <w:r w:rsidR="00FD19EB">
        <w:rPr>
          <w:rFonts w:eastAsia="DengXian" w:cs="Times New Roman"/>
          <w:iCs/>
          <w:sz w:val="24"/>
          <w:szCs w:val="28"/>
        </w:rPr>
        <w:t>micro</w:t>
      </w:r>
      <w:r w:rsidR="00BB5831">
        <w:rPr>
          <w:rFonts w:eastAsia="DengXian" w:cs="Times New Roman"/>
          <w:iCs/>
          <w:sz w:val="24"/>
          <w:szCs w:val="28"/>
        </w:rPr>
        <w:t>-</w:t>
      </w:r>
      <w:proofErr w:type="spellStart"/>
      <w:r w:rsidR="00CE6756">
        <w:rPr>
          <w:rFonts w:eastAsia="DengXian" w:cs="Times New Roman"/>
          <w:iCs/>
          <w:sz w:val="24"/>
          <w:szCs w:val="28"/>
        </w:rPr>
        <w:t>micropillar</w:t>
      </w:r>
      <w:r w:rsidR="00FD19EB">
        <w:rPr>
          <w:rFonts w:eastAsia="DengXian" w:cs="Times New Roman"/>
          <w:iCs/>
          <w:sz w:val="24"/>
          <w:szCs w:val="28"/>
        </w:rPr>
        <w:t>ed</w:t>
      </w:r>
      <w:proofErr w:type="spellEnd"/>
      <w:r w:rsidR="00FD19EB">
        <w:rPr>
          <w:rFonts w:eastAsia="DengXian" w:cs="Times New Roman"/>
          <w:iCs/>
          <w:sz w:val="24"/>
          <w:szCs w:val="28"/>
        </w:rPr>
        <w:t xml:space="preserve"> </w:t>
      </w:r>
      <w:r w:rsidR="00D8302C">
        <w:rPr>
          <w:rFonts w:eastAsia="DengXian" w:cs="Times New Roman"/>
          <w:iCs/>
          <w:sz w:val="24"/>
          <w:szCs w:val="28"/>
        </w:rPr>
        <w:t xml:space="preserve">substrate into the sessile droplet due to the temperature difference between the hot substate base and </w:t>
      </w:r>
      <w:r>
        <w:rPr>
          <w:rFonts w:eastAsia="DengXian" w:cs="Times New Roman"/>
          <w:iCs/>
          <w:sz w:val="24"/>
          <w:szCs w:val="28"/>
        </w:rPr>
        <w:t xml:space="preserve">the </w:t>
      </w:r>
      <w:r w:rsidR="00D8302C">
        <w:rPr>
          <w:rFonts w:eastAsia="DengXian" w:cs="Times New Roman"/>
          <w:iCs/>
          <w:sz w:val="24"/>
          <w:szCs w:val="28"/>
        </w:rPr>
        <w:t>droplet surface</w:t>
      </w:r>
      <w:r w:rsidR="00D961E7">
        <w:rPr>
          <w:rFonts w:eastAsia="DengXian" w:cs="Times New Roman"/>
          <w:iCs/>
          <w:sz w:val="24"/>
          <w:szCs w:val="28"/>
        </w:rPr>
        <w:t xml:space="preserve"> as shown in Fig. </w:t>
      </w:r>
      <w:r w:rsidR="00792C98">
        <w:rPr>
          <w:rFonts w:eastAsia="DengXian" w:cs="Times New Roman"/>
          <w:iCs/>
          <w:sz w:val="24"/>
          <w:szCs w:val="28"/>
        </w:rPr>
        <w:t>3</w:t>
      </w:r>
      <w:r w:rsidR="001C2287">
        <w:rPr>
          <w:rFonts w:eastAsia="DengXian" w:cs="Times New Roman"/>
          <w:iCs/>
          <w:sz w:val="24"/>
          <w:szCs w:val="28"/>
        </w:rPr>
        <w:t>(a)</w:t>
      </w:r>
      <w:r w:rsidR="00D8302C">
        <w:rPr>
          <w:rFonts w:eastAsia="DengXian" w:cs="Times New Roman"/>
          <w:iCs/>
          <w:sz w:val="24"/>
          <w:szCs w:val="28"/>
        </w:rPr>
        <w:t>.</w:t>
      </w:r>
      <w:r w:rsidR="00F26C92">
        <w:rPr>
          <w:rFonts w:eastAsia="DengXian" w:cs="Times New Roman"/>
          <w:iCs/>
          <w:sz w:val="24"/>
          <w:szCs w:val="28"/>
        </w:rPr>
        <w:t xml:space="preserve"> </w:t>
      </w:r>
      <w:r w:rsidR="00C43C1E" w:rsidRPr="00C43C1E">
        <w:rPr>
          <w:rFonts w:eastAsia="DengXian" w:cs="Times New Roman"/>
          <w:iCs/>
          <w:sz w:val="24"/>
          <w:szCs w:val="28"/>
        </w:rPr>
        <w:t xml:space="preserve">This heat transfer </w:t>
      </w:r>
      <w:r w:rsidR="00C43C1E" w:rsidRPr="00C43C1E">
        <w:rPr>
          <w:rFonts w:eastAsia="DengXian" w:cs="Times New Roman"/>
          <w:iCs/>
          <w:sz w:val="24"/>
          <w:szCs w:val="28"/>
        </w:rPr>
        <w:lastRenderedPageBreak/>
        <w:t xml:space="preserve">process will </w:t>
      </w:r>
      <w:r w:rsidR="00D8302C">
        <w:rPr>
          <w:rFonts w:eastAsia="DengXian" w:cs="Times New Roman"/>
          <w:iCs/>
          <w:sz w:val="24"/>
          <w:szCs w:val="28"/>
        </w:rPr>
        <w:t>result in</w:t>
      </w:r>
      <w:r w:rsidR="00C43C1E" w:rsidRPr="00C43C1E">
        <w:rPr>
          <w:rFonts w:eastAsia="DengXian" w:cs="Times New Roman"/>
          <w:iCs/>
          <w:sz w:val="24"/>
          <w:szCs w:val="28"/>
        </w:rPr>
        <w:t xml:space="preserve"> the temperature increase </w:t>
      </w:r>
      <w:r w:rsidR="00D82F45">
        <w:rPr>
          <w:rFonts w:eastAsia="DengXian" w:cs="Times New Roman"/>
          <w:iCs/>
          <w:sz w:val="24"/>
          <w:szCs w:val="28"/>
        </w:rPr>
        <w:t>inside</w:t>
      </w:r>
      <w:r w:rsidR="00C43C1E" w:rsidRPr="00C43C1E">
        <w:rPr>
          <w:rFonts w:eastAsia="DengXian" w:cs="Times New Roman"/>
          <w:iCs/>
          <w:sz w:val="24"/>
          <w:szCs w:val="28"/>
        </w:rPr>
        <w:t xml:space="preserve"> the droplet and accelerate the heat and mass transfer between the droplet and the ambient air. The energy balance of the </w:t>
      </w:r>
      <w:r w:rsidR="00CE6756">
        <w:rPr>
          <w:rFonts w:eastAsia="DengXian" w:cs="Times New Roman"/>
          <w:iCs/>
          <w:sz w:val="24"/>
          <w:szCs w:val="28"/>
        </w:rPr>
        <w:t xml:space="preserve">evaporating sessile </w:t>
      </w:r>
      <w:r w:rsidR="00C43C1E" w:rsidRPr="00C43C1E">
        <w:rPr>
          <w:rFonts w:eastAsia="DengXian" w:cs="Times New Roman"/>
          <w:iCs/>
          <w:sz w:val="24"/>
          <w:szCs w:val="28"/>
        </w:rPr>
        <w:t xml:space="preserve">droplet </w:t>
      </w:r>
      <w:r w:rsidR="00CE6756">
        <w:rPr>
          <w:rFonts w:eastAsia="DengXian" w:cs="Times New Roman"/>
          <w:iCs/>
          <w:sz w:val="24"/>
          <w:szCs w:val="28"/>
        </w:rPr>
        <w:t>is given by</w:t>
      </w:r>
      <w:r w:rsidR="00C43C1E" w:rsidRPr="00C43C1E">
        <w:rPr>
          <w:rFonts w:eastAsia="DengXian" w:cs="Times New Roman"/>
          <w:iCs/>
          <w:sz w:val="24"/>
          <w:szCs w:val="28"/>
        </w:rPr>
        <w:t>:</w:t>
      </w:r>
      <w:bookmarkStart w:id="6" w:name="_Hlk70620597"/>
    </w:p>
    <w:p w14:paraId="548CC5CE" w14:textId="7511B148" w:rsidR="00C43C1E" w:rsidRPr="00D8302C" w:rsidRDefault="00F8290A" w:rsidP="00B63FA2">
      <w:pPr>
        <w:spacing w:line="360" w:lineRule="auto"/>
        <w:ind w:firstLine="2700"/>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w:bookmarkEnd w:id="6"/>
        <m:r>
          <w:rPr>
            <w:rFonts w:ascii="Cambria Math" w:hAnsi="Cambria Math" w:cs="Times New Roman"/>
            <w:kern w:val="0"/>
            <w:sz w:val="24"/>
            <w:szCs w:val="24"/>
            <w:lang w:eastAsia="en-US"/>
          </w:rPr>
          <m:t>=</m:t>
        </m:r>
        <w:bookmarkStart w:id="7" w:name="_Hlk74927394"/>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w:bookmarkEnd w:id="7"/>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w:bookmarkStart w:id="8" w:name="_Hlk74927463"/>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w:bookmarkEnd w:id="8"/>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t xml:space="preserve">   </w:t>
      </w:r>
      <w:r w:rsidR="00C43C1E" w:rsidRPr="00C43C1E">
        <w:rPr>
          <w:rFonts w:cs="Times New Roman"/>
          <w:kern w:val="0"/>
          <w:sz w:val="24"/>
          <w:szCs w:val="24"/>
          <w:lang w:eastAsia="en-US"/>
        </w:rPr>
        <w:tab/>
        <w:t xml:space="preserve">    </w:t>
      </w:r>
      <w:r w:rsidR="00D911DF">
        <w:rPr>
          <w:rFonts w:cs="Times New Roman"/>
          <w:kern w:val="0"/>
          <w:sz w:val="24"/>
          <w:szCs w:val="24"/>
          <w:lang w:eastAsia="en-US"/>
        </w:rPr>
        <w:t xml:space="preserve"> </w:t>
      </w:r>
      <w:r w:rsidR="00C43C1E" w:rsidRPr="00C43C1E">
        <w:rPr>
          <w:rFonts w:cs="Times New Roman"/>
          <w:kern w:val="0"/>
          <w:sz w:val="24"/>
          <w:szCs w:val="24"/>
          <w:lang w:eastAsia="en-US"/>
        </w:rPr>
        <w:t>(1)</w:t>
      </w:r>
    </w:p>
    <w:p w14:paraId="0BBDD3B4" w14:textId="047E109E" w:rsidR="00D8302C" w:rsidRDefault="00C43C1E" w:rsidP="00D8302C">
      <w:pPr>
        <w:spacing w:line="360" w:lineRule="auto"/>
        <w:rPr>
          <w:rFonts w:eastAsia="DengXian" w:cs="Times New Roman"/>
          <w:iCs/>
          <w:sz w:val="24"/>
          <w:szCs w:val="28"/>
        </w:rPr>
      </w:pPr>
      <w:r w:rsidRPr="00C43C1E">
        <w:rPr>
          <w:rFonts w:eastAsia="DengXian" w:cs="Times New Roman"/>
          <w:iCs/>
          <w:sz w:val="24"/>
          <w:szCs w:val="28"/>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oMath>
      <w:r w:rsidRPr="00C43C1E">
        <w:rPr>
          <w:rFonts w:eastAsia="DengXian" w:cs="Times New Roman"/>
          <w:iCs/>
          <w:sz w:val="24"/>
          <w:szCs w:val="28"/>
        </w:rPr>
        <w:t xml:space="preserve"> is the overall </w:t>
      </w:r>
      <w:r w:rsidR="00CE6756">
        <w:rPr>
          <w:rFonts w:eastAsia="DengXian" w:cs="Times New Roman"/>
          <w:iCs/>
          <w:sz w:val="24"/>
          <w:szCs w:val="28"/>
        </w:rPr>
        <w:t xml:space="preserve">heat </w:t>
      </w:r>
      <w:r w:rsidRPr="00C43C1E">
        <w:rPr>
          <w:rFonts w:eastAsia="DengXian" w:cs="Times New Roman"/>
          <w:iCs/>
          <w:sz w:val="24"/>
          <w:szCs w:val="28"/>
        </w:rPr>
        <w:t xml:space="preserve">transfer rate from the substrate to </w:t>
      </w:r>
      <w:r w:rsidR="00D82F45">
        <w:rPr>
          <w:rFonts w:eastAsia="DengXian" w:cs="Times New Roman"/>
          <w:iCs/>
          <w:sz w:val="24"/>
          <w:szCs w:val="28"/>
        </w:rPr>
        <w:t xml:space="preserve">the </w:t>
      </w:r>
      <w:r w:rsidRPr="00C43C1E">
        <w:rPr>
          <w:rFonts w:eastAsia="DengXian" w:cs="Times New Roman"/>
          <w:iCs/>
          <w:sz w:val="24"/>
          <w:szCs w:val="28"/>
        </w:rPr>
        <w:t>droplet</w:t>
      </w:r>
      <w:r w:rsidR="00CE6756">
        <w:rPr>
          <w:rFonts w:eastAsia="DengXian" w:cs="Times New Roman"/>
          <w:iCs/>
          <w:sz w:val="24"/>
          <w:szCs w:val="28"/>
        </w:rPr>
        <w:t>,</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oMath>
      <w:r w:rsidRPr="00C43C1E">
        <w:rPr>
          <w:rFonts w:eastAsia="DengXian" w:cs="Times New Roman"/>
          <w:iCs/>
          <w:sz w:val="24"/>
          <w:szCs w:val="28"/>
        </w:rPr>
        <w:t xml:space="preserve"> is the energy transfer rate for the </w:t>
      </w:r>
      <w:r w:rsidR="00D82F45">
        <w:rPr>
          <w:rFonts w:eastAsia="DengXian" w:cs="Times New Roman"/>
          <w:iCs/>
          <w:sz w:val="24"/>
          <w:szCs w:val="28"/>
        </w:rPr>
        <w:t xml:space="preserve">bulk </w:t>
      </w:r>
      <w:r w:rsidRPr="00C43C1E">
        <w:rPr>
          <w:rFonts w:eastAsia="DengXian" w:cs="Times New Roman"/>
          <w:iCs/>
          <w:sz w:val="24"/>
          <w:szCs w:val="28"/>
        </w:rPr>
        <w:t>water temperature increase</w:t>
      </w:r>
      <w:r w:rsidR="00CE6756">
        <w:rPr>
          <w:rFonts w:eastAsia="DengXian" w:cs="Times New Roman"/>
          <w:iCs/>
          <w:sz w:val="24"/>
          <w:szCs w:val="28"/>
        </w:rPr>
        <w:t>,</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oMath>
      <w:r w:rsidRPr="00C43C1E">
        <w:rPr>
          <w:rFonts w:eastAsia="DengXian" w:cs="Times New Roman"/>
          <w:iCs/>
          <w:sz w:val="24"/>
          <w:szCs w:val="28"/>
        </w:rPr>
        <w:t xml:space="preserve"> is the convective heat transfer rate between the water droplet and the ambient air</w:t>
      </w:r>
      <w:r w:rsidR="00CE6756">
        <w:rPr>
          <w:rFonts w:eastAsia="DengXian" w:cs="Times New Roman"/>
          <w:iCs/>
          <w:sz w:val="24"/>
          <w:szCs w:val="28"/>
        </w:rPr>
        <w:t>,</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oMath>
      <w:r w:rsidRPr="00C43C1E">
        <w:rPr>
          <w:rFonts w:eastAsia="DengXian" w:cs="Times New Roman"/>
          <w:iCs/>
          <w:sz w:val="24"/>
          <w:szCs w:val="28"/>
        </w:rPr>
        <w:t xml:space="preserve"> is the </w:t>
      </w:r>
      <w:r w:rsidR="00D82F45" w:rsidRPr="00C43C1E">
        <w:rPr>
          <w:rFonts w:eastAsia="DengXian" w:cs="Times New Roman"/>
          <w:iCs/>
          <w:sz w:val="24"/>
          <w:szCs w:val="28"/>
        </w:rPr>
        <w:t xml:space="preserve">radiation </w:t>
      </w:r>
      <w:r w:rsidRPr="00C43C1E">
        <w:rPr>
          <w:rFonts w:eastAsia="DengXian" w:cs="Times New Roman"/>
          <w:iCs/>
          <w:sz w:val="24"/>
          <w:szCs w:val="28"/>
        </w:rPr>
        <w:t xml:space="preserve">heat transfer rate from </w:t>
      </w:r>
      <w:r w:rsidR="00D82F45">
        <w:rPr>
          <w:rFonts w:eastAsia="DengXian" w:cs="Times New Roman"/>
          <w:iCs/>
          <w:sz w:val="24"/>
          <w:szCs w:val="28"/>
        </w:rPr>
        <w:t xml:space="preserve">the </w:t>
      </w:r>
      <w:r w:rsidRPr="00C43C1E">
        <w:rPr>
          <w:rFonts w:eastAsia="DengXian" w:cs="Times New Roman"/>
          <w:iCs/>
          <w:sz w:val="24"/>
          <w:szCs w:val="28"/>
        </w:rPr>
        <w:t>droplet</w:t>
      </w:r>
      <w:r w:rsidR="00CE6756">
        <w:rPr>
          <w:rFonts w:eastAsia="DengXian" w:cs="Times New Roman"/>
          <w:iCs/>
          <w:sz w:val="24"/>
          <w:szCs w:val="28"/>
        </w:rPr>
        <w:t xml:space="preserve"> surface</w:t>
      </w:r>
      <w:r w:rsidRPr="00C43C1E">
        <w:rPr>
          <w:rFonts w:eastAsia="DengXian" w:cs="Times New Roman"/>
          <w:iCs/>
          <w:sz w:val="24"/>
          <w:szCs w:val="28"/>
        </w:rPr>
        <w:t xml:space="preserve"> to the ambient</w:t>
      </w:r>
      <w:r w:rsidR="00CE6756">
        <w:rPr>
          <w:rFonts w:eastAsia="DengXian" w:cs="Times New Roman"/>
          <w:iCs/>
          <w:sz w:val="24"/>
          <w:szCs w:val="28"/>
        </w:rPr>
        <w:t>,</w:t>
      </w:r>
      <w:r w:rsidR="00D82F45">
        <w:rPr>
          <w:rFonts w:eastAsia="DengXian" w:cs="Times New Roman"/>
          <w:iCs/>
          <w:sz w:val="24"/>
          <w:szCs w:val="28"/>
        </w:rPr>
        <w:t xml:space="preserve"> and</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eastAsia="DengXian" w:cs="Times New Roman"/>
          <w:iCs/>
          <w:sz w:val="24"/>
          <w:szCs w:val="28"/>
        </w:rPr>
        <w:t xml:space="preserve"> is the </w:t>
      </w:r>
      <w:r w:rsidR="00CE6756" w:rsidRPr="00C43C1E">
        <w:rPr>
          <w:rFonts w:eastAsia="DengXian" w:cs="Times New Roman"/>
          <w:iCs/>
          <w:sz w:val="24"/>
          <w:szCs w:val="28"/>
        </w:rPr>
        <w:t xml:space="preserve">evaporation </w:t>
      </w:r>
      <w:r w:rsidRPr="00C43C1E">
        <w:rPr>
          <w:rFonts w:eastAsia="DengXian" w:cs="Times New Roman"/>
          <w:iCs/>
          <w:sz w:val="24"/>
          <w:szCs w:val="28"/>
        </w:rPr>
        <w:t>heat transfer rate.</w:t>
      </w:r>
      <w:r w:rsidR="00D82F45">
        <w:rPr>
          <w:rFonts w:eastAsia="DengXian" w:cs="Times New Roman"/>
          <w:iCs/>
          <w:sz w:val="24"/>
          <w:szCs w:val="28"/>
        </w:rPr>
        <w:t xml:space="preserve"> So, we have:</w:t>
      </w:r>
    </w:p>
    <w:p w14:paraId="40076702" w14:textId="735EBFD9" w:rsidR="00D8302C" w:rsidRDefault="00F8290A" w:rsidP="00B63FA2">
      <w:pPr>
        <w:spacing w:line="360" w:lineRule="auto"/>
        <w:ind w:firstLine="3600"/>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V</m:t>
        </m:r>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Sub>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(2)</w:t>
      </w:r>
    </w:p>
    <w:p w14:paraId="757D2E9E" w14:textId="1A4B6372" w:rsidR="006D2D1E" w:rsidRDefault="00F8290A" w:rsidP="00B63FA2">
      <w:pPr>
        <w:spacing w:line="360" w:lineRule="auto"/>
        <w:jc w:val="right"/>
        <w:rPr>
          <w:rFonts w:cs="Times New Roman"/>
          <w:kern w:val="0"/>
          <w:sz w:val="24"/>
          <w:szCs w:val="24"/>
          <w:lang w:eastAsia="en-US"/>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r>
          <w:rPr>
            <w:rFonts w:ascii="Cambria Math" w:hAnsi="Cambria Math" w:cs="Times New Roman"/>
            <w:kern w:val="0"/>
            <w:sz w:val="24"/>
            <w:szCs w:val="24"/>
            <w:lang w:eastAsia="en-US"/>
          </w:rPr>
          <m:t>=εσS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4</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4</m:t>
                </m:r>
              </m:sup>
            </m:sSubSup>
          </m:e>
        </m:d>
      </m:oMath>
      <w:r w:rsidR="00C43C1E" w:rsidRPr="00C43C1E">
        <w:rPr>
          <w:rFonts w:cs="Times New Roman"/>
          <w:kern w:val="0"/>
          <w:sz w:val="24"/>
          <w:szCs w:val="24"/>
          <w:lang w:eastAsia="en-US"/>
        </w:rPr>
        <w:t xml:space="preserve">     </w:t>
      </w:r>
      <w:r w:rsidR="00CF6CC1">
        <w:rPr>
          <w:rFonts w:cs="Times New Roman"/>
          <w:kern w:val="0"/>
          <w:sz w:val="24"/>
          <w:szCs w:val="24"/>
          <w:lang w:eastAsia="en-US"/>
        </w:rPr>
        <w:t xml:space="preserve">        </w:t>
      </w:r>
      <w:r w:rsidR="006250A0">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(3)</w:t>
      </w:r>
    </w:p>
    <w:p w14:paraId="4DC44FCD" w14:textId="3C8D6423" w:rsidR="00D8302C" w:rsidRPr="006D2D1E" w:rsidRDefault="00F8290A" w:rsidP="00B63FA2">
      <w:pPr>
        <w:spacing w:line="360" w:lineRule="auto"/>
        <w:ind w:firstLine="3330"/>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 xml:space="preserve"> </m:t>
                </m:r>
              </m:sup>
            </m:sSubSup>
          </m:e>
        </m:d>
      </m:oMath>
      <w:r w:rsidR="00C43C1E" w:rsidRPr="00C43C1E">
        <w:rPr>
          <w:rFonts w:cs="Times New Roman"/>
          <w:kern w:val="0"/>
          <w:sz w:val="24"/>
          <w:szCs w:val="24"/>
          <w:lang w:eastAsia="en-US"/>
        </w:rPr>
        <w:t xml:space="preserve">     </w:t>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(4)</w:t>
      </w:r>
    </w:p>
    <w:p w14:paraId="34057167" w14:textId="3F34905F" w:rsidR="00C43C1E" w:rsidRPr="00D8302C" w:rsidRDefault="00F8290A" w:rsidP="00B63FA2">
      <w:pPr>
        <w:spacing w:line="360" w:lineRule="auto"/>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dV</m:t>
            </m:r>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(5)</w:t>
      </w:r>
    </w:p>
    <w:p w14:paraId="4FDC4A91" w14:textId="70BD255C" w:rsidR="00C43C1E" w:rsidRDefault="00C43C1E" w:rsidP="00C32D06">
      <w:pPr>
        <w:spacing w:line="360" w:lineRule="auto"/>
        <w:rPr>
          <w:rFonts w:cs="Times New Roman"/>
          <w:kern w:val="0"/>
          <w:sz w:val="24"/>
          <w:szCs w:val="24"/>
          <w:lang w:eastAsia="en-US"/>
        </w:rPr>
      </w:pPr>
      <w:r w:rsidRPr="00C43C1E">
        <w:rPr>
          <w:rFonts w:eastAsia="DengXian" w:cs="Times New Roman"/>
          <w:iCs/>
          <w:sz w:val="24"/>
          <w:szCs w:val="28"/>
        </w:rPr>
        <w:t>where</w:t>
      </w:r>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oMath>
      <w:r w:rsidRPr="00C43C1E">
        <w:rPr>
          <w:rFonts w:cs="Times New Roman"/>
          <w:kern w:val="0"/>
          <w:sz w:val="24"/>
          <w:szCs w:val="24"/>
          <w:lang w:eastAsia="en-US"/>
        </w:rPr>
        <w:t xml:space="preserve">, </w:t>
      </w:r>
      <w:r w:rsidRPr="00C43C1E">
        <w:rPr>
          <w:rFonts w:cs="Times New Roman"/>
          <w:iCs/>
          <w:kern w:val="0"/>
          <w:sz w:val="24"/>
          <w:szCs w:val="24"/>
          <w:lang w:eastAsia="en-US"/>
        </w:rPr>
        <w:t>V</w:t>
      </w:r>
      <w:r w:rsidRPr="00C43C1E">
        <w:rPr>
          <w:rFonts w:cs="Times New Roman"/>
          <w:kern w:val="0"/>
          <w:sz w:val="24"/>
          <w:szCs w:val="24"/>
          <w:lang w:eastAsia="en-US"/>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oMath>
      <w:r w:rsidRPr="00C43C1E">
        <w:rPr>
          <w:rFonts w:cs="Times New Roman"/>
          <w:kern w:val="0"/>
          <w:sz w:val="24"/>
          <w:szCs w:val="24"/>
          <w:lang w:eastAsia="en-US"/>
        </w:rPr>
        <w:t xml:space="preserve"> are the specific heat capacity, </w:t>
      </w:r>
      <w:r w:rsidR="00D82F45">
        <w:rPr>
          <w:rFonts w:cs="Times New Roman"/>
          <w:kern w:val="0"/>
          <w:sz w:val="24"/>
          <w:szCs w:val="24"/>
          <w:lang w:eastAsia="en-US"/>
        </w:rPr>
        <w:t xml:space="preserve">water </w:t>
      </w:r>
      <w:r w:rsidRPr="00C43C1E">
        <w:rPr>
          <w:rFonts w:cs="Times New Roman"/>
          <w:kern w:val="0"/>
          <w:sz w:val="24"/>
          <w:szCs w:val="24"/>
          <w:lang w:eastAsia="en-US"/>
        </w:rPr>
        <w:t>density,</w:t>
      </w:r>
      <w:r w:rsidR="003339E0">
        <w:rPr>
          <w:rFonts w:cs="Times New Roman"/>
          <w:kern w:val="0"/>
          <w:sz w:val="24"/>
          <w:szCs w:val="24"/>
          <w:lang w:eastAsia="en-US"/>
        </w:rPr>
        <w:t xml:space="preserve"> </w:t>
      </w:r>
      <w:r w:rsidR="00D82F45">
        <w:rPr>
          <w:rFonts w:cs="Times New Roman"/>
          <w:kern w:val="0"/>
          <w:sz w:val="24"/>
          <w:szCs w:val="24"/>
          <w:lang w:eastAsia="en-US"/>
        </w:rPr>
        <w:t xml:space="preserve">droplet cap </w:t>
      </w:r>
      <w:r w:rsidR="003339E0">
        <w:rPr>
          <w:rFonts w:cs="Times New Roman"/>
          <w:kern w:val="0"/>
          <w:sz w:val="24"/>
          <w:szCs w:val="24"/>
          <w:lang w:eastAsia="en-US"/>
        </w:rPr>
        <w:t>surface</w:t>
      </w:r>
      <w:r w:rsidRPr="00C43C1E">
        <w:rPr>
          <w:rFonts w:cs="Times New Roman"/>
          <w:kern w:val="0"/>
          <w:sz w:val="24"/>
          <w:szCs w:val="24"/>
          <w:lang w:eastAsia="en-US"/>
        </w:rPr>
        <w:t xml:space="preserve"> temperature, volume and latent heat of the</w:t>
      </w:r>
      <w:r w:rsidR="00D82F45" w:rsidRPr="00D82F45">
        <w:rPr>
          <w:rFonts w:cs="Times New Roman"/>
          <w:kern w:val="0"/>
          <w:sz w:val="24"/>
          <w:szCs w:val="24"/>
          <w:lang w:eastAsia="en-US"/>
        </w:rPr>
        <w:t xml:space="preserve"> </w:t>
      </w:r>
      <w:r w:rsidR="00D82F45" w:rsidRPr="00C43C1E">
        <w:rPr>
          <w:rFonts w:cs="Times New Roman"/>
          <w:kern w:val="0"/>
          <w:sz w:val="24"/>
          <w:szCs w:val="24"/>
          <w:lang w:eastAsia="en-US"/>
        </w:rPr>
        <w:t>water</w:t>
      </w:r>
      <w:r w:rsidRPr="00C43C1E">
        <w:rPr>
          <w:rFonts w:cs="Times New Roman"/>
          <w:kern w:val="0"/>
          <w:sz w:val="24"/>
          <w:szCs w:val="24"/>
          <w:lang w:eastAsia="en-US"/>
        </w:rPr>
        <w:t xml:space="preserve"> droplet, respectively; </w:t>
      </w:r>
      <m:oMath>
        <m:r>
          <w:rPr>
            <w:rFonts w:ascii="Cambria Math" w:hAnsi="Cambria Math" w:cs="Times New Roman"/>
            <w:kern w:val="0"/>
            <w:sz w:val="24"/>
            <w:szCs w:val="24"/>
            <w:lang w:eastAsia="en-US"/>
          </w:rPr>
          <m:t>ε</m:t>
        </m:r>
      </m:oMath>
      <w:r w:rsidRPr="00C43C1E">
        <w:rPr>
          <w:rFonts w:cs="Times New Roman"/>
          <w:kern w:val="0"/>
          <w:sz w:val="24"/>
          <w:szCs w:val="24"/>
          <w:lang w:eastAsia="en-US"/>
        </w:rPr>
        <w:t xml:space="preserve"> is the emissivity of the water droplet </w:t>
      </w:r>
      <w:r w:rsidR="00D82F45">
        <w:rPr>
          <w:rFonts w:cs="Times New Roman"/>
          <w:kern w:val="0"/>
          <w:sz w:val="24"/>
          <w:szCs w:val="24"/>
          <w:lang w:eastAsia="en-US"/>
        </w:rPr>
        <w:t>sur</w:t>
      </w:r>
      <w:r w:rsidRPr="00C43C1E">
        <w:rPr>
          <w:rFonts w:cs="Times New Roman"/>
          <w:kern w:val="0"/>
          <w:sz w:val="24"/>
          <w:szCs w:val="24"/>
          <w:lang w:eastAsia="en-US"/>
        </w:rPr>
        <w:t xml:space="preserve">face and </w:t>
      </w:r>
      <m:oMath>
        <m:r>
          <w:rPr>
            <w:rFonts w:ascii="Cambria Math" w:hAnsi="Cambria Math" w:cs="Times New Roman"/>
            <w:kern w:val="0"/>
            <w:sz w:val="24"/>
            <w:szCs w:val="24"/>
            <w:lang w:eastAsia="en-US"/>
          </w:rPr>
          <m:t>σ</m:t>
        </m:r>
      </m:oMath>
      <w:r w:rsidRPr="00C43C1E">
        <w:rPr>
          <w:rFonts w:cs="Times New Roman"/>
          <w:kern w:val="0"/>
          <w:sz w:val="24"/>
          <w:szCs w:val="24"/>
          <w:lang w:eastAsia="en-US"/>
        </w:rPr>
        <w:t xml:space="preserve"> is the Stefan-Boltzmann constant; </w:t>
      </w:r>
      <w:r w:rsidRPr="003339E0">
        <w:rPr>
          <w:rFonts w:cs="Times New Roman"/>
          <w:i/>
          <w:kern w:val="0"/>
          <w:sz w:val="24"/>
          <w:szCs w:val="24"/>
          <w:lang w:eastAsia="en-US"/>
        </w:rPr>
        <w:t>S</w:t>
      </w:r>
      <w:r w:rsidRPr="00C43C1E">
        <w:rPr>
          <w:rFonts w:cs="Times New Roman"/>
          <w:kern w:val="0"/>
          <w:sz w:val="24"/>
          <w:szCs w:val="24"/>
          <w:lang w:eastAsia="en-US"/>
        </w:rPr>
        <w:t xml:space="preserve"> is the liquid-vapor interface area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oMath>
      <w:r w:rsidRPr="00C43C1E">
        <w:rPr>
          <w:rFonts w:cs="Times New Roman"/>
          <w:kern w:val="0"/>
          <w:sz w:val="24"/>
          <w:szCs w:val="24"/>
          <w:lang w:eastAsia="en-US"/>
        </w:rPr>
        <w:t xml:space="preserve"> is the natural convection heat transfer coefficient of the ambient air. </w:t>
      </w:r>
    </w:p>
    <w:p w14:paraId="234F3B3A" w14:textId="0E7C82C1" w:rsidR="00BE79D2" w:rsidRDefault="00905317" w:rsidP="00C32D06">
      <w:pPr>
        <w:spacing w:line="360" w:lineRule="auto"/>
        <w:rPr>
          <w:ins w:id="9" w:author="Cheng, Jiangtao" w:date="2021-07-18T11:18:00Z"/>
          <w:rFonts w:cs="Times New Roman"/>
          <w:kern w:val="0"/>
          <w:sz w:val="24"/>
          <w:szCs w:val="24"/>
          <w:lang w:eastAsia="en-US"/>
        </w:rPr>
      </w:pPr>
      <w:ins w:id="10" w:author="Huang Wenge" w:date="2021-07-19T09:19:00Z">
        <w:r>
          <w:rPr>
            <w:noProof/>
          </w:rPr>
          <w:drawing>
            <wp:inline distT="0" distB="0" distL="0" distR="0" wp14:anchorId="20071763" wp14:editId="10CFC9C7">
              <wp:extent cx="5943600" cy="196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69135"/>
                      </a:xfrm>
                      <a:prstGeom prst="rect">
                        <a:avLst/>
                      </a:prstGeom>
                      <a:noFill/>
                      <a:ln>
                        <a:noFill/>
                      </a:ln>
                    </pic:spPr>
                  </pic:pic>
                </a:graphicData>
              </a:graphic>
            </wp:inline>
          </w:drawing>
        </w:r>
      </w:ins>
      <w:del w:id="11" w:author="Huang Wenge" w:date="2021-07-19T09:20:00Z">
        <w:r w:rsidR="00BE79D2" w:rsidDel="00905317">
          <w:rPr>
            <w:noProof/>
          </w:rPr>
          <w:lastRenderedPageBreak/>
          <w:drawing>
            <wp:inline distT="0" distB="0" distL="0" distR="0" wp14:anchorId="30EC967B" wp14:editId="59B0E713">
              <wp:extent cx="5943600" cy="1935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del>
    </w:p>
    <w:p w14:paraId="328E9AC3" w14:textId="666A134E" w:rsidR="00BE79D2" w:rsidRPr="00C43C1E" w:rsidRDefault="00BE79D2" w:rsidP="00BE79D2">
      <w:pPr>
        <w:rPr>
          <w:rFonts w:eastAsia="DengXian" w:cs="Times New Roman"/>
          <w:iCs/>
          <w:sz w:val="24"/>
          <w:szCs w:val="28"/>
        </w:rPr>
      </w:pPr>
      <w:r w:rsidRPr="006D2D1E">
        <w:rPr>
          <w:rFonts w:eastAsia="DengXian" w:cs="Times New Roman"/>
          <w:b/>
          <w:bCs/>
          <w:iCs/>
          <w:sz w:val="24"/>
          <w:szCs w:val="28"/>
        </w:rPr>
        <w:t>Figure 3.</w:t>
      </w:r>
      <w:r w:rsidRPr="00C43C1E">
        <w:rPr>
          <w:rFonts w:eastAsia="DengXian" w:cs="Times New Roman"/>
          <w:iCs/>
          <w:sz w:val="24"/>
          <w:szCs w:val="28"/>
        </w:rPr>
        <w:t xml:space="preserve"> </w:t>
      </w:r>
      <w:r>
        <w:rPr>
          <w:rFonts w:eastAsia="DengXian" w:cs="Times New Roman"/>
          <w:iCs/>
          <w:sz w:val="24"/>
          <w:szCs w:val="28"/>
        </w:rPr>
        <w:t xml:space="preserve">(a) </w:t>
      </w:r>
      <w:r w:rsidRPr="00C43C1E">
        <w:rPr>
          <w:rFonts w:eastAsia="DengXian" w:cs="Times New Roman"/>
          <w:iCs/>
          <w:sz w:val="24"/>
          <w:szCs w:val="28"/>
        </w:rPr>
        <w:t>Diagram of droplet evaporation on hot micro</w:t>
      </w:r>
      <w:ins w:id="12" w:author="Cheng, Jiangtao" w:date="2021-07-18T11:39:00Z">
        <w:r w:rsidR="00D367F5">
          <w:rPr>
            <w:rFonts w:eastAsia="DengXian" w:cs="Times New Roman"/>
            <w:iCs/>
            <w:sz w:val="24"/>
            <w:szCs w:val="28"/>
          </w:rPr>
          <w:t>-</w:t>
        </w:r>
      </w:ins>
      <w:r w:rsidRPr="00C43C1E">
        <w:rPr>
          <w:rFonts w:eastAsia="DengXian" w:cs="Times New Roman"/>
          <w:iCs/>
          <w:sz w:val="24"/>
          <w:szCs w:val="28"/>
        </w:rPr>
        <w:t xml:space="preserve">structured </w:t>
      </w:r>
      <w:r w:rsidRPr="007D4C09">
        <w:rPr>
          <w:rFonts w:eastAsia="DengXian" w:cs="Times New Roman"/>
          <w:iCs/>
          <w:sz w:val="24"/>
          <w:szCs w:val="28"/>
        </w:rPr>
        <w:t xml:space="preserve">superhydrophobic </w:t>
      </w:r>
      <w:r w:rsidRPr="00C43C1E">
        <w:rPr>
          <w:rFonts w:eastAsia="DengXian" w:cs="Times New Roman"/>
          <w:iCs/>
          <w:sz w:val="24"/>
          <w:szCs w:val="28"/>
        </w:rPr>
        <w:t>sub</w:t>
      </w:r>
      <w:r w:rsidR="00F905BA">
        <w:rPr>
          <w:rFonts w:eastAsia="DengXian" w:cs="Times New Roman"/>
          <w:iCs/>
          <w:sz w:val="24"/>
          <w:szCs w:val="28"/>
        </w:rPr>
        <w:t>face</w:t>
      </w:r>
      <w:r w:rsidRPr="00C43C1E">
        <w:rPr>
          <w:rFonts w:eastAsia="DengXian" w:cs="Times New Roman"/>
          <w:iCs/>
          <w:sz w:val="24"/>
          <w:szCs w:val="28"/>
        </w:rPr>
        <w:t>.</w:t>
      </w:r>
      <w:r>
        <w:rPr>
          <w:rFonts w:eastAsia="DengXian" w:cs="Times New Roman"/>
          <w:iCs/>
          <w:sz w:val="24"/>
          <w:szCs w:val="28"/>
        </w:rPr>
        <w:t xml:space="preserve"> (b)</w:t>
      </w:r>
      <w:r w:rsidRPr="001C2287">
        <w:rPr>
          <w:rFonts w:eastAsia="DengXian" w:cs="Times New Roman"/>
          <w:iCs/>
          <w:sz w:val="24"/>
          <w:szCs w:val="28"/>
        </w:rPr>
        <w:t xml:space="preserve"> </w:t>
      </w:r>
      <w:r w:rsidRPr="00C43C1E">
        <w:rPr>
          <w:rFonts w:eastAsia="DengXian" w:cs="Times New Roman"/>
          <w:iCs/>
          <w:sz w:val="24"/>
          <w:szCs w:val="28"/>
        </w:rPr>
        <w:t xml:space="preserve">Diagram of heat transfer from </w:t>
      </w:r>
      <w:r>
        <w:rPr>
          <w:rFonts w:eastAsia="DengXian" w:cs="Times New Roman"/>
          <w:iCs/>
          <w:sz w:val="24"/>
          <w:szCs w:val="28"/>
        </w:rPr>
        <w:t xml:space="preserve">a </w:t>
      </w:r>
      <w:r w:rsidRPr="00C43C1E">
        <w:rPr>
          <w:rFonts w:eastAsia="DengXian" w:cs="Times New Roman"/>
          <w:iCs/>
          <w:sz w:val="24"/>
          <w:szCs w:val="28"/>
        </w:rPr>
        <w:t xml:space="preserve">micropillar </w:t>
      </w:r>
      <w:r>
        <w:rPr>
          <w:rFonts w:eastAsia="DengXian" w:cs="Times New Roman"/>
          <w:iCs/>
          <w:sz w:val="24"/>
          <w:szCs w:val="28"/>
        </w:rPr>
        <w:t xml:space="preserve">unit </w:t>
      </w:r>
      <w:r w:rsidRPr="00C43C1E">
        <w:rPr>
          <w:rFonts w:eastAsia="DengXian" w:cs="Times New Roman"/>
          <w:iCs/>
          <w:sz w:val="24"/>
          <w:szCs w:val="28"/>
        </w:rPr>
        <w:t>into droplet base surface</w:t>
      </w:r>
      <w:r>
        <w:rPr>
          <w:rFonts w:eastAsia="DengXian" w:cs="Times New Roman"/>
          <w:iCs/>
          <w:sz w:val="24"/>
          <w:szCs w:val="28"/>
        </w:rPr>
        <w:t>.</w:t>
      </w:r>
      <w:r w:rsidR="00B57D57">
        <w:rPr>
          <w:rFonts w:eastAsia="DengXian" w:cs="Times New Roman"/>
          <w:iCs/>
          <w:sz w:val="24"/>
          <w:szCs w:val="28"/>
        </w:rPr>
        <w:t xml:space="preserve"> </w:t>
      </w:r>
      <w:commentRangeStart w:id="13"/>
      <w:r>
        <w:rPr>
          <w:rFonts w:eastAsia="DengXian" w:cs="Times New Roman"/>
          <w:iCs/>
          <w:sz w:val="24"/>
          <w:szCs w:val="28"/>
        </w:rPr>
        <w:t>(c)</w:t>
      </w:r>
      <w:commentRangeEnd w:id="13"/>
      <w:r w:rsidR="00BD41E5">
        <w:rPr>
          <w:rStyle w:val="CommentReference"/>
        </w:rPr>
        <w:commentReference w:id="13"/>
      </w:r>
      <w:r>
        <w:rPr>
          <w:rFonts w:eastAsia="DengXian" w:cs="Times New Roman"/>
          <w:iCs/>
          <w:sz w:val="24"/>
          <w:szCs w:val="28"/>
        </w:rPr>
        <w:t xml:space="preserve"> </w:t>
      </w:r>
      <w:r w:rsidRPr="00C43C1E">
        <w:rPr>
          <w:rFonts w:eastAsia="DengXian" w:cs="Times New Roman"/>
          <w:iCs/>
          <w:sz w:val="24"/>
          <w:szCs w:val="24"/>
        </w:rPr>
        <w:t>Diagram of heat transfer inside the water droplet</w:t>
      </w:r>
      <w:r>
        <w:rPr>
          <w:rFonts w:eastAsia="DengXian" w:cs="Times New Roman"/>
          <w:iCs/>
          <w:sz w:val="24"/>
          <w:szCs w:val="24"/>
        </w:rPr>
        <w:t>.</w:t>
      </w:r>
    </w:p>
    <w:p w14:paraId="653A4D49" w14:textId="77777777" w:rsidR="00BE79D2" w:rsidRPr="00C43C1E" w:rsidDel="00855AEE" w:rsidRDefault="00BE79D2">
      <w:pPr>
        <w:spacing w:line="360" w:lineRule="auto"/>
        <w:ind w:firstLine="360"/>
        <w:rPr>
          <w:del w:id="14" w:author="Cheng, Jiangtao" w:date="2021-07-18T11:47:00Z"/>
          <w:rFonts w:cs="Times New Roman"/>
          <w:kern w:val="0"/>
          <w:sz w:val="24"/>
          <w:szCs w:val="24"/>
          <w:lang w:eastAsia="en-US"/>
        </w:rPr>
        <w:pPrChange w:id="15" w:author="Cheng, Jiangtao" w:date="2021-07-18T11:47:00Z">
          <w:pPr>
            <w:spacing w:line="360" w:lineRule="auto"/>
          </w:pPr>
        </w:pPrChange>
      </w:pPr>
    </w:p>
    <w:p w14:paraId="33B361BB" w14:textId="09F12EA5" w:rsidR="003339E0" w:rsidRDefault="00C43C1E" w:rsidP="00FE6EC9">
      <w:pPr>
        <w:spacing w:line="360" w:lineRule="auto"/>
        <w:ind w:firstLine="360"/>
        <w:rPr>
          <w:rFonts w:cs="Times New Roman"/>
          <w:kern w:val="0"/>
          <w:sz w:val="24"/>
          <w:szCs w:val="24"/>
        </w:rPr>
      </w:pPr>
      <w:r w:rsidRPr="00C43C1E">
        <w:rPr>
          <w:rFonts w:cs="Times New Roman"/>
          <w:kern w:val="0"/>
          <w:sz w:val="24"/>
          <w:szCs w:val="24"/>
        </w:rPr>
        <w:t xml:space="preserve">Because of the high efficiency of phase change heat transfer, the heat transfer rate induced by evaporation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cs="Times New Roman"/>
          <w:kern w:val="0"/>
          <w:sz w:val="24"/>
          <w:szCs w:val="24"/>
        </w:rPr>
        <w:t xml:space="preserve"> is dominant over the </w:t>
      </w:r>
      <w:r w:rsidR="009818A4">
        <w:rPr>
          <w:rFonts w:cs="Times New Roman"/>
          <w:kern w:val="0"/>
          <w:sz w:val="24"/>
          <w:szCs w:val="24"/>
        </w:rPr>
        <w:t xml:space="preserve">other </w:t>
      </w:r>
      <w:r w:rsidRPr="00C43C1E">
        <w:rPr>
          <w:rFonts w:cs="Times New Roman"/>
          <w:kern w:val="0"/>
          <w:sz w:val="24"/>
          <w:szCs w:val="24"/>
        </w:rPr>
        <w:t xml:space="preserve">heat transfer </w:t>
      </w:r>
      <w:r w:rsidR="009818A4">
        <w:rPr>
          <w:rFonts w:cs="Times New Roman"/>
          <w:kern w:val="0"/>
          <w:sz w:val="24"/>
          <w:szCs w:val="24"/>
        </w:rPr>
        <w:t>mode</w:t>
      </w:r>
      <w:r w:rsidRPr="00C43C1E">
        <w:rPr>
          <w:rFonts w:cs="Times New Roman"/>
          <w:kern w:val="0"/>
          <w:sz w:val="24"/>
          <w:szCs w:val="24"/>
        </w:rPr>
        <w:t>s. Thus, the overall heat transfer from the substrate to the water droplet can be estimated as the heat released from the droplet to the ambient by evaporation</w:t>
      </w:r>
      <w:r w:rsidR="00A30F35">
        <w:rPr>
          <w:rFonts w:cs="Times New Roman"/>
          <w:kern w:val="0"/>
          <w:sz w:val="24"/>
          <w:szCs w:val="24"/>
        </w:rPr>
        <w:fldChar w:fldCharType="begin"/>
      </w:r>
      <w:r w:rsidR="00366727">
        <w:rPr>
          <w:rFonts w:cs="Times New Roman"/>
          <w:kern w:val="0"/>
          <w:sz w:val="24"/>
          <w:szCs w:val="24"/>
        </w:rPr>
        <w:instrText xml:space="preserve"> ADDIN EN.CITE &lt;EndNote&gt;&lt;Cite&gt;&lt;Author&gt;Hays&lt;/Author&gt;&lt;Year&gt;2016&lt;/Year&gt;&lt;RecNum&gt;3&lt;/RecNum&gt;&lt;DisplayText&gt;&lt;style font="Times New Roman" size="12"&gt;[19]&lt;/style&gt;&lt;/DisplayText&gt;&lt;record&gt;&lt;rec-number&gt;3&lt;/rec-number&gt;&lt;foreign-keys&gt;&lt;key app="EN" db-id="dzwapvwscfr509edaz9xzdtgzvpvrvftxers" timestamp="1624806972"&gt;3&lt;/key&gt;&lt;/foreign-keys&gt;&lt;ref-type name="Journal Article"&gt;17&lt;/ref-type&gt;&lt;contributors&gt;&lt;authors&gt;&lt;author&gt;Hays, R.&lt;/author&gt;&lt;author&gt;Maynes, D.&lt;/author&gt;&lt;author&gt;Crockett, J.&lt;/author&gt;&lt;/authors&gt;&lt;/contributors&gt;&lt;titles&gt;&lt;title&gt;Thermal transport to droplets on heated superhydrophobic substrates&lt;/title&gt;&lt;secondary-title&gt;Int. J. Heat Mass Transfer&lt;/secondary-title&gt;&lt;/titles&gt;&lt;periodical&gt;&lt;full-title&gt;Int. J. Heat Mass Transfer&lt;/full-title&gt;&lt;/periodical&gt;&lt;pages&gt;70-80&lt;/pages&gt;&lt;volume&gt;98&lt;/volume&gt;&lt;section&gt;70&lt;/section&gt;&lt;dates&gt;&lt;year&gt;2016&lt;/year&gt;&lt;/dates&gt;&lt;isbn&gt;00179310&lt;/isbn&gt;&lt;urls&gt;&lt;/urls&gt;&lt;electronic-resource-num&gt;10.1016/j.ijheatmasstransfer.2016.03.011&lt;/electronic-resource-num&gt;&lt;/record&gt;&lt;/Cite&gt;&lt;/EndNote&gt;</w:instrText>
      </w:r>
      <w:r w:rsidR="00A30F35">
        <w:rPr>
          <w:rFonts w:cs="Times New Roman"/>
          <w:kern w:val="0"/>
          <w:sz w:val="24"/>
          <w:szCs w:val="24"/>
        </w:rPr>
        <w:fldChar w:fldCharType="separate"/>
      </w:r>
      <w:r w:rsidR="00366727">
        <w:rPr>
          <w:rFonts w:cs="Times New Roman"/>
          <w:noProof/>
          <w:kern w:val="0"/>
          <w:sz w:val="24"/>
          <w:szCs w:val="24"/>
        </w:rPr>
        <w:t>[</w:t>
      </w:r>
      <w:hyperlink w:anchor="_ENREF_19" w:tooltip="Hays, 2016 #3" w:history="1">
        <w:r w:rsidR="00AF0C39">
          <w:rPr>
            <w:rFonts w:cs="Times New Roman"/>
            <w:noProof/>
            <w:kern w:val="0"/>
            <w:sz w:val="24"/>
            <w:szCs w:val="24"/>
          </w:rPr>
          <w:t>19</w:t>
        </w:r>
      </w:hyperlink>
      <w:r w:rsidR="00366727">
        <w:rPr>
          <w:rFonts w:cs="Times New Roman"/>
          <w:noProof/>
          <w:kern w:val="0"/>
          <w:sz w:val="24"/>
          <w:szCs w:val="24"/>
        </w:rPr>
        <w:t>]</w:t>
      </w:r>
      <w:r w:rsidR="00A30F35">
        <w:rPr>
          <w:rFonts w:cs="Times New Roman"/>
          <w:kern w:val="0"/>
          <w:sz w:val="24"/>
          <w:szCs w:val="24"/>
        </w:rPr>
        <w:fldChar w:fldCharType="end"/>
      </w:r>
      <w:r w:rsidRPr="00C43C1E">
        <w:rPr>
          <w:rFonts w:cs="Times New Roman"/>
          <w:kern w:val="0"/>
          <w:sz w:val="24"/>
          <w:szCs w:val="24"/>
        </w:rPr>
        <w:t>. The</w:t>
      </w:r>
      <w:r w:rsidR="00AC7EE9">
        <w:rPr>
          <w:rFonts w:cs="Times New Roman"/>
          <w:kern w:val="0"/>
          <w:sz w:val="24"/>
          <w:szCs w:val="24"/>
        </w:rPr>
        <w:t>refore, the</w:t>
      </w:r>
      <w:r w:rsidRPr="00C43C1E">
        <w:rPr>
          <w:rFonts w:cs="Times New Roman"/>
          <w:kern w:val="0"/>
          <w:sz w:val="24"/>
          <w:szCs w:val="24"/>
        </w:rPr>
        <w:t xml:space="preserve"> energy balance equation can be rewritten as:</w:t>
      </w:r>
    </w:p>
    <w:p w14:paraId="27D879C1" w14:textId="4D5E8C24" w:rsidR="00C43C1E" w:rsidRPr="00C43C1E" w:rsidRDefault="00F8290A" w:rsidP="00B63FA2">
      <w:pPr>
        <w:spacing w:line="360" w:lineRule="auto"/>
        <w:jc w:val="right"/>
        <w:rPr>
          <w:rFonts w:cs="Times New Roman"/>
          <w:kern w:val="0"/>
          <w:sz w:val="24"/>
          <w:szCs w:val="24"/>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CF6CC1">
        <w:rPr>
          <w:rFonts w:cs="Times New Roman"/>
          <w:kern w:val="0"/>
          <w:sz w:val="24"/>
          <w:szCs w:val="24"/>
          <w:lang w:eastAsia="en-US"/>
        </w:rPr>
        <w:t xml:space="preserve"> </w:t>
      </w:r>
      <w:r w:rsidR="003339E0">
        <w:rPr>
          <w:rFonts w:cs="Times New Roman"/>
          <w:kern w:val="0"/>
          <w:sz w:val="24"/>
          <w:szCs w:val="24"/>
          <w:lang w:eastAsia="en-US"/>
        </w:rPr>
        <w:tab/>
      </w:r>
      <w:r w:rsidR="003339E0">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kern w:val="0"/>
          <w:sz w:val="24"/>
          <w:szCs w:val="24"/>
          <w:lang w:eastAsia="en-US"/>
        </w:rPr>
        <w:t>(6)</w:t>
      </w:r>
    </w:p>
    <w:p w14:paraId="36C39B42" w14:textId="64FC34C9" w:rsidR="00C43C1E" w:rsidRPr="00C111B2" w:rsidRDefault="00C43C1E" w:rsidP="00C32D06">
      <w:pPr>
        <w:spacing w:line="360" w:lineRule="auto"/>
        <w:jc w:val="left"/>
        <w:rPr>
          <w:rFonts w:cs="Times New Roman"/>
          <w:b/>
          <w:bCs/>
          <w:kern w:val="0"/>
          <w:sz w:val="24"/>
          <w:szCs w:val="24"/>
        </w:rPr>
      </w:pPr>
      <w:r w:rsidRPr="00C111B2">
        <w:rPr>
          <w:rFonts w:cs="Times New Roman"/>
          <w:b/>
          <w:bCs/>
          <w:kern w:val="0"/>
          <w:sz w:val="24"/>
          <w:szCs w:val="24"/>
        </w:rPr>
        <w:t xml:space="preserve">3.3 Evaporation from </w:t>
      </w:r>
      <w:r w:rsidR="00CC474B">
        <w:rPr>
          <w:rFonts w:cs="Times New Roman"/>
          <w:b/>
          <w:bCs/>
          <w:kern w:val="0"/>
          <w:sz w:val="24"/>
          <w:szCs w:val="24"/>
        </w:rPr>
        <w:t xml:space="preserve">droplet </w:t>
      </w:r>
      <w:r w:rsidR="00D961E7" w:rsidRPr="00C111B2">
        <w:rPr>
          <w:rFonts w:cs="Times New Roman"/>
          <w:b/>
          <w:bCs/>
          <w:kern w:val="0"/>
          <w:sz w:val="24"/>
          <w:szCs w:val="24"/>
        </w:rPr>
        <w:t>base</w:t>
      </w:r>
      <w:r w:rsidRPr="00C111B2">
        <w:rPr>
          <w:rFonts w:cs="Times New Roman"/>
          <w:b/>
          <w:bCs/>
          <w:kern w:val="0"/>
          <w:sz w:val="24"/>
          <w:szCs w:val="24"/>
        </w:rPr>
        <w:t xml:space="preserve"> surface </w:t>
      </w:r>
    </w:p>
    <w:p w14:paraId="6611FC98" w14:textId="35579086" w:rsidR="00C43C1E" w:rsidRPr="00C43C1E" w:rsidRDefault="00FC094F" w:rsidP="00856045">
      <w:pPr>
        <w:spacing w:line="360" w:lineRule="auto"/>
        <w:ind w:firstLine="360"/>
        <w:rPr>
          <w:rFonts w:eastAsia="DengXian" w:cs="Times New Roman"/>
          <w:iCs/>
          <w:sz w:val="24"/>
          <w:szCs w:val="28"/>
        </w:rPr>
      </w:pPr>
      <w:r>
        <w:rPr>
          <w:rFonts w:eastAsia="DengXian" w:cs="Times New Roman"/>
          <w:iCs/>
          <w:sz w:val="24"/>
          <w:szCs w:val="28"/>
        </w:rPr>
        <w:t>D</w:t>
      </w:r>
      <w:r w:rsidRPr="00C43C1E">
        <w:rPr>
          <w:rFonts w:eastAsia="DengXian" w:cs="Times New Roman"/>
          <w:iCs/>
          <w:sz w:val="24"/>
          <w:szCs w:val="28"/>
        </w:rPr>
        <w:t xml:space="preserve">roplet </w:t>
      </w:r>
      <w:r>
        <w:rPr>
          <w:rFonts w:eastAsia="DengXian" w:cs="Times New Roman"/>
          <w:iCs/>
          <w:sz w:val="24"/>
          <w:szCs w:val="28"/>
        </w:rPr>
        <w:t>e</w:t>
      </w:r>
      <w:r w:rsidR="00C43C1E" w:rsidRPr="00C43C1E">
        <w:rPr>
          <w:rFonts w:eastAsia="DengXian" w:cs="Times New Roman"/>
          <w:iCs/>
          <w:sz w:val="24"/>
          <w:szCs w:val="28"/>
        </w:rPr>
        <w:t xml:space="preserve">vaporation </w:t>
      </w:r>
      <w:r>
        <w:rPr>
          <w:rFonts w:eastAsia="DengXian" w:cs="Times New Roman"/>
          <w:iCs/>
          <w:sz w:val="24"/>
          <w:szCs w:val="28"/>
        </w:rPr>
        <w:t>occur</w:t>
      </w:r>
      <w:r w:rsidR="00C43C1E" w:rsidRPr="00C43C1E">
        <w:rPr>
          <w:rFonts w:eastAsia="DengXian" w:cs="Times New Roman"/>
          <w:iCs/>
          <w:sz w:val="24"/>
          <w:szCs w:val="28"/>
        </w:rPr>
        <w:t xml:space="preserve">s at the liquid-vapor interface. For </w:t>
      </w:r>
      <w:r w:rsidR="00B12B05">
        <w:rPr>
          <w:rFonts w:eastAsia="DengXian" w:cs="Times New Roman"/>
          <w:iCs/>
          <w:sz w:val="24"/>
          <w:szCs w:val="28"/>
        </w:rPr>
        <w:t xml:space="preserve">a </w:t>
      </w:r>
      <w:r w:rsidR="00C43C1E" w:rsidRPr="00C43C1E">
        <w:rPr>
          <w:rFonts w:eastAsia="DengXian" w:cs="Times New Roman"/>
          <w:iCs/>
          <w:sz w:val="24"/>
          <w:szCs w:val="28"/>
        </w:rPr>
        <w:t xml:space="preserve">Cassie state droplet on </w:t>
      </w:r>
      <w:r w:rsidR="00A95958">
        <w:rPr>
          <w:rFonts w:eastAsia="DengXian" w:cs="Times New Roman"/>
          <w:iCs/>
          <w:sz w:val="24"/>
          <w:szCs w:val="28"/>
        </w:rPr>
        <w:t xml:space="preserve">a </w:t>
      </w:r>
      <w:r w:rsidR="00C43C1E" w:rsidRPr="00C43C1E">
        <w:rPr>
          <w:rFonts w:eastAsia="DengXian" w:cs="Times New Roman"/>
          <w:iCs/>
          <w:sz w:val="24"/>
          <w:szCs w:val="28"/>
        </w:rPr>
        <w:t>micro</w:t>
      </w:r>
      <w:r w:rsidR="00FD5E2A">
        <w:rPr>
          <w:rFonts w:eastAsia="DengXian" w:cs="Times New Roman"/>
          <w:iCs/>
          <w:sz w:val="24"/>
          <w:szCs w:val="28"/>
        </w:rPr>
        <w:t>-</w:t>
      </w:r>
      <w:r w:rsidR="00C43C1E" w:rsidRPr="00C43C1E">
        <w:rPr>
          <w:rFonts w:eastAsia="DengXian" w:cs="Times New Roman"/>
          <w:iCs/>
          <w:sz w:val="24"/>
          <w:szCs w:val="28"/>
        </w:rPr>
        <w:t>structure</w:t>
      </w:r>
      <w:r w:rsidR="00B12B05">
        <w:rPr>
          <w:rFonts w:eastAsia="DengXian" w:cs="Times New Roman"/>
          <w:iCs/>
          <w:sz w:val="24"/>
          <w:szCs w:val="28"/>
        </w:rPr>
        <w:t>d</w:t>
      </w:r>
      <w:r w:rsidR="00C43C1E" w:rsidRPr="00C43C1E">
        <w:rPr>
          <w:rFonts w:eastAsia="DengXian" w:cs="Times New Roman"/>
          <w:iCs/>
          <w:sz w:val="24"/>
          <w:szCs w:val="28"/>
        </w:rPr>
        <w:t xml:space="preserve"> substrate, there </w:t>
      </w:r>
      <w:r w:rsidR="00B12B05">
        <w:rPr>
          <w:rFonts w:eastAsia="DengXian" w:cs="Times New Roman"/>
          <w:iCs/>
          <w:sz w:val="24"/>
          <w:szCs w:val="28"/>
        </w:rPr>
        <w:t>exist</w:t>
      </w:r>
      <w:r w:rsidR="00C43C1E" w:rsidRPr="00C43C1E">
        <w:rPr>
          <w:rFonts w:eastAsia="DengXian" w:cs="Times New Roman"/>
          <w:iCs/>
          <w:sz w:val="24"/>
          <w:szCs w:val="28"/>
        </w:rPr>
        <w:t xml:space="preserve"> air/vapor cavities between the droplet base and the substrate. Different from </w:t>
      </w:r>
      <w:r w:rsidR="00AF6EBF">
        <w:rPr>
          <w:rFonts w:eastAsia="DengXian" w:cs="Times New Roman"/>
          <w:iCs/>
          <w:sz w:val="24"/>
          <w:szCs w:val="28"/>
        </w:rPr>
        <w:t xml:space="preserve">a sessile </w:t>
      </w:r>
      <w:r w:rsidR="00C43C1E" w:rsidRPr="00C43C1E">
        <w:rPr>
          <w:rFonts w:eastAsia="DengXian" w:cs="Times New Roman"/>
          <w:iCs/>
          <w:sz w:val="24"/>
          <w:szCs w:val="28"/>
        </w:rPr>
        <w:t xml:space="preserve">droplet on </w:t>
      </w:r>
      <w:r w:rsidR="00B12B05">
        <w:rPr>
          <w:rFonts w:eastAsia="DengXian" w:cs="Times New Roman"/>
          <w:iCs/>
          <w:sz w:val="24"/>
          <w:szCs w:val="28"/>
        </w:rPr>
        <w:t xml:space="preserve">a </w:t>
      </w:r>
      <w:r w:rsidR="00C43C1E" w:rsidRPr="00C43C1E">
        <w:rPr>
          <w:rFonts w:eastAsia="DengXian" w:cs="Times New Roman"/>
          <w:iCs/>
          <w:sz w:val="24"/>
          <w:szCs w:val="28"/>
        </w:rPr>
        <w:t>smooth surface</w:t>
      </w:r>
      <w:r w:rsidR="00AF6EBF">
        <w:rPr>
          <w:rFonts w:eastAsia="DengXian" w:cs="Times New Roman"/>
          <w:iCs/>
          <w:sz w:val="24"/>
          <w:szCs w:val="28"/>
        </w:rPr>
        <w:t>,</w:t>
      </w:r>
      <w:r w:rsidR="00C43C1E" w:rsidRPr="00C43C1E">
        <w:rPr>
          <w:rFonts w:eastAsia="DengXian" w:cs="Times New Roman"/>
          <w:iCs/>
          <w:sz w:val="24"/>
          <w:szCs w:val="28"/>
        </w:rPr>
        <w:t xml:space="preserve"> </w:t>
      </w:r>
      <w:r w:rsidR="00B12B05">
        <w:rPr>
          <w:rFonts w:eastAsia="DengXian" w:cs="Times New Roman"/>
          <w:iCs/>
          <w:sz w:val="24"/>
          <w:szCs w:val="28"/>
        </w:rPr>
        <w:t xml:space="preserve">with </w:t>
      </w:r>
      <w:r w:rsidR="00C43C1E" w:rsidRPr="00C43C1E">
        <w:rPr>
          <w:rFonts w:eastAsia="DengXian" w:cs="Times New Roman"/>
          <w:iCs/>
          <w:sz w:val="24"/>
          <w:szCs w:val="28"/>
        </w:rPr>
        <w:t xml:space="preserve">which the droplet base </w:t>
      </w:r>
      <w:r w:rsidR="00B12B05">
        <w:rPr>
          <w:rFonts w:eastAsia="DengXian" w:cs="Times New Roman"/>
          <w:iCs/>
          <w:sz w:val="24"/>
          <w:szCs w:val="28"/>
        </w:rPr>
        <w:t xml:space="preserve">is in direct </w:t>
      </w:r>
      <w:r w:rsidR="00C43C1E" w:rsidRPr="00C43C1E">
        <w:rPr>
          <w:rFonts w:eastAsia="DengXian" w:cs="Times New Roman"/>
          <w:iCs/>
          <w:sz w:val="24"/>
          <w:szCs w:val="28"/>
        </w:rPr>
        <w:t xml:space="preserve">contact, only part of the droplet base </w:t>
      </w:r>
      <w:r w:rsidR="00AF6EBF">
        <w:rPr>
          <w:rFonts w:eastAsia="DengXian" w:cs="Times New Roman"/>
          <w:iCs/>
          <w:sz w:val="24"/>
          <w:szCs w:val="28"/>
        </w:rPr>
        <w:t>is in touch</w:t>
      </w:r>
      <w:r w:rsidR="00C43C1E" w:rsidRPr="00C43C1E">
        <w:rPr>
          <w:rFonts w:eastAsia="DengXian" w:cs="Times New Roman"/>
          <w:iCs/>
          <w:sz w:val="24"/>
          <w:szCs w:val="28"/>
        </w:rPr>
        <w:t xml:space="preserve"> with the su</w:t>
      </w:r>
      <w:r w:rsidR="00AF6EBF">
        <w:rPr>
          <w:rFonts w:eastAsia="DengXian" w:cs="Times New Roman"/>
          <w:iCs/>
          <w:sz w:val="24"/>
          <w:szCs w:val="28"/>
        </w:rPr>
        <w:t xml:space="preserve">rface roughness on a </w:t>
      </w:r>
      <w:r w:rsidR="00AF6EBF" w:rsidRPr="00C43C1E">
        <w:rPr>
          <w:rFonts w:eastAsia="DengXian" w:cs="Times New Roman"/>
          <w:iCs/>
          <w:sz w:val="24"/>
          <w:szCs w:val="28"/>
        </w:rPr>
        <w:t>micro</w:t>
      </w:r>
      <w:r w:rsidR="00C053D4">
        <w:rPr>
          <w:rFonts w:eastAsia="DengXian" w:cs="Times New Roman"/>
          <w:iCs/>
          <w:sz w:val="24"/>
          <w:szCs w:val="28"/>
        </w:rPr>
        <w:t>-</w:t>
      </w:r>
      <w:r w:rsidR="00AF6EBF" w:rsidRPr="00C43C1E">
        <w:rPr>
          <w:rFonts w:eastAsia="DengXian" w:cs="Times New Roman"/>
          <w:iCs/>
          <w:sz w:val="24"/>
          <w:szCs w:val="28"/>
        </w:rPr>
        <w:t>structure</w:t>
      </w:r>
      <w:r w:rsidR="00AF6EBF">
        <w:rPr>
          <w:rFonts w:eastAsia="DengXian" w:cs="Times New Roman"/>
          <w:iCs/>
          <w:sz w:val="24"/>
          <w:szCs w:val="28"/>
        </w:rPr>
        <w:t>d</w:t>
      </w:r>
      <w:r w:rsidR="00AF6EBF" w:rsidRPr="00C43C1E">
        <w:rPr>
          <w:rFonts w:eastAsia="DengXian" w:cs="Times New Roman"/>
          <w:iCs/>
          <w:sz w:val="24"/>
          <w:szCs w:val="28"/>
        </w:rPr>
        <w:t xml:space="preserve"> substrate</w:t>
      </w:r>
      <w:r w:rsidR="00C43C1E" w:rsidRPr="00C43C1E">
        <w:rPr>
          <w:rFonts w:eastAsia="DengXian" w:cs="Times New Roman"/>
          <w:iCs/>
          <w:sz w:val="24"/>
          <w:szCs w:val="28"/>
        </w:rPr>
        <w:t xml:space="preserve">. The existence of </w:t>
      </w:r>
      <w:r w:rsidR="009175A7">
        <w:rPr>
          <w:rFonts w:eastAsia="DengXian" w:cs="Times New Roman"/>
          <w:iCs/>
          <w:sz w:val="24"/>
          <w:szCs w:val="28"/>
        </w:rPr>
        <w:t xml:space="preserve">the </w:t>
      </w:r>
      <w:r w:rsidR="00C43C1E" w:rsidRPr="00C43C1E">
        <w:rPr>
          <w:rFonts w:eastAsia="DengXian" w:cs="Times New Roman"/>
          <w:iCs/>
          <w:sz w:val="24"/>
          <w:szCs w:val="28"/>
        </w:rPr>
        <w:t xml:space="preserve">liquid-vapor interface at the droplet base </w:t>
      </w:r>
      <w:r w:rsidR="00AF6EBF">
        <w:rPr>
          <w:rFonts w:eastAsia="DengXian" w:cs="Times New Roman"/>
          <w:iCs/>
          <w:sz w:val="24"/>
          <w:szCs w:val="28"/>
        </w:rPr>
        <w:t>leads to</w:t>
      </w:r>
      <w:r w:rsidR="00C43C1E" w:rsidRPr="00C43C1E">
        <w:rPr>
          <w:rFonts w:eastAsia="DengXian" w:cs="Times New Roman"/>
          <w:iCs/>
          <w:sz w:val="24"/>
          <w:szCs w:val="28"/>
        </w:rPr>
        <w:t xml:space="preserve"> evaporation </w:t>
      </w:r>
      <w:r w:rsidR="009175A7">
        <w:rPr>
          <w:rFonts w:eastAsia="DengXian" w:cs="Times New Roman"/>
          <w:iCs/>
          <w:sz w:val="24"/>
          <w:szCs w:val="28"/>
        </w:rPr>
        <w:t>therein</w:t>
      </w:r>
      <w:r w:rsidR="00C43C1E" w:rsidRPr="00C43C1E">
        <w:rPr>
          <w:rFonts w:eastAsia="DengXian" w:cs="Times New Roman"/>
          <w:iCs/>
          <w:sz w:val="24"/>
          <w:szCs w:val="28"/>
        </w:rPr>
        <w:t xml:space="preserve">. In previous </w:t>
      </w:r>
      <w:r w:rsidR="00CB0F3C" w:rsidRPr="00C43C1E">
        <w:rPr>
          <w:rFonts w:eastAsia="DengXian" w:cs="Times New Roman"/>
          <w:iCs/>
          <w:sz w:val="24"/>
          <w:szCs w:val="28"/>
        </w:rPr>
        <w:t xml:space="preserve">evaporation </w:t>
      </w:r>
      <w:r w:rsidR="00C43C1E" w:rsidRPr="00C43C1E">
        <w:rPr>
          <w:rFonts w:eastAsia="DengXian" w:cs="Times New Roman"/>
          <w:iCs/>
          <w:sz w:val="24"/>
          <w:szCs w:val="28"/>
        </w:rPr>
        <w:t xml:space="preserve">studies of </w:t>
      </w:r>
      <w:r w:rsidR="00E4345E">
        <w:rPr>
          <w:rFonts w:eastAsia="DengXian" w:cs="Times New Roman"/>
          <w:iCs/>
          <w:sz w:val="24"/>
          <w:szCs w:val="28"/>
        </w:rPr>
        <w:t xml:space="preserve">the </w:t>
      </w:r>
      <w:r w:rsidR="00C43C1E" w:rsidRPr="00C43C1E">
        <w:rPr>
          <w:rFonts w:eastAsia="DengXian" w:cs="Times New Roman"/>
          <w:iCs/>
          <w:sz w:val="24"/>
          <w:szCs w:val="28"/>
        </w:rPr>
        <w:t>Cassie state droplet on micro</w:t>
      </w:r>
      <w:r w:rsidR="00C053D4">
        <w:rPr>
          <w:rFonts w:eastAsia="DengXian" w:cs="Times New Roman"/>
          <w:iCs/>
          <w:sz w:val="24"/>
          <w:szCs w:val="28"/>
        </w:rPr>
        <w:t>-</w:t>
      </w:r>
      <w:r w:rsidR="00C43C1E" w:rsidRPr="00C43C1E">
        <w:rPr>
          <w:rFonts w:eastAsia="DengXian" w:cs="Times New Roman"/>
          <w:iCs/>
          <w:sz w:val="24"/>
          <w:szCs w:val="28"/>
        </w:rPr>
        <w:t>structure</w:t>
      </w:r>
      <w:r w:rsidR="00E4345E">
        <w:rPr>
          <w:rFonts w:eastAsia="DengXian" w:cs="Times New Roman"/>
          <w:iCs/>
          <w:sz w:val="24"/>
          <w:szCs w:val="28"/>
        </w:rPr>
        <w:t>d</w:t>
      </w:r>
      <w:r w:rsidR="00C43C1E" w:rsidRPr="00C43C1E">
        <w:rPr>
          <w:rFonts w:eastAsia="DengXian" w:cs="Times New Roman"/>
          <w:iCs/>
          <w:sz w:val="24"/>
          <w:szCs w:val="28"/>
        </w:rPr>
        <w:t xml:space="preserve"> surfaces at room temperature, the evaporation from </w:t>
      </w:r>
      <w:r w:rsidR="00407703">
        <w:rPr>
          <w:rFonts w:eastAsia="DengXian" w:cs="Times New Roman"/>
          <w:iCs/>
          <w:sz w:val="24"/>
          <w:szCs w:val="28"/>
        </w:rPr>
        <w:t xml:space="preserve">the </w:t>
      </w:r>
      <w:r w:rsidR="00C43C1E" w:rsidRPr="00C43C1E">
        <w:rPr>
          <w:rFonts w:eastAsia="DengXian" w:cs="Times New Roman"/>
          <w:iCs/>
          <w:sz w:val="24"/>
          <w:szCs w:val="28"/>
        </w:rPr>
        <w:t xml:space="preserve">droplet base </w:t>
      </w:r>
      <w:r w:rsidR="00C71D0E">
        <w:rPr>
          <w:rFonts w:eastAsia="DengXian" w:cs="Times New Roman"/>
          <w:iCs/>
          <w:sz w:val="24"/>
          <w:szCs w:val="28"/>
        </w:rPr>
        <w:t>was generally</w:t>
      </w:r>
      <w:r w:rsidR="00C43C1E" w:rsidRPr="00C43C1E">
        <w:rPr>
          <w:rFonts w:eastAsia="DengXian" w:cs="Times New Roman"/>
          <w:iCs/>
          <w:sz w:val="24"/>
          <w:szCs w:val="28"/>
        </w:rPr>
        <w:t xml:space="preserve"> neglected and only the evaporation from </w:t>
      </w:r>
      <w:r w:rsidR="00C71D0E">
        <w:rPr>
          <w:rFonts w:eastAsia="DengXian" w:cs="Times New Roman"/>
          <w:iCs/>
          <w:sz w:val="24"/>
          <w:szCs w:val="28"/>
        </w:rPr>
        <w:t xml:space="preserve">the </w:t>
      </w:r>
      <w:r w:rsidR="00C43C1E" w:rsidRPr="00C43C1E">
        <w:rPr>
          <w:rFonts w:eastAsia="DengXian" w:cs="Times New Roman"/>
          <w:iCs/>
          <w:sz w:val="24"/>
          <w:szCs w:val="28"/>
        </w:rPr>
        <w:t xml:space="preserve">droplet cap </w:t>
      </w:r>
      <w:r w:rsidR="00C71D0E">
        <w:rPr>
          <w:rFonts w:eastAsia="DengXian" w:cs="Times New Roman"/>
          <w:iCs/>
          <w:sz w:val="24"/>
          <w:szCs w:val="28"/>
        </w:rPr>
        <w:t>was</w:t>
      </w:r>
      <w:r w:rsidR="00C43C1E" w:rsidRPr="00C43C1E">
        <w:rPr>
          <w:rFonts w:eastAsia="DengXian" w:cs="Times New Roman"/>
          <w:iCs/>
          <w:sz w:val="24"/>
          <w:szCs w:val="28"/>
        </w:rPr>
        <w:t xml:space="preserve"> </w:t>
      </w:r>
      <w:r w:rsidR="00C71D0E">
        <w:rPr>
          <w:rFonts w:eastAsia="DengXian" w:cs="Times New Roman"/>
          <w:iCs/>
          <w:sz w:val="24"/>
          <w:szCs w:val="28"/>
        </w:rPr>
        <w:t xml:space="preserve">taken in to </w:t>
      </w:r>
      <w:r w:rsidR="006B7F0E" w:rsidRPr="00C43C1E">
        <w:rPr>
          <w:rFonts w:eastAsia="DengXian" w:cs="Times New Roman"/>
          <w:iCs/>
          <w:sz w:val="24"/>
          <w:szCs w:val="28"/>
        </w:rPr>
        <w:t>consider</w:t>
      </w:r>
      <w:r w:rsidR="00C71D0E">
        <w:rPr>
          <w:rFonts w:eastAsia="DengXian" w:cs="Times New Roman"/>
          <w:iCs/>
          <w:sz w:val="24"/>
          <w:szCs w:val="28"/>
        </w:rPr>
        <w:t>ation</w:t>
      </w:r>
      <w:r w:rsidR="00AF0C39">
        <w:rPr>
          <w:rFonts w:eastAsia="DengXian" w:cs="Times New Roman"/>
          <w:iCs/>
          <w:sz w:val="24"/>
          <w:szCs w:val="28"/>
        </w:rPr>
        <w:fldChar w:fldCharType="begin"/>
      </w:r>
      <w:r w:rsidR="00AF0C39">
        <w:rPr>
          <w:rFonts w:eastAsia="DengXian" w:cs="Times New Roman"/>
          <w:iCs/>
          <w:sz w:val="24"/>
          <w:szCs w:val="28"/>
        </w:rPr>
        <w:instrText xml:space="preserve"> ADDIN EN.CITE &lt;EndNote&gt;&lt;Cite&gt;&lt;Author&gt;McHale&lt;/Author&gt;&lt;Year&gt;2005&lt;/Year&gt;&lt;RecNum&gt;36&lt;/RecNum&gt;&lt;DisplayText&gt;&lt;style font="Times New Roman" size="12"&gt;[38]&lt;/style&gt;&lt;/DisplayText&gt;&lt;record&gt;&lt;rec-number&gt;36&lt;/rec-number&gt;&lt;foreign-keys&gt;&lt;key app="EN" db-id="dzwapvwscfr509edaz9xzdtgzvpvrvftxers" timestamp="1624807883"&gt;36&lt;/key&gt;&lt;/foreign-keys&gt;&lt;ref-type name="Journal Article"&gt;17&lt;/ref-type&gt;&lt;contributors&gt;&lt;authors&gt;&lt;author&gt;G. McHale&lt;/author&gt;&lt;author&gt; S. Aqil&lt;/author&gt;&lt;author&gt; N. J. Shirtcliffe&lt;/author&gt;&lt;author&gt; M. I. Newton&lt;/author&gt;&lt;author&gt; H. Y. Erbil&lt;/author&gt;&lt;/authors&gt;&lt;/contributors&gt;&lt;titles&gt;&lt;title&gt;Analysis of droplet evaporation on a superhydrophobic surface&lt;/title&gt;&lt;secondary-title&gt;Langmuir&lt;/secondary-title&gt;&lt;/titles&gt;&lt;periodical&gt;&lt;full-title&gt;Langmuir&lt;/full-title&gt;&lt;/periodical&gt;&lt;pages&gt;11053-11060&lt;/pages&gt;&lt;volume&gt;21&lt;/volume&gt;&lt;dates&gt;&lt;year&gt;2005&lt;/year&gt;&lt;/dates&gt;&lt;urls&gt;&lt;/urls&gt;&lt;/record&gt;&lt;/Cite&gt;&lt;/EndNote&gt;</w:instrText>
      </w:r>
      <w:r w:rsidR="00AF0C39">
        <w:rPr>
          <w:rFonts w:eastAsia="DengXian" w:cs="Times New Roman"/>
          <w:iCs/>
          <w:sz w:val="24"/>
          <w:szCs w:val="28"/>
        </w:rPr>
        <w:fldChar w:fldCharType="separate"/>
      </w:r>
      <w:r w:rsidR="00AF0C39">
        <w:rPr>
          <w:rFonts w:eastAsia="DengXian" w:cs="Times New Roman"/>
          <w:iCs/>
          <w:noProof/>
          <w:sz w:val="24"/>
          <w:szCs w:val="28"/>
        </w:rPr>
        <w:t>[</w:t>
      </w:r>
      <w:hyperlink w:anchor="_ENREF_38" w:tooltip="McHale, 2005 #36" w:history="1">
        <w:r w:rsidR="00AF0C39">
          <w:rPr>
            <w:rFonts w:eastAsia="DengXian" w:cs="Times New Roman"/>
            <w:iCs/>
            <w:noProof/>
            <w:sz w:val="24"/>
            <w:szCs w:val="28"/>
          </w:rPr>
          <w:t>38</w:t>
        </w:r>
      </w:hyperlink>
      <w:r w:rsidR="00AF0C39">
        <w:rPr>
          <w:rFonts w:eastAsia="DengXian" w:cs="Times New Roman"/>
          <w:iCs/>
          <w:noProof/>
          <w:sz w:val="24"/>
          <w:szCs w:val="28"/>
        </w:rPr>
        <w:t>]</w:t>
      </w:r>
      <w:r w:rsidR="00AF0C39">
        <w:rPr>
          <w:rFonts w:eastAsia="DengXian" w:cs="Times New Roman"/>
          <w:iCs/>
          <w:sz w:val="24"/>
          <w:szCs w:val="28"/>
        </w:rPr>
        <w:fldChar w:fldCharType="end"/>
      </w:r>
      <w:r w:rsidR="00C43C1E" w:rsidRPr="00C43C1E">
        <w:rPr>
          <w:rFonts w:eastAsia="DengXian" w:cs="Times New Roman"/>
          <w:iCs/>
          <w:sz w:val="24"/>
          <w:szCs w:val="28"/>
        </w:rPr>
        <w:t>. It is reasonable to neglect the evaporation from</w:t>
      </w:r>
      <w:r w:rsidR="000F6F52">
        <w:rPr>
          <w:rFonts w:eastAsia="DengXian" w:cs="Times New Roman"/>
          <w:iCs/>
          <w:sz w:val="24"/>
          <w:szCs w:val="28"/>
        </w:rPr>
        <w:t xml:space="preserve"> the</w:t>
      </w:r>
      <w:r w:rsidR="00C43C1E" w:rsidRPr="00C43C1E">
        <w:rPr>
          <w:rFonts w:eastAsia="DengXian" w:cs="Times New Roman"/>
          <w:iCs/>
          <w:sz w:val="24"/>
          <w:szCs w:val="28"/>
        </w:rPr>
        <w:t xml:space="preserve"> droplet base</w:t>
      </w:r>
      <w:r w:rsidR="00D6409D">
        <w:rPr>
          <w:rFonts w:eastAsia="DengXian" w:cs="Times New Roman"/>
          <w:iCs/>
          <w:sz w:val="24"/>
          <w:szCs w:val="28"/>
        </w:rPr>
        <w:t xml:space="preserve"> at room temperature</w:t>
      </w:r>
      <w:r w:rsidR="00C43C1E" w:rsidRPr="00C43C1E">
        <w:rPr>
          <w:rFonts w:eastAsia="DengXian" w:cs="Times New Roman"/>
          <w:iCs/>
          <w:sz w:val="24"/>
          <w:szCs w:val="28"/>
        </w:rPr>
        <w:t xml:space="preserve"> considering the</w:t>
      </w:r>
      <w:r w:rsidR="00D6409D">
        <w:rPr>
          <w:rFonts w:eastAsia="DengXian" w:cs="Times New Roman"/>
          <w:iCs/>
          <w:sz w:val="24"/>
          <w:szCs w:val="28"/>
        </w:rPr>
        <w:t xml:space="preserve"> relatively</w:t>
      </w:r>
      <w:r w:rsidR="00C43C1E" w:rsidRPr="00C43C1E">
        <w:rPr>
          <w:rFonts w:eastAsia="DengXian" w:cs="Times New Roman"/>
          <w:iCs/>
          <w:sz w:val="24"/>
          <w:szCs w:val="28"/>
        </w:rPr>
        <w:t xml:space="preserve"> small liquid-vapor interface area</w:t>
      </w:r>
      <w:r w:rsidR="00D6409D">
        <w:rPr>
          <w:rFonts w:eastAsia="DengXian" w:cs="Times New Roman"/>
          <w:iCs/>
          <w:sz w:val="24"/>
          <w:szCs w:val="28"/>
        </w:rPr>
        <w:t xml:space="preserve"> and the high</w:t>
      </w:r>
      <w:r w:rsidR="00D6409D" w:rsidRPr="00D6409D">
        <w:t xml:space="preserve"> </w:t>
      </w:r>
      <w:r w:rsidR="00D6409D" w:rsidRPr="00D6409D">
        <w:rPr>
          <w:rFonts w:eastAsia="DengXian" w:cs="Times New Roman"/>
          <w:iCs/>
          <w:sz w:val="24"/>
          <w:szCs w:val="28"/>
        </w:rPr>
        <w:t xml:space="preserve">relative humidity in the </w:t>
      </w:r>
      <w:r w:rsidR="002845BC">
        <w:rPr>
          <w:rFonts w:eastAsia="DengXian" w:cs="Times New Roman"/>
          <w:iCs/>
          <w:sz w:val="24"/>
          <w:szCs w:val="28"/>
        </w:rPr>
        <w:t>surface</w:t>
      </w:r>
      <w:r w:rsidR="00D6409D" w:rsidRPr="00D6409D">
        <w:rPr>
          <w:rFonts w:eastAsia="DengXian" w:cs="Times New Roman"/>
          <w:iCs/>
          <w:sz w:val="24"/>
          <w:szCs w:val="28"/>
        </w:rPr>
        <w:t xml:space="preserve"> cavities</w:t>
      </w:r>
      <w:r w:rsidR="00C43C1E" w:rsidRPr="00C43C1E">
        <w:rPr>
          <w:rFonts w:eastAsia="DengXian" w:cs="Times New Roman"/>
          <w:iCs/>
          <w:sz w:val="24"/>
          <w:szCs w:val="28"/>
        </w:rPr>
        <w:t xml:space="preserve">. </w:t>
      </w:r>
      <w:r w:rsidR="00D6409D">
        <w:rPr>
          <w:rFonts w:eastAsia="DengXian" w:cs="Times New Roman"/>
          <w:iCs/>
          <w:sz w:val="24"/>
          <w:szCs w:val="28"/>
        </w:rPr>
        <w:t xml:space="preserve">However, for </w:t>
      </w:r>
      <w:r w:rsidR="000F6F52">
        <w:rPr>
          <w:rFonts w:eastAsia="DengXian" w:cs="Times New Roman"/>
          <w:iCs/>
          <w:sz w:val="24"/>
          <w:szCs w:val="28"/>
        </w:rPr>
        <w:t xml:space="preserve">a </w:t>
      </w:r>
      <w:r w:rsidR="00C43C1E" w:rsidRPr="00C43C1E">
        <w:rPr>
          <w:rFonts w:eastAsia="DengXian" w:cs="Times New Roman"/>
          <w:iCs/>
          <w:sz w:val="24"/>
          <w:szCs w:val="28"/>
        </w:rPr>
        <w:t xml:space="preserve">Cassie state droplet on </w:t>
      </w:r>
      <w:r w:rsidR="000F6F52">
        <w:rPr>
          <w:rFonts w:eastAsia="DengXian" w:cs="Times New Roman"/>
          <w:iCs/>
          <w:sz w:val="24"/>
          <w:szCs w:val="28"/>
        </w:rPr>
        <w:t xml:space="preserve">a </w:t>
      </w:r>
      <w:r w:rsidR="00C43C1E" w:rsidRPr="00C43C1E">
        <w:rPr>
          <w:rFonts w:eastAsia="DengXian" w:cs="Times New Roman"/>
          <w:iCs/>
          <w:sz w:val="24"/>
          <w:szCs w:val="28"/>
        </w:rPr>
        <w:t>hot micro</w:t>
      </w:r>
      <w:r w:rsidR="00C053D4">
        <w:rPr>
          <w:rFonts w:eastAsia="DengXian" w:cs="Times New Roman"/>
          <w:iCs/>
          <w:sz w:val="24"/>
          <w:szCs w:val="28"/>
        </w:rPr>
        <w:t>-</w:t>
      </w:r>
      <w:r w:rsidR="00C43C1E" w:rsidRPr="00C43C1E">
        <w:rPr>
          <w:rFonts w:eastAsia="DengXian" w:cs="Times New Roman"/>
          <w:iCs/>
          <w:sz w:val="24"/>
          <w:szCs w:val="28"/>
        </w:rPr>
        <w:t>structure</w:t>
      </w:r>
      <w:r w:rsidR="000F6F52">
        <w:rPr>
          <w:rFonts w:eastAsia="DengXian" w:cs="Times New Roman"/>
          <w:iCs/>
          <w:sz w:val="24"/>
          <w:szCs w:val="28"/>
        </w:rPr>
        <w:t>d</w:t>
      </w:r>
      <w:r w:rsidR="00C43C1E" w:rsidRPr="00C43C1E">
        <w:rPr>
          <w:rFonts w:eastAsia="DengXian" w:cs="Times New Roman"/>
          <w:iCs/>
          <w:sz w:val="24"/>
          <w:szCs w:val="28"/>
        </w:rPr>
        <w:t xml:space="preserve"> substrate, </w:t>
      </w:r>
      <w:r w:rsidR="00F42ACD">
        <w:rPr>
          <w:rFonts w:eastAsia="DengXian" w:cs="Times New Roman"/>
          <w:iCs/>
          <w:sz w:val="24"/>
          <w:szCs w:val="28"/>
        </w:rPr>
        <w:t xml:space="preserve">the </w:t>
      </w:r>
      <w:r w:rsidR="00407703">
        <w:rPr>
          <w:rFonts w:eastAsia="DengXian" w:cs="Times New Roman"/>
          <w:iCs/>
          <w:sz w:val="24"/>
          <w:szCs w:val="28"/>
        </w:rPr>
        <w:t xml:space="preserve">hot </w:t>
      </w:r>
      <w:r w:rsidR="00F42ACD">
        <w:rPr>
          <w:rFonts w:eastAsia="DengXian" w:cs="Times New Roman"/>
          <w:iCs/>
          <w:sz w:val="24"/>
          <w:szCs w:val="28"/>
        </w:rPr>
        <w:t xml:space="preserve">substrate will </w:t>
      </w:r>
      <w:r w:rsidR="00F42ACD">
        <w:rPr>
          <w:rFonts w:eastAsia="DengXian" w:cs="Times New Roman"/>
          <w:iCs/>
          <w:sz w:val="24"/>
          <w:szCs w:val="28"/>
        </w:rPr>
        <w:lastRenderedPageBreak/>
        <w:t xml:space="preserve">cause a direct temperature </w:t>
      </w:r>
      <w:proofErr w:type="gramStart"/>
      <w:r w:rsidR="00F42ACD">
        <w:rPr>
          <w:rFonts w:eastAsia="DengXian" w:cs="Times New Roman"/>
          <w:iCs/>
          <w:sz w:val="24"/>
          <w:szCs w:val="28"/>
        </w:rPr>
        <w:t>rise</w:t>
      </w:r>
      <w:proofErr w:type="gramEnd"/>
      <w:r w:rsidR="00F42ACD">
        <w:rPr>
          <w:rFonts w:eastAsia="DengXian" w:cs="Times New Roman"/>
          <w:iCs/>
          <w:sz w:val="24"/>
          <w:szCs w:val="28"/>
        </w:rPr>
        <w:t xml:space="preserve"> of the droplet base, mak</w:t>
      </w:r>
      <w:r w:rsidR="00C053D4">
        <w:rPr>
          <w:rFonts w:eastAsia="DengXian" w:cs="Times New Roman"/>
          <w:iCs/>
          <w:sz w:val="24"/>
          <w:szCs w:val="28"/>
        </w:rPr>
        <w:t>ing</w:t>
      </w:r>
      <w:r w:rsidR="00F42ACD">
        <w:rPr>
          <w:rFonts w:eastAsia="DengXian" w:cs="Times New Roman"/>
          <w:iCs/>
          <w:sz w:val="24"/>
          <w:szCs w:val="28"/>
        </w:rPr>
        <w:t xml:space="preserve"> the </w:t>
      </w:r>
      <w:r w:rsidR="00C43C1E" w:rsidRPr="00C43C1E">
        <w:rPr>
          <w:rFonts w:eastAsia="DengXian" w:cs="Times New Roman"/>
          <w:iCs/>
          <w:sz w:val="24"/>
          <w:szCs w:val="28"/>
        </w:rPr>
        <w:t xml:space="preserve">evaporation from the droplet base </w:t>
      </w:r>
      <w:r w:rsidR="002845BC" w:rsidRPr="002845BC">
        <w:rPr>
          <w:rFonts w:eastAsia="DengXian" w:cs="Times New Roman"/>
          <w:iCs/>
          <w:sz w:val="24"/>
          <w:szCs w:val="28"/>
        </w:rPr>
        <w:t>nonnegligible</w:t>
      </w:r>
      <w:r w:rsidR="00C43C1E" w:rsidRPr="00C43C1E">
        <w:rPr>
          <w:rFonts w:eastAsia="DengXian" w:cs="Times New Roman"/>
          <w:iCs/>
          <w:sz w:val="24"/>
          <w:szCs w:val="28"/>
        </w:rPr>
        <w:t xml:space="preserve">. </w:t>
      </w:r>
      <w:r w:rsidR="000E59AA">
        <w:rPr>
          <w:rFonts w:eastAsia="DengXian" w:cs="Times New Roman"/>
          <w:iCs/>
          <w:sz w:val="24"/>
          <w:szCs w:val="28"/>
        </w:rPr>
        <w:t>A</w:t>
      </w:r>
      <w:r w:rsidR="000E59AA" w:rsidRPr="00C43C1E">
        <w:rPr>
          <w:rFonts w:eastAsia="DengXian" w:cs="Times New Roman"/>
          <w:iCs/>
          <w:sz w:val="24"/>
          <w:szCs w:val="28"/>
        </w:rPr>
        <w:t xml:space="preserve">s shown in Fig. </w:t>
      </w:r>
      <w:r w:rsidR="000E59AA">
        <w:rPr>
          <w:rFonts w:eastAsia="DengXian" w:cs="Times New Roman"/>
          <w:iCs/>
          <w:sz w:val="24"/>
          <w:szCs w:val="28"/>
        </w:rPr>
        <w:t>3</w:t>
      </w:r>
      <w:r w:rsidR="000E59AA" w:rsidRPr="00C43C1E">
        <w:rPr>
          <w:rFonts w:eastAsia="DengXian" w:cs="Times New Roman"/>
          <w:iCs/>
          <w:sz w:val="24"/>
          <w:szCs w:val="28"/>
        </w:rPr>
        <w:t>(a)</w:t>
      </w:r>
      <w:r w:rsidR="00F42ACD">
        <w:rPr>
          <w:rFonts w:eastAsia="DengXian" w:cs="Times New Roman"/>
          <w:iCs/>
          <w:sz w:val="24"/>
          <w:szCs w:val="28"/>
        </w:rPr>
        <w:t>, b</w:t>
      </w:r>
      <w:r w:rsidR="00C43C1E" w:rsidRPr="00C43C1E">
        <w:rPr>
          <w:rFonts w:eastAsia="DengXian" w:cs="Times New Roman"/>
          <w:iCs/>
          <w:sz w:val="24"/>
          <w:szCs w:val="28"/>
        </w:rPr>
        <w:t xml:space="preserve">oth the evaporation from the droplet cap and </w:t>
      </w:r>
      <w:r w:rsidR="00C053D4">
        <w:rPr>
          <w:rFonts w:eastAsia="DengXian" w:cs="Times New Roman"/>
          <w:iCs/>
          <w:sz w:val="24"/>
          <w:szCs w:val="28"/>
        </w:rPr>
        <w:t xml:space="preserve">the </w:t>
      </w:r>
      <w:r w:rsidR="00C43C1E" w:rsidRPr="00C43C1E">
        <w:rPr>
          <w:rFonts w:eastAsia="DengXian" w:cs="Times New Roman"/>
          <w:iCs/>
          <w:sz w:val="24"/>
          <w:szCs w:val="28"/>
        </w:rPr>
        <w:t xml:space="preserve">base surface should be </w:t>
      </w:r>
      <w:proofErr w:type="gramStart"/>
      <w:r w:rsidR="00C43C1E" w:rsidRPr="00C43C1E">
        <w:rPr>
          <w:rFonts w:eastAsia="DengXian" w:cs="Times New Roman"/>
          <w:iCs/>
          <w:sz w:val="24"/>
          <w:szCs w:val="28"/>
        </w:rPr>
        <w:t>taken into account</w:t>
      </w:r>
      <w:proofErr w:type="gramEnd"/>
      <w:r w:rsidR="00C43C1E" w:rsidRPr="00C43C1E">
        <w:rPr>
          <w:rFonts w:eastAsia="DengXian" w:cs="Times New Roman"/>
          <w:iCs/>
          <w:sz w:val="24"/>
          <w:szCs w:val="28"/>
        </w:rPr>
        <w:t xml:space="preserve"> </w:t>
      </w:r>
      <w:r w:rsidR="00F42ACD">
        <w:rPr>
          <w:rFonts w:eastAsia="DengXian" w:cs="Times New Roman"/>
          <w:iCs/>
          <w:sz w:val="24"/>
          <w:szCs w:val="28"/>
        </w:rPr>
        <w:t xml:space="preserve">for </w:t>
      </w:r>
      <w:r w:rsidR="002845BC">
        <w:rPr>
          <w:rFonts w:eastAsia="DengXian" w:cs="Times New Roman"/>
          <w:iCs/>
          <w:sz w:val="24"/>
          <w:szCs w:val="28"/>
        </w:rPr>
        <w:t>the thermal analysis</w:t>
      </w:r>
      <w:r w:rsidR="000E59AA">
        <w:rPr>
          <w:rFonts w:eastAsia="DengXian" w:cs="Times New Roman"/>
          <w:iCs/>
          <w:sz w:val="24"/>
          <w:szCs w:val="28"/>
        </w:rPr>
        <w:t xml:space="preserve"> of a </w:t>
      </w:r>
      <w:r w:rsidR="00F42ACD">
        <w:rPr>
          <w:rFonts w:eastAsia="DengXian" w:cs="Times New Roman"/>
          <w:iCs/>
          <w:sz w:val="24"/>
          <w:szCs w:val="28"/>
        </w:rPr>
        <w:t>Cassie state droplet on hot micro-structured surfaces</w:t>
      </w:r>
      <w:r w:rsidR="00C43C1E" w:rsidRPr="00C43C1E">
        <w:rPr>
          <w:rFonts w:eastAsia="DengXian" w:cs="Times New Roman"/>
          <w:iCs/>
          <w:sz w:val="24"/>
          <w:szCs w:val="28"/>
        </w:rPr>
        <w:t xml:space="preserve">. </w:t>
      </w:r>
    </w:p>
    <w:p w14:paraId="5B143ED0" w14:textId="5B1164EE"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Because of the periodicity of the micropillar arrays, the heat transfer process in one</w:t>
      </w:r>
      <w:r w:rsidR="000D575C">
        <w:rPr>
          <w:rFonts w:eastAsia="DengXian" w:cs="Times New Roman"/>
          <w:iCs/>
          <w:sz w:val="24"/>
          <w:szCs w:val="28"/>
        </w:rPr>
        <w:t xml:space="preserve"> </w:t>
      </w:r>
      <w:r w:rsidRPr="00C43C1E">
        <w:rPr>
          <w:rFonts w:eastAsia="DengXian" w:cs="Times New Roman"/>
          <w:iCs/>
          <w:sz w:val="24"/>
          <w:szCs w:val="28"/>
        </w:rPr>
        <w:t>unit</w:t>
      </w:r>
      <w:r w:rsidR="000D575C">
        <w:rPr>
          <w:rFonts w:eastAsia="DengXian" w:cs="Times New Roman"/>
          <w:iCs/>
          <w:sz w:val="24"/>
          <w:szCs w:val="28"/>
        </w:rPr>
        <w:t xml:space="preserve"> of</w:t>
      </w:r>
      <w:r w:rsidRPr="00C43C1E">
        <w:rPr>
          <w:rFonts w:eastAsia="DengXian" w:cs="Times New Roman"/>
          <w:iCs/>
          <w:sz w:val="24"/>
          <w:szCs w:val="28"/>
        </w:rPr>
        <w:t xml:space="preserve"> micropillar cell can</w:t>
      </w:r>
      <w:r w:rsidR="00B3047C">
        <w:rPr>
          <w:rFonts w:eastAsia="DengXian" w:cs="Times New Roman"/>
          <w:iCs/>
          <w:sz w:val="24"/>
          <w:szCs w:val="28"/>
        </w:rPr>
        <w:t xml:space="preserve"> be</w:t>
      </w:r>
      <w:r w:rsidRPr="00C43C1E">
        <w:rPr>
          <w:rFonts w:eastAsia="DengXian" w:cs="Times New Roman"/>
          <w:iCs/>
          <w:sz w:val="24"/>
          <w:szCs w:val="28"/>
        </w:rPr>
        <w:t xml:space="preserve"> represent</w:t>
      </w:r>
      <w:r w:rsidR="00B3047C">
        <w:rPr>
          <w:rFonts w:eastAsia="DengXian" w:cs="Times New Roman"/>
          <w:iCs/>
          <w:sz w:val="24"/>
          <w:szCs w:val="28"/>
        </w:rPr>
        <w:t>ative</w:t>
      </w:r>
      <w:r w:rsidRPr="00C43C1E">
        <w:rPr>
          <w:rFonts w:eastAsia="DengXian" w:cs="Times New Roman"/>
          <w:iCs/>
          <w:sz w:val="24"/>
          <w:szCs w:val="28"/>
        </w:rPr>
        <w:t xml:space="preserve"> of the heat transfer process between the droplet base and </w:t>
      </w:r>
      <w:r w:rsidR="000D575C">
        <w:rPr>
          <w:rFonts w:eastAsia="DengXian" w:cs="Times New Roman"/>
          <w:iCs/>
          <w:sz w:val="24"/>
          <w:szCs w:val="28"/>
        </w:rPr>
        <w:t xml:space="preserve">the </w:t>
      </w:r>
      <w:r w:rsidRPr="00C43C1E">
        <w:rPr>
          <w:rFonts w:eastAsia="DengXian" w:cs="Times New Roman"/>
          <w:iCs/>
          <w:sz w:val="24"/>
          <w:szCs w:val="28"/>
        </w:rPr>
        <w:t>substrate micropillars</w:t>
      </w:r>
      <w:r w:rsidR="00B86B78">
        <w:rPr>
          <w:rFonts w:eastAsia="DengXian" w:cs="Times New Roman"/>
          <w:iCs/>
          <w:sz w:val="24"/>
          <w:szCs w:val="28"/>
        </w:rPr>
        <w:fldChar w:fldCharType="begin"/>
      </w:r>
      <w:r w:rsidR="00366727">
        <w:rPr>
          <w:rFonts w:eastAsia="DengXian" w:cs="Times New Roman"/>
          <w:iCs/>
          <w:sz w:val="24"/>
          <w:szCs w:val="28"/>
        </w:rPr>
        <w:instrText xml:space="preserve"> ADDIN EN.CITE &lt;EndNote&gt;&lt;Cite&gt;&lt;Author&gt;Adera&lt;/Author&gt;&lt;Year&gt;2013&lt;/Year&gt;&lt;RecNum&gt;102&lt;/RecNum&gt;&lt;DisplayText&gt;&lt;style font="Times New Roman" size="12"&gt;[18]&lt;/style&gt;&lt;/DisplayText&gt;&lt;record&gt;&lt;rec-number&gt;102&lt;/rec-number&gt;&lt;foreign-keys&gt;&lt;key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eastAsia="DengXian" w:cs="Times New Roman"/>
          <w:iCs/>
          <w:sz w:val="24"/>
          <w:szCs w:val="28"/>
        </w:rPr>
        <w:fldChar w:fldCharType="separate"/>
      </w:r>
      <w:r w:rsidR="00366727">
        <w:rPr>
          <w:rFonts w:eastAsia="DengXian" w:cs="Times New Roman"/>
          <w:iCs/>
          <w:noProof/>
          <w:sz w:val="24"/>
          <w:szCs w:val="28"/>
        </w:rPr>
        <w:t>[</w:t>
      </w:r>
      <w:hyperlink w:anchor="_ENREF_18" w:tooltip="Adera, 2013 #102" w:history="1">
        <w:r w:rsidR="00AF0C39">
          <w:rPr>
            <w:rFonts w:eastAsia="DengXian" w:cs="Times New Roman"/>
            <w:iCs/>
            <w:noProof/>
            <w:sz w:val="24"/>
            <w:szCs w:val="28"/>
          </w:rPr>
          <w:t>18</w:t>
        </w:r>
      </w:hyperlink>
      <w:r w:rsidR="00366727">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xml:space="preserve">. Thus, we focus on the heat transfer from one micropillar cell into the droplet base </w:t>
      </w:r>
      <w:r w:rsidR="00274F38">
        <w:rPr>
          <w:rFonts w:eastAsia="DengXian" w:cs="Times New Roman"/>
          <w:iCs/>
          <w:sz w:val="24"/>
          <w:szCs w:val="28"/>
        </w:rPr>
        <w:t>a</w:t>
      </w:r>
      <w:r w:rsidRPr="00C43C1E">
        <w:rPr>
          <w:rFonts w:eastAsia="DengXian" w:cs="Times New Roman"/>
          <w:iCs/>
          <w:sz w:val="24"/>
          <w:szCs w:val="28"/>
        </w:rPr>
        <w:t xml:space="preserve">s </w:t>
      </w:r>
      <w:r w:rsidR="000D575C">
        <w:rPr>
          <w:rFonts w:eastAsia="DengXian" w:cs="Times New Roman"/>
          <w:iCs/>
          <w:sz w:val="24"/>
          <w:szCs w:val="28"/>
        </w:rPr>
        <w:t>illustrated</w:t>
      </w:r>
      <w:r w:rsidRPr="00C43C1E">
        <w:rPr>
          <w:rFonts w:eastAsia="DengXian" w:cs="Times New Roman"/>
          <w:iCs/>
          <w:sz w:val="24"/>
          <w:szCs w:val="28"/>
        </w:rPr>
        <w:t xml:space="preserve"> in Fig. </w:t>
      </w:r>
      <w:r w:rsidR="00792C98">
        <w:rPr>
          <w:rFonts w:eastAsia="DengXian" w:cs="Times New Roman"/>
          <w:iCs/>
          <w:sz w:val="24"/>
          <w:szCs w:val="28"/>
        </w:rPr>
        <w:t>3</w:t>
      </w:r>
      <w:r w:rsidRPr="00C43C1E">
        <w:rPr>
          <w:rFonts w:eastAsia="DengXian" w:cs="Times New Roman"/>
          <w:iCs/>
          <w:sz w:val="24"/>
          <w:szCs w:val="28"/>
        </w:rPr>
        <w:t xml:space="preserve">(b). A </w:t>
      </w:r>
      <w:r w:rsidR="00083277">
        <w:rPr>
          <w:rFonts w:eastAsia="DengXian" w:cs="Times New Roman"/>
          <w:iCs/>
          <w:sz w:val="24"/>
          <w:szCs w:val="28"/>
        </w:rPr>
        <w:t xml:space="preserve">unit of </w:t>
      </w:r>
      <w:r w:rsidR="009C0DB5">
        <w:rPr>
          <w:rFonts w:eastAsia="DengXian" w:cs="Times New Roman"/>
          <w:iCs/>
          <w:sz w:val="24"/>
          <w:szCs w:val="28"/>
        </w:rPr>
        <w:t xml:space="preserve">the </w:t>
      </w:r>
      <w:r w:rsidRPr="00C43C1E">
        <w:rPr>
          <w:rFonts w:eastAsia="DengXian" w:cs="Times New Roman"/>
          <w:iCs/>
          <w:sz w:val="24"/>
          <w:szCs w:val="28"/>
        </w:rPr>
        <w:t xml:space="preserve">micropillar cell consists of one micropillar and </w:t>
      </w:r>
      <w:r w:rsidR="00083277">
        <w:rPr>
          <w:rFonts w:eastAsia="DengXian" w:cs="Times New Roman"/>
          <w:iCs/>
          <w:sz w:val="24"/>
          <w:szCs w:val="28"/>
        </w:rPr>
        <w:t>the</w:t>
      </w:r>
      <w:r w:rsidRPr="00C43C1E">
        <w:rPr>
          <w:rFonts w:eastAsia="DengXian" w:cs="Times New Roman"/>
          <w:iCs/>
          <w:sz w:val="24"/>
          <w:szCs w:val="28"/>
        </w:rPr>
        <w:t xml:space="preserve"> cavity around </w:t>
      </w:r>
      <w:r w:rsidR="009C0DB5">
        <w:rPr>
          <w:rFonts w:eastAsia="DengXian" w:cs="Times New Roman"/>
          <w:iCs/>
          <w:sz w:val="24"/>
          <w:szCs w:val="28"/>
        </w:rPr>
        <w:t>it</w:t>
      </w:r>
      <w:r w:rsidRPr="00C43C1E">
        <w:rPr>
          <w:rFonts w:eastAsia="DengXian" w:cs="Times New Roman"/>
          <w:iCs/>
          <w:sz w:val="24"/>
          <w:szCs w:val="28"/>
        </w:rPr>
        <w:t xml:space="preserve">. In general, heat transfer from both the silicon substrate and the vapor cavity should be </w:t>
      </w:r>
      <w:r w:rsidR="005A4C0A">
        <w:rPr>
          <w:rFonts w:eastAsia="DengXian" w:cs="Times New Roman"/>
          <w:iCs/>
          <w:sz w:val="24"/>
          <w:szCs w:val="28"/>
        </w:rPr>
        <w:t>consider</w:t>
      </w:r>
      <w:r w:rsidRPr="00C43C1E">
        <w:rPr>
          <w:rFonts w:eastAsia="DengXian" w:cs="Times New Roman"/>
          <w:iCs/>
          <w:sz w:val="24"/>
          <w:szCs w:val="28"/>
        </w:rPr>
        <w:t xml:space="preserve">ed. </w:t>
      </w:r>
      <w:r w:rsidR="00B37673">
        <w:rPr>
          <w:rFonts w:eastAsia="DengXian" w:cs="Times New Roman"/>
          <w:iCs/>
          <w:sz w:val="24"/>
          <w:szCs w:val="28"/>
        </w:rPr>
        <w:t>However, t</w:t>
      </w:r>
      <w:r w:rsidRPr="00C43C1E">
        <w:rPr>
          <w:rFonts w:eastAsia="DengXian" w:cs="Times New Roman"/>
          <w:iCs/>
          <w:sz w:val="24"/>
          <w:szCs w:val="28"/>
        </w:rPr>
        <w:t xml:space="preserve">he thermal resistance of the vapor </w:t>
      </w:r>
      <w:r w:rsidR="005A4C0A">
        <w:rPr>
          <w:rFonts w:eastAsia="DengXian" w:cs="Times New Roman"/>
          <w:iCs/>
          <w:sz w:val="24"/>
          <w:szCs w:val="28"/>
        </w:rPr>
        <w:t xml:space="preserve">layer </w:t>
      </w:r>
      <w:r w:rsidRPr="00C43C1E">
        <w:rPr>
          <w:rFonts w:eastAsia="DengXian" w:cs="Times New Roman"/>
          <w:iCs/>
          <w:sz w:val="24"/>
          <w:szCs w:val="28"/>
        </w:rPr>
        <w:t xml:space="preserve">is much larger than the thermal resistance of the silicon micropillar due to the </w:t>
      </w:r>
      <w:r w:rsidR="005A4C0A">
        <w:rPr>
          <w:rFonts w:eastAsia="DengXian" w:cs="Times New Roman"/>
          <w:iCs/>
          <w:sz w:val="24"/>
          <w:szCs w:val="28"/>
        </w:rPr>
        <w:t>order of magnitude difference</w:t>
      </w:r>
      <w:r w:rsidRPr="00C43C1E">
        <w:rPr>
          <w:rFonts w:eastAsia="DengXian" w:cs="Times New Roman"/>
          <w:iCs/>
          <w:sz w:val="24"/>
          <w:szCs w:val="28"/>
        </w:rPr>
        <w:t xml:space="preserve"> </w:t>
      </w:r>
      <w:r w:rsidR="005A4C0A">
        <w:rPr>
          <w:rFonts w:eastAsia="DengXian" w:cs="Times New Roman"/>
          <w:iCs/>
          <w:sz w:val="24"/>
          <w:szCs w:val="28"/>
        </w:rPr>
        <w:t>in</w:t>
      </w:r>
      <w:r w:rsidRPr="00C43C1E">
        <w:rPr>
          <w:rFonts w:eastAsia="DengXian" w:cs="Times New Roman"/>
          <w:iCs/>
          <w:sz w:val="24"/>
          <w:szCs w:val="28"/>
        </w:rPr>
        <w:t xml:space="preserve"> the thermal </w:t>
      </w:r>
      <w:r w:rsidRPr="00C43C1E">
        <w:rPr>
          <w:rFonts w:cs="Times New Roman"/>
          <w:kern w:val="0"/>
          <w:sz w:val="24"/>
          <w:szCs w:val="28"/>
        </w:rPr>
        <w:t>conductivit</w:t>
      </w:r>
      <w:r w:rsidR="005A4C0A">
        <w:rPr>
          <w:rFonts w:cs="Times New Roman"/>
          <w:kern w:val="0"/>
          <w:sz w:val="24"/>
          <w:szCs w:val="28"/>
        </w:rPr>
        <w:t>ies</w:t>
      </w:r>
      <w:r w:rsidRPr="00C43C1E">
        <w:rPr>
          <w:rFonts w:cs="Times New Roman"/>
          <w:kern w:val="0"/>
          <w:sz w:val="24"/>
          <w:szCs w:val="28"/>
        </w:rPr>
        <w:t xml:space="preserve"> of silicon </w:t>
      </w:r>
      <w:r w:rsidR="000F7B11">
        <w:rPr>
          <w:rFonts w:cs="Times New Roman"/>
          <w:kern w:val="0"/>
          <w:sz w:val="24"/>
          <w:szCs w:val="28"/>
        </w:rPr>
        <w:t>micro</w:t>
      </w:r>
      <w:r w:rsidRPr="00C43C1E">
        <w:rPr>
          <w:rFonts w:cs="Times New Roman"/>
          <w:kern w:val="0"/>
          <w:sz w:val="24"/>
          <w:szCs w:val="28"/>
        </w:rPr>
        <w:t>pillars (100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366727">
        <w:rPr>
          <w:rFonts w:cs="Times New Roman"/>
          <w:kern w:val="0"/>
          <w:sz w:val="24"/>
          <w:szCs w:val="28"/>
        </w:rPr>
        <w:instrText xml:space="preserve"> ADDIN EN.CITE &lt;EndNote&gt;&lt;Cite&gt;&lt;Author&gt;Adera&lt;/Author&gt;&lt;Year&gt;2013&lt;/Year&gt;&lt;RecNum&gt;102&lt;/RecNum&gt;&lt;DisplayText&gt;&lt;style font="Times New Roman" size="12"&gt;[18]&lt;/style&gt;&lt;/DisplayText&gt;&lt;record&gt;&lt;rec-number&gt;102&lt;/rec-number&gt;&lt;foreign-keys&gt;&lt;key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cs="Times New Roman"/>
          <w:kern w:val="0"/>
          <w:sz w:val="24"/>
          <w:szCs w:val="28"/>
        </w:rPr>
        <w:fldChar w:fldCharType="separate"/>
      </w:r>
      <w:r w:rsidR="00366727">
        <w:rPr>
          <w:rFonts w:cs="Times New Roman"/>
          <w:noProof/>
          <w:kern w:val="0"/>
          <w:sz w:val="24"/>
          <w:szCs w:val="28"/>
        </w:rPr>
        <w:t>[</w:t>
      </w:r>
      <w:hyperlink w:anchor="_ENREF_18" w:tooltip="Adera, 2013 #102" w:history="1">
        <w:r w:rsidR="00AF0C39">
          <w:rPr>
            <w:rFonts w:cs="Times New Roman"/>
            <w:noProof/>
            <w:kern w:val="0"/>
            <w:sz w:val="24"/>
            <w:szCs w:val="28"/>
          </w:rPr>
          <w:t>18</w:t>
        </w:r>
      </w:hyperlink>
      <w:r w:rsidR="00366727">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xml:space="preserve"> and water vapor (0.025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366727">
        <w:rPr>
          <w:rFonts w:cs="Times New Roman"/>
          <w:kern w:val="0"/>
          <w:sz w:val="24"/>
          <w:szCs w:val="28"/>
        </w:rPr>
        <w:instrText xml:space="preserve"> ADDIN EN.CITE &lt;EndNote&gt;&lt;Cite&gt;&lt;Author&gt;Wei&lt;/Author&gt;&lt;Year&gt;2020&lt;/Year&gt;&lt;RecNum&gt;84&lt;/RecNum&gt;&lt;DisplayText&gt;&lt;style font="Times New Roman" size="12"&gt;[39]&lt;/style&gt;&lt;/DisplayText&gt;&lt;record&gt;&lt;rec-number&gt;84&lt;/rec-number&gt;&lt;foreign-keys&gt;&lt;key app="EN" db-id="dzwapvwscfr509edaz9xzdtgzvpvrvftxers" timestamp="1624808119"&gt;84&lt;/key&gt;&lt;/foreign-keys&gt;&lt;ref-type name="Journal Article"&gt;17&lt;/ref-type&gt;&lt;contributors&gt;&lt;authors&gt;&lt;author&gt;Wei, Mengyao&lt;/author&gt;&lt;author&gt;Song, Youngsup&lt;/author&gt;&lt;author&gt;Zhu, Yangying&lt;/author&gt;&lt;author&gt;Preston, Daniel J.&lt;/author&gt;&lt;author&gt;Tan, Chuan Seng&lt;/author&gt;&lt;author&gt;Wang, Evelyn N.&lt;/author&gt;&lt;/authors&gt;&lt;/contributors&gt;&lt;titles&gt;&lt;title&gt;Heat transfer suppression by suspended droplets on microstructured surfaces&lt;/title&gt;&lt;secondary-title&gt;Applied Physics Letters&lt;/secondary-title&gt;&lt;/titles&gt;&lt;periodical&gt;&lt;full-title&gt;Applied Physics Letters&lt;/full-title&gt;&lt;/periodical&gt;&lt;volume&gt;116&lt;/volume&gt;&lt;number&gt;23&lt;/number&gt;&lt;section&gt;233703&lt;/section&gt;&lt;dates&gt;&lt;year&gt;2020&lt;/year&gt;&lt;/dates&gt;&lt;isbn&gt;0003-6951&amp;#xD;1077-3118&lt;/isbn&gt;&lt;urls&gt;&lt;/urls&gt;&lt;electronic-resource-num&gt;10.1063/5.0010510&lt;/electronic-resource-num&gt;&lt;/record&gt;&lt;/Cite&gt;&lt;/EndNote&gt;</w:instrText>
      </w:r>
      <w:r w:rsidR="00B86B78">
        <w:rPr>
          <w:rFonts w:cs="Times New Roman"/>
          <w:kern w:val="0"/>
          <w:sz w:val="24"/>
          <w:szCs w:val="28"/>
        </w:rPr>
        <w:fldChar w:fldCharType="separate"/>
      </w:r>
      <w:r w:rsidR="00366727">
        <w:rPr>
          <w:rFonts w:cs="Times New Roman"/>
          <w:noProof/>
          <w:kern w:val="0"/>
          <w:sz w:val="24"/>
          <w:szCs w:val="28"/>
        </w:rPr>
        <w:t>[</w:t>
      </w:r>
      <w:hyperlink w:anchor="_ENREF_39" w:tooltip="Wei, 2020 #84" w:history="1">
        <w:r w:rsidR="00AF0C39">
          <w:rPr>
            <w:rFonts w:cs="Times New Roman"/>
            <w:noProof/>
            <w:kern w:val="0"/>
            <w:sz w:val="24"/>
            <w:szCs w:val="28"/>
          </w:rPr>
          <w:t>39</w:t>
        </w:r>
      </w:hyperlink>
      <w:r w:rsidR="00366727">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Therefore, it is reasonable to assume th</w:t>
      </w:r>
      <w:r w:rsidR="000F7B11">
        <w:rPr>
          <w:rFonts w:cs="Times New Roman"/>
          <w:kern w:val="0"/>
          <w:sz w:val="24"/>
          <w:szCs w:val="28"/>
        </w:rPr>
        <w:t>at</w:t>
      </w:r>
      <w:r w:rsidRPr="00C43C1E">
        <w:rPr>
          <w:rFonts w:cs="Times New Roman"/>
          <w:kern w:val="0"/>
          <w:sz w:val="24"/>
          <w:szCs w:val="28"/>
        </w:rPr>
        <w:t xml:space="preserve"> heat primarily conducts from the </w:t>
      </w:r>
      <w:r w:rsidR="000F7B11">
        <w:rPr>
          <w:rFonts w:cs="Times New Roman"/>
          <w:kern w:val="0"/>
          <w:sz w:val="24"/>
          <w:szCs w:val="28"/>
        </w:rPr>
        <w:t>micro</w:t>
      </w:r>
      <w:r w:rsidRPr="00C43C1E">
        <w:rPr>
          <w:rFonts w:cs="Times New Roman"/>
          <w:kern w:val="0"/>
          <w:sz w:val="24"/>
          <w:szCs w:val="28"/>
        </w:rPr>
        <w:t>pillar to the water droplet wh</w:t>
      </w:r>
      <w:r w:rsidR="00B37673">
        <w:rPr>
          <w:rFonts w:cs="Times New Roman"/>
          <w:kern w:val="0"/>
          <w:sz w:val="24"/>
          <w:szCs w:val="28"/>
        </w:rPr>
        <w:t>ile</w:t>
      </w:r>
      <w:r w:rsidRPr="00C43C1E">
        <w:rPr>
          <w:rFonts w:cs="Times New Roman"/>
          <w:kern w:val="0"/>
          <w:sz w:val="24"/>
          <w:szCs w:val="28"/>
        </w:rPr>
        <w:t xml:space="preserve"> the vapor-solid interface of </w:t>
      </w:r>
      <w:r w:rsidR="005A4C0A">
        <w:rPr>
          <w:rFonts w:cs="Times New Roman"/>
          <w:kern w:val="0"/>
          <w:sz w:val="24"/>
          <w:szCs w:val="28"/>
        </w:rPr>
        <w:t xml:space="preserve">the </w:t>
      </w:r>
      <w:r w:rsidRPr="00C43C1E">
        <w:rPr>
          <w:rFonts w:cs="Times New Roman"/>
          <w:kern w:val="0"/>
          <w:sz w:val="24"/>
          <w:szCs w:val="28"/>
        </w:rPr>
        <w:t>cavit</w:t>
      </w:r>
      <w:r w:rsidR="000F7B11">
        <w:rPr>
          <w:rFonts w:cs="Times New Roman"/>
          <w:kern w:val="0"/>
          <w:sz w:val="24"/>
          <w:szCs w:val="28"/>
        </w:rPr>
        <w:t>y</w:t>
      </w:r>
      <w:r w:rsidRPr="00C43C1E">
        <w:rPr>
          <w:rFonts w:cs="Times New Roman"/>
          <w:kern w:val="0"/>
          <w:sz w:val="24"/>
          <w:szCs w:val="28"/>
        </w:rPr>
        <w:t xml:space="preserve"> can be regarded as adiabatic.</w:t>
      </w:r>
    </w:p>
    <w:p w14:paraId="3C123B98" w14:textId="2A117321"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As mentioned before, heat transferred from the substrate is equal to that released to the ambient. Thus, we can calculate the substrate heat </w:t>
      </w:r>
      <w:r w:rsidR="000C211A">
        <w:rPr>
          <w:rFonts w:cs="Times New Roman"/>
          <w:iCs/>
          <w:kern w:val="0"/>
          <w:sz w:val="24"/>
          <w:szCs w:val="24"/>
          <w:lang w:eastAsia="en-US"/>
        </w:rPr>
        <w:t>transfer rate</w:t>
      </w:r>
      <w:r w:rsidRPr="00C43C1E">
        <w:rPr>
          <w:rFonts w:cs="Times New Roman"/>
          <w:iCs/>
          <w:kern w:val="0"/>
          <w:sz w:val="24"/>
          <w:szCs w:val="24"/>
          <w:lang w:eastAsia="en-US"/>
        </w:rPr>
        <w:t xml:space="preserve"> based on the decreasing</w:t>
      </w:r>
      <w:r w:rsidR="000F7B11">
        <w:rPr>
          <w:rFonts w:cs="Times New Roman"/>
          <w:iCs/>
          <w:kern w:val="0"/>
          <w:sz w:val="24"/>
          <w:szCs w:val="24"/>
          <w:lang w:eastAsia="en-US"/>
        </w:rPr>
        <w:t xml:space="preserve"> </w:t>
      </w:r>
      <w:r w:rsidR="00FC5DAE">
        <w:rPr>
          <w:rFonts w:cs="Times New Roman"/>
          <w:iCs/>
          <w:kern w:val="0"/>
          <w:sz w:val="24"/>
          <w:szCs w:val="24"/>
          <w:lang w:eastAsia="en-US"/>
        </w:rPr>
        <w:t xml:space="preserve">rate </w:t>
      </w:r>
      <w:r w:rsidR="000F7B11">
        <w:rPr>
          <w:rFonts w:cs="Times New Roman"/>
          <w:iCs/>
          <w:kern w:val="0"/>
          <w:sz w:val="24"/>
          <w:szCs w:val="24"/>
          <w:lang w:eastAsia="en-US"/>
        </w:rPr>
        <w:t>of</w:t>
      </w:r>
      <w:r w:rsidRPr="00C43C1E">
        <w:rPr>
          <w:rFonts w:cs="Times New Roman"/>
          <w:iCs/>
          <w:kern w:val="0"/>
          <w:sz w:val="24"/>
          <w:szCs w:val="24"/>
          <w:lang w:eastAsia="en-US"/>
        </w:rPr>
        <w:t xml:space="preserve"> </w:t>
      </w:r>
      <w:r w:rsidR="00FC5DAE">
        <w:rPr>
          <w:rFonts w:cs="Times New Roman"/>
          <w:iCs/>
          <w:kern w:val="0"/>
          <w:sz w:val="24"/>
          <w:szCs w:val="24"/>
          <w:lang w:eastAsia="en-US"/>
        </w:rPr>
        <w:t xml:space="preserve">the </w:t>
      </w:r>
      <w:r w:rsidRPr="00C43C1E">
        <w:rPr>
          <w:rFonts w:cs="Times New Roman"/>
          <w:iCs/>
          <w:kern w:val="0"/>
          <w:sz w:val="24"/>
          <w:szCs w:val="24"/>
          <w:lang w:eastAsia="en-US"/>
        </w:rPr>
        <w:t>droplet volume (Eq. 5).</w:t>
      </w:r>
      <w:r w:rsidR="000C211A">
        <w:rPr>
          <w:rFonts w:cs="Times New Roman"/>
          <w:iCs/>
          <w:kern w:val="0"/>
          <w:sz w:val="24"/>
          <w:szCs w:val="24"/>
          <w:lang w:eastAsia="en-US"/>
        </w:rPr>
        <w:t xml:space="preserve"> </w:t>
      </w:r>
      <w:r w:rsidRPr="00C43C1E">
        <w:rPr>
          <w:rFonts w:cs="Times New Roman"/>
          <w:iCs/>
          <w:kern w:val="0"/>
          <w:sz w:val="24"/>
          <w:szCs w:val="24"/>
          <w:lang w:eastAsia="en-US"/>
        </w:rPr>
        <w:t xml:space="preserve">Thus, heat </w:t>
      </w:r>
      <w:r w:rsidR="000C211A">
        <w:rPr>
          <w:rFonts w:cs="Times New Roman"/>
          <w:iCs/>
          <w:kern w:val="0"/>
          <w:sz w:val="24"/>
          <w:szCs w:val="24"/>
          <w:lang w:eastAsia="en-US"/>
        </w:rPr>
        <w:t>transfer rate in</w:t>
      </w:r>
      <w:r w:rsidRPr="00C43C1E">
        <w:rPr>
          <w:rFonts w:cs="Times New Roman"/>
          <w:iCs/>
          <w:kern w:val="0"/>
          <w:sz w:val="24"/>
          <w:szCs w:val="24"/>
          <w:lang w:eastAsia="en-US"/>
        </w:rPr>
        <w:t xml:space="preserve"> one unit cell could be calculated as:</w:t>
      </w:r>
    </w:p>
    <w:p w14:paraId="3E5108BD" w14:textId="548F57C9" w:rsidR="00C43C1E" w:rsidRPr="00C43C1E" w:rsidRDefault="00F8290A" w:rsidP="00B63FA2">
      <w:pPr>
        <w:widowControl/>
        <w:suppressAutoHyphens/>
        <w:overflowPunct w:val="0"/>
        <w:autoSpaceDE w:val="0"/>
        <w:autoSpaceDN w:val="0"/>
        <w:adjustRightInd w:val="0"/>
        <w:spacing w:line="360" w:lineRule="auto"/>
        <w:ind w:firstLine="450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num>
          <m:den>
            <m:r>
              <w:rPr>
                <w:rFonts w:ascii="Cambria Math" w:hAnsi="Cambria Math" w:cs="Times New Roman"/>
                <w:kern w:val="0"/>
                <w:sz w:val="24"/>
                <w:szCs w:val="24"/>
                <w:lang w:eastAsia="en-US"/>
              </w:rPr>
              <m:t>N</m:t>
            </m:r>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100784">
        <w:rPr>
          <w:rFonts w:cs="Times New Roman"/>
          <w:iCs/>
          <w:kern w:val="0"/>
          <w:sz w:val="24"/>
          <w:szCs w:val="24"/>
          <w:lang w:eastAsia="en-US"/>
        </w:rPr>
        <w:t xml:space="preserve">    </w:t>
      </w:r>
      <w:r w:rsidR="00C43C1E" w:rsidRPr="00C43C1E">
        <w:rPr>
          <w:rFonts w:cs="Times New Roman"/>
          <w:iCs/>
          <w:kern w:val="0"/>
          <w:sz w:val="24"/>
          <w:szCs w:val="24"/>
          <w:lang w:eastAsia="en-US"/>
        </w:rPr>
        <w:t xml:space="preserve">     </w:t>
      </w:r>
      <w:r w:rsidR="005D755F">
        <w:rPr>
          <w:rFonts w:cs="Times New Roman"/>
          <w:iCs/>
          <w:kern w:val="0"/>
          <w:sz w:val="24"/>
          <w:szCs w:val="24"/>
          <w:lang w:eastAsia="en-US"/>
        </w:rPr>
        <w:tab/>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(7)</w:t>
      </w:r>
    </w:p>
    <w:p w14:paraId="1D9BBCA9" w14:textId="39F5462A" w:rsidR="00F928E5" w:rsidRDefault="00C43C1E" w:rsidP="005D755F">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w:r w:rsidRPr="00C12D9A">
        <w:rPr>
          <w:rFonts w:cs="Times New Roman"/>
          <w:i/>
          <w:kern w:val="0"/>
          <w:sz w:val="24"/>
          <w:szCs w:val="24"/>
          <w:lang w:eastAsia="en-US"/>
        </w:rPr>
        <w:t>N</w:t>
      </w:r>
      <w:r w:rsidRPr="00C43C1E">
        <w:rPr>
          <w:rFonts w:cs="Times New Roman"/>
          <w:iCs/>
          <w:kern w:val="0"/>
          <w:sz w:val="24"/>
          <w:szCs w:val="24"/>
          <w:lang w:eastAsia="en-US"/>
        </w:rPr>
        <w:t xml:space="preserve"> is the </w:t>
      </w:r>
      <w:r w:rsidR="00F1687C">
        <w:rPr>
          <w:rFonts w:cs="Times New Roman"/>
          <w:iCs/>
          <w:kern w:val="0"/>
          <w:sz w:val="24"/>
          <w:szCs w:val="24"/>
          <w:lang w:eastAsia="en-US"/>
        </w:rPr>
        <w:t xml:space="preserve">total </w:t>
      </w:r>
      <w:r w:rsidRPr="00C43C1E">
        <w:rPr>
          <w:rFonts w:cs="Times New Roman"/>
          <w:iCs/>
          <w:kern w:val="0"/>
          <w:sz w:val="24"/>
          <w:szCs w:val="24"/>
          <w:lang w:eastAsia="en-US"/>
        </w:rPr>
        <w:t>number of the micropillar</w:t>
      </w:r>
      <w:r w:rsidR="005A4C0A">
        <w:rPr>
          <w:rFonts w:cs="Times New Roman"/>
          <w:iCs/>
          <w:kern w:val="0"/>
          <w:sz w:val="24"/>
          <w:szCs w:val="24"/>
          <w:lang w:eastAsia="en-US"/>
        </w:rPr>
        <w:t>s</w:t>
      </w:r>
      <w:r w:rsidRPr="00C43C1E">
        <w:rPr>
          <w:rFonts w:cs="Times New Roman"/>
          <w:iCs/>
          <w:kern w:val="0"/>
          <w:sz w:val="24"/>
          <w:szCs w:val="24"/>
          <w:lang w:eastAsia="en-US"/>
        </w:rPr>
        <w:t xml:space="preserve"> underneath the droplet</w:t>
      </w:r>
      <w:r w:rsidR="005A4C0A">
        <w:rPr>
          <w:rFonts w:cs="Times New Roman"/>
          <w:iCs/>
          <w:kern w:val="0"/>
          <w:sz w:val="24"/>
          <w:szCs w:val="24"/>
          <w:lang w:eastAsia="en-US"/>
        </w:rPr>
        <w:t>,</w:t>
      </w:r>
      <w:r w:rsidR="005D755F">
        <w:rPr>
          <w:rFonts w:cs="Times New Roman"/>
          <w:iCs/>
          <w:kern w:val="0"/>
          <w:sz w:val="24"/>
          <w:szCs w:val="24"/>
          <w:lang w:eastAsia="en-US"/>
        </w:rPr>
        <w:t xml:space="preserve"> </w:t>
      </w:r>
      <w:r w:rsidR="00FC5DAE" w:rsidRPr="00C2130A">
        <w:rPr>
          <w:rFonts w:cs="Times New Roman"/>
          <w:i/>
          <w:kern w:val="0"/>
          <w:sz w:val="24"/>
          <w:szCs w:val="24"/>
          <w:lang w:eastAsia="en-US"/>
        </w:rPr>
        <w:t>i.e</w:t>
      </w:r>
      <w:r w:rsidR="00FC5DAE">
        <w:rPr>
          <w:rFonts w:cs="Times New Roman"/>
          <w:iCs/>
          <w:kern w:val="0"/>
          <w:sz w:val="24"/>
          <w:szCs w:val="24"/>
          <w:lang w:eastAsia="en-US"/>
        </w:rPr>
        <w:t>.,</w:t>
      </w:r>
      <w:r w:rsidR="005D755F">
        <w:rPr>
          <w:rFonts w:cs="Times New Roman"/>
          <w:iCs/>
          <w:kern w:val="0"/>
          <w:sz w:val="24"/>
          <w:szCs w:val="24"/>
          <w:lang w:eastAsia="en-US"/>
        </w:rPr>
        <w:t xml:space="preserve"> the ratio of</w:t>
      </w:r>
      <w:r w:rsidR="00F1687C">
        <w:rPr>
          <w:rFonts w:cs="Times New Roman"/>
          <w:iCs/>
          <w:kern w:val="0"/>
          <w:sz w:val="24"/>
          <w:szCs w:val="24"/>
          <w:lang w:eastAsia="en-US"/>
        </w:rPr>
        <w:t xml:space="preserve"> the</w:t>
      </w:r>
      <w:r w:rsidR="005D755F">
        <w:rPr>
          <w:rFonts w:cs="Times New Roman"/>
          <w:iCs/>
          <w:kern w:val="0"/>
          <w:sz w:val="24"/>
          <w:szCs w:val="24"/>
          <w:lang w:eastAsia="en-US"/>
        </w:rPr>
        <w:t xml:space="preserve"> droplet apparent contact area </w:t>
      </w:r>
      <w:r w:rsidR="00FC5DAE">
        <w:rPr>
          <w:rFonts w:cs="Times New Roman"/>
          <w:iCs/>
          <w:kern w:val="0"/>
          <w:sz w:val="24"/>
          <w:szCs w:val="24"/>
          <w:lang w:eastAsia="en-US"/>
        </w:rPr>
        <w:t>to</w:t>
      </w:r>
      <w:r w:rsidR="005D755F">
        <w:rPr>
          <w:rFonts w:cs="Times New Roman"/>
          <w:iCs/>
          <w:kern w:val="0"/>
          <w:sz w:val="24"/>
          <w:szCs w:val="24"/>
          <w:lang w:eastAsia="en-US"/>
        </w:rPr>
        <w:t xml:space="preserve"> </w:t>
      </w:r>
      <w:r w:rsidR="005A4C0A">
        <w:rPr>
          <w:rFonts w:cs="Times New Roman"/>
          <w:iCs/>
          <w:kern w:val="0"/>
          <w:sz w:val="24"/>
          <w:szCs w:val="24"/>
          <w:lang w:eastAsia="en-US"/>
        </w:rPr>
        <w:t xml:space="preserve">one </w:t>
      </w:r>
      <w:r w:rsidR="005D755F">
        <w:rPr>
          <w:rFonts w:cs="Times New Roman"/>
          <w:iCs/>
          <w:kern w:val="0"/>
          <w:sz w:val="24"/>
          <w:szCs w:val="24"/>
          <w:lang w:eastAsia="en-US"/>
        </w:rPr>
        <w:t xml:space="preserve">unit cell area. </w:t>
      </w:r>
    </w:p>
    <w:p w14:paraId="5667E8C6" w14:textId="11919666"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thermal resistance per unit cell </w:t>
      </w:r>
      <w:r w:rsidR="004463A5" w:rsidRPr="00C43C1E">
        <w:rPr>
          <w:rFonts w:cs="Times New Roman"/>
          <w:iCs/>
          <w:kern w:val="0"/>
          <w:sz w:val="24"/>
          <w:szCs w:val="24"/>
          <w:lang w:eastAsia="en-US"/>
        </w:rPr>
        <w:t xml:space="preserve">of the silicon substrate </w:t>
      </w:r>
      <w:r w:rsidRPr="00C43C1E">
        <w:rPr>
          <w:rFonts w:cs="Times New Roman"/>
          <w:iCs/>
          <w:kern w:val="0"/>
          <w:sz w:val="24"/>
          <w:szCs w:val="24"/>
          <w:lang w:eastAsia="en-US"/>
        </w:rPr>
        <w:t>could be calculated as:</w:t>
      </w:r>
    </w:p>
    <w:p w14:paraId="75FEA0B7" w14:textId="433D1526" w:rsidR="00C43C1E" w:rsidRPr="00C43C1E" w:rsidRDefault="00F8290A" w:rsidP="00B63FA2">
      <w:pPr>
        <w:widowControl/>
        <w:suppressAutoHyphens/>
        <w:overflowPunct w:val="0"/>
        <w:autoSpaceDE w:val="0"/>
        <w:autoSpaceDN w:val="0"/>
        <w:adjustRightInd w:val="0"/>
        <w:spacing w:line="360" w:lineRule="auto"/>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P</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4H</m:t>
            </m:r>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πD</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100784">
        <w:rPr>
          <w:rFonts w:cs="Times New Roman"/>
          <w:iCs/>
          <w:kern w:val="0"/>
          <w:sz w:val="24"/>
          <w:szCs w:val="24"/>
          <w:lang w:eastAsia="en-US"/>
        </w:rPr>
        <w:t xml:space="preserve">  </w:t>
      </w:r>
      <w:r w:rsidR="00C045E2">
        <w:rPr>
          <w:rFonts w:cs="Times New Roman"/>
          <w:iCs/>
          <w:kern w:val="0"/>
          <w:sz w:val="24"/>
          <w:szCs w:val="24"/>
          <w:lang w:eastAsia="en-US"/>
        </w:rPr>
        <w:t xml:space="preserve"> </w:t>
      </w:r>
      <w:r w:rsidR="00C43C1E" w:rsidRPr="00C43C1E">
        <w:rPr>
          <w:rFonts w:cs="Times New Roman"/>
          <w:iCs/>
          <w:kern w:val="0"/>
          <w:sz w:val="24"/>
          <w:szCs w:val="24"/>
          <w:lang w:eastAsia="en-US"/>
        </w:rPr>
        <w:t xml:space="preserve">     </w:t>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(8)</w:t>
      </w:r>
    </w:p>
    <w:p w14:paraId="44688351" w14:textId="19437211" w:rsidR="00C43C1E" w:rsidRPr="00C43C1E" w:rsidRDefault="00C43C1E" w:rsidP="00C32D06">
      <w:pPr>
        <w:widowControl/>
        <w:suppressAutoHyphens/>
        <w:overflowPunct w:val="0"/>
        <w:autoSpaceDE w:val="0"/>
        <w:autoSpaceDN w:val="0"/>
        <w:adjustRightInd w:val="0"/>
        <w:spacing w:line="360" w:lineRule="auto"/>
        <w:rPr>
          <w:rFonts w:cs="Times New Roman"/>
          <w:iCs/>
          <w:kern w:val="0"/>
          <w:sz w:val="24"/>
          <w:szCs w:val="24"/>
          <w:lang w:eastAsia="en-US"/>
        </w:rPr>
      </w:pPr>
      <w:bookmarkStart w:id="16" w:name="_Hlk64969133"/>
      <w:r w:rsidRPr="00C43C1E">
        <w:rPr>
          <w:rFonts w:cs="Times New Roman"/>
          <w:iCs/>
          <w:kern w:val="0"/>
          <w:sz w:val="24"/>
          <w:szCs w:val="24"/>
          <w:lang w:eastAsia="en-US"/>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oMath>
      <w:r w:rsidR="005D755F">
        <w:rPr>
          <w:rFonts w:cs="Times New Roman"/>
          <w:kern w:val="14"/>
          <w:sz w:val="24"/>
          <w:szCs w:val="24"/>
          <w:lang w:eastAsia="en-US"/>
        </w:rPr>
        <w:t xml:space="preserve"> </w:t>
      </w:r>
      <w:r w:rsidRPr="00C43C1E">
        <w:rPr>
          <w:rFonts w:cs="Times New Roman"/>
          <w:iCs/>
          <w:kern w:val="0"/>
          <w:sz w:val="24"/>
          <w:szCs w:val="24"/>
          <w:lang w:eastAsia="en-US"/>
        </w:rPr>
        <w:t xml:space="preserve">is the thermal conductivity of silicon and </w:t>
      </w:r>
      <w:bookmarkStart w:id="17" w:name="_Hlk76658602"/>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oMath>
      <w:r w:rsidRPr="00C43C1E">
        <w:rPr>
          <w:rFonts w:cs="Times New Roman"/>
          <w:iCs/>
          <w:kern w:val="0"/>
          <w:sz w:val="24"/>
          <w:szCs w:val="24"/>
          <w:lang w:eastAsia="en-US"/>
        </w:rPr>
        <w:t xml:space="preserve"> </w:t>
      </w:r>
      <w:bookmarkEnd w:id="17"/>
      <w:r w:rsidRPr="00C43C1E">
        <w:rPr>
          <w:rFonts w:cs="Times New Roman"/>
          <w:iCs/>
          <w:kern w:val="0"/>
          <w:sz w:val="24"/>
          <w:szCs w:val="24"/>
          <w:lang w:eastAsia="en-US"/>
        </w:rPr>
        <w:t xml:space="preserve">is the thickness of the silicon substrate excluding the height of </w:t>
      </w:r>
      <w:r w:rsidR="003213C8">
        <w:rPr>
          <w:rFonts w:cs="Times New Roman"/>
          <w:iCs/>
          <w:kern w:val="0"/>
          <w:sz w:val="24"/>
          <w:szCs w:val="24"/>
          <w:lang w:eastAsia="en-US"/>
        </w:rPr>
        <w:t xml:space="preserve">the </w:t>
      </w:r>
      <w:r w:rsidR="005D755F">
        <w:rPr>
          <w:rFonts w:cs="Times New Roman"/>
          <w:iCs/>
          <w:kern w:val="0"/>
          <w:sz w:val="24"/>
          <w:szCs w:val="24"/>
          <w:lang w:eastAsia="en-US"/>
        </w:rPr>
        <w:t>micropillar</w:t>
      </w:r>
      <w:bookmarkEnd w:id="16"/>
      <w:r w:rsidRPr="00C43C1E">
        <w:rPr>
          <w:rFonts w:cs="Times New Roman"/>
          <w:iCs/>
          <w:kern w:val="0"/>
          <w:sz w:val="24"/>
          <w:szCs w:val="24"/>
          <w:lang w:eastAsia="en-US"/>
        </w:rPr>
        <w:t>.</w:t>
      </w:r>
    </w:p>
    <w:p w14:paraId="69AF8218" w14:textId="2B89E60B" w:rsidR="00456B84"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Based on the energy balance inside the silicon substrate, the temperature on the t</w:t>
      </w:r>
      <w:r w:rsidR="004D2772">
        <w:rPr>
          <w:rFonts w:cs="Times New Roman"/>
          <w:iCs/>
          <w:kern w:val="0"/>
          <w:sz w:val="24"/>
          <w:szCs w:val="24"/>
          <w:lang w:eastAsia="en-US"/>
        </w:rPr>
        <w:t>ip</w:t>
      </w:r>
      <w:r w:rsidRPr="00C43C1E">
        <w:rPr>
          <w:rFonts w:cs="Times New Roman"/>
          <w:iCs/>
          <w:kern w:val="0"/>
          <w:sz w:val="24"/>
          <w:szCs w:val="24"/>
          <w:lang w:eastAsia="en-US"/>
        </w:rPr>
        <w:t xml:space="preserve"> of the micropillar could be calculated as:</w:t>
      </w:r>
    </w:p>
    <w:p w14:paraId="44FD40AF" w14:textId="52D11898" w:rsidR="00C43C1E" w:rsidRPr="00C43C1E" w:rsidRDefault="00F8290A" w:rsidP="00B63FA2">
      <w:pPr>
        <w:widowControl/>
        <w:suppressAutoHyphens/>
        <w:overflowPunct w:val="0"/>
        <w:autoSpaceDE w:val="0"/>
        <w:autoSpaceDN w:val="0"/>
        <w:adjustRightInd w:val="0"/>
        <w:spacing w:line="360" w:lineRule="auto"/>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w:bookmarkStart w:id="18" w:name="_Hlk70498752"/>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s</m:t>
            </m:r>
          </m:sub>
        </m:sSub>
        <w:bookmarkEnd w:id="18"/>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100784">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(9)</w:t>
      </w:r>
    </w:p>
    <w:p w14:paraId="00EAA584" w14:textId="07B75957" w:rsidR="00456B84"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rPr>
      </w:pPr>
      <w:r w:rsidRPr="00C43C1E">
        <w:rPr>
          <w:rFonts w:cs="Times New Roman"/>
          <w:iCs/>
          <w:kern w:val="0"/>
          <w:sz w:val="24"/>
          <w:szCs w:val="24"/>
        </w:rPr>
        <w:t xml:space="preserve">Considering the heat flux at the liquid-solid interface, the contact temperature at the liquid vapor interface is </w:t>
      </w:r>
      <w:r w:rsidR="004D2772">
        <w:rPr>
          <w:rFonts w:cs="Times New Roman"/>
          <w:iCs/>
          <w:kern w:val="0"/>
          <w:sz w:val="24"/>
          <w:szCs w:val="24"/>
        </w:rPr>
        <w:t>given by</w:t>
      </w:r>
      <w:r w:rsidR="00B86B78">
        <w:rPr>
          <w:rFonts w:cs="Times New Roman"/>
          <w:iCs/>
          <w:kern w:val="0"/>
          <w:sz w:val="24"/>
          <w:szCs w:val="24"/>
        </w:rPr>
        <w:fldChar w:fldCharType="begin">
          <w:fldData xml:space="preserve">PEVuZE5vdGU+PENpdGU+PEF1dGhvcj5Tb2JhYzwvQXV0aG9yPjxZZWFyPjIwMTI8L1llYXI+PFJl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</w:fldData>
        </w:fldChar>
      </w:r>
      <w:r w:rsidR="00AF0C39">
        <w:rPr>
          <w:rFonts w:cs="Times New Roman"/>
          <w:iCs/>
          <w:kern w:val="0"/>
          <w:sz w:val="24"/>
          <w:szCs w:val="24"/>
        </w:rPr>
        <w:instrText xml:space="preserve"> ADDIN EN.CITE </w:instrText>
      </w:r>
      <w:r w:rsidR="00AF0C39">
        <w:rPr>
          <w:rFonts w:cs="Times New Roman"/>
          <w:iCs/>
          <w:kern w:val="0"/>
          <w:sz w:val="24"/>
          <w:szCs w:val="24"/>
        </w:rPr>
        <w:fldChar w:fldCharType="begin">
          <w:fldData xml:space="preserve">PEVuZE5vdGU+PENpdGU+PEF1dGhvcj5Tb2JhYzwvQXV0aG9yPjxZZWFyPjIwMTI8L1llYXI+PFJl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</w:fldData>
        </w:fldChar>
      </w:r>
      <w:r w:rsidR="00AF0C39">
        <w:rPr>
          <w:rFonts w:cs="Times New Roman"/>
          <w:iCs/>
          <w:kern w:val="0"/>
          <w:sz w:val="24"/>
          <w:szCs w:val="24"/>
        </w:rPr>
        <w:instrText xml:space="preserve"> ADDIN EN.CITE.DATA </w:instrText>
      </w:r>
      <w:r w:rsidR="00AF0C39">
        <w:rPr>
          <w:rFonts w:cs="Times New Roman"/>
          <w:iCs/>
          <w:kern w:val="0"/>
          <w:sz w:val="24"/>
          <w:szCs w:val="24"/>
        </w:rPr>
      </w:r>
      <w:r w:rsidR="00AF0C39">
        <w:rPr>
          <w:rFonts w:cs="Times New Roman"/>
          <w:iCs/>
          <w:kern w:val="0"/>
          <w:sz w:val="24"/>
          <w:szCs w:val="24"/>
        </w:rPr>
        <w:fldChar w:fldCharType="end"/>
      </w:r>
      <w:r w:rsidR="00B86B78">
        <w:rPr>
          <w:rFonts w:cs="Times New Roman"/>
          <w:iCs/>
          <w:kern w:val="0"/>
          <w:sz w:val="24"/>
          <w:szCs w:val="24"/>
        </w:rPr>
      </w:r>
      <w:r w:rsidR="00B86B78">
        <w:rPr>
          <w:rFonts w:cs="Times New Roman"/>
          <w:iCs/>
          <w:kern w:val="0"/>
          <w:sz w:val="24"/>
          <w:szCs w:val="24"/>
        </w:rPr>
        <w:fldChar w:fldCharType="separate"/>
      </w:r>
      <w:r w:rsidR="00AF0C39">
        <w:rPr>
          <w:rFonts w:cs="Times New Roman"/>
          <w:iCs/>
          <w:noProof/>
          <w:kern w:val="0"/>
          <w:sz w:val="24"/>
          <w:szCs w:val="24"/>
        </w:rPr>
        <w:t>[</w:t>
      </w:r>
      <w:hyperlink w:anchor="_ENREF_16" w:tooltip="Sobac, 2012 #128" w:history="1">
        <w:r w:rsidR="00AF0C39">
          <w:rPr>
            <w:rFonts w:cs="Times New Roman"/>
            <w:iCs/>
            <w:noProof/>
            <w:kern w:val="0"/>
            <w:sz w:val="24"/>
            <w:szCs w:val="24"/>
          </w:rPr>
          <w:t>16</w:t>
        </w:r>
      </w:hyperlink>
      <w:r w:rsidR="00AF0C39">
        <w:rPr>
          <w:rFonts w:cs="Times New Roman"/>
          <w:iCs/>
          <w:noProof/>
          <w:kern w:val="0"/>
          <w:sz w:val="24"/>
          <w:szCs w:val="24"/>
        </w:rPr>
        <w:t xml:space="preserve">, </w:t>
      </w:r>
      <w:hyperlink w:anchor="_ENREF_46" w:tooltip="di Marzo, 1986 #329" w:history="1">
        <w:r w:rsidR="00AF0C39">
          <w:rPr>
            <w:rFonts w:cs="Times New Roman"/>
            <w:iCs/>
            <w:noProof/>
            <w:kern w:val="0"/>
            <w:sz w:val="24"/>
            <w:szCs w:val="24"/>
          </w:rPr>
          <w:t>46-48</w:t>
        </w:r>
      </w:hyperlink>
      <w:r w:rsidR="00AF0C39">
        <w:rPr>
          <w:rFonts w:cs="Times New Roman"/>
          <w:iCs/>
          <w:noProof/>
          <w:kern w:val="0"/>
          <w:sz w:val="24"/>
          <w:szCs w:val="24"/>
        </w:rPr>
        <w:t>]</w:t>
      </w:r>
      <w:r w:rsidR="00B86B78">
        <w:rPr>
          <w:rFonts w:cs="Times New Roman"/>
          <w:iCs/>
          <w:kern w:val="0"/>
          <w:sz w:val="24"/>
          <w:szCs w:val="24"/>
        </w:rPr>
        <w:fldChar w:fldCharType="end"/>
      </w:r>
      <w:r w:rsidRPr="00C43C1E">
        <w:rPr>
          <w:rFonts w:cs="Times New Roman"/>
          <w:iCs/>
          <w:kern w:val="0"/>
          <w:sz w:val="24"/>
          <w:szCs w:val="24"/>
        </w:rPr>
        <w:t>:</w:t>
      </w:r>
    </w:p>
    <w:p w14:paraId="29BEC998" w14:textId="41D95862" w:rsidR="00C43C1E" w:rsidRPr="00C43C1E" w:rsidRDefault="00F8290A" w:rsidP="00B63FA2">
      <w:pPr>
        <w:widowControl/>
        <w:suppressAutoHyphens/>
        <w:overflowPunct w:val="0"/>
        <w:autoSpaceDE w:val="0"/>
        <w:autoSpaceDN w:val="0"/>
        <w:adjustRightInd w:val="0"/>
        <w:spacing w:after="60" w:line="360" w:lineRule="auto"/>
        <w:ind w:firstLine="3510"/>
        <w:jc w:val="right"/>
        <w:rPr>
          <w:rFonts w:cs="Times New Roman"/>
          <w:iCs/>
          <w:kern w:val="0"/>
          <w:sz w:val="24"/>
          <w:szCs w:val="24"/>
        </w:rPr>
      </w:pPr>
      <m:oMath>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e</m:t>
            </m:r>
          </m:sub>
        </m:sSub>
        <m:r>
          <w:rPr>
            <w:rFonts w:ascii="Cambria Math" w:hAnsi="Cambria Math" w:cs="Times New Roman"/>
            <w:kern w:val="0"/>
            <w:sz w:val="24"/>
            <w:szCs w:val="24"/>
          </w:rPr>
          <m:t>=</m:t>
        </m:r>
        <m:f>
          <m:fPr>
            <m:ctrlPr>
              <w:rPr>
                <w:rFonts w:ascii="Cambria Math" w:hAnsi="Cambria Math" w:cs="Times New Roman"/>
                <w:i/>
                <w:iCs/>
                <w:sz w:val="24"/>
                <w:szCs w:val="24"/>
              </w:rPr>
            </m:ctrlPr>
          </m:fPr>
          <m:num>
            <w:bookmarkStart w:id="19" w:name="_Hlk74995608"/>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w</m:t>
                    </m:r>
                  </m:sub>
                </m:sSub>
              </m:e>
            </m:rad>
            <w:bookmarkStart w:id="20" w:name="_Hlk76659876"/>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w:bookmarkEnd w:id="19"/>
            <w:bookmarkEnd w:id="20"/>
            <m:r>
              <w:rPr>
                <w:rFonts w:ascii="Cambria Math" w:hAnsi="Cambria Math" w:cs="Times New Roman"/>
                <w:kern w:val="0"/>
                <w:sz w:val="24"/>
                <w:szCs w:val="24"/>
              </w:rPr>
              <m:t>+</m:t>
            </m:r>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w:bookmarkStart w:id="21" w:name="_Hlk74995684"/>
                    <m:r>
                      <w:rPr>
                        <w:rFonts w:ascii="Cambria Math" w:hAnsi="Cambria Math" w:cs="Times New Roman"/>
                        <w:kern w:val="0"/>
                        <w:sz w:val="24"/>
                        <w:szCs w:val="24"/>
                      </w:rPr>
                      <m:t>ρ</m:t>
                    </m:r>
                    <w:bookmarkEnd w:id="21"/>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Si</m:t>
                    </m:r>
                  </m:sub>
                </m:sSub>
              </m:e>
            </m:rad>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p</m:t>
                </m:r>
              </m:sub>
            </m:sSub>
          </m:num>
          <m:den>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w</m:t>
                    </m:r>
                  </m:sub>
                </m:sSub>
              </m:e>
            </m:rad>
            <m:r>
              <w:rPr>
                <w:rFonts w:ascii="Cambria Math" w:hAnsi="Cambria Math" w:cs="Times New Roman"/>
                <w:kern w:val="0"/>
                <w:sz w:val="24"/>
                <w:szCs w:val="24"/>
              </w:rPr>
              <m:t>+</m:t>
            </m:r>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Si</m:t>
                    </m:r>
                  </m:sub>
                </m:sSub>
              </m:e>
            </m:rad>
          </m:den>
        </m:f>
      </m:oMath>
      <w:r w:rsidR="00C43C1E" w:rsidRPr="00C43C1E">
        <w:rPr>
          <w:rFonts w:cs="Times New Roman"/>
          <w:iCs/>
          <w:kern w:val="0"/>
          <w:sz w:val="24"/>
          <w:szCs w:val="24"/>
        </w:rPr>
        <w:t xml:space="preserve">   </w:t>
      </w:r>
      <w:r w:rsidR="00456B84">
        <w:rPr>
          <w:rFonts w:cs="Times New Roman"/>
          <w:iCs/>
          <w:kern w:val="0"/>
          <w:sz w:val="24"/>
          <w:szCs w:val="24"/>
        </w:rPr>
        <w:tab/>
      </w:r>
      <w:r w:rsidR="00456B84">
        <w:rPr>
          <w:rFonts w:cs="Times New Roman"/>
          <w:iCs/>
          <w:kern w:val="0"/>
          <w:sz w:val="24"/>
          <w:szCs w:val="24"/>
        </w:rPr>
        <w:tab/>
        <w:t xml:space="preserve">  </w:t>
      </w:r>
      <w:r w:rsidR="00D911DF">
        <w:rPr>
          <w:rFonts w:cs="Times New Roman"/>
          <w:iCs/>
          <w:kern w:val="0"/>
          <w:sz w:val="24"/>
          <w:szCs w:val="24"/>
        </w:rPr>
        <w:tab/>
      </w:r>
      <w:r w:rsidR="00D911DF">
        <w:rPr>
          <w:rFonts w:cs="Times New Roman"/>
          <w:iCs/>
          <w:kern w:val="0"/>
          <w:sz w:val="24"/>
          <w:szCs w:val="24"/>
        </w:rPr>
        <w:tab/>
      </w:r>
      <w:r w:rsidR="00D911DF">
        <w:rPr>
          <w:rFonts w:cs="Times New Roman"/>
          <w:iCs/>
          <w:kern w:val="0"/>
          <w:sz w:val="24"/>
          <w:szCs w:val="24"/>
        </w:rPr>
        <w:tab/>
        <w:t xml:space="preserve"> </w:t>
      </w:r>
      <w:r w:rsidR="00F928E5">
        <w:rPr>
          <w:rFonts w:cs="Times New Roman"/>
          <w:iCs/>
          <w:kern w:val="0"/>
          <w:sz w:val="24"/>
          <w:szCs w:val="24"/>
        </w:rPr>
        <w:tab/>
        <w:t xml:space="preserve"> </w:t>
      </w:r>
      <w:r w:rsidR="00C43C1E" w:rsidRPr="00C43C1E">
        <w:rPr>
          <w:rFonts w:cs="Times New Roman"/>
          <w:iCs/>
          <w:kern w:val="0"/>
          <w:sz w:val="24"/>
          <w:szCs w:val="24"/>
        </w:rPr>
        <w:t>(10)</w:t>
      </w:r>
    </w:p>
    <w:p w14:paraId="17488E3C" w14:textId="353C3AFF" w:rsidR="00C43C1E" w:rsidRPr="00C43C1E" w:rsidRDefault="00C43C1E" w:rsidP="00C43C1E">
      <w:pPr>
        <w:spacing w:line="360" w:lineRule="auto"/>
        <w:rPr>
          <w:rFonts w:eastAsia="DengXian" w:cs="Times New Roman"/>
          <w:iCs/>
          <w:sz w:val="24"/>
          <w:szCs w:val="28"/>
        </w:rPr>
      </w:pPr>
      <w:r w:rsidRPr="00C43C1E">
        <w:rPr>
          <w:rFonts w:eastAsia="DengXian" w:cs="Times New Roman"/>
          <w:iCs/>
          <w:sz w:val="24"/>
          <w:szCs w:val="28"/>
        </w:rPr>
        <w:t xml:space="preserve">where </w:t>
      </w:r>
      <m:oMath>
        <m:r>
          <w:rPr>
            <w:rFonts w:ascii="Cambria Math" w:hAnsi="Cambria Math" w:cs="Times New Roman"/>
            <w:kern w:val="0"/>
            <w:sz w:val="24"/>
            <w:szCs w:val="24"/>
          </w:rPr>
          <m:t>ρ</m:t>
        </m:r>
      </m:oMath>
      <w:r w:rsidRPr="00C43C1E">
        <w:rPr>
          <w:rFonts w:eastAsia="DengXian" w:cs="Times New Roman"/>
          <w:iCs/>
          <w:kern w:val="0"/>
          <w:sz w:val="24"/>
          <w:szCs w:val="24"/>
        </w:rPr>
        <w:t xml:space="preserve">, </w:t>
      </w:r>
      <w:r w:rsidRPr="00C43C1E">
        <w:rPr>
          <w:rFonts w:eastAsia="DengXian" w:cs="Times New Roman"/>
          <w:i/>
          <w:kern w:val="0"/>
          <w:sz w:val="24"/>
          <w:szCs w:val="24"/>
        </w:rPr>
        <w:t>c</w:t>
      </w:r>
      <w:r w:rsidRPr="00C43C1E">
        <w:rPr>
          <w:rFonts w:eastAsia="DengXian" w:cs="Times New Roman"/>
          <w:iCs/>
          <w:kern w:val="0"/>
          <w:sz w:val="24"/>
          <w:szCs w:val="24"/>
        </w:rPr>
        <w:t xml:space="preserve"> and </w:t>
      </w:r>
      <w:r w:rsidRPr="00C43C1E">
        <w:rPr>
          <w:rFonts w:eastAsia="DengXian" w:cs="Times New Roman"/>
          <w:i/>
          <w:kern w:val="0"/>
          <w:sz w:val="24"/>
          <w:szCs w:val="24"/>
        </w:rPr>
        <w:t>k</w:t>
      </w:r>
      <w:r w:rsidRPr="00C43C1E">
        <w:rPr>
          <w:rFonts w:eastAsia="DengXian" w:cs="Times New Roman"/>
          <w:iCs/>
          <w:kern w:val="0"/>
          <w:sz w:val="24"/>
          <w:szCs w:val="24"/>
        </w:rPr>
        <w:t xml:space="preserve"> are the density, specific heat and thermal conductivity of water </w:t>
      </w:r>
      <w:r w:rsidR="00C109B7">
        <w:rPr>
          <w:rFonts w:eastAsia="DengXian" w:cs="Times New Roman"/>
          <w:iCs/>
          <w:kern w:val="0"/>
          <w:sz w:val="24"/>
          <w:szCs w:val="24"/>
        </w:rPr>
        <w:t>(</w:t>
      </w:r>
      <w:r w:rsidR="00C32D06">
        <w:rPr>
          <w:rFonts w:eastAsia="DengXian" w:cs="Times New Roman"/>
          <w:iCs/>
          <w:kern w:val="0"/>
          <w:sz w:val="24"/>
          <w:szCs w:val="24"/>
        </w:rPr>
        <w:t>w</w:t>
      </w:r>
      <w:r w:rsidR="00C109B7">
        <w:rPr>
          <w:rFonts w:eastAsia="DengXian" w:cs="Times New Roman"/>
          <w:iCs/>
          <w:kern w:val="0"/>
          <w:sz w:val="24"/>
          <w:szCs w:val="24"/>
        </w:rPr>
        <w:t xml:space="preserve">) </w:t>
      </w:r>
      <w:r w:rsidRPr="00C43C1E">
        <w:rPr>
          <w:rFonts w:eastAsia="DengXian" w:cs="Times New Roman"/>
          <w:iCs/>
          <w:kern w:val="0"/>
          <w:sz w:val="24"/>
          <w:szCs w:val="24"/>
        </w:rPr>
        <w:t>and silicon</w:t>
      </w:r>
      <w:r w:rsidR="00C109B7">
        <w:rPr>
          <w:rFonts w:eastAsia="DengXian" w:cs="Times New Roman"/>
          <w:iCs/>
          <w:kern w:val="0"/>
          <w:sz w:val="24"/>
          <w:szCs w:val="24"/>
        </w:rPr>
        <w:t xml:space="preserve"> (Si)</w:t>
      </w:r>
      <w:r w:rsidRPr="00C43C1E">
        <w:rPr>
          <w:rFonts w:eastAsia="DengXian" w:cs="Times New Roman"/>
          <w:iCs/>
          <w:kern w:val="0"/>
          <w:sz w:val="24"/>
          <w:szCs w:val="24"/>
        </w:rPr>
        <w:t>, respectively</w:t>
      </w:r>
      <w:r w:rsidR="00853F0F">
        <w:rPr>
          <w:rFonts w:eastAsia="DengXian" w:cs="Times New Roman"/>
          <w:iCs/>
          <w:kern w:val="0"/>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m:oMath>
      <w:r w:rsidR="00F007F6">
        <w:rPr>
          <w:rFonts w:eastAsia="DengXian" w:cs="Times New Roman"/>
          <w:iCs/>
          <w:kern w:val="0"/>
          <w:sz w:val="24"/>
          <w:szCs w:val="24"/>
        </w:rPr>
        <w:t xml:space="preserve"> is </w:t>
      </w:r>
      <w:r w:rsidR="00853F0F">
        <w:rPr>
          <w:rFonts w:eastAsia="DengXian" w:cs="Times New Roman"/>
          <w:iCs/>
          <w:kern w:val="0"/>
          <w:sz w:val="24"/>
          <w:szCs w:val="24"/>
        </w:rPr>
        <w:t>the initial temperature of the water droplet</w:t>
      </w:r>
      <w:r w:rsidRPr="00C43C1E">
        <w:rPr>
          <w:rFonts w:eastAsia="DengXian" w:cs="Times New Roman"/>
          <w:iCs/>
          <w:kern w:val="0"/>
          <w:sz w:val="24"/>
          <w:szCs w:val="24"/>
        </w:rPr>
        <w:t xml:space="preserve">. </w:t>
      </w:r>
    </w:p>
    <w:p w14:paraId="09D22D1D" w14:textId="4EB8FF08"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To </w:t>
      </w:r>
      <w:r w:rsidR="00A646DF">
        <w:rPr>
          <w:rFonts w:cs="Times New Roman"/>
          <w:iCs/>
          <w:kern w:val="0"/>
          <w:sz w:val="24"/>
          <w:szCs w:val="24"/>
          <w:lang w:eastAsia="en-US"/>
        </w:rPr>
        <w:t>estimate</w:t>
      </w:r>
      <w:r w:rsidRPr="00C43C1E">
        <w:rPr>
          <w:rFonts w:cs="Times New Roman"/>
          <w:iCs/>
          <w:kern w:val="0"/>
          <w:sz w:val="24"/>
          <w:szCs w:val="24"/>
          <w:lang w:eastAsia="en-US"/>
        </w:rPr>
        <w:t xml:space="preserve"> the temperature distribution near the liquid-solid interface, </w:t>
      </w:r>
      <w:r w:rsidRPr="00C32D06">
        <w:rPr>
          <w:rFonts w:cs="Times New Roman"/>
          <w:i/>
          <w:kern w:val="0"/>
          <w:sz w:val="24"/>
          <w:szCs w:val="24"/>
          <w:lang w:eastAsia="en-US"/>
        </w:rPr>
        <w:t>i.e.</w:t>
      </w:r>
      <w:r w:rsidRPr="00C43C1E">
        <w:rPr>
          <w:rFonts w:cs="Times New Roman"/>
          <w:iCs/>
          <w:kern w:val="0"/>
          <w:sz w:val="24"/>
          <w:szCs w:val="24"/>
          <w:lang w:eastAsia="en-US"/>
        </w:rPr>
        <w:t xml:space="preserve">, </w:t>
      </w:r>
      <w:r w:rsidR="00A646DF">
        <w:rPr>
          <w:rFonts w:cs="Times New Roman"/>
          <w:iCs/>
          <w:kern w:val="0"/>
          <w:sz w:val="24"/>
          <w:szCs w:val="24"/>
          <w:lang w:eastAsia="en-US"/>
        </w:rPr>
        <w:t xml:space="preserve">at </w:t>
      </w:r>
      <w:r w:rsidRPr="00C43C1E">
        <w:rPr>
          <w:rFonts w:cs="Times New Roman"/>
          <w:iCs/>
          <w:kern w:val="0"/>
          <w:sz w:val="24"/>
          <w:szCs w:val="24"/>
          <w:lang w:eastAsia="en-US"/>
        </w:rPr>
        <w:t>the t</w:t>
      </w:r>
      <w:r w:rsidR="00A646DF">
        <w:rPr>
          <w:rFonts w:cs="Times New Roman"/>
          <w:iCs/>
          <w:kern w:val="0"/>
          <w:sz w:val="24"/>
          <w:szCs w:val="24"/>
          <w:lang w:eastAsia="en-US"/>
        </w:rPr>
        <w:t>ip</w:t>
      </w:r>
      <w:r w:rsidRPr="00C43C1E">
        <w:rPr>
          <w:rFonts w:cs="Times New Roman"/>
          <w:iCs/>
          <w:kern w:val="0"/>
          <w:sz w:val="24"/>
          <w:szCs w:val="24"/>
          <w:lang w:eastAsia="en-US"/>
        </w:rPr>
        <w:t xml:space="preserve"> of </w:t>
      </w:r>
      <w:r w:rsidR="00A646DF">
        <w:rPr>
          <w:rFonts w:cs="Times New Roman"/>
          <w:iCs/>
          <w:kern w:val="0"/>
          <w:sz w:val="24"/>
          <w:szCs w:val="24"/>
          <w:lang w:eastAsia="en-US"/>
        </w:rPr>
        <w:t xml:space="preserve">the </w:t>
      </w:r>
      <w:r w:rsidRPr="00C43C1E">
        <w:rPr>
          <w:rFonts w:cs="Times New Roman"/>
          <w:iCs/>
          <w:kern w:val="0"/>
          <w:sz w:val="24"/>
          <w:szCs w:val="24"/>
          <w:lang w:eastAsia="en-US"/>
        </w:rPr>
        <w:t xml:space="preserve">micropillar </w:t>
      </w:r>
      <w:r w:rsidR="00A646DF">
        <w:rPr>
          <w:rFonts w:cs="Times New Roman"/>
          <w:iCs/>
          <w:kern w:val="0"/>
          <w:sz w:val="24"/>
          <w:szCs w:val="24"/>
          <w:lang w:eastAsia="en-US"/>
        </w:rPr>
        <w:t xml:space="preserve">in </w:t>
      </w:r>
      <w:r w:rsidR="007F6719">
        <w:rPr>
          <w:rFonts w:cs="Times New Roman"/>
          <w:iCs/>
          <w:kern w:val="0"/>
          <w:sz w:val="24"/>
          <w:szCs w:val="24"/>
          <w:lang w:eastAsia="en-US"/>
        </w:rPr>
        <w:t>contact with</w:t>
      </w:r>
      <w:r w:rsidRPr="00C43C1E">
        <w:rPr>
          <w:rFonts w:cs="Times New Roman"/>
          <w:iCs/>
          <w:kern w:val="0"/>
          <w:sz w:val="24"/>
          <w:szCs w:val="24"/>
          <w:lang w:eastAsia="en-US"/>
        </w:rPr>
        <w:t xml:space="preserve"> the droplet</w:t>
      </w:r>
      <w:r w:rsidR="005C0ADF">
        <w:rPr>
          <w:rFonts w:cs="Times New Roman"/>
          <w:iCs/>
          <w:kern w:val="0"/>
          <w:sz w:val="24"/>
          <w:szCs w:val="24"/>
          <w:lang w:eastAsia="en-US"/>
        </w:rPr>
        <w:t xml:space="preserve"> base</w:t>
      </w:r>
      <w:r w:rsidRPr="00C43C1E">
        <w:rPr>
          <w:rFonts w:cs="Times New Roman"/>
          <w:iCs/>
          <w:kern w:val="0"/>
          <w:sz w:val="24"/>
          <w:szCs w:val="24"/>
          <w:lang w:eastAsia="en-US"/>
        </w:rPr>
        <w:t xml:space="preserve">, a thin water layer with a thickness of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w</m:t>
            </m:r>
          </m:sub>
        </m:sSub>
      </m:oMath>
      <w:r w:rsidR="008A7612">
        <w:rPr>
          <w:rFonts w:cs="Times New Roman"/>
          <w:iCs/>
          <w:kern w:val="0"/>
          <w:sz w:val="24"/>
          <w:szCs w:val="24"/>
          <w:lang w:eastAsia="en-US"/>
        </w:rPr>
        <w:t xml:space="preserve"> </w:t>
      </w:r>
      <w:r w:rsidRPr="00C43C1E">
        <w:rPr>
          <w:rFonts w:cs="Times New Roman"/>
          <w:iCs/>
          <w:kern w:val="0"/>
          <w:sz w:val="24"/>
          <w:szCs w:val="24"/>
          <w:lang w:eastAsia="en-US"/>
        </w:rPr>
        <w:t xml:space="preserve">in a unit cell (Fig. </w:t>
      </w:r>
      <w:r w:rsidR="00792C98">
        <w:rPr>
          <w:rFonts w:cs="Times New Roman"/>
          <w:iCs/>
          <w:kern w:val="0"/>
          <w:sz w:val="24"/>
          <w:szCs w:val="24"/>
          <w:lang w:eastAsia="en-US"/>
        </w:rPr>
        <w:t>3</w:t>
      </w:r>
      <w:r w:rsidR="00A646DF">
        <w:rPr>
          <w:rFonts w:cs="Times New Roman"/>
          <w:iCs/>
          <w:kern w:val="0"/>
          <w:sz w:val="24"/>
          <w:szCs w:val="24"/>
          <w:lang w:eastAsia="en-US"/>
        </w:rPr>
        <w:t>b</w:t>
      </w:r>
      <w:r w:rsidRPr="00C43C1E">
        <w:rPr>
          <w:rFonts w:cs="Times New Roman"/>
          <w:iCs/>
          <w:kern w:val="0"/>
          <w:sz w:val="24"/>
          <w:szCs w:val="24"/>
          <w:lang w:eastAsia="en-US"/>
        </w:rPr>
        <w:t xml:space="preserve">) </w:t>
      </w:r>
      <w:r w:rsidR="005C0ADF">
        <w:rPr>
          <w:rFonts w:cs="Times New Roman"/>
          <w:iCs/>
          <w:kern w:val="0"/>
          <w:sz w:val="24"/>
          <w:szCs w:val="24"/>
          <w:lang w:eastAsia="en-US"/>
        </w:rPr>
        <w:t>is</w:t>
      </w:r>
      <w:r w:rsidRPr="00C43C1E">
        <w:rPr>
          <w:rFonts w:cs="Times New Roman"/>
          <w:iCs/>
          <w:kern w:val="0"/>
          <w:sz w:val="24"/>
          <w:szCs w:val="24"/>
          <w:lang w:eastAsia="en-US"/>
        </w:rPr>
        <w:t xml:space="preserve"> considered. </w:t>
      </w:r>
      <w:r w:rsidR="005906FA">
        <w:rPr>
          <w:rFonts w:cs="Times New Roman"/>
          <w:iCs/>
          <w:kern w:val="0"/>
          <w:sz w:val="24"/>
          <w:szCs w:val="24"/>
          <w:lang w:eastAsia="en-US"/>
        </w:rPr>
        <w:t>Assuming convection heat transfer is secondary in this water film</w:t>
      </w:r>
      <w:r w:rsidR="00A30F35">
        <w:rPr>
          <w:rFonts w:cs="Times New Roman"/>
          <w:iCs/>
          <w:kern w:val="0"/>
          <w:sz w:val="24"/>
          <w:szCs w:val="24"/>
          <w:lang w:eastAsia="en-US"/>
        </w:rPr>
        <w:fldChar w:fldCharType="begin"/>
      </w:r>
      <w:r w:rsidR="00366727">
        <w:rPr>
          <w:rFonts w:cs="Times New Roman"/>
          <w:iCs/>
          <w:kern w:val="0"/>
          <w:sz w:val="24"/>
          <w:szCs w:val="24"/>
          <w:lang w:eastAsia="en-US"/>
        </w:rPr>
        <w:instrText xml:space="preserve"> ADDIN EN.CITE &lt;EndNote&gt;&lt;Cite&gt;&lt;Author&gt;Dash&lt;/Author&gt;&lt;Year&gt;2014&lt;/Year&gt;&lt;RecNum&gt;321&lt;/RecNum&gt;&lt;DisplayText&gt;&lt;style font="Times New Roman" size="12"&gt;[36]&lt;/style&gt;&lt;/DisplayText&gt;&lt;record&gt;&lt;rec-number&gt;321&lt;/rec-number&gt;&lt;foreign-keys&gt;&lt;key app="EN" db-id="dzwapvwscfr509edaz9xzdtgzvpvrvftxers" timestamp="1625626962"&gt;321&lt;/key&gt;&lt;/foreign-keys&gt;&lt;ref-type name="Journal Article"&gt;17&lt;/ref-type&gt;&lt;contributors&gt;&lt;authors&gt;&lt;author&gt;S. Dash&lt;/author&gt;&lt;author&gt;S. V. Garimella&lt;/author&gt;&lt;/authors&gt;&lt;/contributors&gt;&lt;titles&gt;&lt;title&gt;Droplet evaporation on heated hydrophobic and superhydrophobic surfaces&lt;/title&gt;&lt;secondary-title&gt;Phys Rev E&lt;/secondary-title&gt;&lt;/titles&gt;&lt;periodical&gt;&lt;full-title&gt;Phys Rev E&lt;/full-title&gt;&lt;/periodical&gt;&lt;pages&gt;042402&lt;/pages&gt;&lt;volume&gt;89&lt;/volume&gt;&lt;dates&gt;&lt;year&gt;2014&lt;/year&gt;&lt;/dates&gt;&lt;urls&gt;&lt;/urls&gt;&lt;/record&gt;&lt;/Cite&gt;&lt;/EndNote&gt;</w:instrText>
      </w:r>
      <w:r w:rsidR="00A30F35">
        <w:rPr>
          <w:rFonts w:cs="Times New Roman"/>
          <w:iCs/>
          <w:kern w:val="0"/>
          <w:sz w:val="24"/>
          <w:szCs w:val="24"/>
          <w:lang w:eastAsia="en-US"/>
        </w:rPr>
        <w:fldChar w:fldCharType="separate"/>
      </w:r>
      <w:r w:rsidR="00366727">
        <w:rPr>
          <w:rFonts w:cs="Times New Roman"/>
          <w:iCs/>
          <w:noProof/>
          <w:kern w:val="0"/>
          <w:sz w:val="24"/>
          <w:szCs w:val="24"/>
          <w:lang w:eastAsia="en-US"/>
        </w:rPr>
        <w:t>[</w:t>
      </w:r>
      <w:hyperlink w:anchor="_ENREF_36" w:tooltip="Dash, 2014 #321" w:history="1">
        <w:r w:rsidR="00AF0C39">
          <w:rPr>
            <w:rFonts w:cs="Times New Roman"/>
            <w:iCs/>
            <w:noProof/>
            <w:kern w:val="0"/>
            <w:sz w:val="24"/>
            <w:szCs w:val="24"/>
            <w:lang w:eastAsia="en-US"/>
          </w:rPr>
          <w:t>36</w:t>
        </w:r>
      </w:hyperlink>
      <w:r w:rsidR="00366727">
        <w:rPr>
          <w:rFonts w:cs="Times New Roman"/>
          <w:iCs/>
          <w:noProof/>
          <w:kern w:val="0"/>
          <w:sz w:val="24"/>
          <w:szCs w:val="24"/>
          <w:lang w:eastAsia="en-US"/>
        </w:rPr>
        <w:t>]</w:t>
      </w:r>
      <w:r w:rsidR="00A30F35">
        <w:rPr>
          <w:rFonts w:cs="Times New Roman"/>
          <w:iCs/>
          <w:kern w:val="0"/>
          <w:sz w:val="24"/>
          <w:szCs w:val="24"/>
          <w:lang w:eastAsia="en-US"/>
        </w:rPr>
        <w:fldChar w:fldCharType="end"/>
      </w:r>
      <w:r w:rsidR="005906FA">
        <w:rPr>
          <w:rFonts w:cs="Times New Roman"/>
          <w:iCs/>
          <w:kern w:val="0"/>
          <w:sz w:val="24"/>
          <w:szCs w:val="24"/>
          <w:lang w:eastAsia="en-US"/>
        </w:rPr>
        <w:t>, t</w:t>
      </w:r>
      <w:r w:rsidRPr="00C43C1E">
        <w:rPr>
          <w:rFonts w:cs="Times New Roman"/>
          <w:iCs/>
          <w:kern w:val="0"/>
          <w:sz w:val="24"/>
          <w:szCs w:val="24"/>
          <w:lang w:eastAsia="en-US"/>
        </w:rPr>
        <w:t xml:space="preserve">he conductive heat transfer equation </w:t>
      </w:r>
      <w:r w:rsidR="005906FA">
        <w:rPr>
          <w:rFonts w:cs="Times New Roman"/>
          <w:iCs/>
          <w:kern w:val="0"/>
          <w:sz w:val="24"/>
          <w:szCs w:val="24"/>
          <w:lang w:eastAsia="en-US"/>
        </w:rPr>
        <w:t>therein</w:t>
      </w:r>
      <w:r w:rsidRPr="00C43C1E">
        <w:rPr>
          <w:rFonts w:cs="Times New Roman"/>
          <w:iCs/>
          <w:kern w:val="0"/>
          <w:sz w:val="24"/>
          <w:szCs w:val="24"/>
          <w:lang w:eastAsia="en-US"/>
        </w:rPr>
        <w:t xml:space="preserve"> is:</w:t>
      </w:r>
    </w:p>
    <w:p w14:paraId="7531786B" w14:textId="57D75134" w:rsidR="00C43C1E" w:rsidRPr="00C43C1E" w:rsidRDefault="00F8290A" w:rsidP="00C2130A">
      <w:pPr>
        <w:widowControl/>
        <w:suppressAutoHyphens/>
        <w:overflowPunct w:val="0"/>
        <w:autoSpaceDE w:val="0"/>
        <w:autoSpaceDN w:val="0"/>
        <w:adjustRightInd w:val="0"/>
        <w:spacing w:line="360" w:lineRule="auto"/>
        <w:ind w:firstLine="1710"/>
        <w:jc w:val="right"/>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∂r</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1</m:t>
            </m:r>
          </m:num>
          <m:den>
            <m:r>
              <w:rPr>
                <w:rFonts w:ascii="Cambria Math" w:hAnsi="Cambria Math" w:cs="Times New Roman"/>
                <w:kern w:val="0"/>
                <w:sz w:val="24"/>
                <w:szCs w:val="24"/>
                <w:lang w:eastAsia="en-US"/>
              </w:rPr>
              <m:t>r</m:t>
            </m:r>
          </m:den>
        </m:f>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∂z</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=0</m:t>
        </m:r>
      </m:oMath>
      <w:r w:rsidR="00C43C1E" w:rsidRPr="00C43C1E">
        <w:rPr>
          <w:rFonts w:cs="Times New Roman"/>
          <w:i/>
          <w:iCs/>
          <w:kern w:val="0"/>
          <w:sz w:val="24"/>
          <w:szCs w:val="24"/>
          <w:lang w:eastAsia="en-US"/>
        </w:rPr>
        <w:t xml:space="preserve"> </w:t>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r>
      <w:r w:rsidR="00D367F5">
        <w:rPr>
          <w:rFonts w:cs="Times New Roman"/>
          <w:i/>
          <w:iCs/>
          <w:kern w:val="0"/>
          <w:sz w:val="24"/>
          <w:szCs w:val="24"/>
          <w:lang w:eastAsia="en-US"/>
        </w:rPr>
        <w:t xml:space="preserve">   </w:t>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t xml:space="preserve">    </w:t>
      </w:r>
      <w:r w:rsidR="008A7612">
        <w:rPr>
          <w:rFonts w:cs="Times New Roman"/>
          <w:kern w:val="0"/>
          <w:sz w:val="24"/>
          <w:szCs w:val="24"/>
          <w:lang w:eastAsia="en-US"/>
        </w:rPr>
        <w:tab/>
        <w:t xml:space="preserve"> </w:t>
      </w:r>
      <w:r w:rsidR="004E0533">
        <w:rPr>
          <w:rFonts w:cs="Times New Roman"/>
          <w:kern w:val="0"/>
          <w:sz w:val="24"/>
          <w:szCs w:val="24"/>
          <w:lang w:eastAsia="en-US"/>
        </w:rPr>
        <w:t xml:space="preserve">     </w:t>
      </w:r>
      <w:r w:rsidR="008A7612">
        <w:rPr>
          <w:rFonts w:cs="Times New Roman"/>
          <w:kern w:val="0"/>
          <w:sz w:val="24"/>
          <w:szCs w:val="24"/>
          <w:lang w:eastAsia="en-US"/>
        </w:rPr>
        <w:t xml:space="preserve"> </w:t>
      </w:r>
      <w:r w:rsidR="00D911DF">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iCs/>
          <w:kern w:val="0"/>
          <w:sz w:val="24"/>
          <w:szCs w:val="24"/>
          <w:lang w:eastAsia="en-US"/>
        </w:rPr>
        <w:t>(11)</w:t>
      </w:r>
    </w:p>
    <w:p w14:paraId="65C039A3" w14:textId="6A699915" w:rsidR="008A7612" w:rsidRDefault="00C43C1E" w:rsidP="00C32D06">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Due to the </w:t>
      </w:r>
      <w:r w:rsidR="005906FA">
        <w:rPr>
          <w:rFonts w:cs="Times New Roman"/>
          <w:iCs/>
          <w:kern w:val="0"/>
          <w:sz w:val="24"/>
          <w:szCs w:val="24"/>
          <w:lang w:eastAsia="en-US"/>
        </w:rPr>
        <w:t xml:space="preserve">relatively </w:t>
      </w:r>
      <w:r w:rsidRPr="00C43C1E">
        <w:rPr>
          <w:rFonts w:cs="Times New Roman"/>
          <w:iCs/>
          <w:kern w:val="0"/>
          <w:sz w:val="24"/>
          <w:szCs w:val="24"/>
          <w:lang w:eastAsia="en-US"/>
        </w:rPr>
        <w:t xml:space="preserve">small size of the micropillar, the heat flux across the liquid-solid interface and </w:t>
      </w:r>
      <w:r w:rsidR="00955E45">
        <w:rPr>
          <w:rFonts w:cs="Times New Roman"/>
          <w:iCs/>
          <w:kern w:val="0"/>
          <w:sz w:val="24"/>
          <w:szCs w:val="24"/>
          <w:lang w:eastAsia="en-US"/>
        </w:rPr>
        <w:t xml:space="preserve">the </w:t>
      </w:r>
      <w:r w:rsidRPr="00C43C1E">
        <w:rPr>
          <w:rFonts w:cs="Times New Roman"/>
          <w:iCs/>
          <w:kern w:val="0"/>
          <w:sz w:val="24"/>
          <w:szCs w:val="24"/>
          <w:lang w:eastAsia="en-US"/>
        </w:rPr>
        <w:t>liquid-vapor interface in a unit cell could be assumed as uniform. As a result, we have the first boundary condition:</w:t>
      </w:r>
    </w:p>
    <w:p w14:paraId="530862C1" w14:textId="331F964A" w:rsidR="00C43C1E" w:rsidRPr="00C43C1E" w:rsidRDefault="00F8290A" w:rsidP="00B63FA2">
      <w:pPr>
        <w:widowControl/>
        <w:suppressAutoHyphens/>
        <w:overflowPunct w:val="0"/>
        <w:autoSpaceDE w:val="0"/>
        <w:autoSpaceDN w:val="0"/>
        <w:adjustRightInd w:val="0"/>
        <w:spacing w:after="60" w:line="360" w:lineRule="auto"/>
        <w:ind w:firstLine="279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w</m:t>
            </m:r>
          </m:sub>
        </m:sSub>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∂z</m:t>
            </m:r>
          </m:den>
        </m:f>
        <m:r>
          <w:rPr>
            <w:rFonts w:ascii="Cambria Math" w:hAnsi="Cambria Math" w:cs="Times New Roman"/>
            <w:kern w:val="0"/>
            <w:sz w:val="24"/>
            <w:szCs w:val="24"/>
            <w:lang w:eastAsia="en-US"/>
          </w:rPr>
          <m:t>=</m:t>
        </m:r>
        <m:d>
          <m:dPr>
            <m:begChr m:val="{"/>
            <m:endChr m:val=""/>
            <m:ctrlPr>
              <w:rPr>
                <w:rFonts w:ascii="Cambria Math" w:hAnsi="Cambria Math" w:cs="Times New Roman"/>
                <w:i/>
                <w:iCs/>
                <w:kern w:val="14"/>
                <w:sz w:val="24"/>
                <w:szCs w:val="24"/>
                <w:lang w:eastAsia="en-US"/>
              </w:rPr>
            </m:ctrlPr>
          </m:dPr>
          <m:e>
            <m:eqArr>
              <m:eqArrPr>
                <m:ctrlPr>
                  <w:rPr>
                    <w:rFonts w:ascii="Cambria Math" w:hAnsi="Cambria Math" w:cs="Times New Roman"/>
                    <w:i/>
                    <w:iCs/>
                    <w:kern w:val="14"/>
                    <w:sz w:val="24"/>
                    <w:szCs w:val="24"/>
                    <w:lang w:eastAsia="en-US"/>
                  </w:rPr>
                </m:ctrlPr>
              </m:eqArrPr>
              <m:e>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                 0&lt;r&lt;a;    z=0</m:t>
                </m:r>
              </m:e>
              <m:e>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den>
                </m:f>
                <m:r>
                  <w:rPr>
                    <w:rFonts w:ascii="Cambria Math" w:hAnsi="Cambria Math" w:cs="Times New Roman"/>
                    <w:kern w:val="0"/>
                    <w:sz w:val="24"/>
                    <w:szCs w:val="24"/>
                    <w:lang w:eastAsia="en-US"/>
                  </w:rPr>
                  <m:t>     a&lt;r&lt;b;    z=0</m:t>
                </m:r>
              </m:e>
            </m:eqArr>
          </m:e>
        </m:d>
      </m:oMath>
      <w:r w:rsidR="00C43C1E" w:rsidRPr="00C43C1E">
        <w:rPr>
          <w:rFonts w:cs="Times New Roman"/>
          <w:iCs/>
          <w:kern w:val="0"/>
          <w:sz w:val="24"/>
          <w:szCs w:val="24"/>
          <w:lang w:eastAsia="en-US"/>
        </w:rPr>
        <w:t xml:space="preserve">     </w:t>
      </w:r>
      <w:r w:rsidR="008A7612">
        <w:rPr>
          <w:rFonts w:cs="Times New Roman"/>
          <w:iCs/>
          <w:kern w:val="0"/>
          <w:sz w:val="24"/>
          <w:szCs w:val="24"/>
          <w:lang w:eastAsia="en-US"/>
        </w:rPr>
        <w:tab/>
      </w:r>
      <w:r w:rsidR="00D911DF">
        <w:rPr>
          <w:rFonts w:cs="Times New Roman"/>
          <w:iCs/>
          <w:kern w:val="0"/>
          <w:sz w:val="24"/>
          <w:szCs w:val="24"/>
          <w:lang w:eastAsia="en-US"/>
        </w:rPr>
        <w:t xml:space="preserve">  </w:t>
      </w:r>
      <w:r w:rsidR="00D911DF">
        <w:rPr>
          <w:rFonts w:cs="Times New Roman"/>
          <w:iCs/>
          <w:kern w:val="0"/>
          <w:sz w:val="24"/>
          <w:szCs w:val="24"/>
          <w:lang w:eastAsia="en-US"/>
        </w:rPr>
        <w:tab/>
        <w:t xml:space="preserve"> </w:t>
      </w:r>
      <w:r w:rsidR="00F928E5">
        <w:rPr>
          <w:rFonts w:cs="Times New Roman"/>
          <w:iCs/>
          <w:kern w:val="0"/>
          <w:sz w:val="24"/>
          <w:szCs w:val="24"/>
          <w:lang w:eastAsia="en-US"/>
        </w:rPr>
        <w:t xml:space="preserve"> </w:t>
      </w:r>
      <w:r w:rsidR="004D5776">
        <w:rPr>
          <w:rFonts w:cs="Times New Roman"/>
          <w:iCs/>
          <w:kern w:val="0"/>
          <w:sz w:val="24"/>
          <w:szCs w:val="24"/>
          <w:lang w:eastAsia="en-US"/>
        </w:rPr>
        <w:t xml:space="preserve">            </w:t>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(12)</w:t>
      </w:r>
    </w:p>
    <w:p w14:paraId="03C15863" w14:textId="2B7D6DD1"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 xml:space="preserve"> is the thermal conductivity of water,</w:t>
      </w:r>
      <w:r w:rsidRPr="008A7612">
        <w:rPr>
          <w:rFonts w:cs="Times New Roman"/>
          <w:i/>
          <w:kern w:val="0"/>
          <w:sz w:val="24"/>
          <w:szCs w:val="24"/>
          <w:lang w:eastAsia="en-US"/>
        </w:rPr>
        <w:t xml:space="preserve"> </w:t>
      </w:r>
      <w:r w:rsidR="008A7612" w:rsidRPr="008A7612">
        <w:rPr>
          <w:rFonts w:cs="Times New Roman"/>
          <w:i/>
          <w:kern w:val="0"/>
          <w:sz w:val="24"/>
          <w:szCs w:val="24"/>
          <w:lang w:eastAsia="en-US"/>
        </w:rPr>
        <w:t>a</w:t>
      </w:r>
      <w:r w:rsidR="008A7612" w:rsidRPr="008A7612">
        <w:rPr>
          <w:rFonts w:cs="Times New Roman"/>
          <w:iCs/>
          <w:kern w:val="0"/>
          <w:sz w:val="24"/>
          <w:szCs w:val="24"/>
          <w:lang w:eastAsia="en-US"/>
        </w:rPr>
        <w:t xml:space="preserve"> is the radius of the micropillar</w:t>
      </w:r>
      <w:r w:rsidR="00F1319F">
        <w:rPr>
          <w:rFonts w:cs="Times New Roman"/>
          <w:iCs/>
          <w:kern w:val="0"/>
          <w:sz w:val="24"/>
          <w:szCs w:val="24"/>
          <w:lang w:eastAsia="en-US"/>
        </w:rPr>
        <w:t>,</w:t>
      </w:r>
      <w:r w:rsidR="008A7612" w:rsidRPr="008A7612">
        <w:rPr>
          <w:rFonts w:cs="Times New Roman"/>
          <w:iCs/>
          <w:kern w:val="0"/>
          <w:sz w:val="24"/>
          <w:szCs w:val="24"/>
          <w:lang w:eastAsia="en-US"/>
        </w:rPr>
        <w:t xml:space="preserve"> </w:t>
      </w:r>
      <w:r w:rsidR="008A7612" w:rsidRPr="008A7612">
        <w:rPr>
          <w:rFonts w:cs="Times New Roman"/>
          <w:i/>
          <w:kern w:val="0"/>
          <w:sz w:val="24"/>
          <w:szCs w:val="24"/>
          <w:lang w:eastAsia="en-US"/>
        </w:rPr>
        <w:t>b</w:t>
      </w:r>
      <w:r w:rsidR="008A7612" w:rsidRPr="008A7612">
        <w:rPr>
          <w:rFonts w:cs="Times New Roman"/>
          <w:iCs/>
          <w:kern w:val="0"/>
          <w:sz w:val="24"/>
          <w:szCs w:val="24"/>
          <w:lang w:eastAsia="en-US"/>
        </w:rPr>
        <w:t xml:space="preserve"> is the radius of one unit cell</w:t>
      </w:r>
      <w:r w:rsidR="00B86B78">
        <w:rPr>
          <w:rFonts w:cs="Times New Roman"/>
          <w:iCs/>
          <w:kern w:val="0"/>
          <w:sz w:val="24"/>
          <w:szCs w:val="24"/>
          <w:lang w:eastAsia="en-US"/>
        </w:rPr>
        <w:fldChar w:fldCharType="begin"/>
      </w:r>
      <w:r w:rsidR="00AF0C39">
        <w:rPr>
          <w:rFonts w:cs="Times New Roman"/>
          <w:iCs/>
          <w:kern w:val="0"/>
          <w:sz w:val="24"/>
          <w:szCs w:val="24"/>
          <w:lang w:eastAsia="en-US"/>
        </w:rPr>
        <w:instrText xml:space="preserve"> ADDIN EN.CITE &lt;EndNote&gt;&lt;Cite&gt;&lt;Author&gt;Seri Lee&lt;/Author&gt;&lt;Year&gt;1995&lt;/Year&gt;&lt;RecNum&gt;43&lt;/RecNum&gt;&lt;DisplayText&gt;&lt;style font="Times New Roman" size="12"&gt;[49]&lt;/style&gt;&lt;/DisplayText&gt;&lt;record&gt;&lt;rec-number&gt;43&lt;/rec-number&gt;&lt;foreign-keys&gt;&lt;key app="EN" db-id="dzwapvwscfr509edaz9xzdtgzvpvrvftxers" timestamp="1624807916"&gt;43&lt;/key&gt;&lt;/foreign-keys&gt;&lt;ref-type name="Conference Paper"&gt;47&lt;/ref-type&gt;&lt;contributors&gt;&lt;authors&gt;&lt;author&gt;Seri Lee,  &lt;/author&gt;&lt;author&gt;Seaho Song, &lt;/author&gt;&lt;author&gt;Van Au, &lt;/author&gt;&lt;author&gt;Kevin P. Moran&lt;/author&gt;&lt;/authors&gt;&lt;/contributors&gt;&lt;titles&gt;&lt;title&gt;Constriction Spreading resistance model for electroics packing&lt;/title&gt;&lt;secondary-title&gt;ASME/JSME Thermal Engineering Conference&lt;/secondary-title&gt;&lt;/titles&gt;&lt;volume&gt;4&lt;/volume&gt;&lt;dates&gt;&lt;year&gt;1995&lt;/year&gt;&lt;/dates&gt;&lt;urls&gt;&lt;/urls&gt;&lt;/record&gt;&lt;/Cite&gt;&lt;/EndNote&gt;</w:instrText>
      </w:r>
      <w:r w:rsidR="00B86B78">
        <w:rPr>
          <w:rFonts w:cs="Times New Roman"/>
          <w:iCs/>
          <w:kern w:val="0"/>
          <w:sz w:val="24"/>
          <w:szCs w:val="24"/>
          <w:lang w:eastAsia="en-US"/>
        </w:rPr>
        <w:fldChar w:fldCharType="separate"/>
      </w:r>
      <w:r w:rsidR="00AF0C39">
        <w:rPr>
          <w:rFonts w:cs="Times New Roman"/>
          <w:iCs/>
          <w:noProof/>
          <w:kern w:val="0"/>
          <w:sz w:val="24"/>
          <w:szCs w:val="24"/>
          <w:lang w:eastAsia="en-US"/>
        </w:rPr>
        <w:t>[</w:t>
      </w:r>
      <w:hyperlink w:anchor="_ENREF_49" w:tooltip="Seri Lee, 1995 #43" w:history="1">
        <w:r w:rsidR="00AF0C39">
          <w:rPr>
            <w:rFonts w:cs="Times New Roman"/>
            <w:iCs/>
            <w:noProof/>
            <w:kern w:val="0"/>
            <w:sz w:val="24"/>
            <w:szCs w:val="24"/>
            <w:lang w:eastAsia="en-US"/>
          </w:rPr>
          <w:t>49</w:t>
        </w:r>
      </w:hyperlink>
      <w:r w:rsidR="00AF0C39">
        <w:rPr>
          <w:rFonts w:cs="Times New Roman"/>
          <w:iCs/>
          <w:noProof/>
          <w:kern w:val="0"/>
          <w:sz w:val="24"/>
          <w:szCs w:val="24"/>
          <w:lang w:eastAsia="en-US"/>
        </w:rPr>
        <w:t>]</w:t>
      </w:r>
      <w:r w:rsidR="00B86B78">
        <w:rPr>
          <w:rFonts w:cs="Times New Roman"/>
          <w:iCs/>
          <w:kern w:val="0"/>
          <w:sz w:val="24"/>
          <w:szCs w:val="24"/>
          <w:lang w:eastAsia="en-US"/>
        </w:rPr>
        <w:fldChar w:fldCharType="end"/>
      </w:r>
      <w:r w:rsidR="008A7612" w:rsidRPr="008A7612">
        <w:rPr>
          <w:rFonts w:cs="Times New Roman"/>
          <w:iCs/>
          <w:kern w:val="0"/>
          <w:sz w:val="24"/>
          <w:szCs w:val="24"/>
          <w:lang w:eastAsia="en-US"/>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oMath>
      <w:r w:rsidR="008A7612">
        <w:rPr>
          <w:rFonts w:cs="Times New Roman"/>
          <w:iCs/>
          <w:kern w:val="0"/>
          <w:sz w:val="24"/>
          <w:szCs w:val="24"/>
          <w:lang w:eastAsia="en-US"/>
        </w:rPr>
        <w:t xml:space="preserve"> </w:t>
      </w:r>
      <w:r w:rsidR="008A7612" w:rsidRPr="008A7612">
        <w:rPr>
          <w:rFonts w:cs="Times New Roman"/>
          <w:iCs/>
          <w:kern w:val="0"/>
          <w:sz w:val="24"/>
          <w:szCs w:val="24"/>
          <w:lang w:eastAsia="en-US"/>
        </w:rPr>
        <w:t xml:space="preserve">is the </w:t>
      </w:r>
      <w:r w:rsidR="000C211A">
        <w:rPr>
          <w:rFonts w:cs="Times New Roman"/>
          <w:iCs/>
          <w:kern w:val="0"/>
          <w:sz w:val="24"/>
          <w:szCs w:val="24"/>
          <w:lang w:eastAsia="en-US"/>
        </w:rPr>
        <w:t>heat transfer</w:t>
      </w:r>
      <w:r w:rsidR="008A7612" w:rsidRPr="008A7612">
        <w:rPr>
          <w:rFonts w:cs="Times New Roman"/>
          <w:iCs/>
          <w:kern w:val="0"/>
          <w:sz w:val="24"/>
          <w:szCs w:val="24"/>
          <w:lang w:eastAsia="en-US"/>
        </w:rPr>
        <w:t xml:space="preserve"> rate from </w:t>
      </w:r>
      <w:r w:rsidR="00F1319F">
        <w:rPr>
          <w:rFonts w:cs="Times New Roman"/>
          <w:iCs/>
          <w:kern w:val="0"/>
          <w:sz w:val="24"/>
          <w:szCs w:val="24"/>
          <w:lang w:eastAsia="en-US"/>
        </w:rPr>
        <w:t xml:space="preserve">the </w:t>
      </w:r>
      <w:r w:rsidR="008A7612" w:rsidRPr="008A7612">
        <w:rPr>
          <w:rFonts w:cs="Times New Roman"/>
          <w:iCs/>
          <w:kern w:val="0"/>
          <w:sz w:val="24"/>
          <w:szCs w:val="24"/>
          <w:lang w:eastAsia="en-US"/>
        </w:rPr>
        <w:t>droplet base</w:t>
      </w:r>
      <w:r w:rsidR="00F1319F">
        <w:rPr>
          <w:rFonts w:cs="Times New Roman"/>
          <w:iCs/>
          <w:kern w:val="0"/>
          <w:sz w:val="24"/>
          <w:szCs w:val="24"/>
          <w:lang w:eastAsia="en-US"/>
        </w:rPr>
        <w:t>-vapor interface</w:t>
      </w:r>
      <w:r w:rsidR="008A7612" w:rsidRPr="008A7612">
        <w:rPr>
          <w:rFonts w:cs="Times New Roman"/>
          <w:iCs/>
          <w:kern w:val="0"/>
          <w:sz w:val="24"/>
          <w:szCs w:val="24"/>
          <w:lang w:eastAsia="en-US"/>
        </w:rPr>
        <w:t xml:space="preserve"> </w:t>
      </w:r>
      <w:r w:rsidR="00167694">
        <w:rPr>
          <w:rFonts w:cs="Times New Roman"/>
          <w:iCs/>
          <w:kern w:val="0"/>
          <w:sz w:val="24"/>
          <w:szCs w:val="24"/>
          <w:lang w:eastAsia="en-US"/>
        </w:rPr>
        <w:t>with</w:t>
      </w:r>
      <w:r w:rsidR="008A7612" w:rsidRPr="008A7612">
        <w:rPr>
          <w:rFonts w:cs="Times New Roman"/>
          <w:iCs/>
          <w:kern w:val="0"/>
          <w:sz w:val="24"/>
          <w:szCs w:val="24"/>
          <w:lang w:eastAsia="en-US"/>
        </w:rPr>
        <w:t xml:space="preserve">in one unit cell as shown in Fig. </w:t>
      </w:r>
      <w:r w:rsidR="00792C98">
        <w:rPr>
          <w:rFonts w:cs="Times New Roman"/>
          <w:iCs/>
          <w:kern w:val="0"/>
          <w:sz w:val="24"/>
          <w:szCs w:val="24"/>
          <w:lang w:eastAsia="en-US"/>
        </w:rPr>
        <w:t>3</w:t>
      </w:r>
      <w:r w:rsidR="008A7612" w:rsidRPr="008A7612">
        <w:rPr>
          <w:rFonts w:cs="Times New Roman"/>
          <w:iCs/>
          <w:kern w:val="0"/>
          <w:sz w:val="24"/>
          <w:szCs w:val="24"/>
          <w:lang w:eastAsia="en-US"/>
        </w:rPr>
        <w:t xml:space="preserve">(b). </w:t>
      </w:r>
      <w:r w:rsidRPr="00C43C1E">
        <w:rPr>
          <w:rFonts w:cs="Times New Roman"/>
          <w:iCs/>
          <w:kern w:val="0"/>
          <w:sz w:val="24"/>
          <w:szCs w:val="24"/>
          <w:lang w:eastAsia="en-US"/>
        </w:rPr>
        <w:t xml:space="preserve"> </w:t>
      </w:r>
    </w:p>
    <w:p w14:paraId="60293357" w14:textId="5F45EDEE"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Temperature inside the water layer </w:t>
      </w:r>
      <w:r w:rsidR="008A7612">
        <w:rPr>
          <w:rFonts w:cs="Times New Roman"/>
          <w:iCs/>
          <w:kern w:val="0"/>
          <w:sz w:val="24"/>
          <w:szCs w:val="24"/>
          <w:lang w:eastAsia="en-US"/>
        </w:rPr>
        <w:t>is assumed to</w:t>
      </w:r>
      <w:r w:rsidRPr="00C43C1E">
        <w:rPr>
          <w:rFonts w:cs="Times New Roman"/>
          <w:iCs/>
          <w:kern w:val="0"/>
          <w:sz w:val="24"/>
          <w:szCs w:val="24"/>
          <w:lang w:eastAsia="en-US"/>
        </w:rPr>
        <w:t xml:space="preserve"> become uniform</w:t>
      </w:r>
      <w:r w:rsidR="008A7612">
        <w:rPr>
          <w:rFonts w:cs="Times New Roman"/>
          <w:iCs/>
          <w:kern w:val="0"/>
          <w:sz w:val="24"/>
          <w:szCs w:val="24"/>
          <w:lang w:eastAsia="en-US"/>
        </w:rPr>
        <w:t xml:space="preserve"> soon</w:t>
      </w:r>
      <w:r w:rsidRPr="00C43C1E">
        <w:rPr>
          <w:rFonts w:cs="Times New Roman"/>
          <w:iCs/>
          <w:kern w:val="0"/>
          <w:sz w:val="24"/>
          <w:szCs w:val="24"/>
          <w:lang w:eastAsia="en-US"/>
        </w:rPr>
        <w:t xml:space="preserve">. Hence, a uniform temperature boundary could be assumed at </w:t>
      </w:r>
      <m:oMath>
        <m:r>
          <w:rPr>
            <w:rFonts w:ascii="Cambria Math" w:hAnsi="Cambria Math" w:cs="Times New Roman"/>
            <w:kern w:val="0"/>
            <w:sz w:val="24"/>
            <w:szCs w:val="24"/>
            <w:lang w:eastAsia="en-US"/>
          </w:rPr>
          <m:t>z=</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w:t>
      </w:r>
    </w:p>
    <w:p w14:paraId="65C4407E" w14:textId="4AE78D15" w:rsidR="00C43C1E" w:rsidRPr="00C43C1E" w:rsidRDefault="00F8290A" w:rsidP="00B63FA2">
      <w:pPr>
        <w:widowControl/>
        <w:suppressAutoHyphens/>
        <w:overflowPunct w:val="0"/>
        <w:autoSpaceDE w:val="0"/>
        <w:autoSpaceDN w:val="0"/>
        <w:adjustRightInd w:val="0"/>
        <w:spacing w:line="360" w:lineRule="auto"/>
        <w:ind w:firstLine="315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r;z</m:t>
            </m:r>
          </m:e>
        </m:d>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           0&lt;r&lt;b;     z=</m:t>
        </m:r>
        <m:sSub>
          <m:sSubPr>
            <m:ctrlPr>
              <w:rPr>
                <w:rFonts w:ascii="Cambria Math" w:hAnsi="Cambria Math" w:cs="Times New Roman"/>
                <w:i/>
                <w:iCs/>
                <w:kern w:val="14"/>
                <w:sz w:val="24"/>
                <w:szCs w:val="24"/>
                <w:vertAlign w:val="subscript"/>
                <w:lang w:eastAsia="en-US"/>
              </w:rPr>
            </m:ctrlPr>
          </m:sSubPr>
          <m:e>
            <m:r>
              <w:rPr>
                <w:rFonts w:ascii="Cambria Math" w:hAnsi="Cambria Math" w:cs="Times New Roman"/>
                <w:kern w:val="0"/>
                <w:sz w:val="24"/>
                <w:szCs w:val="24"/>
                <w:vertAlign w:val="subscript"/>
                <w:lang w:eastAsia="en-US"/>
              </w:rPr>
              <m:t>l</m:t>
            </m:r>
          </m:e>
          <m:sub>
            <m:r>
              <w:rPr>
                <w:rFonts w:ascii="Cambria Math" w:hAnsi="Cambria Math" w:cs="Times New Roman"/>
                <w:kern w:val="0"/>
                <w:sz w:val="24"/>
                <w:szCs w:val="24"/>
                <w:vertAlign w:val="subscript"/>
                <w:lang w:eastAsia="en-US"/>
              </w:rPr>
              <m:t>w</m:t>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8A7612">
        <w:rPr>
          <w:rFonts w:cs="Times New Roman"/>
          <w:iCs/>
          <w:kern w:val="0"/>
          <w:sz w:val="24"/>
          <w:szCs w:val="24"/>
          <w:lang w:eastAsia="en-US"/>
        </w:rPr>
        <w:tab/>
      </w:r>
      <w:r w:rsidR="004D5776">
        <w:rPr>
          <w:rFonts w:cs="Times New Roman"/>
          <w:iCs/>
          <w:kern w:val="0"/>
          <w:sz w:val="24"/>
          <w:szCs w:val="24"/>
          <w:lang w:eastAsia="en-US"/>
        </w:rPr>
        <w:t xml:space="preserve">            </w:t>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(13)</w:t>
      </w:r>
    </w:p>
    <w:p w14:paraId="44AFEAF9" w14:textId="79C6B01E"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Moreover, considering the periodicity of the unit cell</w:t>
      </w:r>
      <w:r w:rsidR="00375ECE">
        <w:rPr>
          <w:rFonts w:cs="Times New Roman"/>
          <w:iCs/>
          <w:kern w:val="0"/>
          <w:sz w:val="24"/>
          <w:szCs w:val="24"/>
          <w:lang w:eastAsia="en-US"/>
        </w:rPr>
        <w:t>s</w:t>
      </w:r>
      <w:r w:rsidRPr="00C43C1E">
        <w:rPr>
          <w:rFonts w:cs="Times New Roman"/>
          <w:iCs/>
          <w:kern w:val="0"/>
          <w:sz w:val="24"/>
          <w:szCs w:val="24"/>
          <w:lang w:eastAsia="en-US"/>
        </w:rPr>
        <w:t xml:space="preserve">, we assume </w:t>
      </w:r>
      <w:r w:rsidR="00167694">
        <w:rPr>
          <w:rFonts w:cs="Times New Roman"/>
          <w:iCs/>
          <w:kern w:val="0"/>
          <w:sz w:val="24"/>
          <w:szCs w:val="24"/>
          <w:lang w:eastAsia="en-US"/>
        </w:rPr>
        <w:t xml:space="preserve">the </w:t>
      </w:r>
      <w:r w:rsidRPr="00C43C1E">
        <w:rPr>
          <w:rFonts w:cs="Times New Roman"/>
          <w:iCs/>
          <w:kern w:val="0"/>
          <w:sz w:val="24"/>
          <w:szCs w:val="24"/>
          <w:lang w:eastAsia="en-US"/>
        </w:rPr>
        <w:t>adiabatic</w:t>
      </w:r>
      <w:r w:rsidR="008A7612">
        <w:rPr>
          <w:rFonts w:cs="Times New Roman"/>
          <w:iCs/>
          <w:kern w:val="0"/>
          <w:sz w:val="24"/>
          <w:szCs w:val="24"/>
          <w:lang w:eastAsia="en-US"/>
        </w:rPr>
        <w:t xml:space="preserve"> boundary </w:t>
      </w:r>
      <w:r w:rsidRPr="00C43C1E">
        <w:rPr>
          <w:rFonts w:cs="Times New Roman"/>
          <w:iCs/>
          <w:kern w:val="0"/>
          <w:sz w:val="24"/>
          <w:szCs w:val="24"/>
          <w:lang w:eastAsia="en-US"/>
        </w:rPr>
        <w:t>between</w:t>
      </w:r>
      <w:r w:rsidR="008A7612">
        <w:rPr>
          <w:rFonts w:cs="Times New Roman"/>
          <w:iCs/>
          <w:kern w:val="0"/>
          <w:sz w:val="24"/>
          <w:szCs w:val="24"/>
          <w:lang w:eastAsia="en-US"/>
        </w:rPr>
        <w:t xml:space="preserve"> the chosen</w:t>
      </w:r>
      <w:r w:rsidRPr="00C43C1E">
        <w:rPr>
          <w:rFonts w:cs="Times New Roman"/>
          <w:iCs/>
          <w:kern w:val="0"/>
          <w:sz w:val="24"/>
          <w:szCs w:val="24"/>
          <w:lang w:eastAsia="en-US"/>
        </w:rPr>
        <w:t xml:space="preserve"> unit cell </w:t>
      </w:r>
      <w:r w:rsidR="008A7612">
        <w:rPr>
          <w:rFonts w:cs="Times New Roman"/>
          <w:iCs/>
          <w:kern w:val="0"/>
          <w:sz w:val="24"/>
          <w:szCs w:val="24"/>
          <w:lang w:eastAsia="en-US"/>
        </w:rPr>
        <w:t>and</w:t>
      </w:r>
      <w:r w:rsidRPr="00C43C1E">
        <w:rPr>
          <w:rFonts w:cs="Times New Roman"/>
          <w:iCs/>
          <w:kern w:val="0"/>
          <w:sz w:val="24"/>
          <w:szCs w:val="24"/>
          <w:lang w:eastAsia="en-US"/>
        </w:rPr>
        <w:t xml:space="preserve"> its neighbor</w:t>
      </w:r>
      <w:r w:rsidR="00167694">
        <w:rPr>
          <w:rFonts w:cs="Times New Roman"/>
          <w:iCs/>
          <w:kern w:val="0"/>
          <w:sz w:val="24"/>
          <w:szCs w:val="24"/>
          <w:lang w:eastAsia="en-US"/>
        </w:rPr>
        <w:t>ing</w:t>
      </w:r>
      <w:r w:rsidRPr="00C43C1E">
        <w:rPr>
          <w:rFonts w:cs="Times New Roman"/>
          <w:iCs/>
          <w:kern w:val="0"/>
          <w:sz w:val="24"/>
          <w:szCs w:val="24"/>
          <w:lang w:eastAsia="en-US"/>
        </w:rPr>
        <w:t xml:space="preserve"> cell</w:t>
      </w:r>
      <w:r w:rsidR="00375ECE">
        <w:rPr>
          <w:rFonts w:cs="Times New Roman"/>
          <w:iCs/>
          <w:kern w:val="0"/>
          <w:sz w:val="24"/>
          <w:szCs w:val="24"/>
          <w:lang w:eastAsia="en-US"/>
        </w:rPr>
        <w:t>s</w:t>
      </w:r>
      <w:r w:rsidRPr="00C43C1E">
        <w:rPr>
          <w:rFonts w:cs="Times New Roman"/>
          <w:iCs/>
          <w:kern w:val="0"/>
          <w:sz w:val="24"/>
          <w:szCs w:val="24"/>
          <w:lang w:eastAsia="en-US"/>
        </w:rPr>
        <w:t xml:space="preserve"> in</w:t>
      </w:r>
      <w:r w:rsidR="008A7612">
        <w:rPr>
          <w:rFonts w:cs="Times New Roman"/>
          <w:iCs/>
          <w:kern w:val="0"/>
          <w:sz w:val="24"/>
          <w:szCs w:val="24"/>
          <w:lang w:eastAsia="en-US"/>
        </w:rPr>
        <w:t>side the</w:t>
      </w:r>
      <w:r w:rsidRPr="00C43C1E">
        <w:rPr>
          <w:rFonts w:cs="Times New Roman"/>
          <w:iCs/>
          <w:kern w:val="0"/>
          <w:sz w:val="24"/>
          <w:szCs w:val="24"/>
          <w:lang w:eastAsia="en-US"/>
        </w:rPr>
        <w:t xml:space="preserve"> water layer. Thus, we obtain the adiabatic boundary condition:</w:t>
      </w:r>
      <w:bookmarkStart w:id="22" w:name="_Hlk65069201"/>
    </w:p>
    <w:p w14:paraId="39D9D8A2" w14:textId="6CA81867" w:rsidR="00C43C1E" w:rsidRPr="00C43C1E" w:rsidRDefault="00F8290A" w:rsidP="00B63FA2">
      <w:pPr>
        <w:widowControl/>
        <w:suppressAutoHyphens/>
        <w:overflowPunct w:val="0"/>
        <w:autoSpaceDE w:val="0"/>
        <w:autoSpaceDN w:val="0"/>
        <w:adjustRightInd w:val="0"/>
        <w:spacing w:line="360" w:lineRule="auto"/>
        <w:ind w:firstLine="3420"/>
        <w:jc w:val="right"/>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w:bookmarkStart w:id="23" w:name="_Hlk65013404"/>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w:bookmarkEnd w:id="23"/>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=0              r=b;    0&lt;z&lt;</m:t>
        </m:r>
        <w:bookmarkStart w:id="24" w:name="_Hlk65013540"/>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bookmarkEnd w:id="24"/>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8A7612">
        <w:rPr>
          <w:rFonts w:cs="Times New Roman"/>
          <w:iCs/>
          <w:kern w:val="0"/>
          <w:sz w:val="24"/>
          <w:szCs w:val="24"/>
          <w:lang w:eastAsia="en-US"/>
        </w:rPr>
        <w:t xml:space="preserve">  </w:t>
      </w:r>
      <w:r w:rsidR="00D911DF">
        <w:rPr>
          <w:rFonts w:cs="Times New Roman"/>
          <w:iCs/>
          <w:kern w:val="0"/>
          <w:sz w:val="24"/>
          <w:szCs w:val="24"/>
          <w:lang w:eastAsia="en-US"/>
        </w:rPr>
        <w:tab/>
      </w:r>
      <w:r w:rsidR="00D911DF">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(14)</w:t>
      </w:r>
      <w:bookmarkEnd w:id="22"/>
    </w:p>
    <w:p w14:paraId="693DBB3C" w14:textId="76658983" w:rsidR="002A6DAC"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lang w:eastAsia="en-US"/>
        </w:rPr>
      </w:pPr>
      <w:r w:rsidRPr="00C43C1E">
        <w:rPr>
          <w:rFonts w:cs="Times New Roman"/>
          <w:iCs/>
          <w:kern w:val="0"/>
          <w:sz w:val="24"/>
          <w:szCs w:val="24"/>
          <w:lang w:eastAsia="en-US"/>
        </w:rPr>
        <w:lastRenderedPageBreak/>
        <w:t xml:space="preserve">Solving the heat transfer equation Eq. (11) with the three boundary conditions </w:t>
      </w:r>
      <w:proofErr w:type="spellStart"/>
      <w:r w:rsidRPr="00C43C1E">
        <w:rPr>
          <w:rFonts w:cs="Times New Roman"/>
          <w:iCs/>
          <w:kern w:val="0"/>
          <w:sz w:val="24"/>
          <w:szCs w:val="24"/>
          <w:lang w:eastAsia="en-US"/>
        </w:rPr>
        <w:t>Eq</w:t>
      </w:r>
      <w:r w:rsidR="00167694">
        <w:rPr>
          <w:rFonts w:cs="Times New Roman"/>
          <w:iCs/>
          <w:kern w:val="0"/>
          <w:sz w:val="24"/>
          <w:szCs w:val="24"/>
          <w:lang w:eastAsia="en-US"/>
        </w:rPr>
        <w:t>s</w:t>
      </w:r>
      <w:proofErr w:type="spellEnd"/>
      <w:r w:rsidRPr="00C43C1E">
        <w:rPr>
          <w:rFonts w:cs="Times New Roman"/>
          <w:iCs/>
          <w:kern w:val="0"/>
          <w:sz w:val="24"/>
          <w:szCs w:val="24"/>
          <w:lang w:eastAsia="en-US"/>
        </w:rPr>
        <w:t>. (12)</w:t>
      </w:r>
      <w:r w:rsidR="00167694">
        <w:rPr>
          <w:rFonts w:cs="Times New Roman"/>
          <w:iCs/>
          <w:kern w:val="0"/>
          <w:sz w:val="24"/>
          <w:szCs w:val="24"/>
          <w:lang w:eastAsia="en-US"/>
        </w:rPr>
        <w:t>-</w:t>
      </w:r>
      <w:r w:rsidRPr="00C43C1E">
        <w:rPr>
          <w:rFonts w:cs="Times New Roman"/>
          <w:iCs/>
          <w:kern w:val="0"/>
          <w:sz w:val="24"/>
          <w:szCs w:val="24"/>
          <w:lang w:eastAsia="en-US"/>
        </w:rPr>
        <w:t>(14), we can obtain the temperature distribution inside the water layer as:</w:t>
      </w:r>
    </w:p>
    <w:p w14:paraId="623FD779" w14:textId="5E128896" w:rsidR="00C43C1E" w:rsidRPr="00C43C1E" w:rsidRDefault="00F8290A" w:rsidP="00B63FA2">
      <w:pPr>
        <w:widowControl/>
        <w:suppressAutoHyphens/>
        <w:overflowPunct w:val="0"/>
        <w:autoSpaceDE w:val="0"/>
        <w:autoSpaceDN w:val="0"/>
        <w:adjustRightInd w:val="0"/>
        <w:spacing w:after="60" w:line="360" w:lineRule="auto"/>
        <w:ind w:firstLine="99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(r,z)</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
          <m:fPr>
            <m:ctrlPr>
              <w:rPr>
                <w:rFonts w:ascii="Cambria Math" w:eastAsia="+mn-ea" w:hAnsi="Cambria Math" w:cs="+mn-cs"/>
                <w:i/>
                <w:iCs/>
                <w:kern w:val="24"/>
                <w:sz w:val="24"/>
                <w:szCs w:val="24"/>
              </w:rPr>
            </m:ctrlPr>
          </m:fPr>
          <m:num>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sinh</m:t>
                </m:r>
              </m:fName>
              <m:e>
                <m:d>
                  <m:dPr>
                    <m:ctrlPr>
                      <w:rPr>
                        <w:rFonts w:ascii="Cambria Math" w:eastAsia="+mn-ea" w:hAnsi="Cambria Math" w:cs="+mn-cs"/>
                        <w:i/>
                        <w:iCs/>
                        <w:kern w:val="24"/>
                        <w:sz w:val="24"/>
                        <w:szCs w:val="24"/>
                      </w:rPr>
                    </m:ctrlPr>
                  </m:dPr>
                  <m:e>
                    <m:d>
                      <m:dPr>
                        <m:begChr m:val=""/>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d>
                              <m:dPr>
                                <m:endChr m:val=""/>
                                <m:ctrlPr>
                                  <w:rPr>
                                    <w:rFonts w:ascii="Cambria Math" w:eastAsia="+mn-ea" w:hAnsi="Cambria Math" w:cs="+mn-cs"/>
                                    <w:i/>
                                    <w:iCs/>
                                    <w:kern w:val="24"/>
                                    <w:sz w:val="24"/>
                                    <w:szCs w:val="24"/>
                                  </w:rPr>
                                </m:ctrlPr>
                              </m:dPr>
                              <m:e>
                                <m:r>
                                  <w:rPr>
                                    <w:rFonts w:ascii="Cambria Math" w:eastAsia="+mn-ea" w:hAnsi="Cambria Math" w:cs="+mn-cs"/>
                                    <w:kern w:val="24"/>
                                    <w:sz w:val="24"/>
                                    <w:szCs w:val="24"/>
                                  </w:rPr>
                                  <m:t>l</m:t>
                                </m:r>
                              </m:e>
                            </m:d>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e>
                </m:d>
              </m:e>
            </m:func>
          </m:num>
          <m:den>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cosh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den>
        </m:f>
      </m:oMath>
      <w:r w:rsidR="006F139C">
        <w:rPr>
          <w:rFonts w:cs="Times New Roman"/>
          <w:iCs/>
          <w:kern w:val="24"/>
          <w:sz w:val="24"/>
          <w:szCs w:val="24"/>
        </w:rPr>
        <w:t xml:space="preserve"> </w:t>
      </w:r>
      <w:r w:rsidR="00C43C1E" w:rsidRPr="002A6DAC">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D911DF">
        <w:rPr>
          <w:rFonts w:cs="Times New Roman"/>
          <w:iCs/>
          <w:kern w:val="0"/>
          <w:sz w:val="24"/>
          <w:szCs w:val="24"/>
          <w:lang w:eastAsia="en-US"/>
        </w:rPr>
        <w:tab/>
      </w:r>
      <w:r w:rsidR="00F928E5">
        <w:rPr>
          <w:rFonts w:cs="Times New Roman"/>
          <w:iCs/>
          <w:kern w:val="0"/>
          <w:sz w:val="24"/>
          <w:szCs w:val="24"/>
          <w:lang w:eastAsia="en-US"/>
        </w:rPr>
        <w:t xml:space="preserve">  </w:t>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A77832">
        <w:rPr>
          <w:rFonts w:cs="Times New Roman"/>
          <w:iCs/>
          <w:kern w:val="0"/>
          <w:sz w:val="24"/>
          <w:szCs w:val="24"/>
          <w:lang w:eastAsia="en-US"/>
        </w:rPr>
        <w:t xml:space="preserve"> </w:t>
      </w:r>
      <w:r w:rsidR="006F139C">
        <w:rPr>
          <w:rFonts w:cs="Times New Roman"/>
          <w:iCs/>
          <w:kern w:val="0"/>
          <w:sz w:val="24"/>
          <w:szCs w:val="24"/>
          <w:lang w:eastAsia="en-US"/>
        </w:rPr>
        <w:t xml:space="preserve"> </w:t>
      </w:r>
      <w:r w:rsidR="00C43C1E" w:rsidRPr="00C43C1E">
        <w:rPr>
          <w:rFonts w:cs="Times New Roman"/>
          <w:iCs/>
          <w:kern w:val="0"/>
          <w:sz w:val="24"/>
          <w:szCs w:val="24"/>
          <w:lang w:eastAsia="en-US"/>
        </w:rPr>
        <w:t>(15)</w:t>
      </w:r>
    </w:p>
    <w:p w14:paraId="463A1F30" w14:textId="05EAB209"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m:oMath>
        <m:r>
          <w:rPr>
            <w:rFonts w:ascii="Cambria Math" w:hAnsi="Cambria Math" w:cs="Times New Roman"/>
            <w:kern w:val="0"/>
            <w:sz w:val="24"/>
            <w:szCs w:val="24"/>
            <w:lang w:eastAsia="en-US"/>
          </w:rPr>
          <m:t>φ</m:t>
        </m:r>
      </m:oMath>
      <w:r w:rsidRPr="00C43C1E">
        <w:rPr>
          <w:rFonts w:cs="Times New Roman"/>
          <w:iCs/>
          <w:kern w:val="0"/>
          <w:sz w:val="24"/>
          <w:szCs w:val="24"/>
          <w:lang w:eastAsia="en-US"/>
        </w:rPr>
        <w:t xml:space="preserve"> is the evaporation ratio,</w:t>
      </w:r>
      <w:r w:rsidR="00167694">
        <w:rPr>
          <w:rFonts w:cs="Times New Roman"/>
          <w:iCs/>
          <w:kern w:val="0"/>
          <w:sz w:val="24"/>
          <w:szCs w:val="24"/>
          <w:lang w:eastAsia="en-US"/>
        </w:rPr>
        <w:t xml:space="preserve"> </w:t>
      </w:r>
      <w:r w:rsidR="00167694" w:rsidRPr="00C32D06">
        <w:rPr>
          <w:rFonts w:cs="Times New Roman"/>
          <w:i/>
          <w:kern w:val="0"/>
          <w:sz w:val="24"/>
          <w:szCs w:val="24"/>
          <w:lang w:eastAsia="en-US"/>
        </w:rPr>
        <w:t>i.e.</w:t>
      </w:r>
      <w:r w:rsidR="00167694">
        <w:rPr>
          <w:rFonts w:cs="Times New Roman"/>
          <w:iCs/>
          <w:kern w:val="0"/>
          <w:sz w:val="24"/>
          <w:szCs w:val="24"/>
          <w:lang w:eastAsia="en-US"/>
        </w:rPr>
        <w:t>,</w:t>
      </w:r>
      <w:r w:rsidRPr="00C43C1E">
        <w:rPr>
          <w:rFonts w:cs="Times New Roman"/>
          <w:iCs/>
          <w:kern w:val="0"/>
          <w:sz w:val="24"/>
          <w:szCs w:val="24"/>
          <w:lang w:eastAsia="en-US"/>
        </w:rPr>
        <w:t xml:space="preserve"> the heat transfer </w:t>
      </w:r>
      <w:r w:rsidRPr="00C43C1E">
        <w:rPr>
          <w:rFonts w:cs="Times New Roman"/>
          <w:iCs/>
          <w:kern w:val="0"/>
          <w:sz w:val="24"/>
          <w:szCs w:val="24"/>
        </w:rPr>
        <w:t>across</w:t>
      </w:r>
      <w:r w:rsidRPr="00C43C1E">
        <w:rPr>
          <w:rFonts w:cs="Times New Roman"/>
          <w:iCs/>
          <w:kern w:val="0"/>
          <w:sz w:val="24"/>
          <w:szCs w:val="24"/>
          <w:lang w:eastAsia="en-US"/>
        </w:rPr>
        <w:t xml:space="preserve"> </w:t>
      </w:r>
      <w:r w:rsidR="00167694">
        <w:rPr>
          <w:rFonts w:cs="Times New Roman"/>
          <w:iCs/>
          <w:kern w:val="0"/>
          <w:sz w:val="24"/>
          <w:szCs w:val="24"/>
          <w:lang w:eastAsia="en-US"/>
        </w:rPr>
        <w:t xml:space="preserve">the </w:t>
      </w:r>
      <w:r w:rsidRPr="00C43C1E">
        <w:rPr>
          <w:rFonts w:cs="Times New Roman"/>
          <w:iCs/>
          <w:kern w:val="0"/>
          <w:sz w:val="24"/>
          <w:szCs w:val="24"/>
          <w:lang w:eastAsia="en-US"/>
        </w:rPr>
        <w:t>droplet base</w:t>
      </w:r>
      <w:r w:rsidR="00375ECE">
        <w:rPr>
          <w:rFonts w:cs="Times New Roman"/>
          <w:iCs/>
          <w:kern w:val="0"/>
          <w:sz w:val="24"/>
          <w:szCs w:val="24"/>
          <w:lang w:eastAsia="en-US"/>
        </w:rPr>
        <w:t>-vapor interface</w:t>
      </w:r>
      <w:r w:rsidRPr="00C43C1E">
        <w:rPr>
          <w:rFonts w:cs="Times New Roman"/>
          <w:iCs/>
          <w:kern w:val="0"/>
          <w:sz w:val="24"/>
          <w:szCs w:val="24"/>
          <w:lang w:eastAsia="en-US"/>
        </w:rPr>
        <w:t xml:space="preserve"> over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overall heat transfer from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substrate to </w:t>
      </w:r>
      <w:r w:rsidR="00167694">
        <w:rPr>
          <w:rFonts w:cs="Times New Roman"/>
          <w:iCs/>
          <w:kern w:val="0"/>
          <w:sz w:val="24"/>
          <w:szCs w:val="24"/>
          <w:lang w:eastAsia="en-US"/>
        </w:rPr>
        <w:t xml:space="preserve">the </w:t>
      </w:r>
      <w:r w:rsidRPr="00C43C1E">
        <w:rPr>
          <w:rFonts w:cs="Times New Roman"/>
          <w:iCs/>
          <w:kern w:val="0"/>
          <w:sz w:val="24"/>
          <w:szCs w:val="24"/>
          <w:lang w:eastAsia="en-US"/>
        </w:rPr>
        <w:t>droplet</w:t>
      </w:r>
      <m:oMath>
        <m:r>
          <m:rPr>
            <m:sty m:val="p"/>
          </m:rPr>
          <w:rPr>
            <w:rFonts w:ascii="Cambria Math" w:hAnsi="Cambria Math" w:cs="Times New Roman"/>
            <w:kern w:val="0"/>
            <w:sz w:val="24"/>
            <w:szCs w:val="24"/>
            <w:lang w:eastAsia="en-US"/>
          </w:rPr>
          <m:t xml:space="preserve"> </m:t>
        </m:r>
        <m:r>
          <w:rPr>
            <w:rFonts w:ascii="Cambria Math" w:hAnsi="Cambria Math" w:cs="Times New Roman"/>
            <w:kern w:val="0"/>
            <w:sz w:val="24"/>
            <w:szCs w:val="24"/>
            <w:lang w:eastAsia="en-US"/>
          </w:rPr>
          <m:t>φ</m:t>
        </m:r>
        <m:r>
          <m:rPr>
            <m:sty m:val="p"/>
          </m:rP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oMath>
      <w:r w:rsidRPr="00C43C1E">
        <w:rPr>
          <w:rFonts w:cs="Times New Roman"/>
          <w:iCs/>
          <w:kern w:val="0"/>
          <w:sz w:val="24"/>
          <w:szCs w:val="24"/>
          <w:lang w:eastAsia="en-US"/>
        </w:rPr>
        <w:t>.</w:t>
      </w:r>
      <w:r w:rsidR="00395F1D">
        <w:rPr>
          <w:rFonts w:cs="Times New Roman"/>
          <w:iCs/>
          <w:kern w:val="0"/>
          <w:sz w:val="24"/>
          <w:szCs w:val="24"/>
          <w:lang w:eastAsia="en-US"/>
        </w:rPr>
        <w:t xml:space="preserve"> </w:t>
      </w:r>
      <w:r w:rsidR="00375ECE">
        <w:rPr>
          <w:rFonts w:cs="Times New Roman"/>
          <w:iCs/>
          <w:kern w:val="0"/>
          <w:sz w:val="24"/>
          <w:szCs w:val="24"/>
          <w:lang w:eastAsia="en-US"/>
        </w:rPr>
        <w:t>Here</w:t>
      </w:r>
      <w:r w:rsidRPr="00C43C1E">
        <w:rPr>
          <w:rFonts w:cs="Times New Roman"/>
          <w:iCs/>
          <w:kern w:val="0"/>
          <w:sz w:val="24"/>
          <w:szCs w:val="24"/>
          <w:lang w:eastAsia="en-US"/>
        </w:rPr>
        <w:t xml:space="preserve">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0</m:t>
            </m:r>
          </m:sub>
        </m:sSub>
        <m:r>
          <w:rPr>
            <w:rFonts w:ascii="Cambria Math" w:hAnsi="Cambria Math" w:cs="Times New Roman"/>
            <w:kern w:val="0"/>
            <w:sz w:val="24"/>
            <w:szCs w:val="24"/>
            <w:lang w:eastAsia="en-US"/>
          </w:rPr>
          <m:t>(x)</m:t>
        </m:r>
      </m:oMath>
      <w:r w:rsidRPr="00C43C1E">
        <w:rPr>
          <w:rFonts w:cs="Times New Roman"/>
          <w:iCs/>
          <w:kern w:val="0"/>
          <w:sz w:val="24"/>
          <w:szCs w:val="24"/>
          <w:lang w:eastAsia="en-US"/>
        </w:rPr>
        <w:t xml:space="preserve"> and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r>
          <w:rPr>
            <w:rFonts w:ascii="Cambria Math" w:hAnsi="Cambria Math" w:cs="Times New Roman"/>
            <w:kern w:val="0"/>
            <w:sz w:val="24"/>
            <w:szCs w:val="24"/>
            <w:lang w:eastAsia="en-US"/>
          </w:rPr>
          <m:t>(x)</m:t>
        </m:r>
      </m:oMath>
      <w:r w:rsidR="002A6DAC" w:rsidRPr="00C43C1E">
        <w:rPr>
          <w:rFonts w:cs="Times New Roman"/>
          <w:iCs/>
          <w:kern w:val="0"/>
          <w:sz w:val="24"/>
          <w:szCs w:val="24"/>
          <w:lang w:eastAsia="en-US"/>
        </w:rPr>
        <w:t xml:space="preserve"> </w:t>
      </w:r>
      <w:r w:rsidRPr="00C43C1E">
        <w:rPr>
          <w:rFonts w:cs="Times New Roman"/>
          <w:iCs/>
          <w:kern w:val="0"/>
          <w:sz w:val="24"/>
          <w:szCs w:val="24"/>
          <w:lang w:eastAsia="en-US"/>
        </w:rPr>
        <w:t>are the first kind Bessel functions with order</w:t>
      </w:r>
      <w:r w:rsidR="00395F1D">
        <w:rPr>
          <w:rFonts w:cs="Times New Roman"/>
          <w:iCs/>
          <w:kern w:val="0"/>
          <w:sz w:val="24"/>
          <w:szCs w:val="24"/>
          <w:lang w:eastAsia="en-US"/>
        </w:rPr>
        <w:t>s</w:t>
      </w:r>
      <w:r w:rsidRPr="00C43C1E">
        <w:rPr>
          <w:rFonts w:cs="Times New Roman"/>
          <w:iCs/>
          <w:kern w:val="0"/>
          <w:sz w:val="24"/>
          <w:szCs w:val="24"/>
          <w:lang w:eastAsia="en-US"/>
        </w:rPr>
        <w:t xml:space="preserve"> of 0 and 1, respectively,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oMath>
      <w:r w:rsidRPr="00C43C1E">
        <w:rPr>
          <w:rFonts w:cs="Times New Roman"/>
          <w:iCs/>
          <w:kern w:val="0"/>
          <w:sz w:val="24"/>
          <w:szCs w:val="24"/>
          <w:lang w:eastAsia="en-US"/>
        </w:rPr>
        <w:t xml:space="preserve"> is the n</w:t>
      </w:r>
      <w:r w:rsidR="002A6DAC">
        <w:rPr>
          <w:rFonts w:cs="Times New Roman"/>
          <w:iCs/>
          <w:kern w:val="0"/>
          <w:sz w:val="24"/>
          <w:szCs w:val="24"/>
          <w:vertAlign w:val="superscript"/>
          <w:lang w:eastAsia="en-US"/>
        </w:rPr>
        <w:t>th</w:t>
      </w:r>
      <w:r w:rsidRPr="00C43C1E">
        <w:rPr>
          <w:rFonts w:cs="Times New Roman"/>
          <w:iCs/>
          <w:kern w:val="0"/>
          <w:sz w:val="24"/>
          <w:szCs w:val="24"/>
          <w:lang w:eastAsia="en-US"/>
        </w:rPr>
        <w:t xml:space="preserve"> root of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d>
          <m:dPr>
            <m:ctrlPr>
              <w:rPr>
                <w:rFonts w:ascii="Cambria Math" w:hAnsi="Cambria Math" w:cs="Times New Roman"/>
                <w:i/>
                <w:iCs/>
                <w:kern w:val="0"/>
                <w:sz w:val="24"/>
                <w:szCs w:val="24"/>
                <w:lang w:eastAsia="en-US"/>
              </w:rPr>
            </m:ctrlPr>
          </m:dPr>
          <m:e>
            <m:r>
              <w:rPr>
                <w:rFonts w:ascii="Cambria Math" w:hAnsi="Cambria Math" w:cs="Times New Roman"/>
                <w:kern w:val="0"/>
                <w:sz w:val="24"/>
                <w:szCs w:val="24"/>
                <w:lang w:eastAsia="en-US"/>
              </w:rPr>
              <m:t>x</m:t>
            </m:r>
          </m:e>
        </m:d>
        <m:r>
          <w:rPr>
            <w:rFonts w:ascii="Cambria Math" w:hAnsi="Cambria Math" w:cs="Times New Roman"/>
            <w:kern w:val="0"/>
            <w:sz w:val="24"/>
            <w:szCs w:val="24"/>
            <w:lang w:eastAsia="en-US"/>
          </w:rPr>
          <m:t xml:space="preserve">=0 </m:t>
        </m:r>
      </m:oMath>
      <w:r w:rsidR="00B86B78">
        <w:rPr>
          <w:rFonts w:cs="Times New Roman"/>
          <w:iCs/>
          <w:kern w:val="0"/>
          <w:sz w:val="24"/>
          <w:szCs w:val="24"/>
          <w:lang w:eastAsia="en-US"/>
        </w:rPr>
        <w:fldChar w:fldCharType="begin"/>
      </w:r>
      <w:r w:rsidR="00AF0C39">
        <w:rPr>
          <w:rFonts w:cs="Times New Roman"/>
          <w:iCs/>
          <w:kern w:val="0"/>
          <w:sz w:val="24"/>
          <w:szCs w:val="24"/>
          <w:lang w:eastAsia="en-US"/>
        </w:rPr>
        <w:instrText xml:space="preserve"> ADDIN EN.CITE &lt;EndNote&gt;&lt;Cite&gt;&lt;Author&gt;Kennedy&lt;/Author&gt;&lt;Year&gt;1960&lt;/Year&gt;&lt;RecNum&gt;244&lt;/RecNum&gt;&lt;DisplayText&gt;&lt;style font="Times New Roman" size="12"&gt;[50]&lt;/style&gt;&lt;/DisplayText&gt;&lt;record&gt;&lt;rec-number&gt;244&lt;/rec-number&gt;&lt;foreign-keys&gt;&lt;key app="EN" db-id="dzwapvwscfr509edaz9xzdtgzvpvrvftxers" timestamp="1624809997"&gt;244&lt;/key&gt;&lt;/foreign-keys&gt;&lt;ref-type name="Journal Article"&gt;17&lt;/ref-type&gt;&lt;contributors&gt;&lt;authors&gt;&lt;author&gt;Kennedy, David P.&lt;/author&gt;&lt;/authors&gt;&lt;/contributors&gt;&lt;titles&gt;&lt;title&gt;Spreading Resistance in Cylindrical Semiconductor Devices&lt;/title&gt;&lt;secondary-title&gt;Journal of Applied Physics&lt;/secondary-title&gt;&lt;/titles&gt;&lt;periodical&gt;&lt;full-title&gt;Journal of Applied Physics&lt;/full-title&gt;&lt;/periodical&gt;&lt;pages&gt;1490-1497&lt;/pages&gt;&lt;volume&gt;31&lt;/volume&gt;&lt;number&gt;8&lt;/number&gt;&lt;section&gt;1490&lt;/section&gt;&lt;dates&gt;&lt;year&gt;1960&lt;/year&gt;&lt;/dates&gt;&lt;isbn&gt;0021-8979&amp;#xD;1089-7550&lt;/isbn&gt;&lt;urls&gt;&lt;/urls&gt;&lt;electronic-resource-num&gt;10.1063/1.1735869&lt;/electronic-resource-num&gt;&lt;/record&gt;&lt;/Cite&gt;&lt;/EndNote&gt;</w:instrText>
      </w:r>
      <w:r w:rsidR="00B86B78">
        <w:rPr>
          <w:rFonts w:cs="Times New Roman"/>
          <w:iCs/>
          <w:kern w:val="0"/>
          <w:sz w:val="24"/>
          <w:szCs w:val="24"/>
          <w:lang w:eastAsia="en-US"/>
        </w:rPr>
        <w:fldChar w:fldCharType="separate"/>
      </w:r>
      <w:r w:rsidR="00AF0C39">
        <w:rPr>
          <w:rFonts w:cs="Times New Roman"/>
          <w:iCs/>
          <w:noProof/>
          <w:kern w:val="0"/>
          <w:sz w:val="24"/>
          <w:szCs w:val="24"/>
          <w:lang w:eastAsia="en-US"/>
        </w:rPr>
        <w:t>[</w:t>
      </w:r>
      <w:hyperlink w:anchor="_ENREF_50" w:tooltip="Kennedy, 1960 #244" w:history="1">
        <w:r w:rsidR="00AF0C39">
          <w:rPr>
            <w:rFonts w:cs="Times New Roman"/>
            <w:iCs/>
            <w:noProof/>
            <w:kern w:val="0"/>
            <w:sz w:val="24"/>
            <w:szCs w:val="24"/>
            <w:lang w:eastAsia="en-US"/>
          </w:rPr>
          <w:t>50</w:t>
        </w:r>
      </w:hyperlink>
      <w:r w:rsidR="00AF0C39">
        <w:rPr>
          <w:rFonts w:cs="Times New Roman"/>
          <w:iCs/>
          <w:noProof/>
          <w:kern w:val="0"/>
          <w:sz w:val="24"/>
          <w:szCs w:val="24"/>
          <w:lang w:eastAsia="en-US"/>
        </w:rPr>
        <w:t>]</w:t>
      </w:r>
      <w:r w:rsidR="00B86B78">
        <w:rPr>
          <w:rFonts w:cs="Times New Roman"/>
          <w:iCs/>
          <w:kern w:val="0"/>
          <w:sz w:val="24"/>
          <w:szCs w:val="24"/>
          <w:lang w:eastAsia="en-US"/>
        </w:rPr>
        <w:fldChar w:fldCharType="end"/>
      </w:r>
      <w:r w:rsidRPr="00C43C1E">
        <w:rPr>
          <w:rFonts w:cs="Times New Roman"/>
          <w:iCs/>
          <w:kern w:val="0"/>
          <w:sz w:val="24"/>
          <w:szCs w:val="24"/>
          <w:lang w:eastAsia="en-US"/>
        </w:rPr>
        <w:t>.</w:t>
      </w:r>
    </w:p>
    <w:p w14:paraId="4470A854" w14:textId="0281E0BE"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temperature at the droplet base </w:t>
      </w:r>
      <w:r w:rsidR="00375ECE">
        <w:rPr>
          <w:rFonts w:cs="Times New Roman"/>
          <w:iCs/>
          <w:kern w:val="0"/>
          <w:sz w:val="24"/>
          <w:szCs w:val="24"/>
          <w:lang w:eastAsia="en-US"/>
        </w:rPr>
        <w:t>(</w:t>
      </w:r>
      <m:oMath>
        <m:r>
          <w:rPr>
            <w:rFonts w:ascii="Cambria Math" w:hAnsi="Cambria Math" w:cs="Times New Roman"/>
            <w:kern w:val="0"/>
            <w:sz w:val="24"/>
            <w:szCs w:val="24"/>
            <w:lang w:eastAsia="en-US"/>
          </w:rPr>
          <m:t>z=0</m:t>
        </m:r>
      </m:oMath>
      <w:r w:rsidR="00375ECE">
        <w:rPr>
          <w:rFonts w:cs="Times New Roman"/>
          <w:iCs/>
          <w:kern w:val="0"/>
          <w:sz w:val="24"/>
          <w:szCs w:val="24"/>
          <w:lang w:eastAsia="en-US"/>
        </w:rPr>
        <w:t xml:space="preserve">) </w:t>
      </w:r>
      <w:r w:rsidRPr="00C43C1E">
        <w:rPr>
          <w:rFonts w:cs="Times New Roman"/>
          <w:iCs/>
          <w:kern w:val="0"/>
          <w:sz w:val="24"/>
          <w:szCs w:val="24"/>
          <w:lang w:eastAsia="en-US"/>
        </w:rPr>
        <w:t>is calculated as:</w:t>
      </w:r>
    </w:p>
    <w:p w14:paraId="194762CD" w14:textId="12489875" w:rsidR="00C43C1E" w:rsidRPr="00C43C1E" w:rsidRDefault="00F8290A" w:rsidP="00B63FA2">
      <w:pPr>
        <w:widowControl/>
        <w:suppressAutoHyphens/>
        <w:overflowPunct w:val="0"/>
        <w:autoSpaceDE w:val="0"/>
        <w:autoSpaceDN w:val="0"/>
        <w:adjustRightInd w:val="0"/>
        <w:spacing w:line="360" w:lineRule="auto"/>
        <w:ind w:firstLine="99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(r,0)</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tanh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oMath>
      <w:r w:rsidR="00C43C1E" w:rsidRPr="00CB6E7A">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760507">
        <w:rPr>
          <w:rFonts w:cs="Times New Roman"/>
          <w:iCs/>
          <w:kern w:val="0"/>
          <w:sz w:val="24"/>
          <w:szCs w:val="24"/>
          <w:lang w:eastAsia="en-US"/>
        </w:rPr>
        <w:tab/>
      </w:r>
      <w:r w:rsidR="00760507">
        <w:rPr>
          <w:rFonts w:cs="Times New Roman"/>
          <w:iCs/>
          <w:kern w:val="0"/>
          <w:sz w:val="24"/>
          <w:szCs w:val="24"/>
          <w:lang w:eastAsia="en-US"/>
        </w:rPr>
        <w:tab/>
      </w:r>
      <w:r w:rsidR="00760507">
        <w:rPr>
          <w:rFonts w:cs="Times New Roman"/>
          <w:iCs/>
          <w:kern w:val="0"/>
          <w:sz w:val="24"/>
          <w:szCs w:val="24"/>
          <w:lang w:eastAsia="en-US"/>
        </w:rPr>
        <w:tab/>
      </w:r>
      <w:r w:rsidR="00FF7DE7">
        <w:rPr>
          <w:rFonts w:cs="Times New Roman"/>
          <w:iCs/>
          <w:kern w:val="0"/>
          <w:sz w:val="24"/>
          <w:szCs w:val="24"/>
          <w:lang w:eastAsia="en-US"/>
        </w:rPr>
        <w:t xml:space="preserve">        </w:t>
      </w:r>
      <w:r w:rsidR="00760507">
        <w:rPr>
          <w:rFonts w:cs="Times New Roman"/>
          <w:iCs/>
          <w:kern w:val="0"/>
          <w:sz w:val="24"/>
          <w:szCs w:val="24"/>
          <w:lang w:eastAsia="en-US"/>
        </w:rPr>
        <w:t xml:space="preserve"> </w:t>
      </w:r>
      <w:r w:rsidR="00C43C1E" w:rsidRPr="00C43C1E">
        <w:rPr>
          <w:rFonts w:cs="Times New Roman"/>
          <w:iCs/>
          <w:kern w:val="0"/>
          <w:sz w:val="24"/>
          <w:szCs w:val="24"/>
          <w:lang w:eastAsia="en-US"/>
        </w:rPr>
        <w:t>(16)</w:t>
      </w:r>
    </w:p>
    <w:p w14:paraId="15DEF2C7" w14:textId="2215E0A0"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Thus, the average temperature of the droplet base could be obtained as:</w:t>
      </w:r>
    </w:p>
    <w:p w14:paraId="3F821EB8" w14:textId="7FC8F125" w:rsidR="00CB6E7A" w:rsidRDefault="00F8290A" w:rsidP="00B63FA2">
      <w:pPr>
        <w:widowControl/>
        <w:suppressAutoHyphens/>
        <w:overflowPunct w:val="0"/>
        <w:autoSpaceDE w:val="0"/>
        <w:autoSpaceDN w:val="0"/>
        <w:adjustRightInd w:val="0"/>
        <w:spacing w:line="360" w:lineRule="auto"/>
        <w:ind w:firstLine="378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m:rPr>
                <m:sty m:val="p"/>
              </m:rP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b</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B6E7A">
        <w:rPr>
          <w:rFonts w:cs="Times New Roman"/>
          <w:iCs/>
          <w:kern w:val="0"/>
          <w:sz w:val="24"/>
          <w:szCs w:val="24"/>
          <w:lang w:eastAsia="en-US"/>
        </w:rPr>
        <w:tab/>
      </w:r>
      <w:r w:rsidR="00105217">
        <w:rPr>
          <w:rFonts w:cs="Times New Roman"/>
          <w:iCs/>
          <w:kern w:val="0"/>
          <w:sz w:val="24"/>
          <w:szCs w:val="24"/>
          <w:lang w:eastAsia="en-US"/>
        </w:rPr>
        <w:t xml:space="preserve"> </w:t>
      </w:r>
      <w:r w:rsidR="00CB6E7A">
        <w:rPr>
          <w:rFonts w:cs="Times New Roman"/>
          <w:iCs/>
          <w:kern w:val="0"/>
          <w:sz w:val="24"/>
          <w:szCs w:val="24"/>
          <w:lang w:eastAsia="en-US"/>
        </w:rPr>
        <w:tab/>
      </w:r>
      <w:r w:rsidR="00CB6E7A">
        <w:rPr>
          <w:rFonts w:cs="Times New Roman"/>
          <w:iCs/>
          <w:kern w:val="0"/>
          <w:sz w:val="24"/>
          <w:szCs w:val="24"/>
          <w:lang w:eastAsia="en-US"/>
        </w:rPr>
        <w:tab/>
      </w:r>
      <w:r w:rsidR="006F139C" w:rsidRPr="00C43C1E">
        <w:rPr>
          <w:rFonts w:cs="Times New Roman"/>
          <w:iCs/>
          <w:kern w:val="0"/>
          <w:sz w:val="24"/>
          <w:szCs w:val="24"/>
          <w:lang w:eastAsia="en-US"/>
        </w:rPr>
        <w:t xml:space="preserve"> </w:t>
      </w:r>
      <w:r w:rsidR="006F139C">
        <w:rPr>
          <w:rFonts w:cs="Times New Roman"/>
          <w:iCs/>
          <w:kern w:val="0"/>
          <w:sz w:val="24"/>
          <w:szCs w:val="24"/>
          <w:lang w:eastAsia="en-US"/>
        </w:rPr>
        <w:tab/>
      </w:r>
      <w:r w:rsidR="00C43C1E" w:rsidRPr="00C43C1E">
        <w:rPr>
          <w:rFonts w:cs="Times New Roman"/>
          <w:iCs/>
          <w:kern w:val="0"/>
          <w:sz w:val="24"/>
          <w:szCs w:val="24"/>
          <w:lang w:eastAsia="en-US"/>
        </w:rPr>
        <w:t>(17a)</w:t>
      </w:r>
    </w:p>
    <w:p w14:paraId="01462564" w14:textId="1B6B55D8" w:rsidR="00C43C1E" w:rsidRPr="00C43C1E" w:rsidRDefault="00F8290A" w:rsidP="00B63FA2">
      <w:pPr>
        <w:widowControl/>
        <w:suppressAutoHyphens/>
        <w:overflowPunct w:val="0"/>
        <w:autoSpaceDE w:val="0"/>
        <w:autoSpaceDN w:val="0"/>
        <w:adjustRightInd w:val="0"/>
        <w:spacing w:line="360" w:lineRule="auto"/>
        <w:ind w:firstLine="3600"/>
        <w:jc w:val="right"/>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w:rPr>
                <w:rFonts w:ascii="Cambria Math" w:eastAsia="DengXian" w:hAnsi="Cambria Math" w:cs="Times New Roman"/>
                <w:color w:val="000000"/>
                <w:kern w:val="24"/>
                <w:sz w:val="24"/>
                <w:szCs w:val="24"/>
              </w:rPr>
              <m:t>w</m:t>
            </m:r>
          </m:sub>
        </m:sSub>
        <m:r>
          <m:rPr>
            <m:sty m:val="p"/>
          </m:rPr>
          <w:rPr>
            <w:rFonts w:ascii="Cambria Math" w:eastAsia="DengXian" w:hAnsi="Cambria Math" w:cs="Times New Roman"/>
            <w:color w:val="000000"/>
            <w:kern w:val="24"/>
            <w:sz w:val="24"/>
            <w:szCs w:val="24"/>
          </w:rPr>
          <m:t>+</m:t>
        </m:r>
        <m:f>
          <m:fPr>
            <m:ctrlPr>
              <w:rPr>
                <w:rFonts w:ascii="Cambria Math" w:eastAsia="+mn-ea" w:hAnsi="Cambria Math" w:cs="+mn-cs"/>
                <w:i/>
                <w:iCs/>
                <w:color w:val="836967"/>
                <w:kern w:val="24"/>
                <w:sz w:val="24"/>
                <w:szCs w:val="24"/>
              </w:rPr>
            </m:ctrlPr>
          </m:fPr>
          <m:num>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w:rPr>
                    <w:rFonts w:ascii="Cambria Math" w:eastAsia="+mn-ea" w:hAnsi="Cambria Math" w:cs="+mn-cs"/>
                    <w:color w:val="000000"/>
                    <w:kern w:val="24"/>
                    <w:sz w:val="24"/>
                    <w:szCs w:val="24"/>
                  </w:rPr>
                  <m:t>p</m:t>
                </m:r>
              </m:sub>
            </m:sSub>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l</m:t>
                </m:r>
              </m:e>
              <m:sub>
                <m:r>
                  <m:rPr>
                    <m:sty m:val="p"/>
                  </m:rPr>
                  <w:rPr>
                    <w:rFonts w:ascii="Cambria Math" w:eastAsia="+mn-ea" w:hAnsi="Cambria Math" w:cs="+mn-cs"/>
                    <w:color w:val="000000"/>
                    <w:kern w:val="24"/>
                    <w:sz w:val="24"/>
                    <w:szCs w:val="24"/>
                  </w:rPr>
                  <m:t>w</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836967"/>
                    <w:kern w:val="24"/>
                    <w:sz w:val="24"/>
                    <w:szCs w:val="24"/>
                  </w:rPr>
                </m:ctrlPr>
              </m:fPr>
              <m:num>
                <m:d>
                  <m:dPr>
                    <m:ctrlPr>
                      <w:rPr>
                        <w:rFonts w:ascii="Cambria Math" w:eastAsia="+mn-ea" w:hAnsi="Cambria Math" w:cs="+mn-cs"/>
                        <w:i/>
                        <w:iCs/>
                        <w:color w:val="836967"/>
                        <w:kern w:val="24"/>
                        <w:sz w:val="24"/>
                        <w:szCs w:val="24"/>
                      </w:rPr>
                    </m:ctrlPr>
                  </m:dPr>
                  <m:e>
                    <m:r>
                      <w:rPr>
                        <w:rFonts w:ascii="Cambria Math" w:eastAsia="+mn-ea" w:hAnsi="Cambria Math" w:cs="+mn-cs"/>
                        <w:color w:val="000000"/>
                        <w:kern w:val="24"/>
                        <w:sz w:val="24"/>
                        <w:szCs w:val="24"/>
                      </w:rPr>
                      <m:t>1</m:t>
                    </m:r>
                    <m:r>
                      <m:rPr>
                        <m:sty m:val="p"/>
                      </m:rPr>
                      <w:rPr>
                        <w:rFonts w:ascii="Cambria Math" w:eastAsia="+mn-ea" w:hAnsi="Cambria Math" w:cs="+mn-cs"/>
                        <w:color w:val="000000"/>
                        <w:kern w:val="24"/>
                        <w:sz w:val="24"/>
                        <w:szCs w:val="24"/>
                      </w:rPr>
                      <m:t>-</m:t>
                    </m:r>
                    <m:r>
                      <w:rPr>
                        <w:rFonts w:ascii="Cambria Math" w:eastAsia="+mn-ea" w:hAnsi="Cambria Math" w:cs="+mn-cs"/>
                        <w:color w:val="000000"/>
                        <w:kern w:val="24"/>
                        <w:sz w:val="24"/>
                        <w:szCs w:val="24"/>
                      </w:rPr>
                      <m:t>φ</m:t>
                    </m:r>
                  </m:e>
                </m:d>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den>
            </m:f>
          </m:e>
        </m:d>
      </m:oMath>
      <w:r w:rsidR="00C43C1E" w:rsidRPr="00C43C1E">
        <w:rPr>
          <w:rFonts w:cs="Times New Roman"/>
          <w:iCs/>
          <w:kern w:val="0"/>
          <w:sz w:val="24"/>
          <w:szCs w:val="24"/>
          <w:lang w:eastAsia="en-US"/>
        </w:rPr>
        <w:t xml:space="preserve">  </w:t>
      </w:r>
      <w:r w:rsidR="00105217">
        <w:rPr>
          <w:rFonts w:cs="Times New Roman"/>
          <w:iCs/>
          <w:kern w:val="0"/>
          <w:sz w:val="24"/>
          <w:szCs w:val="24"/>
          <w:lang w:eastAsia="en-US"/>
        </w:rPr>
        <w:t xml:space="preserve"> </w:t>
      </w:r>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105217">
        <w:rPr>
          <w:rFonts w:cs="Times New Roman"/>
          <w:iCs/>
          <w:kern w:val="0"/>
          <w:sz w:val="24"/>
          <w:szCs w:val="24"/>
          <w:lang w:eastAsia="en-US"/>
        </w:rPr>
        <w:t xml:space="preserve">    </w:t>
      </w:r>
      <w:r w:rsidR="00CB6E7A">
        <w:rPr>
          <w:rFonts w:cs="Times New Roman"/>
          <w:iCs/>
          <w:kern w:val="0"/>
          <w:sz w:val="24"/>
          <w:szCs w:val="24"/>
          <w:lang w:eastAsia="en-US"/>
        </w:rPr>
        <w:tab/>
      </w:r>
      <w:r w:rsidR="00C43C1E" w:rsidRPr="00C43C1E">
        <w:rPr>
          <w:rFonts w:cs="Times New Roman"/>
          <w:iCs/>
          <w:kern w:val="0"/>
          <w:sz w:val="24"/>
          <w:szCs w:val="24"/>
          <w:lang w:eastAsia="en-US"/>
        </w:rPr>
        <w:t>(17b)</w:t>
      </w:r>
    </w:p>
    <w:p w14:paraId="5721250C" w14:textId="00AD5F28"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average temperature of the solid-liquid interface at </w:t>
      </w:r>
      <w:r w:rsidR="00167694">
        <w:rPr>
          <w:rFonts w:cs="Times New Roman"/>
          <w:iCs/>
          <w:kern w:val="0"/>
          <w:sz w:val="24"/>
          <w:szCs w:val="24"/>
          <w:lang w:eastAsia="en-US"/>
        </w:rPr>
        <w:t xml:space="preserve">the </w:t>
      </w:r>
      <w:r w:rsidRPr="00C43C1E">
        <w:rPr>
          <w:rFonts w:cs="Times New Roman"/>
          <w:iCs/>
          <w:kern w:val="0"/>
          <w:sz w:val="24"/>
          <w:szCs w:val="24"/>
          <w:lang w:eastAsia="en-US"/>
        </w:rPr>
        <w:t>droplet base could be estimated as:</w:t>
      </w:r>
    </w:p>
    <w:p w14:paraId="76780DC0" w14:textId="2EA70BC6" w:rsidR="00F007F6" w:rsidRDefault="00F8290A" w:rsidP="006F139C">
      <w:pPr>
        <w:widowControl/>
        <w:suppressAutoHyphens/>
        <w:overflowPunct w:val="0"/>
        <w:autoSpaceDE w:val="0"/>
        <w:autoSpaceDN w:val="0"/>
        <w:adjustRightInd w:val="0"/>
        <w:spacing w:line="360" w:lineRule="auto"/>
        <w:ind w:firstLine="378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a</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C43C1E" w:rsidRPr="00C43C1E">
        <w:rPr>
          <w:rFonts w:cs="Times New Roman"/>
          <w:iCs/>
          <w:kern w:val="0"/>
          <w:sz w:val="24"/>
          <w:szCs w:val="24"/>
          <w:lang w:eastAsia="en-US"/>
        </w:rPr>
        <w:t>(18a)</w:t>
      </w:r>
    </w:p>
    <w:p w14:paraId="655FCF9D" w14:textId="2E231298" w:rsidR="00C43C1E" w:rsidRPr="00C43C1E" w:rsidRDefault="00F8290A" w:rsidP="006F139C">
      <w:pPr>
        <w:widowControl/>
        <w:suppressAutoHyphens/>
        <w:overflowPunct w:val="0"/>
        <w:autoSpaceDE w:val="0"/>
        <w:autoSpaceDN w:val="0"/>
        <w:adjustRightInd w:val="0"/>
        <w:spacing w:line="360" w:lineRule="auto"/>
        <w:ind w:firstLine="1080"/>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b,p</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d>
          <m:dPr>
            <m:begChr m:val="{"/>
            <m:endChr m:val="}"/>
            <m:ctrlPr>
              <w:rPr>
                <w:rFonts w:ascii="Cambria Math" w:eastAsia="Cambria Math" w:hAnsi="Cambria Math" w:cs="+mn-cs"/>
                <w:i/>
                <w:iCs/>
                <w:color w:val="000000"/>
                <w:sz w:val="24"/>
                <w:szCs w:val="24"/>
              </w:rPr>
            </m:ctrlPr>
          </m:dPr>
          <m:e>
            <m:f>
              <m:fPr>
                <m:ctrlPr>
                  <w:rPr>
                    <w:rFonts w:ascii="Cambria Math" w:eastAsia="+mn-ea" w:hAnsi="Cambria Math" w:cs="+mn-cs"/>
                    <w:i/>
                    <w:iCs/>
                    <w:color w:val="836967"/>
                    <w:kern w:val="24"/>
                    <w:sz w:val="24"/>
                    <w:szCs w:val="24"/>
                  </w:rPr>
                </m:ctrlPr>
              </m:fPr>
              <m:num>
                <m:r>
                  <w:rPr>
                    <w:rFonts w:ascii="Cambria Math" w:eastAsia="+mn-ea" w:hAnsi="Cambria Math" w:cs="+mn-cs"/>
                    <w:color w:val="000000"/>
                    <w:kern w:val="24"/>
                    <w:sz w:val="24"/>
                    <w:szCs w:val="24"/>
                  </w:rPr>
                  <m:t>2a</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m:rPr>
                        <m:sty m:val="p"/>
                      </m:rPr>
                      <w:rPr>
                        <w:rFonts w:ascii="Cambria Math" w:eastAsia="+mn-ea" w:hAnsi="Cambria Math" w:cs="+mn-cs"/>
                        <w:color w:val="000000"/>
                        <w:kern w:val="24"/>
                        <w:sz w:val="24"/>
                        <w:szCs w:val="24"/>
                      </w:rPr>
                      <m:t>p</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000000"/>
                        <w:kern w:val="24"/>
                        <w:sz w:val="24"/>
                        <w:szCs w:val="24"/>
                      </w:rPr>
                    </m:ctrlPr>
                  </m:fPr>
                  <m:num>
                    <m:r>
                      <m:rPr>
                        <m:sty m:val="p"/>
                      </m:rPr>
                      <w:rPr>
                        <w:rFonts w:ascii="Cambria Math" w:eastAsia="+mn-ea" w:hAnsi="Cambria Math" w:cs="+mn-cs"/>
                        <w:color w:val="000000"/>
                        <w:kern w:val="24"/>
                        <w:sz w:val="24"/>
                        <w:szCs w:val="24"/>
                      </w:rPr>
                      <m:t>1</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r>
                  <w:rPr>
                    <w:rFonts w:ascii="Cambria Math" w:eastAsia="+mn-ea" w:hAnsi="Cambria Math" w:cs="+mn-cs"/>
                    <w:color w:val="000000"/>
                    <w:kern w:val="24"/>
                    <w:sz w:val="24"/>
                    <w:szCs w:val="24"/>
                  </w:rPr>
                  <m:t>+</m:t>
                </m:r>
                <m:f>
                  <m:fPr>
                    <m:ctrlPr>
                      <w:rPr>
                        <w:rFonts w:ascii="Cambria Math" w:eastAsia="+mn-ea" w:hAnsi="Cambria Math" w:cs="+mn-cs"/>
                        <w:i/>
                        <w:iCs/>
                        <w:color w:val="000000"/>
                        <w:kern w:val="24"/>
                        <w:sz w:val="24"/>
                        <w:szCs w:val="24"/>
                      </w:rPr>
                    </m:ctrlPr>
                  </m:fPr>
                  <m:num>
                    <m:r>
                      <w:rPr>
                        <w:rFonts w:ascii="Cambria Math" w:eastAsia="+mn-ea" w:hAnsi="Cambria Math" w:cs="+mn-cs"/>
                        <w:color w:val="000000"/>
                        <w:kern w:val="24"/>
                        <w:sz w:val="24"/>
                        <w:szCs w:val="24"/>
                      </w:rPr>
                      <m:t>φ</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r>
                      <m:rPr>
                        <m:sty m:val="p"/>
                      </m:rPr>
                      <w:rPr>
                        <w:rFonts w:ascii="Cambria Math" w:eastAsia="+mn-ea" w:hAnsi="Cambria Math" w:cs="+mn-cs"/>
                        <w:color w:val="000000"/>
                        <w:kern w:val="24"/>
                        <w:sz w:val="24"/>
                        <w:szCs w:val="24"/>
                      </w:rPr>
                      <m:t>-</m:t>
                    </m:r>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e>
            </m:d>
            <m:nary>
              <m:naryPr>
                <m:chr m:val="∑"/>
                <m:ctrlPr>
                  <w:rPr>
                    <w:rFonts w:ascii="Cambria Math" w:eastAsia="Cambria Math" w:hAnsi="Cambria Math" w:cs="+mn-cs"/>
                    <w:i/>
                    <w:iCs/>
                    <w:color w:val="000000"/>
                    <w:sz w:val="24"/>
                    <w:szCs w:val="24"/>
                  </w:rPr>
                </m:ctrlPr>
              </m:naryPr>
              <m:sub>
                <m:r>
                  <w:rPr>
                    <w:rFonts w:ascii="Cambria Math" w:eastAsia="DengXian" w:hAnsi="Cambria Math" w:cs="Times New Roman"/>
                    <w:color w:val="000000"/>
                    <w:kern w:val="24"/>
                    <w:sz w:val="24"/>
                    <w:szCs w:val="24"/>
                  </w:rPr>
                  <m:t>n</m:t>
                </m:r>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m:t>
                </m:r>
              </m:sup>
              <m:e>
                <m:d>
                  <m:dPr>
                    <m:begChr m:val="["/>
                    <m:endChr m:val="]"/>
                    <m:ctrlPr>
                      <w:rPr>
                        <w:rFonts w:ascii="Cambria Math" w:eastAsia="Cambria Math" w:hAnsi="Cambria Math" w:cs="+mn-cs"/>
                        <w:i/>
                        <w:iCs/>
                        <w:color w:val="000000"/>
                        <w:sz w:val="24"/>
                        <w:szCs w:val="24"/>
                      </w:rPr>
                    </m:ctrlPr>
                  </m:dPr>
                  <m:e>
                    <m:func>
                      <m:funcPr>
                        <m:ctrlPr>
                          <w:rPr>
                            <w:rFonts w:ascii="Cambria Math" w:eastAsia="Cambria Math" w:hAnsi="Cambria Math" w:cs="+mn-cs"/>
                            <w:i/>
                            <w:iCs/>
                            <w:color w:val="000000"/>
                            <w:sz w:val="24"/>
                            <w:szCs w:val="24"/>
                          </w:rPr>
                        </m:ctrlPr>
                      </m:funcPr>
                      <m:fNa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r>
                                  <w:rPr>
                                    <w:rFonts w:ascii="Cambria Math" w:eastAsia="DengXian" w:hAnsi="Cambria Math" w:cs="Times New Roman"/>
                                    <w:color w:val="000000"/>
                                    <w:kern w:val="24"/>
                                    <w:sz w:val="24"/>
                                    <w:szCs w:val="24"/>
                                  </w:rPr>
                                  <m:t>a</m:t>
                                </m:r>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fName>
                      <m:e>
                        <m:r>
                          <m:rPr>
                            <m:sty m:val="p"/>
                          </m:rPr>
                          <w:rPr>
                            <w:rFonts w:ascii="Cambria Math" w:eastAsia="DengXian" w:hAnsi="Cambria Math" w:cs="Times New Roman"/>
                            <w:color w:val="000000"/>
                            <w:kern w:val="24"/>
                            <w:sz w:val="24"/>
                            <w:szCs w:val="24"/>
                          </w:rPr>
                          <m:t>/</m:t>
                        </m:r>
                        <m:d>
                          <m:dPr>
                            <m:ctrlPr>
                              <w:rPr>
                                <w:rFonts w:ascii="Cambria Math" w:eastAsia="Cambria Math" w:hAnsi="Cambria Math" w:cs="+mn-cs"/>
                                <w:i/>
                                <w:iCs/>
                                <w:color w:val="000000"/>
                                <w:sz w:val="24"/>
                                <w:szCs w:val="24"/>
                              </w:rPr>
                            </m:ctrlPr>
                          </m:dPr>
                          <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up>
                                <m:r>
                                  <m:rPr>
                                    <m:sty m:val="p"/>
                                  </m:rPr>
                                  <w:rPr>
                                    <w:rFonts w:ascii="Cambria Math" w:eastAsia="DengXian" w:hAnsi="Cambria Math" w:cs="Times New Roman"/>
                                    <w:color w:val="000000"/>
                                    <w:kern w:val="24"/>
                                    <w:sz w:val="24"/>
                                    <w:szCs w:val="24"/>
                                  </w:rPr>
                                  <m:t>3</m:t>
                                </m:r>
                              </m:sup>
                            </m:sSubSup>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0</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e>
                        </m:d>
                      </m:e>
                    </m:func>
                  </m:e>
                </m:d>
              </m:e>
            </m:nary>
            <m:func>
              <m:funcPr>
                <m:ctrlPr>
                  <w:rPr>
                    <w:rFonts w:ascii="Cambria Math" w:eastAsia="Cambria Math" w:hAnsi="Cambria Math" w:cs="+mn-cs"/>
                    <w:i/>
                    <w:iCs/>
                    <w:color w:val="000000"/>
                    <w:sz w:val="24"/>
                    <w:szCs w:val="24"/>
                  </w:rPr>
                </m:ctrlPr>
              </m:funcPr>
              <m:fName>
                <m:r>
                  <m:rPr>
                    <m:sty m:val="p"/>
                  </m:rPr>
                  <w:rPr>
                    <w:rFonts w:ascii="Cambria Math" w:eastAsia="DengXian" w:hAnsi="Cambria Math" w:cs="Times New Roman"/>
                    <w:color w:val="000000"/>
                    <w:kern w:val="24"/>
                    <w:sz w:val="24"/>
                    <w:szCs w:val="24"/>
                  </w:rPr>
                  <m:t>tanh</m:t>
                </m:r>
              </m:fName>
              <m:e>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l</m:t>
                        </m:r>
                      </m:e>
                      <m:sub>
                        <m:r>
                          <m:rPr>
                            <m:sty m:val="p"/>
                          </m:rPr>
                          <w:rPr>
                            <w:rFonts w:ascii="Cambria Math" w:eastAsia="DengXian" w:hAnsi="Cambria Math" w:cs="Times New Roman"/>
                            <w:color w:val="000000"/>
                            <w:kern w:val="24"/>
                            <w:sz w:val="24"/>
                            <w:szCs w:val="24"/>
                          </w:rPr>
                          <m:t>w</m:t>
                        </m:r>
                      </m:sub>
                    </m:sSub>
                  </m:e>
                </m:d>
              </m:e>
            </m:func>
          </m:e>
        </m:d>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t>(18b)</w:t>
      </w:r>
    </w:p>
    <w:p w14:paraId="0B814940" w14:textId="651CD42D"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temperature at the solid-liquid interface should be</w:t>
      </w:r>
      <w:r w:rsidR="00F007F6">
        <w:rPr>
          <w:rFonts w:cs="Times New Roman"/>
          <w:iCs/>
          <w:kern w:val="0"/>
          <w:sz w:val="24"/>
          <w:szCs w:val="24"/>
          <w:lang w:eastAsia="en-US"/>
        </w:rPr>
        <w:t xml:space="preserve"> same as</w:t>
      </w:r>
      <w:r w:rsidRPr="00C43C1E">
        <w:rPr>
          <w:rFonts w:cs="Times New Roman"/>
          <w:iCs/>
          <w:kern w:val="0"/>
          <w:sz w:val="24"/>
          <w:szCs w:val="24"/>
          <w:lang w:eastAsia="en-US"/>
        </w:rPr>
        <w:t xml:space="preserve"> the </w:t>
      </w:r>
      <w:r w:rsidRPr="00C2130A">
        <w:rPr>
          <w:rFonts w:cs="Times New Roman"/>
          <w:iCs/>
          <w:kern w:val="0"/>
          <w:sz w:val="24"/>
          <w:szCs w:val="24"/>
          <w:lang w:eastAsia="en-US"/>
        </w:rPr>
        <w:t>contact temperature</w:t>
      </w:r>
      <w:r w:rsidRPr="00375ECE">
        <w:rPr>
          <w:rFonts w:cs="Times New Roman"/>
          <w:iCs/>
          <w:kern w:val="0"/>
          <w:sz w:val="24"/>
          <w:szCs w:val="24"/>
          <w:lang w:eastAsia="en-US"/>
        </w:rPr>
        <w:t>,</w:t>
      </w:r>
      <w:r w:rsidRPr="00C43C1E">
        <w:rPr>
          <w:rFonts w:cs="Times New Roman"/>
          <w:iCs/>
          <w:kern w:val="0"/>
          <w:sz w:val="24"/>
          <w:szCs w:val="24"/>
          <w:lang w:eastAsia="en-US"/>
        </w:rPr>
        <w:t xml:space="preserve"> we have:</w:t>
      </w:r>
    </w:p>
    <w:p w14:paraId="280FCC3B" w14:textId="36919971" w:rsidR="00C43C1E" w:rsidRPr="00C43C1E" w:rsidRDefault="00F8290A" w:rsidP="006F139C">
      <w:pPr>
        <w:widowControl/>
        <w:suppressAutoHyphens/>
        <w:overflowPunct w:val="0"/>
        <w:autoSpaceDE w:val="0"/>
        <w:autoSpaceDN w:val="0"/>
        <w:adjustRightInd w:val="0"/>
        <w:spacing w:line="360" w:lineRule="auto"/>
        <w:ind w:firstLine="423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e</m:t>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(19)</w:t>
      </w:r>
    </w:p>
    <w:p w14:paraId="5EF65A43" w14:textId="5A8FCCAF" w:rsidR="00853F0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Thus, the average temperature of the water droplet </w:t>
      </w:r>
      <w:r w:rsidR="00897670" w:rsidRPr="00C43C1E">
        <w:rPr>
          <w:rFonts w:cs="Times New Roman"/>
          <w:iCs/>
          <w:kern w:val="0"/>
          <w:sz w:val="24"/>
          <w:szCs w:val="24"/>
          <w:lang w:eastAsia="en-US"/>
        </w:rPr>
        <w:t xml:space="preserve">base </w:t>
      </w:r>
      <w:r w:rsidR="00897670">
        <w:rPr>
          <w:rFonts w:cs="Times New Roman"/>
          <w:iCs/>
          <w:kern w:val="0"/>
          <w:sz w:val="24"/>
          <w:szCs w:val="24"/>
          <w:lang w:eastAsia="en-US"/>
        </w:rPr>
        <w:t>is given by</w:t>
      </w:r>
      <w:r w:rsidRPr="00C43C1E">
        <w:rPr>
          <w:rFonts w:cs="Times New Roman"/>
          <w:iCs/>
          <w:kern w:val="0"/>
          <w:sz w:val="24"/>
          <w:szCs w:val="24"/>
          <w:lang w:eastAsia="en-US"/>
        </w:rPr>
        <w:t>:</w:t>
      </w:r>
    </w:p>
    <w:p w14:paraId="7A30DFE5" w14:textId="59AC4404" w:rsidR="00C43C1E" w:rsidRPr="00C43C1E" w:rsidRDefault="00F8290A" w:rsidP="006F139C">
      <w:pPr>
        <w:widowControl/>
        <w:suppressAutoHyphens/>
        <w:overflowPunct w:val="0"/>
        <w:autoSpaceDE w:val="0"/>
        <w:autoSpaceDN w:val="0"/>
        <w:adjustRightInd w:val="0"/>
        <w:spacing w:line="360" w:lineRule="auto"/>
        <w:ind w:firstLine="252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m:rPr>
                <m:sty m:val="p"/>
              </m:rP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e</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2a</m:t>
            </m:r>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1+k</m:t>
                </m:r>
              </m:e>
            </m:d>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den>
        </m:f>
        <m:nary>
          <m:naryPr>
            <m:chr m:val="∑"/>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n=1</m:t>
            </m:r>
          </m:sub>
          <m:sup>
            <m:r>
              <w:rPr>
                <w:rFonts w:ascii="Cambria Math" w:hAnsi="Cambria Math" w:cs="Times New Roman"/>
                <w:kern w:val="0"/>
                <w:sz w:val="24"/>
                <w:szCs w:val="24"/>
                <w:lang w:eastAsia="en-US"/>
              </w:rPr>
              <m:t>∞</m:t>
            </m:r>
          </m:sup>
          <m:e>
            <m:d>
              <m:dPr>
                <m:begChr m:val="["/>
                <m:endChr m:val="]"/>
                <m:ctrlPr>
                  <w:rPr>
                    <w:rFonts w:ascii="Cambria Math" w:hAnsi="Cambria Math" w:cs="Times New Roman"/>
                    <w:i/>
                    <w:iCs/>
                    <w:kern w:val="14"/>
                    <w:sz w:val="24"/>
                    <w:szCs w:val="24"/>
                    <w:lang w:eastAsia="en-US"/>
                  </w:rPr>
                </m:ctrlPr>
              </m:dPr>
              <m:e>
                <m:func>
                  <m:funcPr>
                    <m:ctrlPr>
                      <w:rPr>
                        <w:rFonts w:ascii="Cambria Math" w:hAnsi="Cambria Math" w:cs="Times New Roman"/>
                        <w:i/>
                        <w:iCs/>
                        <w:kern w:val="14"/>
                        <w:sz w:val="24"/>
                        <w:szCs w:val="24"/>
                        <w:lang w:eastAsia="en-US"/>
                      </w:rPr>
                    </m:ctrlPr>
                  </m:funcPr>
                  <m:fName>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J</m:t>
                        </m:r>
                      </m:e>
                      <m:sub>
                        <m:r>
                          <w:rPr>
                            <w:rFonts w:ascii="Cambria Math" w:hAnsi="Cambria Math" w:cs="Times New Roman"/>
                            <w:kern w:val="0"/>
                            <w:sz w:val="24"/>
                            <w:szCs w:val="24"/>
                            <w:lang w:eastAsia="en-US"/>
                          </w:rPr>
                          <m:t>1</m:t>
                        </m:r>
                      </m:sub>
                      <m:sup>
                        <m:r>
                          <w:rPr>
                            <w:rFonts w:ascii="Cambria Math" w:hAnsi="Cambria Math" w:cs="Times New Roman"/>
                            <w:kern w:val="0"/>
                            <w:sz w:val="24"/>
                            <w:szCs w:val="24"/>
                            <w:lang w:eastAsia="en-US"/>
                          </w:rPr>
                          <m:t>2</m:t>
                        </m:r>
                      </m:sup>
                    </m:sSubSup>
                    <m:d>
                      <m:dPr>
                        <m:ctrlPr>
                          <w:rPr>
                            <w:rFonts w:ascii="Cambria Math" w:hAnsi="Cambria Math" w:cs="Times New Roman"/>
                            <w:i/>
                            <w:iCs/>
                            <w:kern w:val="14"/>
                            <w:sz w:val="24"/>
                            <w:szCs w:val="24"/>
                            <w:lang w:eastAsia="en-US"/>
                          </w:rPr>
                        </m:ctrlPr>
                      </m:dPr>
                      <m:e>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a</m:t>
                            </m:r>
                          </m:num>
                          <m:den>
                            <m:r>
                              <w:rPr>
                                <w:rFonts w:ascii="Cambria Math" w:hAnsi="Cambria Math" w:cs="Times New Roman"/>
                                <w:kern w:val="0"/>
                                <w:sz w:val="24"/>
                                <w:szCs w:val="24"/>
                                <w:lang w:eastAsia="en-US"/>
                              </w:rPr>
                              <m:t>b</m:t>
                            </m:r>
                          </m:den>
                        </m:f>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e>
                    </m:d>
                  </m:fName>
                  <m:e>
                    <m:r>
                      <w:rPr>
                        <w:rFonts w:ascii="Cambria Math" w:hAnsi="Cambria Math" w:cs="Times New Roman"/>
                        <w:kern w:val="0"/>
                        <w:sz w:val="24"/>
                        <w:szCs w:val="24"/>
                        <w:lang w:eastAsia="en-US"/>
                      </w:rPr>
                      <m:t>/</m:t>
                    </m:r>
                    <m:d>
                      <m:dPr>
                        <m:ctrlPr>
                          <w:rPr>
                            <w:rFonts w:ascii="Cambria Math" w:hAnsi="Cambria Math" w:cs="Times New Roman"/>
                            <w:i/>
                            <w:iCs/>
                            <w:kern w:val="14"/>
                            <w:sz w:val="24"/>
                            <w:szCs w:val="24"/>
                            <w:lang w:eastAsia="en-US"/>
                          </w:rPr>
                        </m:ctrlPr>
                      </m:dPr>
                      <m:e>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up>
                            <m:r>
                              <w:rPr>
                                <w:rFonts w:ascii="Cambria Math" w:hAnsi="Cambria Math" w:cs="Times New Roman"/>
                                <w:kern w:val="0"/>
                                <w:sz w:val="24"/>
                                <w:szCs w:val="24"/>
                                <w:lang w:eastAsia="en-US"/>
                              </w:rPr>
                              <m:t>3</m:t>
                            </m:r>
                          </m:sup>
                        </m:sSubSup>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J</m:t>
                            </m:r>
                          </m:e>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2</m:t>
                            </m:r>
                          </m:sup>
                        </m:sSubSup>
                        <m:d>
                          <m:dPr>
                            <m:ctrlPr>
                              <w:rPr>
                                <w:rFonts w:ascii="Cambria Math" w:hAnsi="Cambria Math" w:cs="Times New Roman"/>
                                <w:i/>
                                <w:iCs/>
                                <w:kern w:val="14"/>
                                <w:sz w:val="24"/>
                                <w:szCs w:val="24"/>
                                <w:lang w:eastAsia="en-US"/>
                              </w:rPr>
                            </m:ctrlPr>
                          </m:dPr>
                          <m:e>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e>
                        </m:d>
                      </m:e>
                    </m:d>
                  </m:e>
                </m:func>
              </m:e>
            </m:d>
          </m:e>
        </m:nary>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(20)</w:t>
      </w:r>
    </w:p>
    <w:p w14:paraId="400A4AF4" w14:textId="15025544" w:rsidR="00C43C1E" w:rsidRPr="00C111B2" w:rsidRDefault="00C43C1E" w:rsidP="00C43C1E">
      <w:pPr>
        <w:spacing w:line="360" w:lineRule="auto"/>
        <w:rPr>
          <w:rFonts w:eastAsia="DengXian" w:cs="Times New Roman"/>
          <w:b/>
          <w:bCs/>
          <w:iCs/>
          <w:sz w:val="24"/>
          <w:szCs w:val="24"/>
        </w:rPr>
      </w:pPr>
      <w:r w:rsidRPr="00C111B2">
        <w:rPr>
          <w:rFonts w:eastAsia="DengXian" w:cs="Times New Roman"/>
          <w:b/>
          <w:bCs/>
          <w:iCs/>
          <w:sz w:val="24"/>
          <w:szCs w:val="24"/>
        </w:rPr>
        <w:lastRenderedPageBreak/>
        <w:t xml:space="preserve">3.4 </w:t>
      </w:r>
      <w:r w:rsidR="00F722A0">
        <w:rPr>
          <w:rFonts w:eastAsia="DengXian" w:cs="Times New Roman"/>
          <w:b/>
          <w:bCs/>
          <w:iCs/>
          <w:sz w:val="24"/>
          <w:szCs w:val="24"/>
        </w:rPr>
        <w:t>Evaporation from droplet cap surface</w:t>
      </w:r>
    </w:p>
    <w:p w14:paraId="26740CFF" w14:textId="11DF47C7" w:rsidR="00774E97" w:rsidRDefault="00DB47C6" w:rsidP="00856045">
      <w:pPr>
        <w:spacing w:line="360" w:lineRule="auto"/>
        <w:ind w:firstLine="360"/>
        <w:rPr>
          <w:rFonts w:eastAsia="DengXian" w:cs="Times New Roman"/>
          <w:iCs/>
          <w:sz w:val="24"/>
          <w:szCs w:val="24"/>
        </w:rPr>
      </w:pPr>
      <w:r>
        <w:rPr>
          <w:rFonts w:eastAsia="DengXian" w:cs="Times New Roman"/>
          <w:iCs/>
          <w:sz w:val="24"/>
          <w:szCs w:val="24"/>
        </w:rPr>
        <w:t>Regarding the</w:t>
      </w:r>
      <w:r w:rsidR="00DE5159">
        <w:rPr>
          <w:rFonts w:eastAsia="DengXian" w:cs="Times New Roman"/>
          <w:iCs/>
          <w:sz w:val="24"/>
          <w:szCs w:val="24"/>
        </w:rPr>
        <w:t xml:space="preserve"> </w:t>
      </w:r>
      <w:r w:rsidR="00542D10">
        <w:rPr>
          <w:rFonts w:eastAsia="DengXian" w:cs="Times New Roman"/>
          <w:iCs/>
          <w:sz w:val="24"/>
          <w:szCs w:val="24"/>
        </w:rPr>
        <w:t xml:space="preserve">evaporation of </w:t>
      </w:r>
      <w:r w:rsidR="0043052C">
        <w:rPr>
          <w:rFonts w:eastAsia="DengXian" w:cs="Times New Roman"/>
          <w:iCs/>
          <w:sz w:val="24"/>
          <w:szCs w:val="24"/>
        </w:rPr>
        <w:t xml:space="preserve">a sessile water </w:t>
      </w:r>
      <w:r w:rsidR="00DE5159">
        <w:rPr>
          <w:rFonts w:eastAsia="DengXian" w:cs="Times New Roman"/>
          <w:iCs/>
          <w:sz w:val="24"/>
          <w:szCs w:val="24"/>
        </w:rPr>
        <w:t xml:space="preserve">droplet </w:t>
      </w:r>
      <w:r w:rsidR="00542D10">
        <w:rPr>
          <w:rFonts w:eastAsia="DengXian" w:cs="Times New Roman"/>
          <w:iCs/>
          <w:sz w:val="24"/>
          <w:szCs w:val="24"/>
        </w:rPr>
        <w:t>especially at</w:t>
      </w:r>
      <w:r w:rsidR="00DE5159">
        <w:rPr>
          <w:rFonts w:eastAsia="DengXian" w:cs="Times New Roman"/>
          <w:iCs/>
          <w:sz w:val="24"/>
          <w:szCs w:val="24"/>
        </w:rPr>
        <w:t xml:space="preserve"> </w:t>
      </w:r>
      <w:r w:rsidR="0043052C">
        <w:rPr>
          <w:rFonts w:eastAsia="DengXian" w:cs="Times New Roman"/>
          <w:iCs/>
          <w:sz w:val="24"/>
          <w:szCs w:val="24"/>
        </w:rPr>
        <w:t xml:space="preserve">a </w:t>
      </w:r>
      <w:r w:rsidR="00DE5159">
        <w:rPr>
          <w:rFonts w:eastAsia="DengXian" w:cs="Times New Roman"/>
          <w:iCs/>
          <w:sz w:val="24"/>
          <w:szCs w:val="24"/>
        </w:rPr>
        <w:t>relatively low temperature, t</w:t>
      </w:r>
      <w:r w:rsidR="00C43C1E" w:rsidRPr="00C43C1E">
        <w:rPr>
          <w:rFonts w:eastAsia="DengXian" w:cs="Times New Roman"/>
          <w:iCs/>
          <w:sz w:val="24"/>
          <w:szCs w:val="24"/>
        </w:rPr>
        <w:t xml:space="preserve">he one-dimensional </w:t>
      </w:r>
      <w:r w:rsidR="00542D10" w:rsidRPr="00C43C1E">
        <w:rPr>
          <w:rFonts w:eastAsia="DengXian" w:cs="Times New Roman"/>
          <w:iCs/>
          <w:sz w:val="24"/>
          <w:szCs w:val="24"/>
        </w:rPr>
        <w:t xml:space="preserve">heat </w:t>
      </w:r>
      <w:r w:rsidR="00C43C1E" w:rsidRPr="00C43C1E">
        <w:rPr>
          <w:rFonts w:eastAsia="DengXian" w:cs="Times New Roman"/>
          <w:iCs/>
          <w:sz w:val="24"/>
          <w:szCs w:val="24"/>
        </w:rPr>
        <w:t xml:space="preserve">conduction process inside </w:t>
      </w:r>
      <w:r w:rsidR="00770C1D">
        <w:rPr>
          <w:rFonts w:eastAsia="DengXian" w:cs="Times New Roman"/>
          <w:iCs/>
          <w:sz w:val="24"/>
          <w:szCs w:val="24"/>
        </w:rPr>
        <w:t xml:space="preserve">the </w:t>
      </w:r>
      <w:r w:rsidR="00C43C1E" w:rsidRPr="00C43C1E">
        <w:rPr>
          <w:rFonts w:eastAsia="DengXian" w:cs="Times New Roman"/>
          <w:iCs/>
          <w:sz w:val="24"/>
          <w:szCs w:val="24"/>
        </w:rPr>
        <w:t xml:space="preserve">droplet is shown in Fig. </w:t>
      </w:r>
      <w:r w:rsidR="00792C98">
        <w:rPr>
          <w:rFonts w:eastAsia="DengXian" w:cs="Times New Roman"/>
          <w:iCs/>
          <w:sz w:val="24"/>
          <w:szCs w:val="24"/>
        </w:rPr>
        <w:t>3</w:t>
      </w:r>
      <w:r w:rsidR="001C2287">
        <w:rPr>
          <w:rFonts w:eastAsia="DengXian" w:cs="Times New Roman"/>
          <w:iCs/>
          <w:sz w:val="24"/>
          <w:szCs w:val="24"/>
        </w:rPr>
        <w:t>(c)</w:t>
      </w:r>
      <w:r w:rsidR="00C43C1E" w:rsidRPr="00C43C1E">
        <w:rPr>
          <w:rFonts w:eastAsia="DengXian" w:cs="Times New Roman"/>
          <w:iCs/>
          <w:sz w:val="24"/>
          <w:szCs w:val="24"/>
        </w:rPr>
        <w:t xml:space="preserve">. The water droplet is discretized into </w:t>
      </w:r>
      <w:r w:rsidR="009B127F">
        <w:rPr>
          <w:rFonts w:eastAsia="DengXian" w:cs="Times New Roman"/>
          <w:iCs/>
          <w:sz w:val="24"/>
          <w:szCs w:val="24"/>
        </w:rPr>
        <w:t xml:space="preserve">a series of </w:t>
      </w:r>
      <w:r w:rsidR="0043052C">
        <w:rPr>
          <w:rFonts w:eastAsia="DengXian" w:cs="Times New Roman"/>
          <w:iCs/>
          <w:sz w:val="24"/>
          <w:szCs w:val="24"/>
        </w:rPr>
        <w:t xml:space="preserve">thin </w:t>
      </w:r>
      <w:r w:rsidR="00C43C1E" w:rsidRPr="00C43C1E">
        <w:rPr>
          <w:rFonts w:eastAsia="DengXian" w:cs="Times New Roman"/>
          <w:iCs/>
          <w:sz w:val="24"/>
          <w:szCs w:val="24"/>
        </w:rPr>
        <w:t>layers</w:t>
      </w:r>
      <w:r w:rsidR="00481D0C">
        <w:rPr>
          <w:rFonts w:eastAsia="DengXian" w:cs="Times New Roman"/>
          <w:iCs/>
          <w:sz w:val="24"/>
          <w:szCs w:val="24"/>
        </w:rPr>
        <w:t xml:space="preserve"> </w:t>
      </w:r>
      <w:r w:rsidR="0028775A">
        <w:rPr>
          <w:rFonts w:eastAsia="DengXian" w:cs="Times New Roman"/>
          <w:iCs/>
          <w:sz w:val="24"/>
          <w:szCs w:val="24"/>
        </w:rPr>
        <w:t>(</w:t>
      </w:r>
      <w:proofErr w:type="spellStart"/>
      <w:r w:rsidR="0028775A" w:rsidRPr="00742900">
        <w:rPr>
          <w:rFonts w:eastAsia="DengXian" w:cs="Times New Roman"/>
          <w:i/>
          <w:sz w:val="24"/>
          <w:szCs w:val="24"/>
        </w:rPr>
        <w:t>i</w:t>
      </w:r>
      <w:proofErr w:type="spellEnd"/>
      <w:r w:rsidR="00666D21">
        <w:rPr>
          <w:rFonts w:eastAsia="DengXian" w:cs="Times New Roman"/>
          <w:i/>
          <w:sz w:val="24"/>
          <w:szCs w:val="24"/>
        </w:rPr>
        <w:t xml:space="preserve"> </w:t>
      </w:r>
      <w:r w:rsidR="0028775A">
        <w:rPr>
          <w:rFonts w:eastAsia="DengXian" w:cs="Times New Roman"/>
          <w:iCs/>
          <w:sz w:val="24"/>
          <w:szCs w:val="24"/>
        </w:rPr>
        <w:t>=</w:t>
      </w:r>
      <w:r w:rsidR="00666D21">
        <w:rPr>
          <w:rFonts w:eastAsia="DengXian" w:cs="Times New Roman"/>
          <w:iCs/>
          <w:sz w:val="24"/>
          <w:szCs w:val="24"/>
        </w:rPr>
        <w:t xml:space="preserve"> </w:t>
      </w:r>
      <w:r w:rsidR="0028775A">
        <w:rPr>
          <w:rFonts w:eastAsia="DengXian" w:cs="Times New Roman"/>
          <w:iCs/>
          <w:sz w:val="24"/>
          <w:szCs w:val="24"/>
        </w:rPr>
        <w:t xml:space="preserve">1, … </w:t>
      </w:r>
      <w:r w:rsidR="0028775A" w:rsidRPr="00C2130A">
        <w:rPr>
          <w:rFonts w:eastAsia="DengXian" w:cs="Times New Roman"/>
          <w:i/>
          <w:sz w:val="24"/>
          <w:szCs w:val="24"/>
          <w:rPrChange w:id="25" w:author="Huang Wenge" w:date="2021-07-19T11:28:00Z">
            <w:rPr>
              <w:rFonts w:eastAsia="DengXian" w:cs="Times New Roman"/>
              <w:iCs/>
              <w:sz w:val="24"/>
              <w:szCs w:val="24"/>
            </w:rPr>
          </w:rPrChange>
        </w:rPr>
        <w:t>X</w:t>
      </w:r>
      <w:r w:rsidR="0028775A" w:rsidRPr="00DB47C6">
        <w:rPr>
          <w:rFonts w:eastAsia="DengXian" w:cs="Times New Roman"/>
          <w:iCs/>
          <w:sz w:val="24"/>
          <w:szCs w:val="24"/>
        </w:rPr>
        <w:t>,</w:t>
      </w:r>
      <w:r w:rsidR="0028775A">
        <w:rPr>
          <w:rFonts w:eastAsia="DengXian" w:cs="Times New Roman"/>
          <w:iCs/>
          <w:sz w:val="24"/>
          <w:szCs w:val="24"/>
        </w:rPr>
        <w:t xml:space="preserve"> where </w:t>
      </w:r>
      <w:r w:rsidR="0028775A" w:rsidRPr="00C2130A">
        <w:rPr>
          <w:rFonts w:eastAsia="DengXian" w:cs="Times New Roman"/>
          <w:i/>
          <w:sz w:val="24"/>
          <w:szCs w:val="24"/>
        </w:rPr>
        <w:t>X</w:t>
      </w:r>
      <w:r w:rsidR="0028775A">
        <w:rPr>
          <w:rFonts w:eastAsia="DengXian" w:cs="Times New Roman"/>
          <w:iCs/>
          <w:sz w:val="24"/>
          <w:szCs w:val="24"/>
        </w:rPr>
        <w:t xml:space="preserve"> </w:t>
      </w:r>
      <w:ins w:id="26" w:author="Huang Wenge" w:date="2021-07-19T09:46:00Z">
        <w:r w:rsidR="00A25ED3">
          <w:rPr>
            <w:rFonts w:eastAsia="DengXian" w:cs="Times New Roman"/>
            <w:iCs/>
            <w:sz w:val="24"/>
            <w:szCs w:val="24"/>
          </w:rPr>
          <w:t xml:space="preserve">is </w:t>
        </w:r>
      </w:ins>
      <w:r w:rsidR="0028775A">
        <w:rPr>
          <w:rFonts w:eastAsia="DengXian" w:cs="Times New Roman"/>
          <w:iCs/>
          <w:sz w:val="24"/>
          <w:szCs w:val="24"/>
        </w:rPr>
        <w:t>the total number of water layer</w:t>
      </w:r>
      <w:r>
        <w:rPr>
          <w:rFonts w:eastAsia="DengXian" w:cs="Times New Roman"/>
          <w:iCs/>
          <w:sz w:val="24"/>
          <w:szCs w:val="24"/>
        </w:rPr>
        <w:t>s</w:t>
      </w:r>
      <w:r w:rsidR="0028775A">
        <w:rPr>
          <w:rFonts w:eastAsia="DengXian" w:cs="Times New Roman"/>
          <w:iCs/>
          <w:sz w:val="24"/>
          <w:szCs w:val="24"/>
        </w:rPr>
        <w:t>)</w:t>
      </w:r>
      <w:r w:rsidR="00666D21">
        <w:rPr>
          <w:rFonts w:eastAsia="DengXian" w:cs="Times New Roman"/>
          <w:iCs/>
          <w:sz w:val="24"/>
          <w:szCs w:val="24"/>
        </w:rPr>
        <w:t xml:space="preserve"> </w:t>
      </w:r>
      <w:r w:rsidR="00C43C1E" w:rsidRPr="00C43C1E">
        <w:rPr>
          <w:rFonts w:eastAsia="DengXian" w:cs="Times New Roman"/>
          <w:iCs/>
          <w:sz w:val="24"/>
          <w:szCs w:val="24"/>
        </w:rPr>
        <w:t xml:space="preserve">parallel to the substrate. </w:t>
      </w:r>
      <w:r w:rsidR="00DE5159">
        <w:rPr>
          <w:rFonts w:eastAsia="DengXian" w:cs="Times New Roman"/>
          <w:iCs/>
          <w:sz w:val="24"/>
          <w:szCs w:val="24"/>
        </w:rPr>
        <w:t>Here, t</w:t>
      </w:r>
      <w:r w:rsidR="00C43C1E" w:rsidRPr="00C43C1E">
        <w:rPr>
          <w:rFonts w:eastAsia="DengXian" w:cs="Times New Roman"/>
          <w:iCs/>
          <w:sz w:val="24"/>
          <w:szCs w:val="24"/>
        </w:rPr>
        <w:t>emperature</w:t>
      </w:r>
      <w:r w:rsidR="00254350">
        <w:rPr>
          <w:rFonts w:eastAsia="DengXian" w:cs="Times New Roman"/>
          <w:iCs/>
          <w:sz w:val="24"/>
          <w:szCs w:val="24"/>
        </w:rPr>
        <w:t>s</w:t>
      </w:r>
      <w:r w:rsidR="00C43C1E" w:rsidRPr="00C43C1E">
        <w:rPr>
          <w:rFonts w:eastAsia="DengXian" w:cs="Times New Roman"/>
          <w:iCs/>
          <w:sz w:val="24"/>
          <w:szCs w:val="24"/>
        </w:rPr>
        <w:t xml:space="preserve"> </w:t>
      </w:r>
      <w:r w:rsidR="00DE5159" w:rsidRPr="00C43C1E">
        <w:rPr>
          <w:rFonts w:eastAsia="DengXian" w:cs="Times New Roman"/>
          <w:iCs/>
          <w:sz w:val="24"/>
          <w:szCs w:val="24"/>
        </w:rPr>
        <w:t xml:space="preserve">at the bottom </w:t>
      </w:r>
      <w:r w:rsidR="00DE5159">
        <w:rPr>
          <w:rFonts w:eastAsia="DengXian" w:cs="Times New Roman"/>
          <w:iCs/>
          <w:sz w:val="24"/>
          <w:szCs w:val="24"/>
        </w:rPr>
        <w:t xml:space="preserve">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i</m:t>
            </m:r>
          </m:sub>
        </m:sSub>
      </m:oMath>
      <w:r w:rsidR="00DE5159">
        <w:rPr>
          <w:rFonts w:eastAsia="DengXian" w:cs="Times New Roman"/>
          <w:iCs/>
          <w:kern w:val="14"/>
          <w:sz w:val="24"/>
          <w:szCs w:val="24"/>
          <w:lang w:eastAsia="en-US"/>
        </w:rPr>
        <w:t xml:space="preserve">) </w:t>
      </w:r>
      <w:r w:rsidR="00DE5159" w:rsidRPr="00C43C1E">
        <w:rPr>
          <w:rFonts w:eastAsia="DengXian" w:cs="Times New Roman"/>
          <w:iCs/>
          <w:sz w:val="24"/>
          <w:szCs w:val="24"/>
        </w:rPr>
        <w:t xml:space="preserve">and </w:t>
      </w:r>
      <w:r w:rsidR="00DE5159">
        <w:rPr>
          <w:rFonts w:eastAsia="DengXian" w:cs="Times New Roman"/>
          <w:iCs/>
          <w:sz w:val="24"/>
          <w:szCs w:val="24"/>
        </w:rPr>
        <w:t xml:space="preserve">the </w:t>
      </w:r>
      <w:r w:rsidR="00DE5159" w:rsidRPr="00C43C1E">
        <w:rPr>
          <w:rFonts w:eastAsia="DengXian" w:cs="Times New Roman"/>
          <w:iCs/>
          <w:sz w:val="24"/>
          <w:szCs w:val="24"/>
        </w:rPr>
        <w:t>top surface</w:t>
      </w:r>
      <w:r w:rsidR="00DE5159">
        <w:rPr>
          <w:rFonts w:eastAsia="DengXian" w:cs="Times New Roman"/>
          <w:iCs/>
          <w:sz w:val="24"/>
          <w:szCs w:val="24"/>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i+1</m:t>
            </m:r>
          </m:sub>
        </m:sSub>
        <m:r>
          <w:rPr>
            <w:rFonts w:ascii="Cambria Math" w:hAnsi="Cambria Math" w:cs="Times New Roman"/>
            <w:kern w:val="14"/>
            <w:sz w:val="24"/>
            <w:szCs w:val="24"/>
            <w:lang w:eastAsia="en-US"/>
          </w:rPr>
          <m:t>)</m:t>
        </m:r>
      </m:oMath>
      <w:r w:rsidR="00DE5159" w:rsidRPr="00C43C1E">
        <w:rPr>
          <w:rFonts w:eastAsia="DengXian" w:cs="Times New Roman"/>
          <w:iCs/>
          <w:sz w:val="24"/>
          <w:szCs w:val="24"/>
        </w:rPr>
        <w:t xml:space="preserve"> of </w:t>
      </w:r>
      <w:r w:rsidR="0043052C">
        <w:rPr>
          <w:rFonts w:eastAsia="DengXian" w:cs="Times New Roman"/>
          <w:iCs/>
          <w:sz w:val="24"/>
          <w:szCs w:val="24"/>
        </w:rPr>
        <w:t xml:space="preserve">the </w:t>
      </w:r>
      <w:proofErr w:type="spellStart"/>
      <w:r w:rsidR="0043052C" w:rsidRPr="00742900">
        <w:rPr>
          <w:rFonts w:eastAsia="DengXian" w:cs="Times New Roman"/>
          <w:i/>
          <w:sz w:val="24"/>
          <w:szCs w:val="24"/>
        </w:rPr>
        <w:t>i</w:t>
      </w:r>
      <w:r w:rsidR="0043052C">
        <w:rPr>
          <w:rFonts w:eastAsia="DengXian" w:cs="Times New Roman"/>
          <w:iCs/>
          <w:sz w:val="24"/>
          <w:szCs w:val="24"/>
        </w:rPr>
        <w:t>th</w:t>
      </w:r>
      <w:proofErr w:type="spellEnd"/>
      <w:r w:rsidR="00DE5159" w:rsidRPr="00C43C1E">
        <w:rPr>
          <w:rFonts w:eastAsia="DengXian" w:cs="Times New Roman"/>
          <w:iCs/>
          <w:sz w:val="24"/>
          <w:szCs w:val="24"/>
        </w:rPr>
        <w:t xml:space="preserve"> water layer </w:t>
      </w:r>
      <w:r w:rsidR="00254350">
        <w:rPr>
          <w:rFonts w:eastAsia="DengXian" w:cs="Times New Roman"/>
          <w:iCs/>
          <w:sz w:val="24"/>
          <w:szCs w:val="24"/>
        </w:rPr>
        <w:t>are</w:t>
      </w:r>
      <w:r w:rsidR="00C43C1E" w:rsidRPr="00C43C1E">
        <w:rPr>
          <w:rFonts w:eastAsia="DengXian" w:cs="Times New Roman"/>
          <w:iCs/>
          <w:sz w:val="24"/>
          <w:szCs w:val="24"/>
        </w:rPr>
        <w:t xml:space="preserve"> assumed to be </w:t>
      </w:r>
      <w:r w:rsidR="00254350">
        <w:rPr>
          <w:rFonts w:eastAsia="DengXian" w:cs="Times New Roman"/>
          <w:iCs/>
          <w:sz w:val="24"/>
          <w:szCs w:val="24"/>
        </w:rPr>
        <w:t xml:space="preserve">laterally </w:t>
      </w:r>
      <w:r w:rsidR="00C43C1E" w:rsidRPr="00C43C1E">
        <w:rPr>
          <w:rFonts w:eastAsia="DengXian" w:cs="Times New Roman"/>
          <w:iCs/>
          <w:sz w:val="24"/>
          <w:szCs w:val="24"/>
        </w:rPr>
        <w:t>uniform</w:t>
      </w:r>
      <w:r w:rsidR="00DE5159">
        <w:rPr>
          <w:rFonts w:eastAsia="DengXian" w:cs="Times New Roman"/>
          <w:iCs/>
          <w:sz w:val="24"/>
          <w:szCs w:val="24"/>
        </w:rPr>
        <w:t>,</w:t>
      </w:r>
      <w:r w:rsidR="00C43C1E" w:rsidRPr="00C43C1E">
        <w:rPr>
          <w:rFonts w:eastAsia="DengXian" w:cs="Times New Roman"/>
          <w:iCs/>
          <w:sz w:val="24"/>
          <w:szCs w:val="24"/>
        </w:rPr>
        <w:t xml:space="preserve"> respectively. </w:t>
      </w:r>
      <w:r w:rsidR="00E41BE4">
        <w:rPr>
          <w:rFonts w:eastAsia="DengXian" w:cs="Times New Roman"/>
          <w:iCs/>
          <w:sz w:val="24"/>
          <w:szCs w:val="24"/>
        </w:rPr>
        <w:t xml:space="preserve">Then, </w:t>
      </w:r>
      <w:r w:rsidR="00C43C1E" w:rsidRPr="00C43C1E">
        <w:rPr>
          <w:rFonts w:eastAsia="DengXian" w:cs="Times New Roman"/>
          <w:iCs/>
          <w:sz w:val="24"/>
          <w:szCs w:val="24"/>
        </w:rPr>
        <w:t xml:space="preserve">in </w:t>
      </w:r>
      <w:r w:rsidR="00481D0C">
        <w:rPr>
          <w:rFonts w:eastAsia="DengXian" w:cs="Times New Roman"/>
          <w:iCs/>
          <w:sz w:val="24"/>
          <w:szCs w:val="24"/>
        </w:rPr>
        <w:t xml:space="preserve">the </w:t>
      </w:r>
      <w:proofErr w:type="spellStart"/>
      <w:r w:rsidR="00254350" w:rsidRPr="00742900">
        <w:rPr>
          <w:rFonts w:eastAsia="DengXian" w:cs="Times New Roman"/>
          <w:i/>
          <w:sz w:val="24"/>
          <w:szCs w:val="24"/>
        </w:rPr>
        <w:t>i</w:t>
      </w:r>
      <w:r w:rsidR="00254350">
        <w:rPr>
          <w:rFonts w:eastAsia="DengXian" w:cs="Times New Roman"/>
          <w:iCs/>
          <w:sz w:val="24"/>
          <w:szCs w:val="24"/>
        </w:rPr>
        <w:t>th</w:t>
      </w:r>
      <w:proofErr w:type="spellEnd"/>
      <w:r w:rsidR="00C43C1E" w:rsidRPr="00C43C1E">
        <w:rPr>
          <w:rFonts w:eastAsia="DengXian" w:cs="Times New Roman"/>
          <w:iCs/>
          <w:sz w:val="24"/>
          <w:szCs w:val="24"/>
        </w:rPr>
        <w:t xml:space="preserve"> water layer</w:t>
      </w:r>
      <w:r w:rsidR="00481D0C">
        <w:rPr>
          <w:rFonts w:eastAsia="DengXian" w:cs="Times New Roman"/>
          <w:iCs/>
          <w:sz w:val="24"/>
          <w:szCs w:val="24"/>
        </w:rPr>
        <w:t>, we have</w:t>
      </w:r>
      <w:r w:rsidR="00C43C1E" w:rsidRPr="00C43C1E">
        <w:rPr>
          <w:rFonts w:eastAsia="DengXian" w:cs="Times New Roman"/>
          <w:iCs/>
          <w:sz w:val="24"/>
          <w:szCs w:val="24"/>
        </w:rPr>
        <w:t>:</w:t>
      </w:r>
      <w:bookmarkStart w:id="27" w:name="_Hlk75017215"/>
    </w:p>
    <w:p w14:paraId="03E26718" w14:textId="0562C1D6" w:rsidR="00C43C1E" w:rsidRPr="00C43C1E" w:rsidRDefault="00F8290A" w:rsidP="00C2130A">
      <w:pPr>
        <w:spacing w:line="360" w:lineRule="auto"/>
        <w:ind w:firstLine="4050"/>
        <w:jc w:val="right"/>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sub>
        </m:sSub>
        <w:bookmarkEnd w:id="27"/>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w,i</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(21)</w:t>
      </w:r>
    </w:p>
    <w:p w14:paraId="3E2D8052" w14:textId="36183872" w:rsidR="00C43C1E" w:rsidRPr="00C43C1E" w:rsidRDefault="00C43C1E" w:rsidP="00C43C1E">
      <w:pPr>
        <w:spacing w:line="360" w:lineRule="auto"/>
        <w:rPr>
          <w:rFonts w:eastAsia="DengXian" w:cs="Times New Roman"/>
          <w:iCs/>
          <w:sz w:val="24"/>
          <w:szCs w:val="24"/>
        </w:rPr>
      </w:pPr>
      <w:r w:rsidRPr="00C43C1E">
        <w:rPr>
          <w:rFonts w:eastAsia="DengXian" w:cs="Times New Roman"/>
          <w:iCs/>
          <w:sz w:val="24"/>
          <w:szCs w:val="24"/>
        </w:rPr>
        <w:t xml:space="preserve">where </w:t>
      </w: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r>
          <w:rPr>
            <w:rFonts w:ascii="Cambria Math" w:eastAsia="DengXian" w:hAnsi="Cambria Math" w:cs="Times New Roman"/>
            <w:sz w:val="24"/>
            <w:szCs w:val="24"/>
            <w:highlight w:val="green"/>
          </w:rPr>
          <m:t>=</m:t>
        </m:r>
        <m:f>
          <m:fPr>
            <m:ctrlPr>
              <w:rPr>
                <w:rFonts w:ascii="Cambria Math" w:eastAsia="DengXian" w:hAnsi="Cambria Math" w:cs="Times New Roman"/>
                <w:i/>
                <w:sz w:val="24"/>
                <w:szCs w:val="24"/>
                <w:highlight w:val="green"/>
              </w:rPr>
            </m:ctrlPr>
          </m:fPr>
          <m:num>
            <m:r>
              <w:rPr>
                <w:rFonts w:ascii="Cambria Math" w:eastAsia="DengXian" w:hAnsi="Cambria Math" w:cs="Times New Roman"/>
                <w:kern w:val="14"/>
                <w:sz w:val="24"/>
                <w:szCs w:val="24"/>
                <w:highlight w:val="green"/>
                <w:lang w:eastAsia="en-US"/>
              </w:rPr>
              <m:t>∆</m:t>
            </m:r>
            <m:r>
              <w:rPr>
                <w:rFonts w:ascii="Cambria Math" w:eastAsia="DengXian" w:hAnsi="Cambria Math" w:cs="Times New Roman"/>
                <w:sz w:val="24"/>
                <w:szCs w:val="24"/>
                <w:highlight w:val="green"/>
              </w:rPr>
              <m:t>h</m:t>
            </m:r>
          </m:num>
          <m:den>
            <m:sSub>
              <m:sSubPr>
                <m:ctrlPr>
                  <w:rPr>
                    <w:rFonts w:ascii="Cambria Math" w:eastAsia="DengXian" w:hAnsi="Cambria Math" w:cs="Times New Roman"/>
                    <w:i/>
                    <w:sz w:val="24"/>
                    <w:szCs w:val="24"/>
                    <w:highlight w:val="green"/>
                  </w:rPr>
                </m:ctrlPr>
              </m:sSubPr>
              <m:e>
                <m:r>
                  <w:rPr>
                    <w:rFonts w:ascii="Cambria Math" w:eastAsia="DengXian" w:hAnsi="Cambria Math" w:cs="Times New Roman"/>
                    <w:sz w:val="24"/>
                    <w:szCs w:val="24"/>
                    <w:highlight w:val="green"/>
                  </w:rPr>
                  <m:t>k</m:t>
                </m:r>
              </m:e>
              <m:sub>
                <m:r>
                  <m:rPr>
                    <m:sty m:val="p"/>
                  </m:rPr>
                  <w:rPr>
                    <w:rFonts w:ascii="Cambria Math" w:eastAsia="DengXian" w:hAnsi="Cambria Math" w:cs="Times New Roman"/>
                    <w:sz w:val="24"/>
                    <w:szCs w:val="24"/>
                    <w:highlight w:val="green"/>
                  </w:rPr>
                  <m:t>w</m:t>
                </m:r>
              </m:sub>
            </m:sSub>
            <m:r>
              <w:rPr>
                <w:rFonts w:ascii="Cambria Math" w:eastAsia="DengXian" w:hAnsi="Cambria Math" w:cs="Times New Roman"/>
                <w:sz w:val="24"/>
                <w:szCs w:val="24"/>
                <w:highlight w:val="green"/>
              </w:rPr>
              <m:t>π</m:t>
            </m:r>
            <m:sSubSup>
              <m:sSubSupPr>
                <m:ctrlPr>
                  <w:rPr>
                    <w:rFonts w:ascii="Cambria Math" w:eastAsia="DengXian" w:hAnsi="Cambria Math" w:cs="Times New Roman"/>
                    <w:i/>
                    <w:sz w:val="24"/>
                    <w:szCs w:val="24"/>
                    <w:highlight w:val="green"/>
                  </w:rPr>
                </m:ctrlPr>
              </m:sSubSupPr>
              <m:e>
                <m:r>
                  <w:rPr>
                    <w:rFonts w:ascii="Cambria Math" w:eastAsia="DengXian" w:hAnsi="Cambria Math" w:cs="Times New Roman"/>
                    <w:sz w:val="24"/>
                    <w:szCs w:val="24"/>
                    <w:highlight w:val="green"/>
                  </w:rPr>
                  <m:t>r</m:t>
                </m:r>
              </m:e>
              <m:sub>
                <m:r>
                  <m:rPr>
                    <m:sty m:val="p"/>
                  </m:rPr>
                  <w:rPr>
                    <w:rFonts w:ascii="Cambria Math" w:eastAsia="DengXian" w:hAnsi="Cambria Math" w:cs="Times New Roman"/>
                    <w:sz w:val="24"/>
                    <w:szCs w:val="24"/>
                    <w:highlight w:val="green"/>
                  </w:rPr>
                  <m:t>i</m:t>
                </m:r>
              </m:sub>
              <m:sup>
                <m:r>
                  <w:rPr>
                    <w:rFonts w:ascii="Cambria Math" w:eastAsia="DengXian" w:hAnsi="Cambria Math" w:cs="Times New Roman"/>
                    <w:sz w:val="24"/>
                    <w:szCs w:val="24"/>
                    <w:highlight w:val="green"/>
                  </w:rPr>
                  <m:t>2</m:t>
                </m:r>
              </m:sup>
            </m:sSubSup>
          </m:den>
        </m:f>
      </m:oMath>
      <w:r w:rsidRPr="00C43C1E">
        <w:rPr>
          <w:rFonts w:eastAsia="DengXian" w:cs="Times New Roman"/>
          <w:iCs/>
          <w:sz w:val="24"/>
          <w:szCs w:val="24"/>
        </w:rPr>
        <w:t xml:space="preserve"> is the thermal resistance of </w:t>
      </w:r>
      <w:r w:rsidR="00E41BE4">
        <w:rPr>
          <w:rFonts w:eastAsia="DengXian" w:cs="Times New Roman"/>
          <w:iCs/>
          <w:sz w:val="24"/>
          <w:szCs w:val="24"/>
        </w:rPr>
        <w:t xml:space="preserve">the </w:t>
      </w:r>
      <w:proofErr w:type="spellStart"/>
      <w:r w:rsidR="00E41BE4" w:rsidRPr="00742900">
        <w:rPr>
          <w:rFonts w:eastAsia="DengXian" w:cs="Times New Roman"/>
          <w:i/>
          <w:sz w:val="24"/>
          <w:szCs w:val="24"/>
        </w:rPr>
        <w:t>i</w:t>
      </w:r>
      <w:r w:rsidR="00E41BE4">
        <w:rPr>
          <w:rFonts w:eastAsia="DengXian" w:cs="Times New Roman"/>
          <w:iCs/>
          <w:sz w:val="24"/>
          <w:szCs w:val="24"/>
        </w:rPr>
        <w:t>th</w:t>
      </w:r>
      <w:proofErr w:type="spellEnd"/>
      <w:r w:rsidRPr="00C43C1E">
        <w:rPr>
          <w:rFonts w:eastAsia="DengXian" w:cs="Times New Roman"/>
          <w:iCs/>
          <w:sz w:val="24"/>
          <w:szCs w:val="24"/>
        </w:rPr>
        <w:t xml:space="preserve"> water layer</w:t>
      </w:r>
      <w:r w:rsidR="00A25ED3">
        <w:rPr>
          <w:rFonts w:eastAsia="DengXian" w:cs="Times New Roman"/>
          <w:iCs/>
          <w:sz w:val="24"/>
          <w:szCs w:val="24"/>
        </w:rPr>
        <w:t xml:space="preserve"> and</w:t>
      </w:r>
      <w:r w:rsidRPr="00C43C1E">
        <w:rPr>
          <w:rFonts w:eastAsia="DengXian" w:cs="Times New Roman"/>
          <w:iCs/>
          <w:sz w:val="24"/>
          <w:szCs w:val="24"/>
        </w:rPr>
        <w:t xml:space="preserve"> </w:t>
      </w:r>
      <m:oMath>
        <m:r>
          <w:rPr>
            <w:rFonts w:ascii="Cambria Math" w:hAnsi="Cambria Math" w:cs="Times New Roman"/>
            <w:kern w:val="14"/>
            <w:sz w:val="24"/>
            <w:szCs w:val="24"/>
            <w:lang w:eastAsia="en-US"/>
          </w:rPr>
          <m:t>∆</m:t>
        </m:r>
        <m:r>
          <w:rPr>
            <w:rFonts w:ascii="Cambria Math" w:eastAsia="DengXian" w:hAnsi="Cambria Math" w:cs="Times New Roman"/>
            <w:sz w:val="24"/>
            <w:szCs w:val="24"/>
          </w:rPr>
          <m:t>h</m:t>
        </m:r>
      </m:oMath>
      <w:r w:rsidRPr="00C43C1E">
        <w:rPr>
          <w:rFonts w:eastAsia="DengXian" w:cs="Times New Roman"/>
          <w:iCs/>
          <w:sz w:val="24"/>
          <w:szCs w:val="24"/>
        </w:rPr>
        <w:t xml:space="preserve"> is the thickness of </w:t>
      </w:r>
      <w:r w:rsidR="00E41BE4">
        <w:rPr>
          <w:rFonts w:eastAsia="DengXian" w:cs="Times New Roman"/>
          <w:iCs/>
          <w:sz w:val="24"/>
          <w:szCs w:val="24"/>
        </w:rPr>
        <w:t>each</w:t>
      </w:r>
      <w:r w:rsidRPr="00C43C1E">
        <w:rPr>
          <w:rFonts w:eastAsia="DengXian" w:cs="Times New Roman"/>
          <w:iCs/>
          <w:sz w:val="24"/>
          <w:szCs w:val="24"/>
        </w:rPr>
        <w:t xml:space="preserve"> water layer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Pr="00C43C1E">
        <w:rPr>
          <w:rFonts w:eastAsia="DengXian" w:cs="Times New Roman"/>
          <w:iCs/>
          <w:sz w:val="24"/>
          <w:szCs w:val="24"/>
        </w:rPr>
        <w:t xml:space="preserve"> is the radius of the </w:t>
      </w:r>
      <w:proofErr w:type="spellStart"/>
      <w:r w:rsidR="00E41BE4" w:rsidRPr="00742900">
        <w:rPr>
          <w:rFonts w:eastAsia="DengXian" w:cs="Times New Roman"/>
          <w:i/>
          <w:sz w:val="24"/>
          <w:szCs w:val="24"/>
        </w:rPr>
        <w:t>i</w:t>
      </w:r>
      <w:r w:rsidR="00E41BE4">
        <w:rPr>
          <w:rFonts w:eastAsia="DengXian" w:cs="Times New Roman"/>
          <w:iCs/>
          <w:sz w:val="24"/>
          <w:szCs w:val="24"/>
        </w:rPr>
        <w:t>th</w:t>
      </w:r>
      <w:proofErr w:type="spellEnd"/>
      <w:r w:rsidR="00E41BE4">
        <w:rPr>
          <w:rFonts w:eastAsia="DengXian" w:cs="Times New Roman"/>
          <w:iCs/>
          <w:sz w:val="24"/>
          <w:szCs w:val="24"/>
        </w:rPr>
        <w:t xml:space="preserve"> </w:t>
      </w:r>
      <w:r w:rsidRPr="00C43C1E">
        <w:rPr>
          <w:rFonts w:eastAsia="DengXian" w:cs="Times New Roman"/>
          <w:iCs/>
          <w:sz w:val="24"/>
          <w:szCs w:val="24"/>
        </w:rPr>
        <w:t xml:space="preserve">water layer. </w:t>
      </w:r>
    </w:p>
    <w:p w14:paraId="079E2A8E" w14:textId="68197E04" w:rsidR="00774E97" w:rsidRDefault="00481D0C">
      <w:pPr>
        <w:spacing w:line="360" w:lineRule="auto"/>
        <w:ind w:firstLine="360"/>
        <w:rPr>
          <w:rFonts w:eastAsia="DengXian" w:cs="Times New Roman"/>
          <w:iCs/>
          <w:sz w:val="24"/>
          <w:szCs w:val="24"/>
        </w:rPr>
      </w:pPr>
      <w:r>
        <w:rPr>
          <w:rFonts w:eastAsia="DengXian" w:cs="Times New Roman"/>
          <w:iCs/>
          <w:sz w:val="24"/>
          <w:szCs w:val="24"/>
        </w:rPr>
        <w:t xml:space="preserve">Taking the </w:t>
      </w:r>
      <w:proofErr w:type="spellStart"/>
      <w:r w:rsidRPr="00F27E1A">
        <w:rPr>
          <w:rFonts w:eastAsia="DengXian" w:cs="Times New Roman"/>
          <w:i/>
          <w:sz w:val="24"/>
          <w:szCs w:val="24"/>
        </w:rPr>
        <w:t>i</w:t>
      </w:r>
      <w:r>
        <w:rPr>
          <w:rFonts w:eastAsia="DengXian" w:cs="Times New Roman"/>
          <w:iCs/>
          <w:sz w:val="24"/>
          <w:szCs w:val="24"/>
        </w:rPr>
        <w:t>th</w:t>
      </w:r>
      <w:proofErr w:type="spellEnd"/>
      <w:r>
        <w:rPr>
          <w:rFonts w:eastAsia="DengXian" w:cs="Times New Roman"/>
          <w:iCs/>
          <w:sz w:val="24"/>
          <w:szCs w:val="24"/>
        </w:rPr>
        <w:t xml:space="preserve"> layer as the </w:t>
      </w:r>
      <w:r w:rsidRPr="00C43C1E">
        <w:rPr>
          <w:rFonts w:eastAsia="DengXian" w:cs="Times New Roman"/>
          <w:iCs/>
          <w:sz w:val="24"/>
          <w:szCs w:val="24"/>
        </w:rPr>
        <w:t>control volume</w:t>
      </w:r>
      <w:r>
        <w:rPr>
          <w:rFonts w:eastAsia="DengXian" w:cs="Times New Roman"/>
          <w:iCs/>
          <w:sz w:val="24"/>
          <w:szCs w:val="24"/>
        </w:rPr>
        <w:t>,</w:t>
      </w:r>
      <w:r w:rsidRPr="00C43C1E">
        <w:rPr>
          <w:rFonts w:eastAsia="DengXian" w:cs="Times New Roman"/>
          <w:iCs/>
          <w:sz w:val="24"/>
          <w:szCs w:val="24"/>
        </w:rPr>
        <w:t xml:space="preserve"> </w:t>
      </w:r>
      <w:r>
        <w:rPr>
          <w:rFonts w:eastAsia="DengXian" w:cs="Times New Roman"/>
          <w:iCs/>
          <w:sz w:val="24"/>
          <w:szCs w:val="24"/>
        </w:rPr>
        <w:t>h</w:t>
      </w:r>
      <w:r w:rsidRPr="00C43C1E">
        <w:rPr>
          <w:rFonts w:eastAsia="DengXian" w:cs="Times New Roman"/>
          <w:iCs/>
          <w:sz w:val="24"/>
          <w:szCs w:val="24"/>
        </w:rPr>
        <w:t xml:space="preserve">eat transfer into the </w:t>
      </w:r>
      <w:proofErr w:type="spellStart"/>
      <w:r w:rsidRPr="00F27E1A">
        <w:rPr>
          <w:rFonts w:eastAsia="DengXian" w:cs="Times New Roman"/>
          <w:i/>
          <w:sz w:val="24"/>
          <w:szCs w:val="24"/>
        </w:rPr>
        <w:t>i</w:t>
      </w:r>
      <w:r>
        <w:rPr>
          <w:rFonts w:eastAsia="DengXian" w:cs="Times New Roman"/>
          <w:iCs/>
          <w:sz w:val="24"/>
          <w:szCs w:val="24"/>
        </w:rPr>
        <w:t>th</w:t>
      </w:r>
      <w:proofErr w:type="spellEnd"/>
      <w:r>
        <w:rPr>
          <w:rFonts w:eastAsia="DengXian" w:cs="Times New Roman"/>
          <w:iCs/>
          <w:sz w:val="24"/>
          <w:szCs w:val="24"/>
        </w:rPr>
        <w:t xml:space="preserve"> </w:t>
      </w:r>
      <w:r w:rsidRPr="00C43C1E">
        <w:rPr>
          <w:rFonts w:eastAsia="DengXian" w:cs="Times New Roman"/>
          <w:iCs/>
          <w:sz w:val="24"/>
          <w:szCs w:val="24"/>
        </w:rPr>
        <w:t>water layer from the bottom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w,i</m:t>
            </m:r>
          </m:sub>
        </m:sSub>
      </m:oMath>
      <w:r w:rsidRPr="00C43C1E">
        <w:rPr>
          <w:rFonts w:eastAsia="DengXian" w:cs="Times New Roman"/>
          <w:iCs/>
          <w:sz w:val="24"/>
          <w:szCs w:val="24"/>
        </w:rPr>
        <w:t xml:space="preserve">) </w:t>
      </w:r>
      <w:r>
        <w:rPr>
          <w:rFonts w:eastAsia="DengXian" w:cs="Times New Roman"/>
          <w:iCs/>
          <w:sz w:val="24"/>
          <w:szCs w:val="24"/>
        </w:rPr>
        <w:t>is balanced by the heat</w:t>
      </w:r>
      <w:r w:rsidRPr="00C43C1E">
        <w:rPr>
          <w:rFonts w:eastAsia="DengXian" w:cs="Times New Roman"/>
          <w:iCs/>
          <w:sz w:val="24"/>
          <w:szCs w:val="24"/>
        </w:rPr>
        <w:t xml:space="preserve"> transfer </w:t>
      </w:r>
      <w:r w:rsidR="0043052C">
        <w:rPr>
          <w:rFonts w:eastAsia="DengXian" w:cs="Times New Roman"/>
          <w:iCs/>
          <w:sz w:val="24"/>
          <w:szCs w:val="24"/>
        </w:rPr>
        <w:t>to</w:t>
      </w:r>
      <w:r w:rsidRPr="00C43C1E">
        <w:rPr>
          <w:rFonts w:eastAsia="DengXian" w:cs="Times New Roman"/>
          <w:iCs/>
          <w:sz w:val="24"/>
          <w:szCs w:val="24"/>
        </w:rPr>
        <w:t xml:space="preserve"> the top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w,i+1</m:t>
            </m:r>
          </m:sub>
        </m:sSub>
      </m:oMath>
      <w:r w:rsidRPr="00C43C1E">
        <w:rPr>
          <w:rFonts w:eastAsia="DengXian" w:cs="Times New Roman"/>
          <w:iCs/>
          <w:sz w:val="24"/>
          <w:szCs w:val="24"/>
        </w:rPr>
        <w:t xml:space="preserve">) and </w:t>
      </w:r>
      <w:r>
        <w:rPr>
          <w:rFonts w:eastAsia="DengXian" w:cs="Times New Roman"/>
          <w:iCs/>
          <w:sz w:val="24"/>
          <w:szCs w:val="24"/>
        </w:rPr>
        <w:t>the evaporation</w:t>
      </w:r>
      <w:r w:rsidR="007C0E21">
        <w:rPr>
          <w:rFonts w:eastAsia="DengXian" w:cs="Times New Roman"/>
          <w:iCs/>
          <w:sz w:val="24"/>
          <w:szCs w:val="24"/>
        </w:rPr>
        <w:t xml:space="preserve"> rate</w:t>
      </w:r>
      <w:r>
        <w:rPr>
          <w:rFonts w:eastAsia="DengXian" w:cs="Times New Roman"/>
          <w:iCs/>
          <w:sz w:val="24"/>
          <w:szCs w:val="24"/>
        </w:rPr>
        <w:t xml:space="preserve"> </w:t>
      </w: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r>
          <w:rPr>
            <w:rFonts w:ascii="Cambria Math" w:eastAsia="DengXian" w:hAnsi="Cambria Math" w:cs="Times New Roman"/>
            <w:sz w:val="24"/>
            <w:szCs w:val="24"/>
          </w:rPr>
          <m:t>)</m:t>
        </m:r>
      </m:oMath>
      <w:r w:rsidR="009E6A5C">
        <w:rPr>
          <w:rFonts w:eastAsia="DengXian" w:cs="Times New Roman"/>
          <w:iCs/>
          <w:sz w:val="24"/>
          <w:szCs w:val="24"/>
        </w:rPr>
        <w:t xml:space="preserve"> </w:t>
      </w:r>
      <w:r>
        <w:rPr>
          <w:rFonts w:eastAsia="DengXian" w:cs="Times New Roman"/>
          <w:iCs/>
          <w:sz w:val="24"/>
          <w:szCs w:val="24"/>
        </w:rPr>
        <w:t xml:space="preserve">from the </w:t>
      </w:r>
      <w:r w:rsidRPr="00C43C1E">
        <w:rPr>
          <w:rFonts w:eastAsia="DengXian" w:cs="Times New Roman"/>
          <w:iCs/>
          <w:sz w:val="24"/>
          <w:szCs w:val="24"/>
        </w:rPr>
        <w:t>side surface.</w:t>
      </w:r>
      <w:r w:rsidR="009E6A5C">
        <w:rPr>
          <w:rFonts w:eastAsia="DengXian" w:cs="Times New Roman"/>
          <w:iCs/>
          <w:sz w:val="24"/>
          <w:szCs w:val="24"/>
        </w:rPr>
        <w:t xml:space="preserve"> Thus, t</w:t>
      </w:r>
      <w:r w:rsidR="00C43C1E" w:rsidRPr="00C43C1E">
        <w:rPr>
          <w:rFonts w:eastAsia="DengXian" w:cs="Times New Roman"/>
          <w:iCs/>
          <w:sz w:val="24"/>
          <w:szCs w:val="24"/>
        </w:rPr>
        <w:t>he energy balance in</w:t>
      </w:r>
      <w:r w:rsidR="006554D7">
        <w:rPr>
          <w:rFonts w:eastAsia="DengXian" w:cs="Times New Roman"/>
          <w:iCs/>
          <w:sz w:val="24"/>
          <w:szCs w:val="24"/>
        </w:rPr>
        <w:t xml:space="preserve"> </w:t>
      </w:r>
      <w:r w:rsidR="00C43C1E" w:rsidRPr="00C43C1E">
        <w:rPr>
          <w:rFonts w:eastAsia="DengXian" w:cs="Times New Roman"/>
          <w:iCs/>
          <w:sz w:val="24"/>
          <w:szCs w:val="24"/>
        </w:rPr>
        <w:t xml:space="preserve">the </w:t>
      </w:r>
      <w:proofErr w:type="spellStart"/>
      <w:r w:rsidR="006554D7" w:rsidRPr="00742900">
        <w:rPr>
          <w:rFonts w:eastAsia="DengXian" w:cs="Times New Roman"/>
          <w:i/>
          <w:sz w:val="24"/>
          <w:szCs w:val="24"/>
        </w:rPr>
        <w:t>i</w:t>
      </w:r>
      <w:r w:rsidR="006554D7">
        <w:rPr>
          <w:rFonts w:eastAsia="DengXian" w:cs="Times New Roman"/>
          <w:iCs/>
          <w:sz w:val="24"/>
          <w:szCs w:val="24"/>
        </w:rPr>
        <w:t>th</w:t>
      </w:r>
      <w:proofErr w:type="spellEnd"/>
      <w:r w:rsidR="006554D7">
        <w:rPr>
          <w:rFonts w:eastAsia="DengXian" w:cs="Times New Roman"/>
          <w:iCs/>
          <w:sz w:val="24"/>
          <w:szCs w:val="24"/>
        </w:rPr>
        <w:t xml:space="preserve"> </w:t>
      </w:r>
      <w:r w:rsidR="00C43C1E" w:rsidRPr="00C43C1E">
        <w:rPr>
          <w:rFonts w:eastAsia="DengXian" w:cs="Times New Roman"/>
          <w:iCs/>
          <w:sz w:val="24"/>
          <w:szCs w:val="24"/>
        </w:rPr>
        <w:t>water layer is</w:t>
      </w:r>
      <w:r w:rsidR="00774E97">
        <w:rPr>
          <w:rFonts w:eastAsia="DengXian" w:cs="Times New Roman"/>
          <w:iCs/>
          <w:sz w:val="24"/>
          <w:szCs w:val="24"/>
        </w:rPr>
        <w:t>:</w:t>
      </w:r>
      <w:r w:rsidR="00C43C1E" w:rsidRPr="00C43C1E">
        <w:rPr>
          <w:rFonts w:eastAsia="DengXian" w:cs="Times New Roman"/>
          <w:iCs/>
          <w:sz w:val="24"/>
          <w:szCs w:val="24"/>
        </w:rPr>
        <w:t xml:space="preserve"> </w:t>
      </w:r>
    </w:p>
    <w:p w14:paraId="186D00C2" w14:textId="65C20F4B" w:rsidR="00C43C1E" w:rsidRPr="00774E97" w:rsidRDefault="00F8290A" w:rsidP="00C2130A">
      <w:pPr>
        <w:spacing w:line="360" w:lineRule="auto"/>
        <w:ind w:firstLine="4140"/>
        <w:jc w:val="right"/>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 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w,i</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oMath>
      <w:r w:rsidR="00C43C1E" w:rsidRPr="00C43C1E">
        <w:rPr>
          <w:rFonts w:eastAsia="DengXian" w:cs="Times New Roman"/>
          <w:iCs/>
          <w:kern w:val="14"/>
          <w:sz w:val="24"/>
          <w:szCs w:val="24"/>
        </w:rPr>
        <w:t xml:space="preserve">  </w:t>
      </w:r>
      <w:bookmarkStart w:id="28" w:name="_Hlk77458399"/>
      <w:r w:rsidR="00C43C1E" w:rsidRPr="00C43C1E">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t xml:space="preserve"> </w:t>
      </w:r>
      <w:r w:rsidR="007302CB">
        <w:rPr>
          <w:rFonts w:eastAsia="DengXian" w:cs="Times New Roman"/>
          <w:iCs/>
          <w:kern w:val="14"/>
          <w:sz w:val="24"/>
          <w:szCs w:val="24"/>
        </w:rPr>
        <w:tab/>
        <w:t xml:space="preserve"> </w:t>
      </w:r>
      <w:r w:rsidR="00C43C1E" w:rsidRPr="00C43C1E">
        <w:rPr>
          <w:rFonts w:eastAsia="DengXian" w:cs="Times New Roman"/>
          <w:iCs/>
          <w:kern w:val="14"/>
          <w:sz w:val="24"/>
          <w:szCs w:val="24"/>
        </w:rPr>
        <w:t>(</w:t>
      </w:r>
      <w:ins w:id="29" w:author="Huang Wenge" w:date="2021-07-19T09:49:00Z">
        <w:r w:rsidR="00A25ED3">
          <w:rPr>
            <w:rFonts w:eastAsia="DengXian" w:cs="Times New Roman"/>
            <w:iCs/>
            <w:kern w:val="14"/>
            <w:sz w:val="24"/>
            <w:szCs w:val="24"/>
          </w:rPr>
          <w:t>22</w:t>
        </w:r>
      </w:ins>
      <w:r w:rsidR="00C43C1E" w:rsidRPr="00C43C1E">
        <w:rPr>
          <w:rFonts w:eastAsia="DengXian" w:cs="Times New Roman"/>
          <w:iCs/>
          <w:kern w:val="14"/>
          <w:sz w:val="24"/>
          <w:szCs w:val="24"/>
        </w:rPr>
        <w:t>)</w:t>
      </w:r>
      <w:bookmarkEnd w:id="28"/>
    </w:p>
    <w:p w14:paraId="28C2C641" w14:textId="011AD355" w:rsidR="00C43C1E" w:rsidRPr="00C2130A" w:rsidRDefault="007C0E21" w:rsidP="00A25ED3">
      <w:pPr>
        <w:spacing w:line="360" w:lineRule="auto"/>
        <w:rPr>
          <w:rFonts w:eastAsia="DengXian" w:cs="Times New Roman"/>
          <w:iCs/>
          <w:sz w:val="24"/>
          <w:szCs w:val="24"/>
        </w:rPr>
      </w:pPr>
      <w:r>
        <w:rPr>
          <w:rFonts w:eastAsia="DengXian" w:cs="Times New Roman"/>
          <w:iCs/>
          <w:kern w:val="14"/>
          <w:sz w:val="24"/>
          <w:szCs w:val="24"/>
        </w:rPr>
        <w:t>w</w:t>
      </w:r>
      <w:r w:rsidR="00C43C1E" w:rsidRPr="00C43C1E">
        <w:rPr>
          <w:rFonts w:eastAsia="DengXian" w:cs="Times New Roman"/>
          <w:iCs/>
          <w:kern w:val="14"/>
          <w:sz w:val="24"/>
          <w:szCs w:val="24"/>
        </w:rPr>
        <w:t>here</w:t>
      </w:r>
      <w:r>
        <w:rPr>
          <w:rFonts w:eastAsia="DengXian" w:cs="Times New Roman"/>
          <w:iCs/>
          <w:kern w:val="14"/>
          <w:sz w:val="24"/>
          <w:szCs w:val="24"/>
        </w:rPr>
        <w:t xml:space="preserve"> </w:t>
      </w: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r>
          <w:rPr>
            <w:rFonts w:ascii="Cambria Math" w:eastAsia="DengXian" w:hAnsi="Cambria Math" w:cs="Times New Roman"/>
            <w:sz w:val="24"/>
            <w:szCs w:val="24"/>
          </w:rPr>
          <m:t>=</m:t>
        </m:r>
        <m:sSub>
          <m:sSubPr>
            <m:ctrlPr>
              <w:rPr>
                <w:rFonts w:ascii="Cambria Math" w:hAnsi="Cambria Math" w:cs="Times New Roman"/>
                <w:i/>
                <w:iCs/>
                <w:kern w:val="14"/>
                <w:sz w:val="24"/>
                <w:szCs w:val="24"/>
                <w:lang w:eastAsia="en-US"/>
              </w:rPr>
            </m:ctrlPr>
          </m:sSubPr>
          <m:e>
            <m:sSub>
              <m:sSubPr>
                <m:ctrlPr>
                  <w:rPr>
                    <w:rFonts w:ascii="Cambria Math" w:eastAsia="DengXian" w:hAnsi="Cambria Math" w:cs="Times New Roman"/>
                    <w:sz w:val="24"/>
                    <w:szCs w:val="24"/>
                  </w:rPr>
                </m:ctrlPr>
              </m:sSubPr>
              <m:e>
                <m:r>
                  <w:rPr>
                    <w:rFonts w:ascii="Cambria Math" w:eastAsia="DengXian" w:hAnsi="Cambria Math" w:cs="Times New Roman"/>
                    <w:sz w:val="24"/>
                    <w:szCs w:val="24"/>
                  </w:rPr>
                  <m:t>J</m:t>
                </m:r>
              </m:e>
              <m:sub>
                <m:r>
                  <m:rPr>
                    <m:sty m:val="p"/>
                  </m:rPr>
                  <w:rPr>
                    <w:rFonts w:ascii="Cambria Math" w:eastAsia="DengXian" w:hAnsi="Cambria Math" w:cs="Times New Roman"/>
                    <w:sz w:val="24"/>
                    <w:szCs w:val="24"/>
                  </w:rPr>
                  <m:t>i</m:t>
                </m:r>
              </m:sub>
            </m:sSub>
            <m:r>
              <w:rPr>
                <w:rFonts w:ascii="Cambria Math" w:hAnsi="Cambria Math" w:cs="Times New Roman"/>
                <w:kern w:val="0"/>
                <w:sz w:val="24"/>
                <w:szCs w:val="24"/>
                <w:lang w:eastAsia="en-US"/>
              </w:rPr>
              <m:t>(r)∙h</m:t>
            </m:r>
          </m:e>
          <m:sub>
            <m:r>
              <m:rPr>
                <m:sty m:val="p"/>
              </m:rPr>
              <w:rPr>
                <w:rFonts w:ascii="Cambria Math" w:hAnsi="Cambria Math" w:cs="Times New Roman"/>
                <w:kern w:val="0"/>
                <w:sz w:val="24"/>
                <w:szCs w:val="24"/>
                <w:lang w:eastAsia="en-US"/>
              </w:rPr>
              <m:t>fg</m:t>
            </m:r>
          </m:sub>
        </m:sSub>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oMath>
      <w:r>
        <w:rPr>
          <w:rFonts w:eastAsia="DengXian" w:cs="Times New Roman"/>
          <w:kern w:val="14"/>
          <w:sz w:val="24"/>
          <w:szCs w:val="24"/>
          <w:lang w:eastAsia="en-US"/>
        </w:rPr>
        <w:t xml:space="preserve">, </w:t>
      </w:r>
      <w:r w:rsidR="00C43C1E" w:rsidRPr="00C43C1E">
        <w:rPr>
          <w:rFonts w:eastAsia="DengXian" w:cs="Times New Roman"/>
          <w:iCs/>
          <w:kern w:val="14"/>
          <w:sz w:val="24"/>
          <w:szCs w:val="24"/>
        </w:rPr>
        <w:t xml:space="preserve"> </w:t>
      </w:r>
      <m:oMath>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oMath>
      <w:r w:rsidR="00C43C1E" w:rsidRPr="00C43C1E">
        <w:rPr>
          <w:rFonts w:eastAsia="DengXian" w:cs="Times New Roman"/>
          <w:iCs/>
          <w:kern w:val="14"/>
          <w:sz w:val="24"/>
          <w:szCs w:val="24"/>
        </w:rPr>
        <w:t xml:space="preserve"> is the side surface area of the</w:t>
      </w:r>
      <w:r w:rsidR="009E6A5C">
        <w:rPr>
          <w:rFonts w:eastAsia="DengXian" w:cs="Times New Roman"/>
          <w:iCs/>
          <w:kern w:val="14"/>
          <w:sz w:val="24"/>
          <w:szCs w:val="24"/>
        </w:rPr>
        <w:t xml:space="preserve"> </w:t>
      </w:r>
      <w:proofErr w:type="spellStart"/>
      <w:r w:rsidR="009E6A5C" w:rsidRPr="00C2130A">
        <w:rPr>
          <w:rFonts w:eastAsia="DengXian" w:cs="Times New Roman"/>
          <w:i/>
          <w:kern w:val="14"/>
          <w:sz w:val="24"/>
          <w:szCs w:val="24"/>
        </w:rPr>
        <w:t>i</w:t>
      </w:r>
      <w:r w:rsidR="009E6A5C">
        <w:rPr>
          <w:rFonts w:eastAsia="DengXian" w:cs="Times New Roman"/>
          <w:iCs/>
          <w:kern w:val="14"/>
          <w:sz w:val="24"/>
          <w:szCs w:val="24"/>
        </w:rPr>
        <w:t>th</w:t>
      </w:r>
      <w:proofErr w:type="spellEnd"/>
      <w:r w:rsidR="00C43C1E" w:rsidRPr="00C43C1E">
        <w:rPr>
          <w:rFonts w:eastAsia="DengXian" w:cs="Times New Roman"/>
          <w:iCs/>
          <w:kern w:val="14"/>
          <w:sz w:val="24"/>
          <w:szCs w:val="24"/>
        </w:rPr>
        <w:t xml:space="preserve"> water layer</w:t>
      </w:r>
      <w:r w:rsidR="00481D0C">
        <w:rPr>
          <w:rFonts w:eastAsia="DengXian" w:cs="Times New Roman"/>
          <w:iCs/>
          <w:kern w:val="14"/>
          <w:sz w:val="24"/>
          <w:szCs w:val="24"/>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oMath>
      <w:r w:rsidR="00C43C1E" w:rsidRPr="00C43C1E">
        <w:rPr>
          <w:rFonts w:eastAsia="DengXian" w:cs="Times New Roman"/>
          <w:iCs/>
          <w:kern w:val="14"/>
          <w:sz w:val="24"/>
          <w:szCs w:val="24"/>
        </w:rPr>
        <w:t xml:space="preserve"> </w:t>
      </w:r>
      <w:r w:rsidR="00481D0C">
        <w:rPr>
          <w:rFonts w:eastAsia="DengXian" w:cs="Times New Roman"/>
          <w:iCs/>
          <w:kern w:val="14"/>
          <w:sz w:val="24"/>
          <w:szCs w:val="24"/>
        </w:rPr>
        <w:t xml:space="preserve">is the latent heat, </w:t>
      </w:r>
      <w:r w:rsidR="00C43C1E" w:rsidRPr="00C43C1E">
        <w:rPr>
          <w:rFonts w:eastAsia="DengXian" w:cs="Times New Roman"/>
          <w:iCs/>
          <w:kern w:val="14"/>
          <w:sz w:val="24"/>
          <w:szCs w:val="24"/>
        </w:rPr>
        <w:t xml:space="preserve">and </w:t>
      </w:r>
      <m:oMath>
        <m:sSub>
          <m:sSubPr>
            <m:ctrlPr>
              <w:rPr>
                <w:rFonts w:ascii="Cambria Math" w:hAnsi="Cambria Math" w:cs="Times New Roman"/>
                <w:i/>
                <w:kern w:val="0"/>
                <w:sz w:val="24"/>
                <w:szCs w:val="24"/>
                <w:lang w:eastAsia="en-US"/>
              </w:rPr>
            </m:ctrlPr>
          </m:sSubPr>
          <m:e>
            <m:r>
              <w:rPr>
                <w:rFonts w:ascii="Cambria Math" w:hAnsi="Cambria Math" w:cs="Times New Roman"/>
                <w:kern w:val="0"/>
                <w:sz w:val="24"/>
                <w:szCs w:val="24"/>
                <w:lang w:eastAsia="en-US"/>
              </w:rPr>
              <m:t>J</m:t>
            </m:r>
          </m:e>
          <m:sub>
            <m:r>
              <m:rPr>
                <m:sty m:val="p"/>
              </m:rPr>
              <w:rPr>
                <w:rFonts w:ascii="Cambria Math" w:hAnsi="Cambria Math" w:cs="Times New Roman"/>
                <w:kern w:val="0"/>
                <w:sz w:val="24"/>
                <w:szCs w:val="24"/>
                <w:lang w:eastAsia="en-US"/>
              </w:rPr>
              <m:t>i</m:t>
            </m:r>
          </m:sub>
        </m:sSub>
        <m:r>
          <w:rPr>
            <w:rFonts w:ascii="Cambria Math" w:hAnsi="Cambria Math" w:cs="Times New Roman"/>
            <w:kern w:val="0"/>
            <w:sz w:val="24"/>
            <w:szCs w:val="24"/>
            <w:lang w:eastAsia="en-US"/>
          </w:rPr>
          <m:t>(r)</m:t>
        </m:r>
      </m:oMath>
      <w:r w:rsidR="00C43C1E" w:rsidRPr="00A04C68">
        <w:rPr>
          <w:rFonts w:eastAsia="DengXian" w:cs="Times New Roman"/>
          <w:iCs/>
          <w:kern w:val="14"/>
          <w:sz w:val="24"/>
          <w:szCs w:val="24"/>
        </w:rPr>
        <w:t xml:space="preserve"> is the local evaporation </w:t>
      </w:r>
      <w:r w:rsidR="00EA594A" w:rsidRPr="00A04C68">
        <w:rPr>
          <w:rFonts w:eastAsia="DengXian" w:cs="Times New Roman"/>
          <w:iCs/>
          <w:kern w:val="14"/>
          <w:sz w:val="24"/>
          <w:szCs w:val="24"/>
        </w:rPr>
        <w:t xml:space="preserve">mass </w:t>
      </w:r>
      <w:r w:rsidR="00C43C1E" w:rsidRPr="00A04C68">
        <w:rPr>
          <w:rFonts w:eastAsia="DengXian" w:cs="Times New Roman"/>
          <w:iCs/>
          <w:kern w:val="14"/>
          <w:sz w:val="24"/>
          <w:szCs w:val="24"/>
        </w:rPr>
        <w:t>flux.</w:t>
      </w:r>
      <w:r w:rsidR="00C43C1E" w:rsidRPr="00C43C1E">
        <w:rPr>
          <w:rFonts w:eastAsia="DengXian" w:cs="Times New Roman"/>
          <w:iCs/>
          <w:kern w:val="14"/>
          <w:sz w:val="24"/>
          <w:szCs w:val="24"/>
        </w:rPr>
        <w:t xml:space="preserve"> </w:t>
      </w:r>
    </w:p>
    <w:p w14:paraId="4BA7C237" w14:textId="7D2A08AA" w:rsidR="00774E97" w:rsidRDefault="0043052C" w:rsidP="00856045">
      <w:pPr>
        <w:spacing w:line="360" w:lineRule="auto"/>
        <w:ind w:firstLine="360"/>
        <w:rPr>
          <w:rFonts w:eastAsia="DengXian" w:cs="Times New Roman"/>
          <w:iCs/>
          <w:kern w:val="14"/>
          <w:sz w:val="24"/>
          <w:szCs w:val="24"/>
        </w:rPr>
      </w:pPr>
      <w:r>
        <w:rPr>
          <w:rFonts w:eastAsia="DengXian" w:cs="Times New Roman"/>
          <w:iCs/>
          <w:kern w:val="14"/>
          <w:sz w:val="24"/>
          <w:szCs w:val="24"/>
        </w:rPr>
        <w:t>Then w</w:t>
      </w:r>
      <w:r w:rsidR="000F7B6E">
        <w:rPr>
          <w:rFonts w:eastAsia="DengXian" w:cs="Times New Roman"/>
          <w:iCs/>
          <w:kern w:val="14"/>
          <w:sz w:val="24"/>
          <w:szCs w:val="24"/>
        </w:rPr>
        <w:t xml:space="preserve">e applied </w:t>
      </w:r>
      <w:r w:rsidR="000F7B6E" w:rsidRPr="00C43C1E">
        <w:rPr>
          <w:rFonts w:eastAsia="DengXian" w:cs="Times New Roman"/>
          <w:iCs/>
          <w:kern w:val="14"/>
          <w:sz w:val="24"/>
          <w:szCs w:val="24"/>
        </w:rPr>
        <w:t xml:space="preserve">the diffusion-driven model </w:t>
      </w:r>
      <w:r w:rsidR="000F7B6E">
        <w:rPr>
          <w:rFonts w:eastAsia="DengXian" w:cs="Times New Roman"/>
          <w:iCs/>
          <w:kern w:val="14"/>
          <w:sz w:val="24"/>
          <w:szCs w:val="24"/>
        </w:rPr>
        <w:t>to estimate t</w:t>
      </w:r>
      <w:r w:rsidR="00C43C1E" w:rsidRPr="00C43C1E">
        <w:rPr>
          <w:rFonts w:eastAsia="DengXian" w:cs="Times New Roman"/>
          <w:iCs/>
          <w:kern w:val="14"/>
          <w:sz w:val="24"/>
          <w:szCs w:val="24"/>
        </w:rPr>
        <w:t xml:space="preserve">he local evaporation flux, which is the solution </w:t>
      </w:r>
      <w:r w:rsidR="000F7B6E">
        <w:rPr>
          <w:rFonts w:eastAsia="DengXian" w:cs="Times New Roman"/>
          <w:iCs/>
          <w:kern w:val="14"/>
          <w:sz w:val="24"/>
          <w:szCs w:val="24"/>
        </w:rPr>
        <w:t>to</w:t>
      </w:r>
      <w:r w:rsidR="00C43C1E" w:rsidRPr="00C43C1E">
        <w:rPr>
          <w:rFonts w:eastAsia="DengXian" w:cs="Times New Roman"/>
          <w:iCs/>
          <w:kern w:val="14"/>
          <w:sz w:val="24"/>
          <w:szCs w:val="24"/>
        </w:rPr>
        <w:t xml:space="preserve"> the Laplace equation based on Fick’s law of vapor </w:t>
      </w:r>
      <w:r>
        <w:rPr>
          <w:rFonts w:eastAsia="DengXian" w:cs="Times New Roman"/>
          <w:iCs/>
          <w:kern w:val="14"/>
          <w:sz w:val="24"/>
          <w:szCs w:val="24"/>
        </w:rPr>
        <w:t xml:space="preserve">diffusion </w:t>
      </w:r>
      <w:r w:rsidR="00C43C1E" w:rsidRPr="00C43C1E">
        <w:rPr>
          <w:rFonts w:eastAsia="DengXian" w:cs="Times New Roman"/>
          <w:iCs/>
          <w:kern w:val="14"/>
          <w:sz w:val="24"/>
          <w:szCs w:val="24"/>
        </w:rPr>
        <w:t xml:space="preserve">around the droplet. </w:t>
      </w:r>
      <w:r w:rsidR="000F7B6E">
        <w:rPr>
          <w:rFonts w:eastAsia="DengXian" w:cs="Times New Roman"/>
          <w:iCs/>
          <w:kern w:val="14"/>
          <w:sz w:val="24"/>
          <w:szCs w:val="24"/>
        </w:rPr>
        <w:t>Hence, t</w:t>
      </w:r>
      <w:r w:rsidR="00C43C1E" w:rsidRPr="00C43C1E">
        <w:rPr>
          <w:rFonts w:eastAsia="DengXian" w:cs="Times New Roman"/>
          <w:iCs/>
          <w:kern w:val="14"/>
          <w:sz w:val="24"/>
          <w:szCs w:val="24"/>
        </w:rPr>
        <w:t xml:space="preserve">he exact solution of the local evaporation flux is </w:t>
      </w:r>
      <w:r>
        <w:rPr>
          <w:rFonts w:eastAsia="DengXian" w:cs="Times New Roman"/>
          <w:iCs/>
          <w:kern w:val="14"/>
          <w:sz w:val="24"/>
          <w:szCs w:val="24"/>
        </w:rPr>
        <w:t>given by</w:t>
      </w:r>
      <w:r w:rsidR="0028775A">
        <w:rPr>
          <w:rFonts w:eastAsia="DengXian" w:cs="Times New Roman"/>
          <w:iCs/>
          <w:kern w:val="14"/>
          <w:sz w:val="24"/>
          <w:szCs w:val="24"/>
        </w:rPr>
        <w:fldChar w:fldCharType="begin"/>
      </w:r>
      <w:r w:rsidR="00366727">
        <w:rPr>
          <w:rFonts w:eastAsia="DengXian" w:cs="Times New Roman"/>
          <w:iCs/>
          <w:kern w:val="14"/>
          <w:sz w:val="24"/>
          <w:szCs w:val="24"/>
        </w:rPr>
        <w:instrText xml:space="preserve"> ADDIN EN.CITE &lt;EndNote&gt;&lt;Cite&gt;&lt;Author&gt;Popov&lt;/Author&gt;&lt;Year&gt;2005&lt;/Year&gt;&lt;RecNum&gt;70&lt;/RecNum&gt;&lt;DisplayText&gt;&lt;style font="Times New Roman" size="12"&gt;[31]&lt;/style&gt;&lt;/DisplayText&gt;&lt;record&gt;&lt;rec-number&gt;70&lt;/rec-number&gt;&lt;foreign-keys&gt;&lt;key app="EN" db-id="dzwapvwscfr509edaz9xzdtgzvpvrvftxers" timestamp="1624808046"&gt;70&lt;/key&gt;&lt;/foreign-keys&gt;&lt;ref-type name="Journal Article"&gt;17&lt;/ref-type&gt;&lt;contributors&gt;&lt;authors&gt;&lt;author&gt;Popov, Y. O.&lt;/author&gt;&lt;/authors&gt;&lt;/contributors&gt;&lt;auth-address&gt;Department of Physics, University of Chicago, Illinois 60637, USA. yopopov@umich.edu&lt;/auth-address&gt;&lt;titles&gt;&lt;title&gt;Evaporative deposition patterns: spatial dimensions of the deposit&lt;/title&gt;&lt;secondary-title&gt;Phys. Rev. E &lt;/secondary-title&gt;&lt;/titles&gt;&lt;pages&gt;1-17&lt;/pages&gt;&lt;volume&gt;71&lt;/volume&gt;&lt;number&gt;3&lt;/number&gt;&lt;edition&gt;2005/05/21&lt;/edition&gt;&lt;dates&gt;&lt;year&gt;2005&lt;/year&gt;&lt;pub-dates&gt;&lt;date&gt;Mar&lt;/date&gt;&lt;/pub-dates&gt;&lt;/dates&gt;&lt;isbn&gt;1539-3755 (Print)&amp;#xD;1539-3755 (Linking)&lt;/isbn&gt;&lt;accession-num&gt;15903580&lt;/accession-num&gt;&lt;urls&gt;&lt;related-urls&gt;&lt;url&gt;https://www.ncbi.nlm.nih.gov/pubmed/15903580&lt;/url&gt;&lt;/related-urls&gt;&lt;/urls&gt;&lt;electronic-resource-num&gt;10.1103/PhysRevE.71.036313&lt;/electronic-resource-num&gt;&lt;/record&gt;&lt;/Cite&gt;&lt;/EndNote&gt;</w:instrText>
      </w:r>
      <w:r w:rsidR="0028775A">
        <w:rPr>
          <w:rFonts w:eastAsia="DengXian" w:cs="Times New Roman"/>
          <w:iCs/>
          <w:kern w:val="14"/>
          <w:sz w:val="24"/>
          <w:szCs w:val="24"/>
        </w:rPr>
        <w:fldChar w:fldCharType="separate"/>
      </w:r>
      <w:r w:rsidR="00366727">
        <w:rPr>
          <w:rFonts w:eastAsia="DengXian" w:cs="Times New Roman"/>
          <w:iCs/>
          <w:noProof/>
          <w:kern w:val="14"/>
          <w:sz w:val="24"/>
          <w:szCs w:val="24"/>
        </w:rPr>
        <w:t>[</w:t>
      </w:r>
      <w:hyperlink w:anchor="_ENREF_31" w:tooltip="Popov, 2005 #70" w:history="1">
        <w:r w:rsidR="00AF0C39">
          <w:rPr>
            <w:rFonts w:eastAsia="DengXian" w:cs="Times New Roman"/>
            <w:iCs/>
            <w:noProof/>
            <w:kern w:val="14"/>
            <w:sz w:val="24"/>
            <w:szCs w:val="24"/>
          </w:rPr>
          <w:t>31</w:t>
        </w:r>
      </w:hyperlink>
      <w:r w:rsidR="00366727">
        <w:rPr>
          <w:rFonts w:eastAsia="DengXian" w:cs="Times New Roman"/>
          <w:iCs/>
          <w:noProof/>
          <w:kern w:val="14"/>
          <w:sz w:val="24"/>
          <w:szCs w:val="24"/>
        </w:rPr>
        <w:t>]</w:t>
      </w:r>
      <w:r w:rsidR="0028775A">
        <w:rPr>
          <w:rFonts w:eastAsia="DengXian" w:cs="Times New Roman"/>
          <w:iCs/>
          <w:kern w:val="14"/>
          <w:sz w:val="24"/>
          <w:szCs w:val="24"/>
        </w:rPr>
        <w:fldChar w:fldCharType="end"/>
      </w:r>
      <w:r w:rsidR="00C43C1E" w:rsidRPr="00C43C1E">
        <w:rPr>
          <w:rFonts w:eastAsia="DengXian" w:cs="Times New Roman"/>
          <w:iCs/>
          <w:kern w:val="14"/>
          <w:sz w:val="24"/>
          <w:szCs w:val="24"/>
        </w:rPr>
        <w:t>:</w:t>
      </w:r>
      <w:r w:rsidR="00481D0C">
        <w:rPr>
          <w:rFonts w:eastAsia="DengXian" w:cs="Times New Roman"/>
          <w:iCs/>
          <w:kern w:val="14"/>
          <w:sz w:val="24"/>
          <w:szCs w:val="24"/>
        </w:rPr>
        <w:t xml:space="preserve"> </w:t>
      </w:r>
    </w:p>
    <w:p w14:paraId="510CC504" w14:textId="7835A7F0" w:rsidR="00C43C1E" w:rsidRPr="00C43C1E" w:rsidRDefault="00C43C1E">
      <w:pPr>
        <w:spacing w:line="360" w:lineRule="auto"/>
        <w:ind w:hanging="90"/>
        <w:jc w:val="right"/>
        <w:rPr>
          <w:rFonts w:eastAsia="DengXian" w:cs="Times New Roman"/>
          <w:iCs/>
          <w:kern w:val="14"/>
          <w:sz w:val="24"/>
          <w:szCs w:val="24"/>
        </w:rPr>
        <w:pPrChange w:id="30" w:author="Cheng, Jiangtao" w:date="2021-07-18T09:22:00Z">
          <w:pPr>
            <w:spacing w:line="360" w:lineRule="auto"/>
            <w:ind w:firstLine="1890"/>
          </w:pPr>
        </w:pPrChange>
      </w:pPr>
      <w:commentRangeStart w:id="31"/>
      <w:commentRangeStart w:id="32"/>
      <m:oMath>
        <m:r>
          <w:rPr>
            <w:rFonts w:ascii="Cambria Math" w:eastAsia="DengXian" w:hAnsi="Cambria Math" w:cs="Times New Roman"/>
            <w:kern w:val="14"/>
            <w:sz w:val="24"/>
            <w:szCs w:val="24"/>
          </w:rPr>
          <m:t>J</m:t>
        </m:r>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r</m:t>
            </m:r>
          </m:e>
        </m:d>
        <w:commentRangeEnd w:id="31"/>
        <m:r>
          <m:rPr>
            <m:sty m:val="p"/>
          </m:rPr>
          <w:rPr>
            <w:rStyle w:val="CommentReference"/>
          </w:rPr>
          <w:commentReference w:id="31"/>
        </m:r>
        <w:commentRangeEnd w:id="32"/>
        <m:r>
          <m:rPr>
            <m:sty m:val="p"/>
          </m:rPr>
          <w:rPr>
            <w:rStyle w:val="CommentReference"/>
          </w:rPr>
          <w:commentReference w:id="32"/>
        </m:r>
        <m:r>
          <w:rPr>
            <w:rFonts w:ascii="Cambria Math" w:eastAsia="DengXian" w:hAnsi="Cambria Math" w:cs="Times New Roman"/>
            <w:kern w:val="14"/>
            <w:sz w:val="24"/>
            <w:szCs w:val="24"/>
          </w:rPr>
          <m:t>=</m:t>
        </m:r>
        <m:f>
          <m:fPr>
            <m:ctrlPr>
              <w:rPr>
                <w:rFonts w:ascii="Cambria Math" w:eastAsia="DengXian" w:hAnsi="Cambria Math" w:cs="Times New Roman"/>
                <w:i/>
                <w:iCs/>
                <w:kern w:val="14"/>
                <w:sz w:val="24"/>
                <w:szCs w:val="24"/>
              </w:rPr>
            </m:ctrlPr>
          </m:fPr>
          <m:num>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i</m:t>
                        </m:r>
                      </m:sub>
                    </m:sSub>
                  </m:e>
                </m:d>
                <m:r>
                  <w:rPr>
                    <w:rFonts w:ascii="Cambria Math" w:eastAsia="DengXian" w:hAnsi="Cambria Math" w:cs="Times New Roman"/>
                    <w:kern w:val="14"/>
                    <w:sz w:val="24"/>
                    <w:szCs w:val="24"/>
                  </w:rPr>
                  <m:t>-</m:t>
                </m:r>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w:bookmarkStart w:id="33" w:name="_Hlk76675221"/>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w:bookmarkEnd w:id="33"/>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w:rPr>
                            <w:rFonts w:ascii="Cambria Math" w:eastAsia="DengXian" w:hAnsi="Cambria Math" w:cs="Times New Roman"/>
                            <w:kern w:val="14"/>
                            <w:sz w:val="24"/>
                            <w:szCs w:val="24"/>
                          </w:rPr>
                          <m:t>∞</m:t>
                        </m:r>
                      </m:sub>
                    </m:sSub>
                  </m:e>
                </m:d>
              </m:e>
            </m:d>
          </m:num>
          <m:den>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r</m:t>
                </m:r>
              </m:e>
              <m:sub>
                <m:r>
                  <w:rPr>
                    <w:rFonts w:ascii="Cambria Math" w:eastAsia="DengXian" w:hAnsi="Cambria Math" w:cs="Times New Roman"/>
                    <w:kern w:val="14"/>
                    <w:sz w:val="24"/>
                    <w:szCs w:val="24"/>
                  </w:rPr>
                  <m:t>c</m:t>
                </m:r>
              </m:sub>
            </m:sSub>
          </m:den>
        </m:f>
        <m:r>
          <w:rPr>
            <w:rFonts w:ascii="Cambria Math" w:eastAsia="DengXian" w:hAnsi="Cambria Math" w:cs="Times New Roman"/>
            <w:kern w:val="14"/>
            <w:sz w:val="24"/>
            <w:szCs w:val="24"/>
          </w:rPr>
          <m:t>∙</m:t>
        </m:r>
        <m:d>
          <m:dPr>
            <m:begChr m:val="["/>
            <m:endChr m:val="]"/>
            <m:ctrlPr>
              <w:rPr>
                <w:rFonts w:ascii="Cambria Math" w:eastAsia="DengXian" w:hAnsi="Cambria Math" w:cs="Times New Roman"/>
                <w:i/>
                <w:iCs/>
                <w:kern w:val="14"/>
                <w:sz w:val="24"/>
                <w:szCs w:val="24"/>
              </w:rPr>
            </m:ctrlPr>
          </m:dPr>
          <m:e>
            <m:f>
              <m:fPr>
                <m:ctrlPr>
                  <w:rPr>
                    <w:rFonts w:ascii="Cambria Math" w:eastAsia="DengXian" w:hAnsi="Cambria Math" w:cs="Times New Roman"/>
                    <w:i/>
                    <w:iCs/>
                    <w:kern w:val="14"/>
                    <w:sz w:val="24"/>
                    <w:szCs w:val="24"/>
                  </w:rPr>
                </m:ctrlPr>
              </m:fPr>
              <m:num>
                <m:r>
                  <w:rPr>
                    <w:rFonts w:ascii="Cambria Math" w:eastAsia="DengXian" w:hAnsi="Cambria Math" w:cs="Times New Roman"/>
                    <w:kern w:val="14"/>
                    <w:sz w:val="24"/>
                    <w:szCs w:val="24"/>
                  </w:rPr>
                  <m:t>1</m:t>
                </m:r>
              </m:num>
              <m:den>
                <m:r>
                  <w:rPr>
                    <w:rFonts w:ascii="Cambria Math" w:eastAsia="DengXian" w:hAnsi="Cambria Math" w:cs="Times New Roman"/>
                    <w:kern w:val="14"/>
                    <w:sz w:val="24"/>
                    <w:szCs w:val="24"/>
                  </w:rPr>
                  <m:t>2</m:t>
                </m:r>
              </m:den>
            </m:f>
            <m:func>
              <m:funcPr>
                <m:ctrlPr>
                  <w:rPr>
                    <w:rFonts w:ascii="Cambria Math" w:eastAsia="DengXian" w:hAnsi="Cambria Math" w:cs="Times New Roman"/>
                    <w:i/>
                    <w:kern w:val="14"/>
                    <w:sz w:val="24"/>
                    <w:szCs w:val="24"/>
                  </w:rPr>
                </m:ctrlPr>
              </m:funcPr>
              <m:fName>
                <m:r>
                  <m:rPr>
                    <m:sty m:val="p"/>
                  </m:rPr>
                  <w:rPr>
                    <w:rFonts w:ascii="Cambria Math" w:eastAsia="DengXian" w:hAnsi="Cambria Math" w:cs="Times New Roman"/>
                    <w:kern w:val="14"/>
                    <w:sz w:val="24"/>
                    <w:szCs w:val="24"/>
                  </w:rPr>
                  <m:t>sin</m:t>
                </m:r>
              </m:fName>
              <m:e>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θ</m:t>
                    </m:r>
                  </m:e>
                </m:d>
              </m:e>
            </m:func>
            <m:r>
              <w:rPr>
                <w:rFonts w:ascii="Cambria Math" w:eastAsia="DengXian" w:hAnsi="Cambria Math" w:cs="Times New Roman"/>
                <w:kern w:val="14"/>
                <w:sz w:val="24"/>
                <w:szCs w:val="24"/>
              </w:rPr>
              <m:t>+</m:t>
            </m:r>
            <m:rad>
              <m:radPr>
                <m:degHide m:val="1"/>
                <m:ctrlPr>
                  <w:rPr>
                    <w:rFonts w:ascii="Cambria Math" w:eastAsia="DengXian" w:hAnsi="Cambria Math" w:cs="Times New Roman"/>
                    <w:i/>
                    <w:kern w:val="14"/>
                    <w:sz w:val="24"/>
                    <w:szCs w:val="24"/>
                  </w:rPr>
                </m:ctrlPr>
              </m:radPr>
              <m:deg/>
              <m:e>
                <m:r>
                  <w:rPr>
                    <w:rFonts w:ascii="Cambria Math" w:eastAsia="DengXian" w:hAnsi="Cambria Math" w:cs="Times New Roman"/>
                    <w:kern w:val="14"/>
                    <w:sz w:val="24"/>
                    <w:szCs w:val="24"/>
                  </w:rPr>
                  <m:t>2</m:t>
                </m:r>
              </m:e>
            </m:rad>
            <m:sSup>
              <m:sSupPr>
                <m:ctrlPr>
                  <w:rPr>
                    <w:rFonts w:ascii="Cambria Math" w:eastAsia="DengXian" w:hAnsi="Cambria Math" w:cs="Times New Roman"/>
                    <w:i/>
                    <w:kern w:val="14"/>
                    <w:sz w:val="24"/>
                    <w:szCs w:val="24"/>
                  </w:rPr>
                </m:ctrlPr>
              </m:sSupPr>
              <m:e>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w:commentRangeStart w:id="34"/>
                        <m:r>
                          <w:rPr>
                            <w:rFonts w:ascii="Cambria Math" w:eastAsia="DengXian" w:hAnsi="Cambria Math" w:cs="Times New Roman"/>
                            <w:kern w:val="14"/>
                            <w:sz w:val="24"/>
                            <w:szCs w:val="24"/>
                            <w:highlight w:val="red"/>
                            <w:rPrChange w:id="35" w:author="Cheng, Jiangtao" w:date="2021-07-18T19:36:00Z">
                              <w:rPr>
                                <w:rFonts w:ascii="Cambria Math" w:eastAsia="DengXian" w:hAnsi="Cambria Math" w:cs="Times New Roman"/>
                                <w:kern w:val="14"/>
                                <w:sz w:val="24"/>
                                <w:szCs w:val="24"/>
                              </w:rPr>
                            </w:rPrChange>
                          </w:rPr>
                          <m:t>β</m:t>
                        </m:r>
                        <w:commentRangeEnd w:id="34"/>
                        <m:r>
                          <m:rPr>
                            <m:sty m:val="p"/>
                          </m:rPr>
                          <w:rPr>
                            <w:rStyle w:val="CommentReference"/>
                          </w:rPr>
                          <w:commentReference w:id="34"/>
                        </m:r>
                      </m:e>
                    </m:d>
                    <m:r>
                      <w:rPr>
                        <w:rFonts w:ascii="Cambria Math" w:eastAsia="DengXian" w:hAnsi="Cambria Math" w:cs="Times New Roman"/>
                        <w:kern w:val="14"/>
                        <w:sz w:val="24"/>
                        <w:szCs w:val="24"/>
                      </w:rPr>
                      <m:t>+</m:t>
                    </m:r>
                    <m:r>
                      <m:rPr>
                        <m:sty m:val="p"/>
                      </m:rPr>
                      <w:rPr>
                        <w:rFonts w:ascii="Cambria Math" w:eastAsia="DengXian" w:hAnsi="Cambria Math" w:cs="Times New Roman"/>
                        <w:kern w:val="14"/>
                        <w:sz w:val="24"/>
                        <w:szCs w:val="24"/>
                      </w:rPr>
                      <m:t>cos⁡</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m:t>
                        </m:r>
                      </m:e>
                    </m:d>
                  </m:e>
                </m:d>
              </m:e>
              <m:sup>
                <m:r>
                  <w:rPr>
                    <w:rFonts w:ascii="Cambria Math" w:eastAsia="DengXian" w:hAnsi="Cambria Math" w:cs="Times New Roman"/>
                    <w:kern w:val="14"/>
                    <w:sz w:val="24"/>
                    <w:szCs w:val="24"/>
                  </w:rPr>
                  <m:t>3/2</m:t>
                </m:r>
              </m:sup>
            </m:sSup>
            <m:r>
              <m:rPr>
                <m:sty m:val="p"/>
              </m:rPr>
              <w:rPr>
                <w:rFonts w:ascii="Cambria Math" w:eastAsia="DengXian" w:hAnsi="Cambria Math" w:cs="Times New Roman"/>
                <w:kern w:val="14"/>
                <w:sz w:val="24"/>
                <w:szCs w:val="24"/>
              </w:rPr>
              <m:t>∙</m:t>
            </m:r>
            <m:nary>
              <m:naryPr>
                <m:limLoc m:val="subSup"/>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0</m:t>
                </m:r>
              </m:sub>
              <m:sup>
                <m:r>
                  <w:rPr>
                    <w:rFonts w:ascii="Cambria Math" w:eastAsia="DengXian" w:hAnsi="Cambria Math" w:cs="Times New Roman"/>
                    <w:kern w:val="14"/>
                    <w:sz w:val="24"/>
                    <w:szCs w:val="24"/>
                  </w:rPr>
                  <m:t>∞</m:t>
                </m:r>
              </m:sup>
              <m:e>
                <m:f>
                  <m:fPr>
                    <m:ctrlPr>
                      <w:rPr>
                        <w:rFonts w:ascii="Cambria Math" w:eastAsia="DengXian" w:hAnsi="Cambria Math" w:cs="Times New Roman"/>
                        <w:i/>
                        <w:kern w:val="14"/>
                        <w:sz w:val="24"/>
                        <w:szCs w:val="24"/>
                      </w:rPr>
                    </m:ctrlPr>
                  </m:fPr>
                  <m:num>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θτ</m:t>
                        </m:r>
                      </m:e>
                    </m:d>
                  </m:num>
                  <m:den>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πτ</m:t>
                        </m:r>
                      </m:e>
                    </m:d>
                  </m:den>
                </m:f>
                <m:r>
                  <m:rPr>
                    <m:sty m:val="p"/>
                  </m:rPr>
                  <w:rPr>
                    <w:rFonts w:ascii="Cambria Math" w:eastAsia="DengXian" w:hAnsi="Cambria Math" w:cs="Times New Roman"/>
                    <w:kern w:val="14"/>
                    <w:sz w:val="24"/>
                    <w:szCs w:val="24"/>
                  </w:rPr>
                  <m:t>tan</m:t>
                </m:r>
                <m:d>
                  <m:dPr>
                    <m:begChr m:val="["/>
                    <m:endChr m:val="]"/>
                    <m:ctrlPr>
                      <w:rPr>
                        <w:rFonts w:ascii="Cambria Math" w:eastAsia="DengXian" w:hAnsi="Cambria Math" w:cs="Times New Roman"/>
                        <w:i/>
                        <w:kern w:val="14"/>
                        <w:sz w:val="24"/>
                        <w:szCs w:val="24"/>
                      </w:rPr>
                    </m:ctrlPr>
                  </m:dPr>
                  <m:e>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π-θ</m:t>
                        </m:r>
                      </m:e>
                    </m:d>
                    <m:r>
                      <w:rPr>
                        <w:rFonts w:ascii="Cambria Math" w:eastAsia="DengXian" w:hAnsi="Cambria Math" w:cs="Times New Roman"/>
                        <w:kern w:val="14"/>
                        <w:sz w:val="24"/>
                        <w:szCs w:val="24"/>
                      </w:rPr>
                      <m:t>τ</m:t>
                    </m:r>
                  </m:e>
                </m:d>
                <m:r>
                  <m:rPr>
                    <m:sty m:val="p"/>
                  </m:rPr>
                  <w:rPr>
                    <w:rFonts w:ascii="Cambria Math" w:eastAsia="DengXian" w:hAnsi="Cambria Math" w:cs="Times New Roman"/>
                    <w:kern w:val="14"/>
                    <w:sz w:val="24"/>
                    <w:szCs w:val="24"/>
                  </w:rPr>
                  <m:t>⁡∙</m:t>
                </m:r>
                <m:sSub>
                  <m:sSubPr>
                    <m:ctrlPr>
                      <w:rPr>
                        <w:rFonts w:ascii="Cambria Math" w:eastAsia="DengXian" w:hAnsi="Cambria Math" w:cs="Times New Roman"/>
                        <w:i/>
                        <w:kern w:val="14"/>
                        <w:sz w:val="24"/>
                        <w:szCs w:val="24"/>
                      </w:rPr>
                    </m:ctrlPr>
                  </m:sSubPr>
                  <m:e>
                    <m:r>
                      <w:rPr>
                        <w:rFonts w:ascii="Cambria Math" w:eastAsia="DengXian" w:hAnsi="Cambria Math" w:cs="Times New Roman"/>
                        <w:kern w:val="14"/>
                        <w:sz w:val="24"/>
                        <w:szCs w:val="24"/>
                      </w:rPr>
                      <m:t>P</m:t>
                    </m:r>
                  </m:e>
                  <m:sub>
                    <m:r>
                      <w:rPr>
                        <w:rFonts w:ascii="Cambria Math" w:eastAsia="DengXian" w:hAnsi="Cambria Math" w:cs="Times New Roman"/>
                        <w:kern w:val="14"/>
                        <w:sz w:val="24"/>
                        <w:szCs w:val="24"/>
                      </w:rPr>
                      <m:t>-0.5+iτ</m:t>
                    </m:r>
                  </m:sub>
                </m:sSub>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e>
                </m:d>
                <m:r>
                  <m:rPr>
                    <m:sty m:val="p"/>
                  </m:rPr>
                  <w:rPr>
                    <w:rFonts w:ascii="Cambria Math" w:eastAsia="DengXian" w:hAnsi="Cambria Math" w:cs="Times New Roman"/>
                    <w:kern w:val="14"/>
                    <w:sz w:val="24"/>
                    <w:szCs w:val="24"/>
                  </w:rPr>
                  <m:t>τ∙dτ⁡</m:t>
                </m:r>
              </m:e>
            </m:nary>
          </m:e>
        </m:d>
      </m:oMath>
      <w:r w:rsidRPr="00C43C1E">
        <w:rPr>
          <w:rFonts w:eastAsia="DengXian" w:cs="Times New Roman"/>
          <w:iCs/>
          <w:kern w:val="14"/>
          <w:sz w:val="24"/>
          <w:szCs w:val="24"/>
        </w:rPr>
        <w:t xml:space="preserve">   </w:t>
      </w:r>
      <w:r w:rsidRPr="00C43C1E">
        <w:rPr>
          <w:rFonts w:eastAsia="DengXian" w:cs="Times New Roman"/>
          <w:iCs/>
          <w:kern w:val="14"/>
          <w:sz w:val="24"/>
          <w:szCs w:val="24"/>
        </w:rPr>
        <w:tab/>
      </w:r>
      <w:r w:rsidRPr="00C43C1E">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60507">
        <w:rPr>
          <w:rFonts w:eastAsia="DengXian" w:cs="Times New Roman"/>
          <w:iCs/>
          <w:kern w:val="14"/>
          <w:sz w:val="24"/>
          <w:szCs w:val="24"/>
        </w:rPr>
        <w:tab/>
      </w:r>
      <w:r w:rsidR="00760507">
        <w:rPr>
          <w:rFonts w:eastAsia="DengXian" w:cs="Times New Roman"/>
          <w:iCs/>
          <w:kern w:val="14"/>
          <w:sz w:val="24"/>
          <w:szCs w:val="24"/>
        </w:rPr>
        <w:tab/>
      </w:r>
      <w:r w:rsidR="006F139C">
        <w:rPr>
          <w:rFonts w:eastAsia="DengXian" w:cs="Times New Roman"/>
          <w:iCs/>
          <w:kern w:val="14"/>
          <w:sz w:val="24"/>
          <w:szCs w:val="24"/>
        </w:rPr>
        <w:t xml:space="preserve"> </w:t>
      </w:r>
      <w:r w:rsidRPr="00C43C1E">
        <w:rPr>
          <w:rFonts w:eastAsia="DengXian" w:cs="Times New Roman"/>
          <w:iCs/>
          <w:kern w:val="14"/>
          <w:sz w:val="24"/>
          <w:szCs w:val="24"/>
        </w:rPr>
        <w:t>(</w:t>
      </w:r>
      <w:ins w:id="36" w:author="Huang Wenge" w:date="2021-07-19T09:50:00Z">
        <w:r w:rsidR="005F03F2">
          <w:rPr>
            <w:rFonts w:eastAsia="DengXian" w:cs="Times New Roman"/>
            <w:iCs/>
            <w:kern w:val="14"/>
            <w:sz w:val="24"/>
            <w:szCs w:val="24"/>
          </w:rPr>
          <w:t>23</w:t>
        </w:r>
      </w:ins>
      <w:r w:rsidRPr="00C43C1E">
        <w:rPr>
          <w:rFonts w:eastAsia="DengXian" w:cs="Times New Roman"/>
          <w:iCs/>
          <w:kern w:val="14"/>
          <w:sz w:val="24"/>
          <w:szCs w:val="24"/>
        </w:rPr>
        <w:t>)</w:t>
      </w:r>
    </w:p>
    <w:p w14:paraId="71EEFA2D" w14:textId="1B222129" w:rsid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whe</w:t>
      </w:r>
      <w:r w:rsidRPr="00476DD5">
        <w:rPr>
          <w:rFonts w:eastAsia="DengXian" w:cs="Times New Roman"/>
          <w:iCs/>
          <w:kern w:val="14"/>
          <w:sz w:val="24"/>
          <w:szCs w:val="24"/>
        </w:rPr>
        <w:t xml:space="preserve">re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i</m:t>
            </m:r>
          </m:sub>
        </m:sSub>
      </m:oMath>
      <w:r w:rsidRPr="00C2130A">
        <w:rPr>
          <w:rFonts w:eastAsia="DengXian" w:cs="Times New Roman"/>
          <w:iCs/>
          <w:kern w:val="14"/>
          <w:sz w:val="24"/>
          <w:szCs w:val="24"/>
        </w:rPr>
        <w:t xml:space="preserve"> is </w:t>
      </w:r>
      <w:r w:rsidR="00476DD5">
        <w:rPr>
          <w:rFonts w:eastAsia="DengXian" w:cs="Times New Roman"/>
          <w:iCs/>
          <w:kern w:val="14"/>
          <w:sz w:val="24"/>
          <w:szCs w:val="24"/>
        </w:rPr>
        <w:t xml:space="preserve">approximated to be </w:t>
      </w:r>
      <w:r w:rsidRPr="00C2130A">
        <w:rPr>
          <w:rFonts w:eastAsia="DengXian" w:cs="Times New Roman"/>
          <w:iCs/>
          <w:kern w:val="14"/>
          <w:sz w:val="24"/>
          <w:szCs w:val="24"/>
        </w:rPr>
        <w:t>the temperature at the side surface</w:t>
      </w:r>
      <w:r w:rsidR="00CA5601">
        <w:rPr>
          <w:rFonts w:eastAsia="DengXian" w:cs="Times New Roman"/>
          <w:iCs/>
          <w:kern w:val="14"/>
          <w:sz w:val="24"/>
          <w:szCs w:val="24"/>
        </w:rPr>
        <w:t>,</w:t>
      </w:r>
      <w:r w:rsidR="007514DF">
        <w:rPr>
          <w:rFonts w:eastAsia="DengXian" w:cs="Times New Roman"/>
          <w:iCs/>
          <w:kern w:val="14"/>
          <w:sz w:val="24"/>
          <w:szCs w:val="24"/>
        </w:rPr>
        <w:t xml:space="preserve">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oMath>
      <w:r w:rsidR="007514DF">
        <w:rPr>
          <w:rFonts w:eastAsia="DengXian" w:cs="Times New Roman"/>
          <w:iCs/>
          <w:kern w:val="14"/>
          <w:sz w:val="24"/>
          <w:szCs w:val="24"/>
        </w:rPr>
        <w:t xml:space="preserve"> is the saturated vapor concentration,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oMath>
      <w:r w:rsidR="007514DF">
        <w:rPr>
          <w:rFonts w:eastAsia="DengXian" w:cs="Times New Roman"/>
          <w:iCs/>
          <w:kern w:val="14"/>
          <w:sz w:val="24"/>
          <w:szCs w:val="24"/>
        </w:rPr>
        <w:t xml:space="preserve"> is the </w:t>
      </w:r>
      <w:r w:rsidR="00A412CD">
        <w:rPr>
          <w:rFonts w:eastAsia="DengXian" w:cs="Times New Roman"/>
          <w:iCs/>
          <w:kern w:val="14"/>
          <w:sz w:val="24"/>
          <w:szCs w:val="24"/>
        </w:rPr>
        <w:t xml:space="preserve">diffusion </w:t>
      </w:r>
      <w:r w:rsidR="007514DF">
        <w:rPr>
          <w:rFonts w:eastAsia="DengXian" w:cs="Times New Roman"/>
          <w:iCs/>
          <w:kern w:val="14"/>
          <w:sz w:val="24"/>
          <w:szCs w:val="24"/>
        </w:rPr>
        <w:t>coefficient of vapor,</w:t>
      </w:r>
      <w:r w:rsidR="00A412CD">
        <w:rPr>
          <w:rFonts w:eastAsia="DengXian" w:cs="Times New Roman"/>
          <w:iCs/>
          <w:kern w:val="14"/>
          <w:sz w:val="24"/>
          <w:szCs w:val="24"/>
        </w:rPr>
        <w:t xml:space="preserve"> and</w:t>
      </w:r>
      <w:r w:rsidR="007514DF">
        <w:rPr>
          <w:rFonts w:eastAsia="DengXian" w:cs="Times New Roman"/>
          <w:iCs/>
          <w:kern w:val="14"/>
          <w:sz w:val="24"/>
          <w:szCs w:val="24"/>
        </w:rPr>
        <w:t xml:space="preserve"> </w:t>
      </w:r>
      <m:oMath>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m:oMath>
      <w:r w:rsidR="007514DF">
        <w:rPr>
          <w:rFonts w:eastAsia="DengXian" w:cs="Times New Roman"/>
          <w:iCs/>
          <w:kern w:val="14"/>
          <w:sz w:val="24"/>
          <w:szCs w:val="24"/>
        </w:rPr>
        <w:t xml:space="preserve"> is the relative humidity.</w:t>
      </w:r>
      <w:ins w:id="37" w:author="Huang Wenge" w:date="2021-07-19T10:00:00Z">
        <w:r w:rsidR="003C65FB">
          <w:rPr>
            <w:rFonts w:eastAsia="DengXian" w:cs="Times New Roman"/>
            <w:iCs/>
            <w:kern w:val="14"/>
            <w:sz w:val="24"/>
            <w:szCs w:val="24"/>
          </w:rPr>
          <w:t xml:space="preserve"> </w:t>
        </w:r>
        <w:commentRangeStart w:id="38"/>
      </w:ins>
      <m:oMath>
        <m:r>
          <w:ins w:id="39" w:author="Huang Wenge" w:date="2021-07-19T10:00:00Z">
            <w:rPr>
              <w:rFonts w:ascii="Cambria Math" w:eastAsia="DengXian" w:hAnsi="Cambria Math" w:cs="Times New Roman"/>
              <w:kern w:val="14"/>
              <w:sz w:val="24"/>
              <w:szCs w:val="24"/>
              <w:highlight w:val="red"/>
            </w:rPr>
            <m:t>β</m:t>
          </w:ins>
        </m:r>
        <w:commentRangeEnd w:id="38"/>
        <m:r>
          <w:ins w:id="40" w:author="Huang Wenge" w:date="2021-07-19T10:00:00Z">
            <m:rPr>
              <m:sty m:val="p"/>
            </m:rPr>
            <w:rPr>
              <w:rStyle w:val="CommentReference"/>
            </w:rPr>
            <w:commentReference w:id="38"/>
          </w:ins>
        </m:r>
      </m:oMath>
      <w:r w:rsidR="007514DF">
        <w:rPr>
          <w:rFonts w:eastAsia="DengXian" w:cs="Times New Roman"/>
          <w:iCs/>
          <w:kern w:val="14"/>
          <w:sz w:val="24"/>
          <w:szCs w:val="24"/>
        </w:rPr>
        <w:t xml:space="preserve"> </w:t>
      </w:r>
      <w:ins w:id="41" w:author="Huang Wenge" w:date="2021-07-19T10:00:00Z">
        <w:r w:rsidR="003C65FB">
          <w:rPr>
            <w:rFonts w:eastAsia="DengXian" w:cs="Times New Roman"/>
            <w:iCs/>
            <w:kern w:val="14"/>
            <w:sz w:val="24"/>
            <w:szCs w:val="24"/>
          </w:rPr>
          <w:t xml:space="preserve">is the </w:t>
        </w:r>
      </w:ins>
      <w:ins w:id="42" w:author="Huang Wenge" w:date="2021-07-19T10:02:00Z">
        <w:r w:rsidR="003C65FB">
          <w:rPr>
            <w:rFonts w:eastAsia="DengXian" w:cs="Times New Roman"/>
            <w:iCs/>
            <w:kern w:val="14"/>
            <w:sz w:val="24"/>
            <w:szCs w:val="24"/>
          </w:rPr>
          <w:t xml:space="preserve">toroidal </w:t>
        </w:r>
      </w:ins>
      <w:ins w:id="43" w:author="Huang Wenge" w:date="2021-07-19T10:00:00Z">
        <w:r w:rsidR="003C65FB">
          <w:rPr>
            <w:rFonts w:eastAsia="DengXian" w:cs="Times New Roman"/>
            <w:iCs/>
            <w:kern w:val="14"/>
            <w:sz w:val="24"/>
            <w:szCs w:val="24"/>
          </w:rPr>
          <w:t>coordinate</w:t>
        </w:r>
      </w:ins>
      <w:ins w:id="44" w:author="Huang Wenge" w:date="2021-07-19T10:01:00Z">
        <w:r w:rsidR="003C65FB">
          <w:rPr>
            <w:rFonts w:eastAsia="DengXian" w:cs="Times New Roman"/>
            <w:iCs/>
            <w:kern w:val="14"/>
            <w:sz w:val="24"/>
            <w:szCs w:val="24"/>
          </w:rPr>
          <w:t xml:space="preserve"> related uniquely to the cylindrical coordinate </w:t>
        </w:r>
        <w:r w:rsidR="003C65FB" w:rsidRPr="003C65FB">
          <w:rPr>
            <w:rFonts w:eastAsia="DengXian" w:cs="Times New Roman"/>
            <w:i/>
            <w:kern w:val="14"/>
            <w:sz w:val="24"/>
            <w:szCs w:val="24"/>
            <w:rPrChange w:id="45" w:author="Huang Wenge" w:date="2021-07-19T10:04:00Z">
              <w:rPr>
                <w:rFonts w:eastAsia="DengXian" w:cs="Times New Roman"/>
                <w:iCs/>
                <w:kern w:val="14"/>
                <w:sz w:val="24"/>
                <w:szCs w:val="24"/>
              </w:rPr>
            </w:rPrChange>
          </w:rPr>
          <w:t>r</w:t>
        </w:r>
        <w:r w:rsidR="003C65FB">
          <w:rPr>
            <w:rFonts w:eastAsia="DengXian" w:cs="Times New Roman"/>
            <w:iCs/>
            <w:kern w:val="14"/>
            <w:sz w:val="24"/>
            <w:szCs w:val="24"/>
          </w:rPr>
          <w:t xml:space="preserve"> </w:t>
        </w:r>
      </w:ins>
      <w:ins w:id="46" w:author="Huang Wenge" w:date="2021-07-19T10:02:00Z">
        <w:r w:rsidR="003C65FB">
          <w:rPr>
            <w:rFonts w:eastAsia="DengXian" w:cs="Times New Roman"/>
            <w:iCs/>
            <w:kern w:val="14"/>
            <w:sz w:val="24"/>
            <w:szCs w:val="24"/>
          </w:rPr>
          <w:t xml:space="preserve">on the cap </w:t>
        </w:r>
        <w:proofErr w:type="gramStart"/>
        <w:r w:rsidR="003C65FB">
          <w:rPr>
            <w:rFonts w:eastAsia="DengXian" w:cs="Times New Roman"/>
            <w:iCs/>
            <w:kern w:val="14"/>
            <w:sz w:val="24"/>
            <w:szCs w:val="24"/>
          </w:rPr>
          <w:t>surface.</w:t>
        </w:r>
        <w:proofErr w:type="gramEnd"/>
        <w:r w:rsidR="003C65FB">
          <w:rPr>
            <w:rFonts w:eastAsia="DengXian" w:cs="Times New Roman"/>
            <w:iCs/>
            <w:kern w:val="14"/>
            <w:sz w:val="24"/>
            <w:szCs w:val="24"/>
          </w:rPr>
          <w:t xml:space="preserve"> </w:t>
        </w:r>
      </w:ins>
    </w:p>
    <w:p w14:paraId="34A314D5" w14:textId="247E08DF" w:rsidR="007514DF" w:rsidRDefault="00C43C1E" w:rsidP="00856045">
      <w:pPr>
        <w:spacing w:line="360" w:lineRule="auto"/>
        <w:ind w:firstLine="360"/>
        <w:rPr>
          <w:rFonts w:eastAsia="DengXian" w:cs="Times New Roman"/>
          <w:iCs/>
          <w:kern w:val="14"/>
          <w:sz w:val="24"/>
          <w:szCs w:val="24"/>
        </w:rPr>
      </w:pPr>
      <w:r w:rsidRPr="00C43C1E">
        <w:rPr>
          <w:rFonts w:eastAsia="DengXian" w:cs="Times New Roman"/>
          <w:iCs/>
          <w:kern w:val="14"/>
          <w:sz w:val="24"/>
          <w:szCs w:val="24"/>
        </w:rPr>
        <w:t xml:space="preserve">The evaporation </w:t>
      </w:r>
      <w:r w:rsidR="00F37251">
        <w:rPr>
          <w:rFonts w:eastAsia="DengXian" w:cs="Times New Roman"/>
          <w:iCs/>
          <w:kern w:val="14"/>
          <w:sz w:val="24"/>
          <w:szCs w:val="24"/>
        </w:rPr>
        <w:t xml:space="preserve">heat transfer rate </w:t>
      </w:r>
      <w:r w:rsidRPr="00C43C1E">
        <w:rPr>
          <w:rFonts w:eastAsia="DengXian" w:cs="Times New Roman"/>
          <w:iCs/>
          <w:kern w:val="14"/>
          <w:sz w:val="24"/>
          <w:szCs w:val="24"/>
        </w:rPr>
        <w:t xml:space="preserve">from the droplet cap surface is calculated by integrating </w:t>
      </w:r>
      <w:r w:rsidR="007514DF">
        <w:rPr>
          <w:rFonts w:eastAsia="DengXian" w:cs="Times New Roman"/>
          <w:iCs/>
          <w:kern w:val="14"/>
          <w:sz w:val="24"/>
          <w:szCs w:val="24"/>
        </w:rPr>
        <w:t xml:space="preserve">all </w:t>
      </w:r>
      <w:r w:rsidRPr="00C43C1E">
        <w:rPr>
          <w:rFonts w:eastAsia="DengXian" w:cs="Times New Roman"/>
          <w:iCs/>
          <w:kern w:val="14"/>
          <w:sz w:val="24"/>
          <w:szCs w:val="24"/>
        </w:rPr>
        <w:t>the local evaporation rate</w:t>
      </w:r>
      <w:r w:rsidR="00433D83">
        <w:rPr>
          <w:rFonts w:eastAsia="DengXian" w:cs="Times New Roman"/>
          <w:iCs/>
          <w:kern w:val="14"/>
          <w:sz w:val="24"/>
          <w:szCs w:val="24"/>
        </w:rPr>
        <w:t>s</w:t>
      </w:r>
      <w:r w:rsidR="007514DF">
        <w:rPr>
          <w:rFonts w:eastAsia="DengXian" w:cs="Times New Roman"/>
          <w:iCs/>
          <w:kern w:val="14"/>
          <w:sz w:val="24"/>
          <w:szCs w:val="24"/>
        </w:rPr>
        <w:t>:</w:t>
      </w:r>
      <w:bookmarkStart w:id="47" w:name="_Hlk75021285"/>
    </w:p>
    <w:p w14:paraId="447D7399" w14:textId="1117C746" w:rsidR="00C43C1E" w:rsidRDefault="00F8290A">
      <w:pPr>
        <w:spacing w:line="360" w:lineRule="auto"/>
        <w:ind w:firstLine="4320"/>
        <w:jc w:val="right"/>
        <w:rPr>
          <w:rFonts w:eastAsia="DengXian" w:cs="Times New Roman"/>
          <w:kern w:val="14"/>
          <w:sz w:val="24"/>
          <w:szCs w:val="24"/>
        </w:rPr>
        <w:pPrChange w:id="48" w:author="Cheng, Jiangtao" w:date="2021-07-18T09:42:00Z">
          <w:pPr>
            <w:spacing w:line="360" w:lineRule="auto"/>
            <w:ind w:firstLine="4320"/>
          </w:pPr>
        </w:pPrChange>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q</m:t>
            </m:r>
          </m:e>
          <m:sub>
            <m:r>
              <m:rPr>
                <m:sty m:val="p"/>
              </m:rPr>
              <w:rPr>
                <w:rFonts w:ascii="Cambria Math" w:eastAsia="DengXian" w:hAnsi="Cambria Math" w:cs="Times New Roman"/>
                <w:kern w:val="14"/>
                <w:sz w:val="24"/>
                <w:szCs w:val="24"/>
              </w:rPr>
              <m:t>c</m:t>
            </m:r>
          </m:sub>
        </m:sSub>
        <m:r>
          <m:rPr>
            <m:sty m:val="p"/>
          </m:rPr>
          <w:rPr>
            <w:rFonts w:ascii="Cambria Math" w:eastAsia="DengXian" w:cs="Times New Roman"/>
            <w:kern w:val="14"/>
            <w:sz w:val="24"/>
            <w:szCs w:val="24"/>
          </w:rPr>
          <m:t>=</m:t>
        </m:r>
        <m:nary>
          <m:naryPr>
            <m:chr m:val="∑"/>
            <m:limLoc m:val="undOvr"/>
            <m:ctrlPr>
              <w:rPr>
                <w:rFonts w:ascii="Cambria Math" w:eastAsia="DengXian" w:hAnsi="Cambria Math" w:cs="Times New Roman"/>
                <w:kern w:val="14"/>
                <w:sz w:val="24"/>
                <w:szCs w:val="24"/>
              </w:rPr>
            </m:ctrlPr>
          </m:naryPr>
          <m:sub>
            <m:r>
              <w:rPr>
                <w:rFonts w:ascii="Cambria Math" w:eastAsia="DengXian" w:cs="Times New Roman"/>
                <w:kern w:val="14"/>
                <w:sz w:val="24"/>
                <w:szCs w:val="24"/>
              </w:rPr>
              <m:t>i=1</m:t>
            </m:r>
          </m:sub>
          <m:sup>
            <m:r>
              <w:del w:id="49" w:author="Huang Wenge" w:date="2021-07-19T09:51:00Z">
                <w:rPr>
                  <w:rFonts w:ascii="Cambria Math" w:eastAsia="DengXian" w:cs="Times New Roman"/>
                  <w:kern w:val="14"/>
                  <w:sz w:val="24"/>
                  <w:szCs w:val="24"/>
                </w:rPr>
                <m:t>M</m:t>
              </w:del>
            </m:r>
            <m:r>
              <w:ins w:id="50" w:author="Huang Wenge" w:date="2021-07-19T09:51:00Z">
                <w:rPr>
                  <w:rFonts w:ascii="Cambria Math" w:eastAsia="DengXian" w:cs="Times New Roman"/>
                  <w:kern w:val="14"/>
                  <w:sz w:val="24"/>
                  <w:szCs w:val="24"/>
                </w:rPr>
                <m:t>X</m:t>
              </w:ins>
            </m:r>
          </m:sup>
          <m:e>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e>
        </m:nary>
      </m:oMath>
      <w:r w:rsidR="00C43C1E" w:rsidRPr="00C43C1E">
        <w:rPr>
          <w:rFonts w:eastAsia="DengXian" w:cs="Times New Roman"/>
          <w:kern w:val="14"/>
          <w:sz w:val="24"/>
          <w:szCs w:val="24"/>
        </w:rPr>
        <w:t xml:space="preserve"> </w:t>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6F139C">
        <w:rPr>
          <w:rFonts w:eastAsia="DengXian" w:cs="Times New Roman"/>
          <w:kern w:val="14"/>
          <w:sz w:val="24"/>
          <w:szCs w:val="24"/>
        </w:rPr>
        <w:t xml:space="preserve"> </w:t>
      </w:r>
      <w:r w:rsidR="007302CB">
        <w:rPr>
          <w:rFonts w:eastAsia="DengXian" w:cs="Times New Roman"/>
          <w:kern w:val="14"/>
          <w:sz w:val="24"/>
          <w:szCs w:val="24"/>
        </w:rPr>
        <w:tab/>
      </w:r>
      <w:r w:rsidR="007302CB">
        <w:rPr>
          <w:rFonts w:eastAsia="DengXian" w:cs="Times New Roman"/>
          <w:kern w:val="14"/>
          <w:sz w:val="24"/>
          <w:szCs w:val="24"/>
        </w:rPr>
        <w:tab/>
        <w:t xml:space="preserve"> </w:t>
      </w:r>
      <w:r w:rsidR="00C43C1E" w:rsidRPr="00C43C1E">
        <w:rPr>
          <w:rFonts w:eastAsia="DengXian" w:cs="Times New Roman"/>
          <w:kern w:val="14"/>
          <w:sz w:val="24"/>
          <w:szCs w:val="24"/>
        </w:rPr>
        <w:t>(</w:t>
      </w:r>
      <w:ins w:id="51" w:author="Huang Wenge" w:date="2021-07-19T10:05:00Z">
        <w:r w:rsidR="003C65FB">
          <w:rPr>
            <w:rFonts w:eastAsia="DengXian" w:cs="Times New Roman"/>
            <w:kern w:val="14"/>
            <w:sz w:val="24"/>
            <w:szCs w:val="24"/>
          </w:rPr>
          <w:t>24</w:t>
        </w:r>
      </w:ins>
      <w:r w:rsidR="00C43C1E" w:rsidRPr="00C43C1E">
        <w:rPr>
          <w:rFonts w:eastAsia="DengXian" w:cs="Times New Roman"/>
          <w:kern w:val="14"/>
          <w:sz w:val="24"/>
          <w:szCs w:val="24"/>
        </w:rPr>
        <w:t>)</w:t>
      </w:r>
    </w:p>
    <w:p w14:paraId="3023E71B" w14:textId="2F46017F" w:rsidR="00E83D24" w:rsidRPr="007514DF" w:rsidDel="005F03F2" w:rsidRDefault="00E83D24" w:rsidP="00742900">
      <w:pPr>
        <w:spacing w:line="360" w:lineRule="auto"/>
        <w:rPr>
          <w:del w:id="52" w:author="Huang Wenge" w:date="2021-07-19T09:51:00Z"/>
          <w:rFonts w:eastAsia="DengXian" w:cs="Times New Roman"/>
          <w:iCs/>
          <w:kern w:val="14"/>
          <w:sz w:val="24"/>
          <w:szCs w:val="24"/>
        </w:rPr>
      </w:pPr>
      <w:del w:id="53" w:author="Huang Wenge" w:date="2021-07-19T09:51:00Z">
        <w:r w:rsidDel="005F03F2">
          <w:rPr>
            <w:rFonts w:eastAsia="DengXian" w:cs="Times New Roman"/>
            <w:iCs/>
            <w:sz w:val="24"/>
            <w:szCs w:val="24"/>
          </w:rPr>
          <w:delText xml:space="preserve">where </w:delText>
        </w:r>
        <w:commentRangeStart w:id="54"/>
        <w:commentRangeStart w:id="55"/>
        <w:r w:rsidRPr="004B28B1" w:rsidDel="005F03F2">
          <w:rPr>
            <w:rFonts w:eastAsia="DengXian" w:cs="Times New Roman"/>
            <w:i/>
            <w:iCs/>
            <w:kern w:val="14"/>
            <w:sz w:val="24"/>
            <w:szCs w:val="24"/>
            <w:highlight w:val="red"/>
            <w:rPrChange w:id="56" w:author="Cheng, Jiangtao" w:date="2021-07-18T18:51:00Z">
              <w:rPr>
                <w:rFonts w:eastAsia="DengXian" w:cs="Times New Roman"/>
                <w:i/>
                <w:iCs/>
                <w:kern w:val="14"/>
                <w:sz w:val="24"/>
                <w:szCs w:val="24"/>
              </w:rPr>
            </w:rPrChange>
          </w:rPr>
          <w:delText>M</w:delText>
        </w:r>
        <w:r w:rsidRPr="004B28B1" w:rsidDel="005F03F2">
          <w:rPr>
            <w:rFonts w:eastAsia="DengXian" w:cs="Times New Roman"/>
            <w:kern w:val="14"/>
            <w:sz w:val="24"/>
            <w:szCs w:val="24"/>
            <w:highlight w:val="red"/>
            <w:rPrChange w:id="57" w:author="Cheng, Jiangtao" w:date="2021-07-18T18:51:00Z">
              <w:rPr>
                <w:rFonts w:eastAsia="DengXian" w:cs="Times New Roman"/>
                <w:kern w:val="14"/>
                <w:sz w:val="24"/>
                <w:szCs w:val="24"/>
              </w:rPr>
            </w:rPrChange>
          </w:rPr>
          <w:delText xml:space="preserve"> is the number of discrete water layer in the upper hemisphere</w:delText>
        </w:r>
        <w:commentRangeEnd w:id="54"/>
        <w:r w:rsidR="004B28B1" w:rsidRPr="004B28B1" w:rsidDel="005F03F2">
          <w:rPr>
            <w:rStyle w:val="CommentReference"/>
            <w:highlight w:val="red"/>
            <w:rPrChange w:id="58" w:author="Cheng, Jiangtao" w:date="2021-07-18T18:51:00Z">
              <w:rPr>
                <w:rStyle w:val="CommentReference"/>
              </w:rPr>
            </w:rPrChange>
          </w:rPr>
          <w:commentReference w:id="54"/>
        </w:r>
      </w:del>
      <w:commentRangeEnd w:id="55"/>
      <w:r w:rsidR="005F03F2">
        <w:rPr>
          <w:rStyle w:val="CommentReference"/>
        </w:rPr>
        <w:commentReference w:id="55"/>
      </w:r>
      <w:del w:id="59" w:author="Huang Wenge" w:date="2021-07-19T09:51:00Z">
        <w:r w:rsidDel="005F03F2">
          <w:rPr>
            <w:rFonts w:eastAsia="DengXian" w:cs="Times New Roman"/>
            <w:kern w:val="14"/>
            <w:sz w:val="24"/>
            <w:szCs w:val="24"/>
          </w:rPr>
          <w:delText xml:space="preserve"> of the droplet spherical cap</w:delText>
        </w:r>
      </w:del>
      <w:ins w:id="60" w:author="Cheng, Jiangtao" w:date="2021-07-18T11:48:00Z">
        <w:del w:id="61" w:author="Huang Wenge" w:date="2021-07-19T09:51:00Z">
          <w:r w:rsidR="00855AEE" w:rsidDel="005F03F2">
            <w:rPr>
              <w:rFonts w:eastAsia="DengXian" w:cs="Times New Roman"/>
              <w:kern w:val="14"/>
              <w:sz w:val="24"/>
              <w:szCs w:val="24"/>
            </w:rPr>
            <w:delText>.</w:delText>
          </w:r>
        </w:del>
      </w:ins>
    </w:p>
    <w:bookmarkEnd w:id="47"/>
    <w:p w14:paraId="650DC845" w14:textId="55A4C2F9" w:rsidR="007514DF"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t>The</w:t>
      </w:r>
      <w:r w:rsidR="00F37251">
        <w:rPr>
          <w:rFonts w:eastAsia="DengXian" w:cs="Times New Roman"/>
          <w:kern w:val="14"/>
          <w:sz w:val="24"/>
          <w:szCs w:val="24"/>
        </w:rPr>
        <w:t xml:space="preserve"> </w:t>
      </w:r>
      <w:r w:rsidR="007A6519">
        <w:rPr>
          <w:rFonts w:eastAsia="DengXian" w:cs="Times New Roman"/>
          <w:kern w:val="14"/>
          <w:sz w:val="24"/>
          <w:szCs w:val="24"/>
        </w:rPr>
        <w:t xml:space="preserve">evaporation </w:t>
      </w:r>
      <w:r w:rsidR="00F37251">
        <w:rPr>
          <w:rFonts w:eastAsia="DengXian" w:cs="Times New Roman"/>
          <w:kern w:val="14"/>
          <w:sz w:val="24"/>
          <w:szCs w:val="24"/>
        </w:rPr>
        <w:t>heat transfer</w:t>
      </w:r>
      <w:r w:rsidRPr="00C43C1E">
        <w:rPr>
          <w:rFonts w:eastAsia="DengXian" w:cs="Times New Roman"/>
          <w:kern w:val="14"/>
          <w:sz w:val="24"/>
          <w:szCs w:val="24"/>
        </w:rPr>
        <w:t xml:space="preserve"> from the droplet cap should be the same as the heat transferred through the water droplet</w:t>
      </w:r>
      <w:r w:rsidR="007514DF">
        <w:rPr>
          <w:rFonts w:eastAsia="DengXian" w:cs="Times New Roman"/>
          <w:kern w:val="14"/>
          <w:sz w:val="24"/>
          <w:szCs w:val="24"/>
        </w:rPr>
        <w:t>:</w:t>
      </w:r>
    </w:p>
    <w:p w14:paraId="7588B3DF" w14:textId="54CE3669" w:rsidR="00C43C1E" w:rsidRPr="00C43C1E" w:rsidRDefault="00F8290A">
      <w:pPr>
        <w:spacing w:line="360" w:lineRule="auto"/>
        <w:ind w:firstLine="4140"/>
        <w:jc w:val="right"/>
        <w:rPr>
          <w:rFonts w:eastAsia="DengXian" w:cs="Times New Roman"/>
          <w:kern w:val="14"/>
          <w:sz w:val="24"/>
          <w:szCs w:val="24"/>
        </w:rPr>
        <w:pPrChange w:id="62" w:author="Cheng, Jiangtao" w:date="2021-07-18T09:42:00Z">
          <w:pPr>
            <w:spacing w:line="360" w:lineRule="auto"/>
            <w:ind w:firstLine="4140"/>
          </w:pPr>
        </w:pPrChange>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r>
          <m:rPr>
            <m:sty m:val="p"/>
          </m:rPr>
          <w:rPr>
            <w:rFonts w:ascii="Cambria Math" w:eastAsia="DengXian" w:hAnsi="Cambria Math" w:cs="Times New Roman"/>
            <w:color w:val="000000"/>
            <w:kern w:val="24"/>
            <w:sz w:val="24"/>
            <w:szCs w:val="24"/>
          </w:rPr>
          <m:t>=(1-φ)</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w:rPr>
                <w:rFonts w:ascii="Cambria Math" w:eastAsia="DengXian" w:hAnsi="Cambria Math" w:cs="Times New Roman"/>
                <w:color w:val="000000"/>
                <w:kern w:val="24"/>
                <w:sz w:val="24"/>
                <w:szCs w:val="24"/>
              </w:rPr>
              <m:t>s</m:t>
            </m:r>
          </m:sub>
        </m:sSub>
      </m:oMath>
      <w:r w:rsidR="00C43C1E" w:rsidRPr="00C43C1E">
        <w:rPr>
          <w:rFonts w:eastAsia="DengXian" w:cs="Times New Roman"/>
          <w:iCs/>
          <w:color w:val="000000"/>
          <w:sz w:val="24"/>
          <w:szCs w:val="24"/>
        </w:rPr>
        <w:t xml:space="preserve"> </w:t>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t xml:space="preserve"> </w:t>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6F139C">
        <w:rPr>
          <w:rFonts w:eastAsia="DengXian" w:cs="Times New Roman"/>
          <w:iCs/>
          <w:color w:val="000000"/>
          <w:sz w:val="24"/>
          <w:szCs w:val="24"/>
        </w:rPr>
        <w:t xml:space="preserve"> </w:t>
      </w:r>
      <w:r w:rsidR="00C43C1E" w:rsidRPr="00C43C1E">
        <w:rPr>
          <w:rFonts w:eastAsia="DengXian" w:cs="Times New Roman"/>
          <w:iCs/>
          <w:color w:val="000000"/>
          <w:sz w:val="24"/>
          <w:szCs w:val="24"/>
        </w:rPr>
        <w:t>(</w:t>
      </w:r>
      <w:ins w:id="63" w:author="Huang Wenge" w:date="2021-07-19T10:07:00Z">
        <w:r w:rsidR="003C65FB">
          <w:rPr>
            <w:rFonts w:eastAsia="DengXian" w:cs="Times New Roman"/>
            <w:iCs/>
            <w:color w:val="000000"/>
            <w:sz w:val="24"/>
            <w:szCs w:val="24"/>
          </w:rPr>
          <w:t>25</w:t>
        </w:r>
      </w:ins>
      <w:r w:rsidR="00C43C1E" w:rsidRPr="00C43C1E">
        <w:rPr>
          <w:rFonts w:eastAsia="DengXian" w:cs="Times New Roman"/>
          <w:iCs/>
          <w:color w:val="000000"/>
          <w:sz w:val="24"/>
          <w:szCs w:val="24"/>
        </w:rPr>
        <w:t>)</w:t>
      </w:r>
    </w:p>
    <w:p w14:paraId="58DBA7F9" w14:textId="5183C26A" w:rsidR="007E3F1A"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t>As mentioned</w:t>
      </w:r>
      <w:r w:rsidR="001B0C3A">
        <w:rPr>
          <w:rFonts w:eastAsia="DengXian" w:cs="Times New Roman"/>
          <w:kern w:val="14"/>
          <w:sz w:val="24"/>
          <w:szCs w:val="24"/>
        </w:rPr>
        <w:t xml:space="preserve"> above</w:t>
      </w:r>
      <w:r w:rsidRPr="00C43C1E">
        <w:rPr>
          <w:rFonts w:eastAsia="DengXian" w:cs="Times New Roman"/>
          <w:kern w:val="14"/>
          <w:sz w:val="24"/>
          <w:szCs w:val="24"/>
        </w:rPr>
        <w:t>, the temperature</w:t>
      </w:r>
      <w:r w:rsidR="00BB5831">
        <w:rPr>
          <w:rFonts w:eastAsia="DengXian" w:cs="Times New Roman"/>
          <w:kern w:val="14"/>
          <w:sz w:val="24"/>
          <w:szCs w:val="24"/>
        </w:rPr>
        <w:t xml:space="preserve"> measured</w:t>
      </w:r>
      <w:r w:rsidRPr="00C43C1E">
        <w:rPr>
          <w:rFonts w:eastAsia="DengXian" w:cs="Times New Roman"/>
          <w:kern w:val="14"/>
          <w:sz w:val="24"/>
          <w:szCs w:val="24"/>
        </w:rPr>
        <w:t xml:space="preserve"> by the IR camera </w:t>
      </w:r>
      <w:r w:rsidR="001B0C3A">
        <w:rPr>
          <w:rFonts w:eastAsia="DengXian" w:cs="Times New Roman"/>
          <w:kern w:val="14"/>
          <w:sz w:val="24"/>
          <w:szCs w:val="24"/>
        </w:rPr>
        <w:t>can be</w:t>
      </w:r>
      <w:r w:rsidRPr="00C43C1E">
        <w:rPr>
          <w:rFonts w:eastAsia="DengXian" w:cs="Times New Roman"/>
          <w:kern w:val="14"/>
          <w:sz w:val="24"/>
          <w:szCs w:val="24"/>
        </w:rPr>
        <w:t xml:space="preserve"> </w:t>
      </w:r>
      <w:r w:rsidR="00BB5831">
        <w:rPr>
          <w:rFonts w:eastAsia="DengXian" w:cs="Times New Roman"/>
          <w:kern w:val="14"/>
          <w:sz w:val="24"/>
          <w:szCs w:val="24"/>
        </w:rPr>
        <w:t>taken</w:t>
      </w:r>
      <w:r w:rsidRPr="00C43C1E">
        <w:rPr>
          <w:rFonts w:eastAsia="DengXian" w:cs="Times New Roman"/>
          <w:kern w:val="14"/>
          <w:sz w:val="24"/>
          <w:szCs w:val="24"/>
        </w:rPr>
        <w:t xml:space="preserve"> as the average temperature of the upper </w:t>
      </w:r>
      <w:r w:rsidR="007E3F1A">
        <w:rPr>
          <w:rFonts w:eastAsia="DengXian" w:cs="Times New Roman"/>
          <w:kern w:val="14"/>
          <w:sz w:val="24"/>
          <w:szCs w:val="24"/>
        </w:rPr>
        <w:t>hemispherical</w:t>
      </w:r>
      <w:r w:rsidRPr="00C43C1E">
        <w:rPr>
          <w:rFonts w:eastAsia="DengXian" w:cs="Times New Roman"/>
          <w:kern w:val="14"/>
          <w:sz w:val="24"/>
          <w:szCs w:val="24"/>
        </w:rPr>
        <w:t xml:space="preserve"> surface. With the average base temperature of </w:t>
      </w:r>
      <w:proofErr w:type="gramStart"/>
      <w:r w:rsidRPr="00C43C1E">
        <w:rPr>
          <w:rFonts w:eastAsia="DengXian" w:cs="Times New Roman"/>
          <w:kern w:val="14"/>
          <w:sz w:val="24"/>
          <w:szCs w:val="24"/>
        </w:rPr>
        <w:t>the  droplet</w:t>
      </w:r>
      <w:proofErr w:type="gramEnd"/>
      <w:r w:rsidR="00BB5831">
        <w:rPr>
          <w:rFonts w:eastAsia="DengXian" w:cs="Times New Roman"/>
          <w:kern w:val="14"/>
          <w:sz w:val="24"/>
          <w:szCs w:val="24"/>
        </w:rPr>
        <w:t xml:space="preserve"> obtained</w:t>
      </w:r>
      <w:r w:rsidRPr="00C43C1E">
        <w:rPr>
          <w:rFonts w:eastAsia="DengXian" w:cs="Times New Roman"/>
          <w:kern w:val="14"/>
          <w:sz w:val="24"/>
          <w:szCs w:val="24"/>
        </w:rPr>
        <w:t>, we can calculate the surface temperature distribution based on the heat transfer equation</w:t>
      </w:r>
      <w:r w:rsidR="007E3F1A">
        <w:rPr>
          <w:rFonts w:eastAsia="DengXian" w:cs="Times New Roman"/>
          <w:kern w:val="14"/>
          <w:sz w:val="24"/>
          <w:szCs w:val="24"/>
        </w:rPr>
        <w:t xml:space="preserve"> Eq. (21)</w:t>
      </w:r>
      <w:r w:rsidRPr="00C43C1E">
        <w:rPr>
          <w:rFonts w:eastAsia="DengXian" w:cs="Times New Roman"/>
          <w:kern w:val="14"/>
          <w:sz w:val="24"/>
          <w:szCs w:val="24"/>
        </w:rPr>
        <w:t xml:space="preserve"> for the discretized water layers. Thus, we </w:t>
      </w:r>
      <w:r w:rsidR="007F0F19">
        <w:rPr>
          <w:rFonts w:eastAsia="DengXian" w:cs="Times New Roman"/>
          <w:kern w:val="14"/>
          <w:sz w:val="24"/>
          <w:szCs w:val="24"/>
        </w:rPr>
        <w:t xml:space="preserve">can </w:t>
      </w:r>
      <w:r w:rsidR="00BB5831">
        <w:rPr>
          <w:rFonts w:eastAsia="DengXian" w:cs="Times New Roman"/>
          <w:kern w:val="14"/>
          <w:sz w:val="24"/>
          <w:szCs w:val="24"/>
        </w:rPr>
        <w:t>approximate</w:t>
      </w:r>
      <w:r w:rsidRPr="00C43C1E">
        <w:rPr>
          <w:rFonts w:eastAsia="DengXian" w:cs="Times New Roman"/>
          <w:kern w:val="14"/>
          <w:sz w:val="24"/>
          <w:szCs w:val="24"/>
        </w:rPr>
        <w:t xml:space="preserve"> the average </w:t>
      </w:r>
      <w:r w:rsidR="007F0F19" w:rsidRPr="00C43C1E">
        <w:rPr>
          <w:rFonts w:eastAsia="DengXian" w:cs="Times New Roman"/>
          <w:kern w:val="14"/>
          <w:sz w:val="24"/>
          <w:szCs w:val="24"/>
        </w:rPr>
        <w:t xml:space="preserve">temperature </w:t>
      </w:r>
      <w:r w:rsidRPr="00C43C1E">
        <w:rPr>
          <w:rFonts w:eastAsia="DengXian" w:cs="Times New Roman"/>
          <w:kern w:val="14"/>
          <w:sz w:val="24"/>
          <w:szCs w:val="24"/>
        </w:rPr>
        <w:t xml:space="preserve">of the upper </w:t>
      </w:r>
      <w:r w:rsidR="007E3F1A">
        <w:rPr>
          <w:rFonts w:eastAsia="DengXian" w:cs="Times New Roman"/>
          <w:kern w:val="14"/>
          <w:sz w:val="24"/>
          <w:szCs w:val="24"/>
        </w:rPr>
        <w:t>hemispherical</w:t>
      </w:r>
      <w:r w:rsidR="007E3F1A" w:rsidRPr="00C43C1E">
        <w:rPr>
          <w:rFonts w:eastAsia="DengXian" w:cs="Times New Roman"/>
          <w:kern w:val="14"/>
          <w:sz w:val="24"/>
          <w:szCs w:val="24"/>
        </w:rPr>
        <w:t xml:space="preserve"> </w:t>
      </w:r>
      <w:r w:rsidRPr="00C43C1E">
        <w:rPr>
          <w:rFonts w:eastAsia="DengXian" w:cs="Times New Roman"/>
          <w:kern w:val="14"/>
          <w:sz w:val="24"/>
          <w:szCs w:val="24"/>
        </w:rPr>
        <w:t>surface of the droplet</w:t>
      </w:r>
      <w:r w:rsidR="007F0F19">
        <w:rPr>
          <w:rFonts w:eastAsia="DengXian" w:cs="Times New Roman"/>
          <w:kern w:val="14"/>
          <w:sz w:val="24"/>
          <w:szCs w:val="24"/>
        </w:rPr>
        <w:t xml:space="preserve"> as</w:t>
      </w:r>
      <w:r w:rsidRPr="00C43C1E">
        <w:rPr>
          <w:rFonts w:eastAsia="DengXian" w:cs="Times New Roman"/>
          <w:kern w:val="14"/>
          <w:sz w:val="24"/>
          <w:szCs w:val="24"/>
        </w:rPr>
        <w:t>:</w:t>
      </w:r>
    </w:p>
    <w:p w14:paraId="209A365E" w14:textId="75B31507" w:rsidR="00C43C1E" w:rsidRDefault="00F8290A">
      <w:pPr>
        <w:spacing w:line="360" w:lineRule="auto"/>
        <w:ind w:firstLine="3510"/>
        <w:jc w:val="right"/>
        <w:rPr>
          <w:rFonts w:eastAsia="DengXian" w:cs="Times New Roman"/>
          <w:kern w:val="14"/>
          <w:sz w:val="24"/>
          <w:szCs w:val="24"/>
        </w:rPr>
        <w:pPrChange w:id="64" w:author="Cheng, Jiangtao" w:date="2021-07-18T09:42:00Z">
          <w:pPr>
            <w:spacing w:line="360" w:lineRule="auto"/>
            <w:ind w:firstLine="3510"/>
          </w:pPr>
        </w:pPrChange>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model</m:t>
            </m:r>
          </m:sub>
        </m:sSub>
        <m:r>
          <m:rPr>
            <m:sty m:val="p"/>
          </m:rPr>
          <w:rPr>
            <w:rFonts w:ascii="Cambria Math" w:eastAsia="DengXian" w:cs="Times New Roman"/>
            <w:kern w:val="14"/>
            <w:sz w:val="24"/>
            <w:szCs w:val="24"/>
          </w:rPr>
          <m:t>=</m:t>
        </m:r>
        <m:f>
          <m:fPr>
            <m:type m:val="lin"/>
            <m:ctrlPr>
              <w:rPr>
                <w:rFonts w:ascii="Cambria Math" w:eastAsia="DengXian" w:hAnsi="Cambria Math" w:cs="Times New Roman"/>
                <w:i/>
                <w:kern w:val="14"/>
                <w:sz w:val="24"/>
                <w:szCs w:val="24"/>
              </w:rPr>
            </m:ctrlPr>
          </m:fPr>
          <m:num>
            <m:nary>
              <m:naryPr>
                <m:chr m:val="∑"/>
                <m:limLoc m:val="undOvr"/>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i=1</m:t>
                </m:r>
              </m:sub>
              <m:sup>
                <m:r>
                  <w:rPr>
                    <w:rFonts w:ascii="Cambria Math" w:eastAsia="DengXian" w:hAnsi="Cambria Math" w:cs="Times New Roman"/>
                    <w:kern w:val="14"/>
                    <w:sz w:val="24"/>
                    <w:szCs w:val="24"/>
                  </w:rPr>
                  <m:t>M</m:t>
                </m:r>
              </m:sup>
              <m:e>
                <m:sSub>
                  <m:sSubPr>
                    <m:ctrlPr>
                      <w:rPr>
                        <w:rFonts w:ascii="Cambria Math" w:eastAsia="DengXian" w:hAnsi="Cambria Math" w:cs="Times New Roman"/>
                        <w:i/>
                        <w:kern w:val="14"/>
                        <w:sz w:val="24"/>
                        <w:szCs w:val="24"/>
                      </w:rPr>
                    </m:ctrlPr>
                  </m:sSubPr>
                  <m:e>
                    <m:r>
                      <w:rPr>
                        <w:rFonts w:ascii="Cambria Math" w:eastAsia="DengXian" w:cs="Times New Roman"/>
                        <w:kern w:val="14"/>
                        <w:sz w:val="24"/>
                        <w:szCs w:val="24"/>
                      </w:rPr>
                      <m:t>T</m:t>
                    </m:r>
                  </m:e>
                  <m:sub>
                    <m:r>
                      <m:rPr>
                        <m:sty m:val="p"/>
                      </m:rPr>
                      <w:rPr>
                        <w:rFonts w:ascii="Cambria Math" w:eastAsia="DengXian" w:cs="Times New Roman"/>
                        <w:kern w:val="14"/>
                        <w:sz w:val="24"/>
                        <w:szCs w:val="24"/>
                      </w:rPr>
                      <m:t>i</m:t>
                    </m:r>
                  </m:sub>
                </m:sSub>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e>
            </m:nary>
          </m:num>
          <m:den>
            <m:r>
              <w:rPr>
                <w:rFonts w:ascii="Cambria Math" w:eastAsia="DengXian" w:cs="Times New Roman"/>
                <w:kern w:val="14"/>
                <w:sz w:val="24"/>
                <w:szCs w:val="24"/>
              </w:rPr>
              <m:t>2</m:t>
            </m:r>
            <m:r>
              <w:rPr>
                <w:rFonts w:ascii="Cambria Math" w:eastAsia="DengXian" w:hAnsi="Cambria Math" w:cs="Times New Roman"/>
                <w:kern w:val="14"/>
                <w:sz w:val="24"/>
                <w:szCs w:val="24"/>
              </w:rPr>
              <m:t>π</m:t>
            </m:r>
            <m:sSubSup>
              <m:sSubSupPr>
                <m:ctrlPr>
                  <w:rPr>
                    <w:rFonts w:ascii="Cambria Math" w:eastAsia="DengXian" w:hAnsi="Cambria Math" w:cs="Times New Roman"/>
                    <w:i/>
                    <w:kern w:val="14"/>
                    <w:sz w:val="24"/>
                    <w:szCs w:val="24"/>
                  </w:rPr>
                </m:ctrlPr>
              </m:sSubSupPr>
              <m:e>
                <m:r>
                  <w:rPr>
                    <w:rFonts w:ascii="Cambria Math" w:eastAsia="DengXian" w:cs="Times New Roman"/>
                    <w:kern w:val="14"/>
                    <w:sz w:val="24"/>
                    <w:szCs w:val="24"/>
                  </w:rPr>
                  <m:t>r</m:t>
                </m:r>
              </m:e>
              <m:sub>
                <m:r>
                  <w:rPr>
                    <w:rFonts w:ascii="Cambria Math" w:eastAsia="DengXian" w:cs="Times New Roman"/>
                    <w:kern w:val="14"/>
                    <w:sz w:val="24"/>
                    <w:szCs w:val="24"/>
                  </w:rPr>
                  <m:t>w</m:t>
                </m:r>
              </m:sub>
              <m:sup>
                <m:r>
                  <w:rPr>
                    <w:rFonts w:ascii="Cambria Math" w:eastAsia="DengXian" w:cs="Times New Roman"/>
                    <w:kern w:val="14"/>
                    <w:sz w:val="24"/>
                    <w:szCs w:val="24"/>
                  </w:rPr>
                  <m:t>2</m:t>
                </m:r>
              </m:sup>
            </m:sSubSup>
          </m:den>
        </m:f>
      </m:oMath>
      <w:r w:rsidR="00C43C1E" w:rsidRPr="00C43C1E">
        <w:rPr>
          <w:rFonts w:eastAsia="DengXian" w:cs="Times New Roman"/>
          <w:kern w:val="14"/>
          <w:sz w:val="24"/>
          <w:szCs w:val="24"/>
        </w:rPr>
        <w:t xml:space="preserve"> </w:t>
      </w:r>
      <w:r w:rsidR="00C43C1E" w:rsidRPr="00C43C1E">
        <w:rPr>
          <w:rFonts w:eastAsia="DengXian" w:cs="Times New Roman"/>
          <w:kern w:val="14"/>
          <w:sz w:val="24"/>
          <w:szCs w:val="24"/>
        </w:rPr>
        <w:tab/>
      </w:r>
      <w:r w:rsidR="00C43C1E" w:rsidRPr="00C43C1E">
        <w:rPr>
          <w:rFonts w:eastAsia="DengXian" w:cs="Times New Roman"/>
          <w:kern w:val="14"/>
          <w:sz w:val="24"/>
          <w:szCs w:val="24"/>
        </w:rPr>
        <w:tab/>
      </w:r>
      <w:r w:rsidR="007E3F1A">
        <w:rPr>
          <w:rFonts w:eastAsia="DengXian" w:cs="Times New Roman"/>
          <w:kern w:val="14"/>
          <w:sz w:val="24"/>
          <w:szCs w:val="24"/>
        </w:rPr>
        <w:tab/>
      </w:r>
      <w:r w:rsidR="007E3F1A">
        <w:rPr>
          <w:rFonts w:eastAsia="DengXian" w:cs="Times New Roman"/>
          <w:kern w:val="14"/>
          <w:sz w:val="24"/>
          <w:szCs w:val="24"/>
        </w:rPr>
        <w:tab/>
      </w:r>
      <w:r w:rsidR="00760507">
        <w:rPr>
          <w:rFonts w:eastAsia="DengXian" w:cs="Times New Roman"/>
          <w:kern w:val="14"/>
          <w:sz w:val="24"/>
          <w:szCs w:val="24"/>
        </w:rPr>
        <w:tab/>
      </w:r>
      <w:r w:rsidR="00760507">
        <w:rPr>
          <w:rFonts w:eastAsia="DengXian" w:cs="Times New Roman"/>
          <w:kern w:val="14"/>
          <w:sz w:val="24"/>
          <w:szCs w:val="24"/>
        </w:rPr>
        <w:tab/>
        <w:t xml:space="preserve"> </w:t>
      </w:r>
      <w:r w:rsidR="00C43C1E" w:rsidRPr="00C43C1E">
        <w:rPr>
          <w:rFonts w:eastAsia="DengXian" w:cs="Times New Roman"/>
          <w:kern w:val="14"/>
          <w:sz w:val="24"/>
          <w:szCs w:val="24"/>
        </w:rPr>
        <w:t>(</w:t>
      </w:r>
      <w:ins w:id="65" w:author="Huang Wenge" w:date="2021-07-19T11:31:00Z">
        <w:r w:rsidR="00C2130A">
          <w:rPr>
            <w:rFonts w:eastAsia="DengXian" w:cs="Times New Roman"/>
            <w:kern w:val="14"/>
            <w:sz w:val="24"/>
            <w:szCs w:val="24"/>
          </w:rPr>
          <w:t>26</w:t>
        </w:r>
      </w:ins>
      <w:r w:rsidR="00C43C1E" w:rsidRPr="00C43C1E">
        <w:rPr>
          <w:rFonts w:eastAsia="DengXian" w:cs="Times New Roman"/>
          <w:kern w:val="14"/>
          <w:sz w:val="24"/>
          <w:szCs w:val="24"/>
        </w:rPr>
        <w:t>)</w:t>
      </w:r>
    </w:p>
    <w:p w14:paraId="2788B579" w14:textId="7215C25B" w:rsidR="007E3F1A" w:rsidRPr="00C43C1E" w:rsidRDefault="003C65FB" w:rsidP="007E3F1A">
      <w:pPr>
        <w:spacing w:line="360" w:lineRule="auto"/>
        <w:rPr>
          <w:rFonts w:eastAsia="DengXian" w:cs="Times New Roman"/>
          <w:kern w:val="14"/>
          <w:sz w:val="24"/>
          <w:szCs w:val="24"/>
        </w:rPr>
      </w:pPr>
      <w:ins w:id="66" w:author="Huang Wenge" w:date="2021-07-19T10:06:00Z">
        <w:r>
          <w:rPr>
            <w:rFonts w:eastAsia="DengXian" w:cs="Times New Roman"/>
            <w:iCs/>
            <w:sz w:val="24"/>
            <w:szCs w:val="24"/>
          </w:rPr>
          <w:t xml:space="preserve">where </w:t>
        </w:r>
        <w:r w:rsidRPr="00742900">
          <w:rPr>
            <w:rFonts w:eastAsia="DengXian" w:cs="Times New Roman"/>
            <w:i/>
            <w:iCs/>
            <w:kern w:val="14"/>
            <w:sz w:val="24"/>
            <w:szCs w:val="24"/>
          </w:rPr>
          <w:t>M</w:t>
        </w:r>
        <w:r>
          <w:rPr>
            <w:rFonts w:eastAsia="DengXian" w:cs="Times New Roman"/>
            <w:kern w:val="14"/>
            <w:sz w:val="24"/>
            <w:szCs w:val="24"/>
          </w:rPr>
          <w:t xml:space="preserve"> is the number of discrete water layer in the upper hemisphere of the droplet spherical cap,</w:t>
        </w:r>
      </w:ins>
      <w:del w:id="67" w:author="Huang Wenge" w:date="2021-07-19T10:06:00Z">
        <w:r w:rsidR="007E3F1A" w:rsidDel="003C65FB">
          <w:rPr>
            <w:rFonts w:eastAsia="DengXian" w:cs="Times New Roman"/>
            <w:kern w:val="14"/>
            <w:sz w:val="24"/>
            <w:szCs w:val="24"/>
          </w:rPr>
          <w:delText>where</w:delText>
        </w:r>
      </w:del>
      <w:r w:rsidR="007E3F1A">
        <w:rPr>
          <w:rFonts w:eastAsia="DengXian" w:cs="Times New Roman"/>
          <w:kern w:val="14"/>
          <w:sz w:val="24"/>
          <w:szCs w:val="24"/>
        </w:rPr>
        <w:t xml:space="preserve">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w</m:t>
            </m:r>
          </m:sub>
        </m:sSub>
      </m:oMath>
      <w:r w:rsidR="007E3F1A">
        <w:rPr>
          <w:rFonts w:eastAsia="DengXian" w:cs="Times New Roman"/>
          <w:sz w:val="24"/>
          <w:szCs w:val="24"/>
        </w:rPr>
        <w:t xml:space="preserve"> is the radius of the spherical cap.</w:t>
      </w:r>
    </w:p>
    <w:p w14:paraId="57247616" w14:textId="593DCEC4" w:rsidR="00C43C1E" w:rsidRPr="00C111B2" w:rsidDel="00C476A3" w:rsidRDefault="00C43C1E" w:rsidP="00C43C1E">
      <w:pPr>
        <w:spacing w:line="360" w:lineRule="auto"/>
        <w:rPr>
          <w:del w:id="68" w:author="Cheng, Jiangtao" w:date="2021-07-18T09:27:00Z"/>
          <w:rFonts w:eastAsia="DengXian" w:cs="Times New Roman"/>
          <w:b/>
          <w:bCs/>
          <w:kern w:val="14"/>
          <w:sz w:val="24"/>
          <w:szCs w:val="24"/>
        </w:rPr>
      </w:pPr>
      <w:r w:rsidRPr="00C111B2">
        <w:rPr>
          <w:rFonts w:eastAsia="DengXian" w:cs="Times New Roman"/>
          <w:b/>
          <w:bCs/>
          <w:kern w:val="14"/>
          <w:sz w:val="24"/>
          <w:szCs w:val="24"/>
        </w:rPr>
        <w:t>3.5</w:t>
      </w:r>
      <w:r w:rsidR="007E3F1A" w:rsidRPr="00C111B2">
        <w:rPr>
          <w:rFonts w:eastAsia="DengXian" w:cs="Times New Roman"/>
          <w:b/>
          <w:bCs/>
          <w:kern w:val="14"/>
          <w:sz w:val="24"/>
          <w:szCs w:val="24"/>
        </w:rPr>
        <w:t>.</w:t>
      </w:r>
      <w:r w:rsidRPr="00C111B2">
        <w:rPr>
          <w:rFonts w:eastAsia="DengXian" w:cs="Times New Roman"/>
          <w:b/>
          <w:bCs/>
          <w:kern w:val="14"/>
          <w:sz w:val="24"/>
          <w:szCs w:val="24"/>
        </w:rPr>
        <w:t xml:space="preserve"> Algorithm for calculating the surface temperature and evaporation </w:t>
      </w:r>
      <w:r w:rsidR="00725570" w:rsidRPr="00C111B2">
        <w:rPr>
          <w:rFonts w:eastAsia="DengXian" w:cs="Times New Roman"/>
          <w:b/>
          <w:bCs/>
          <w:kern w:val="14"/>
          <w:sz w:val="24"/>
          <w:szCs w:val="24"/>
        </w:rPr>
        <w:t>ratio</w:t>
      </w:r>
    </w:p>
    <w:p w14:paraId="2CD2FDD7" w14:textId="0DFB6323" w:rsidR="00C43C1E" w:rsidRPr="00C43C1E" w:rsidRDefault="00053D36" w:rsidP="003C65FB">
      <w:pPr>
        <w:spacing w:line="360" w:lineRule="auto"/>
        <w:rPr>
          <w:rFonts w:eastAsia="DengXian" w:cs="Times New Roman"/>
          <w:kern w:val="14"/>
          <w:sz w:val="24"/>
          <w:szCs w:val="24"/>
        </w:rPr>
      </w:pPr>
      <w:r>
        <w:rPr>
          <w:noProof/>
        </w:rPr>
        <w:t xml:space="preserve"> </w:t>
      </w:r>
    </w:p>
    <w:p w14:paraId="28213561" w14:textId="313B4BFE" w:rsidR="003B2AF5" w:rsidRDefault="00C43C1E" w:rsidP="00B630EC">
      <w:pPr>
        <w:spacing w:line="360" w:lineRule="auto"/>
        <w:ind w:firstLine="360"/>
        <w:rPr>
          <w:ins w:id="69" w:author="Huang Wenge" w:date="2021-07-19T13:01:00Z"/>
          <w:rFonts w:eastAsia="DengXian" w:cs="Times New Roman"/>
          <w:iCs/>
          <w:color w:val="000000"/>
          <w:kern w:val="24"/>
          <w:sz w:val="24"/>
          <w:szCs w:val="24"/>
        </w:rPr>
      </w:pPr>
      <w:r w:rsidRPr="00C43C1E">
        <w:rPr>
          <w:rFonts w:eastAsia="DengXian" w:cs="Times New Roman"/>
          <w:kern w:val="14"/>
          <w:sz w:val="24"/>
          <w:szCs w:val="24"/>
        </w:rPr>
        <w:t xml:space="preserve">The algorithm for calculating the droplet surface temperature and the evaporation ratio </w:t>
      </w:r>
      <m:oMath>
        <m:r>
          <w:rPr>
            <w:rFonts w:ascii="Cambria Math" w:eastAsia="DengXian" w:hAnsi="Cambria Math" w:cs="Times New Roman"/>
            <w:color w:val="000000"/>
            <w:kern w:val="24"/>
            <w:sz w:val="24"/>
            <w:szCs w:val="24"/>
          </w:rPr>
          <m:t>φ</m:t>
        </m:r>
      </m:oMath>
      <w:r w:rsidR="00D26799" w:rsidRPr="00C43C1E">
        <w:rPr>
          <w:rFonts w:eastAsia="DengXian" w:cs="Times New Roman"/>
          <w:kern w:val="14"/>
          <w:sz w:val="24"/>
          <w:szCs w:val="24"/>
        </w:rPr>
        <w:t xml:space="preserve"> </w:t>
      </w:r>
      <w:r w:rsidRPr="00C43C1E">
        <w:rPr>
          <w:rFonts w:eastAsia="DengXian" w:cs="Times New Roman"/>
          <w:kern w:val="14"/>
          <w:sz w:val="24"/>
          <w:szCs w:val="24"/>
        </w:rPr>
        <w:t xml:space="preserve">is shown in </w:t>
      </w:r>
      <w:r w:rsidR="00CF1413">
        <w:rPr>
          <w:rFonts w:eastAsia="DengXian" w:cs="Times New Roman"/>
          <w:kern w:val="14"/>
          <w:sz w:val="24"/>
          <w:szCs w:val="24"/>
        </w:rPr>
        <w:t xml:space="preserve">the flowchart of </w:t>
      </w:r>
      <w:r w:rsidRPr="00C43C1E">
        <w:rPr>
          <w:rFonts w:eastAsia="DengXian" w:cs="Times New Roman"/>
          <w:kern w:val="14"/>
          <w:sz w:val="24"/>
          <w:szCs w:val="24"/>
        </w:rPr>
        <w:t xml:space="preserve">Fig. </w:t>
      </w:r>
      <w:r w:rsidR="00792C98">
        <w:rPr>
          <w:rFonts w:eastAsia="DengXian" w:cs="Times New Roman"/>
          <w:kern w:val="14"/>
          <w:sz w:val="24"/>
          <w:szCs w:val="24"/>
        </w:rPr>
        <w:t>4</w:t>
      </w:r>
      <w:r w:rsidRPr="00C43C1E">
        <w:rPr>
          <w:rFonts w:eastAsia="DengXian" w:cs="Times New Roman"/>
          <w:kern w:val="14"/>
          <w:sz w:val="24"/>
          <w:szCs w:val="24"/>
        </w:rPr>
        <w:t xml:space="preserve">. The base temperature of the substrate </w:t>
      </w:r>
      <m:oMath>
        <m:sSub>
          <m:sSubPr>
            <m:ctrlPr>
              <w:rPr>
                <w:rFonts w:ascii="Cambria Math" w:eastAsia="+mn-ea" w:hAnsi="Cambria Math" w:cs="Arial"/>
                <w:i/>
                <w:iCs/>
                <w:color w:val="000000"/>
                <w:kern w:val="24"/>
                <w:sz w:val="24"/>
                <w:szCs w:val="24"/>
              </w:rPr>
            </m:ctrlPr>
          </m:sSubPr>
          <m:e>
            <m:r>
              <w:rPr>
                <w:rFonts w:ascii="Cambria Math" w:eastAsia="+mn-ea" w:hAnsi="Cambria Math" w:cs="Arial"/>
                <w:color w:val="000000"/>
                <w:kern w:val="24"/>
                <w:sz w:val="24"/>
                <w:szCs w:val="24"/>
              </w:rPr>
              <m:t>T</m:t>
            </m:r>
          </m:e>
          <m:sub>
            <m:r>
              <w:rPr>
                <w:rFonts w:ascii="Cambria Math" w:eastAsia="+mn-ea" w:hAnsi="Cambria Math" w:cs="Arial"/>
                <w:color w:val="000000"/>
                <w:kern w:val="24"/>
                <w:sz w:val="24"/>
                <w:szCs w:val="24"/>
              </w:rPr>
              <m:t>s</m:t>
            </m:r>
          </m:sub>
        </m:sSub>
      </m:oMath>
      <w:r w:rsidRPr="00C43C1E">
        <w:rPr>
          <w:rFonts w:eastAsia="DengXian" w:cs="Times New Roman"/>
          <w:kern w:val="14"/>
          <w:sz w:val="24"/>
          <w:szCs w:val="24"/>
        </w:rPr>
        <w:t xml:space="preserve"> is </w:t>
      </w:r>
      <w:r w:rsidR="00BB5831">
        <w:rPr>
          <w:rFonts w:eastAsia="DengXian" w:cs="Times New Roman"/>
          <w:kern w:val="14"/>
          <w:sz w:val="24"/>
          <w:szCs w:val="24"/>
        </w:rPr>
        <w:t>measur</w:t>
      </w:r>
      <w:r w:rsidRPr="00C43C1E">
        <w:rPr>
          <w:rFonts w:eastAsia="DengXian" w:cs="Times New Roman"/>
          <w:kern w:val="14"/>
          <w:sz w:val="24"/>
          <w:szCs w:val="24"/>
        </w:rPr>
        <w:t xml:space="preserve">ed by the thermocouple and the heat transfer rate from </w:t>
      </w:r>
      <w:r w:rsidR="000335D4">
        <w:rPr>
          <w:rFonts w:eastAsia="DengXian" w:cs="Times New Roman"/>
          <w:kern w:val="14"/>
          <w:sz w:val="24"/>
          <w:szCs w:val="24"/>
        </w:rPr>
        <w:t xml:space="preserve">the </w:t>
      </w:r>
      <w:r w:rsidRPr="00C43C1E">
        <w:rPr>
          <w:rFonts w:eastAsia="DengXian" w:cs="Times New Roman"/>
          <w:kern w:val="14"/>
          <w:sz w:val="24"/>
          <w:szCs w:val="24"/>
        </w:rPr>
        <w:t xml:space="preserve">substrate </w:t>
      </w:r>
      <m:oMath>
        <m:sSub>
          <m:sSubPr>
            <m:ctrlPr>
              <w:rPr>
                <w:rFonts w:ascii="Cambria Math" w:eastAsia="DengXian" w:hAnsi="Cambria Math" w:cs="Arial"/>
                <w:i/>
                <w:iCs/>
                <w:color w:val="000000"/>
                <w:kern w:val="24"/>
                <w:sz w:val="24"/>
                <w:szCs w:val="24"/>
              </w:rPr>
            </m:ctrlPr>
          </m:sSubPr>
          <m:e>
            <m:r>
              <w:rPr>
                <w:rFonts w:ascii="Cambria Math" w:eastAsia="DengXian" w:hAnsi="Cambria Math" w:cs="Arial"/>
                <w:color w:val="000000"/>
                <w:kern w:val="24"/>
                <w:sz w:val="24"/>
                <w:szCs w:val="24"/>
              </w:rPr>
              <m:t>q</m:t>
            </m:r>
          </m:e>
          <m:sub>
            <m:r>
              <w:rPr>
                <w:rFonts w:ascii="Cambria Math" w:eastAsia="DengXian" w:hAnsi="Cambria Math" w:cs="Arial"/>
                <w:color w:val="000000"/>
                <w:kern w:val="24"/>
                <w:sz w:val="24"/>
                <w:szCs w:val="24"/>
              </w:rPr>
              <m:t>s</m:t>
            </m:r>
          </m:sub>
        </m:sSub>
      </m:oMath>
      <w:r w:rsidRPr="00C43C1E">
        <w:rPr>
          <w:rFonts w:eastAsia="DengXian" w:cs="Times New Roman"/>
          <w:kern w:val="14"/>
          <w:sz w:val="24"/>
          <w:szCs w:val="24"/>
        </w:rPr>
        <w:t xml:space="preserve"> is obtained by calculating the</w:t>
      </w:r>
      <w:del w:id="70" w:author="Huang Wenge" w:date="2021-07-19T12:43:00Z">
        <w:r w:rsidRPr="00C43C1E" w:rsidDel="00B630EC">
          <w:rPr>
            <w:rFonts w:eastAsia="DengXian" w:cs="Times New Roman"/>
            <w:kern w:val="14"/>
            <w:sz w:val="24"/>
            <w:szCs w:val="24"/>
          </w:rPr>
          <w:delText xml:space="preserve"> </w:delText>
        </w:r>
      </w:del>
      <w:r w:rsidRPr="00C43C1E">
        <w:rPr>
          <w:rFonts w:eastAsia="DengXian" w:cs="Times New Roman"/>
          <w:kern w:val="14"/>
          <w:sz w:val="24"/>
          <w:szCs w:val="24"/>
        </w:rPr>
        <w:t xml:space="preserve"> droplet volume decreas</w:t>
      </w:r>
      <w:r w:rsidR="00CF1413">
        <w:rPr>
          <w:rFonts w:eastAsia="DengXian" w:cs="Times New Roman"/>
          <w:kern w:val="14"/>
          <w:sz w:val="24"/>
          <w:szCs w:val="24"/>
        </w:rPr>
        <w:t>ing</w:t>
      </w:r>
      <w:r w:rsidRPr="00C43C1E">
        <w:rPr>
          <w:rFonts w:eastAsia="DengXian" w:cs="Times New Roman"/>
          <w:kern w:val="14"/>
          <w:sz w:val="24"/>
          <w:szCs w:val="24"/>
        </w:rPr>
        <w:t xml:space="preserve"> rate based on Eq. (5). An initial </w:t>
      </w:r>
      <w:r w:rsidR="00CF1413">
        <w:rPr>
          <w:rFonts w:eastAsia="DengXian" w:cs="Times New Roman"/>
          <w:kern w:val="14"/>
          <w:sz w:val="24"/>
          <w:szCs w:val="24"/>
        </w:rPr>
        <w:t>estimate</w:t>
      </w:r>
      <w:r w:rsidRPr="00C43C1E">
        <w:rPr>
          <w:rFonts w:eastAsia="DengXian" w:cs="Times New Roman"/>
          <w:kern w:val="14"/>
          <w:sz w:val="24"/>
          <w:szCs w:val="24"/>
        </w:rPr>
        <w:t xml:space="preserve"> of the evaporation ratio </w:t>
      </w:r>
      <m:oMath>
        <m:r>
          <w:rPr>
            <w:rFonts w:ascii="Cambria Math" w:eastAsia="DengXian" w:hAnsi="Cambria Math" w:cs="Times New Roman"/>
            <w:color w:val="000000"/>
            <w:kern w:val="24"/>
            <w:sz w:val="24"/>
            <w:szCs w:val="24"/>
          </w:rPr>
          <m:t>φ=</m:t>
        </m:r>
        <m:r>
          <m:rPr>
            <m:sty m:val="p"/>
          </m:rPr>
          <w:rPr>
            <w:rFonts w:ascii="Cambria Math" w:eastAsia="DengXian" w:hAnsi="Cambria Math" w:cs="Times New Roman"/>
            <w:kern w:val="14"/>
            <w:sz w:val="24"/>
            <w:szCs w:val="24"/>
          </w:rPr>
          <m:t>0.5</m:t>
        </m:r>
      </m:oMath>
      <w:r w:rsidRPr="00C43C1E">
        <w:rPr>
          <w:rFonts w:eastAsia="DengXian" w:cs="Times New Roman"/>
          <w:iCs/>
          <w:color w:val="000000"/>
          <w:kern w:val="24"/>
          <w:sz w:val="24"/>
          <w:szCs w:val="24"/>
        </w:rPr>
        <w:t xml:space="preserve"> is used</w:t>
      </w:r>
      <w:ins w:id="71" w:author="Huang Wenge" w:date="2021-07-19T12:45:00Z">
        <w:r w:rsidR="00B630EC">
          <w:rPr>
            <w:rFonts w:eastAsia="DengXian" w:cs="Times New Roman"/>
            <w:iCs/>
            <w:color w:val="000000"/>
            <w:kern w:val="24"/>
            <w:sz w:val="24"/>
            <w:szCs w:val="24"/>
          </w:rPr>
          <w:t xml:space="preserve"> </w:t>
        </w:r>
      </w:ins>
      <w:ins w:id="72" w:author="Huang Wenge" w:date="2021-07-19T12:46:00Z">
        <w:r w:rsidR="00B630EC">
          <w:rPr>
            <w:rFonts w:eastAsia="DengXian" w:cs="Times New Roman"/>
            <w:iCs/>
            <w:color w:val="000000"/>
            <w:kern w:val="24"/>
            <w:sz w:val="24"/>
            <w:szCs w:val="24"/>
          </w:rPr>
          <w:t>in the boundary condition</w:t>
        </w:r>
      </w:ins>
      <w:r w:rsidRPr="00C43C1E">
        <w:rPr>
          <w:rFonts w:eastAsia="DengXian" w:cs="Times New Roman"/>
          <w:iCs/>
          <w:color w:val="000000"/>
          <w:kern w:val="24"/>
          <w:sz w:val="24"/>
          <w:szCs w:val="24"/>
        </w:rPr>
        <w:t xml:space="preserve"> to</w:t>
      </w:r>
      <w:r w:rsidR="00CF1413">
        <w:rPr>
          <w:rFonts w:eastAsia="DengXian" w:cs="Times New Roman"/>
          <w:iCs/>
          <w:color w:val="000000"/>
          <w:kern w:val="24"/>
          <w:sz w:val="24"/>
          <w:szCs w:val="24"/>
        </w:rPr>
        <w:t xml:space="preserve"> </w:t>
      </w:r>
      <w:del w:id="73" w:author="Huang Wenge" w:date="2021-07-19T13:12:00Z">
        <w:r w:rsidR="00CF1413" w:rsidDel="009951F0">
          <w:rPr>
            <w:rFonts w:eastAsia="DengXian" w:cs="Times New Roman"/>
            <w:iCs/>
            <w:color w:val="000000"/>
            <w:kern w:val="24"/>
            <w:sz w:val="24"/>
            <w:szCs w:val="24"/>
          </w:rPr>
          <w:delText>iteratively</w:delText>
        </w:r>
        <w:r w:rsidRPr="00C43C1E" w:rsidDel="009951F0">
          <w:rPr>
            <w:rFonts w:eastAsia="DengXian" w:cs="Times New Roman"/>
            <w:iCs/>
            <w:color w:val="000000"/>
            <w:kern w:val="24"/>
            <w:sz w:val="24"/>
            <w:szCs w:val="24"/>
          </w:rPr>
          <w:delText xml:space="preserve"> </w:delText>
        </w:r>
      </w:del>
      <w:r w:rsidRPr="00C43C1E">
        <w:rPr>
          <w:rFonts w:eastAsia="DengXian" w:cs="Times New Roman"/>
          <w:iCs/>
          <w:color w:val="000000"/>
          <w:kern w:val="24"/>
          <w:sz w:val="24"/>
          <w:szCs w:val="24"/>
        </w:rPr>
        <w:t xml:space="preserve">solve the </w:t>
      </w:r>
      <w:commentRangeStart w:id="74"/>
      <w:commentRangeStart w:id="75"/>
      <w:r w:rsidRPr="00C43C1E">
        <w:rPr>
          <w:rFonts w:eastAsia="DengXian" w:cs="Times New Roman"/>
          <w:iCs/>
          <w:color w:val="000000"/>
          <w:kern w:val="24"/>
          <w:sz w:val="24"/>
          <w:szCs w:val="24"/>
        </w:rPr>
        <w:t>heat transfer equation</w:t>
      </w:r>
      <w:commentRangeEnd w:id="74"/>
      <w:r w:rsidR="00CF1413">
        <w:rPr>
          <w:rStyle w:val="CommentReference"/>
        </w:rPr>
        <w:commentReference w:id="74"/>
      </w:r>
      <w:commentRangeEnd w:id="75"/>
      <w:r w:rsidR="003C65FB">
        <w:rPr>
          <w:rStyle w:val="CommentReference"/>
        </w:rPr>
        <w:commentReference w:id="75"/>
      </w:r>
      <w:r w:rsidRPr="00C43C1E">
        <w:rPr>
          <w:rFonts w:eastAsia="DengXian" w:cs="Times New Roman"/>
          <w:iCs/>
          <w:color w:val="000000"/>
          <w:kern w:val="24"/>
          <w:sz w:val="24"/>
          <w:szCs w:val="24"/>
        </w:rPr>
        <w:t xml:space="preserve"> </w:t>
      </w:r>
      <w:ins w:id="76" w:author="Huang Wenge" w:date="2021-07-19T12:44:00Z">
        <w:r w:rsidR="00B630EC" w:rsidRPr="00C43C1E">
          <w:rPr>
            <w:rFonts w:eastAsia="DengXian" w:cs="Times New Roman"/>
            <w:iCs/>
            <w:color w:val="000000"/>
            <w:kern w:val="24"/>
            <w:sz w:val="24"/>
            <w:szCs w:val="24"/>
          </w:rPr>
          <w:t>Eq. (11)</w:t>
        </w:r>
        <w:r w:rsidR="00B630EC">
          <w:rPr>
            <w:rFonts w:eastAsia="DengXian" w:cs="Times New Roman"/>
            <w:iCs/>
            <w:color w:val="000000"/>
            <w:kern w:val="24"/>
            <w:sz w:val="24"/>
            <w:szCs w:val="24"/>
          </w:rPr>
          <w:t xml:space="preserve"> </w:t>
        </w:r>
      </w:ins>
      <w:r w:rsidRPr="00C43C1E">
        <w:rPr>
          <w:rFonts w:eastAsia="DengXian" w:cs="Times New Roman"/>
          <w:iCs/>
          <w:color w:val="000000"/>
          <w:kern w:val="24"/>
          <w:sz w:val="24"/>
          <w:szCs w:val="24"/>
        </w:rPr>
        <w:t xml:space="preserve">at the droplet base. </w:t>
      </w:r>
      <w:del w:id="77" w:author="Huang Wenge" w:date="2021-07-19T12:44:00Z">
        <w:r w:rsidRPr="00C43C1E" w:rsidDel="00B630EC">
          <w:rPr>
            <w:rFonts w:eastAsia="DengXian" w:cs="Times New Roman"/>
            <w:iCs/>
            <w:color w:val="000000"/>
            <w:kern w:val="24"/>
            <w:sz w:val="24"/>
            <w:szCs w:val="24"/>
          </w:rPr>
          <w:delText xml:space="preserve">The heat transfer equation Eq. (11) can be solved </w:delText>
        </w:r>
        <w:r w:rsidR="00DE06AF" w:rsidDel="00B630EC">
          <w:rPr>
            <w:rFonts w:eastAsia="DengXian" w:cs="Times New Roman"/>
            <w:iCs/>
            <w:color w:val="000000"/>
            <w:kern w:val="24"/>
            <w:sz w:val="24"/>
            <w:szCs w:val="24"/>
          </w:rPr>
          <w:delText>according to the</w:delText>
        </w:r>
        <w:r w:rsidRPr="00C43C1E" w:rsidDel="00B630EC">
          <w:rPr>
            <w:rFonts w:eastAsia="DengXian" w:cs="Times New Roman"/>
            <w:iCs/>
            <w:color w:val="000000"/>
            <w:kern w:val="24"/>
            <w:sz w:val="24"/>
            <w:szCs w:val="24"/>
          </w:rPr>
          <w:delText xml:space="preserve"> boundary conditions. </w:delText>
        </w:r>
      </w:del>
      <w:del w:id="78" w:author="Huang Wenge" w:date="2021-07-19T12:45:00Z">
        <w:r w:rsidRPr="00C43C1E" w:rsidDel="00B630EC">
          <w:rPr>
            <w:rFonts w:eastAsia="DengXian" w:cs="Times New Roman"/>
            <w:iCs/>
            <w:color w:val="000000"/>
            <w:kern w:val="24"/>
            <w:sz w:val="24"/>
            <w:szCs w:val="24"/>
          </w:rPr>
          <w:delText>Thus,</w:delText>
        </w:r>
      </w:del>
      <w:ins w:id="79" w:author="Huang Wenge" w:date="2021-07-19T12:45:00Z">
        <w:r w:rsidR="00B630EC">
          <w:rPr>
            <w:rFonts w:eastAsia="DengXian" w:cs="Times New Roman"/>
            <w:iCs/>
            <w:color w:val="000000"/>
            <w:kern w:val="24"/>
            <w:sz w:val="24"/>
            <w:szCs w:val="24"/>
          </w:rPr>
          <w:t>Then</w:t>
        </w:r>
      </w:ins>
      <w:r w:rsidRPr="00C43C1E">
        <w:rPr>
          <w:rFonts w:eastAsia="DengXian" w:cs="Times New Roman"/>
          <w:iCs/>
          <w:color w:val="000000"/>
          <w:kern w:val="24"/>
          <w:sz w:val="24"/>
          <w:szCs w:val="24"/>
        </w:rPr>
        <w:t xml:space="preserve"> the temperature distribution at the droplet base is </w:t>
      </w:r>
      <w:r w:rsidR="00057DD8" w:rsidRPr="00C43C1E">
        <w:rPr>
          <w:rFonts w:eastAsia="DengXian" w:cs="Times New Roman"/>
          <w:iCs/>
          <w:color w:val="000000"/>
          <w:kern w:val="24"/>
          <w:sz w:val="24"/>
          <w:szCs w:val="24"/>
        </w:rPr>
        <w:t xml:space="preserve">calculated </w:t>
      </w:r>
      <w:r w:rsidR="00057DD8">
        <w:rPr>
          <w:rFonts w:eastAsia="DengXian" w:cs="Times New Roman"/>
          <w:iCs/>
          <w:color w:val="000000"/>
          <w:kern w:val="24"/>
          <w:sz w:val="24"/>
          <w:szCs w:val="24"/>
        </w:rPr>
        <w:t xml:space="preserve">by </w:t>
      </w:r>
      <w:r w:rsidR="00057DD8" w:rsidRPr="00C43C1E">
        <w:rPr>
          <w:rFonts w:eastAsia="DengXian" w:cs="Times New Roman"/>
          <w:iCs/>
          <w:color w:val="000000"/>
          <w:kern w:val="24"/>
          <w:sz w:val="24"/>
          <w:szCs w:val="24"/>
        </w:rPr>
        <w:t>Eq. (16)</w:t>
      </w:r>
      <w:r w:rsidR="00057DD8">
        <w:rPr>
          <w:rFonts w:eastAsia="DengXian" w:cs="Times New Roman"/>
          <w:iCs/>
          <w:color w:val="000000"/>
          <w:kern w:val="24"/>
          <w:sz w:val="24"/>
          <w:szCs w:val="24"/>
        </w:rPr>
        <w:t xml:space="preserve"> </w:t>
      </w:r>
      <w:r w:rsidRPr="00C43C1E">
        <w:rPr>
          <w:rFonts w:eastAsia="DengXian" w:cs="Times New Roman"/>
          <w:iCs/>
          <w:color w:val="000000"/>
          <w:kern w:val="24"/>
          <w:sz w:val="24"/>
          <w:szCs w:val="24"/>
        </w:rPr>
        <w:t xml:space="preserve">and </w:t>
      </w:r>
      <w:r w:rsidR="00DE06AF">
        <w:rPr>
          <w:rFonts w:eastAsia="DengXian" w:cs="Times New Roman"/>
          <w:iCs/>
          <w:color w:val="000000"/>
          <w:kern w:val="24"/>
          <w:sz w:val="24"/>
          <w:szCs w:val="24"/>
        </w:rPr>
        <w:t xml:space="preserve">consequently </w:t>
      </w:r>
      <w:r w:rsidRPr="00C43C1E">
        <w:rPr>
          <w:rFonts w:eastAsia="DengXian" w:cs="Times New Roman"/>
          <w:iCs/>
          <w:color w:val="000000"/>
          <w:kern w:val="24"/>
          <w:sz w:val="24"/>
          <w:szCs w:val="24"/>
        </w:rPr>
        <w:t xml:space="preserve">the average temperature of the droplet base </w:t>
      </w:r>
      <m:oMath>
        <m:sSub>
          <m:sSubPr>
            <m:ctrlPr>
              <w:rPr>
                <w:rFonts w:ascii="Cambria Math" w:eastAsia="+mn-ea" w:hAnsi="Cambria Math" w:cs="+mn-cs"/>
                <w:i/>
                <w:iCs/>
                <w:color w:val="836967"/>
                <w:kern w:val="24"/>
                <w:sz w:val="24"/>
                <w:szCs w:val="24"/>
              </w:rPr>
            </m:ctrlPr>
          </m:sSubPr>
          <m:e>
            <m:acc>
              <m:accPr>
                <m:chr m:val="̅"/>
                <m:ctrlPr>
                  <w:rPr>
                    <w:rFonts w:ascii="Cambria Math" w:eastAsia="+mn-ea" w:hAnsi="Cambria Math" w:cs="+mn-cs"/>
                    <w:i/>
                    <w:iCs/>
                    <w:kern w:val="24"/>
                    <w:sz w:val="24"/>
                    <w:szCs w:val="24"/>
                  </w:rPr>
                </m:ctrlPr>
              </m:accPr>
              <m:e>
                <m:r>
                  <w:rPr>
                    <w:rFonts w:ascii="Cambria Math" w:eastAsia="+mn-ea" w:hAnsi="Cambria Math" w:cs="+mn-cs"/>
                    <w:kern w:val="24"/>
                    <w:sz w:val="24"/>
                    <w:szCs w:val="24"/>
                  </w:rPr>
                  <m:t>T</m:t>
                </m:r>
              </m:e>
            </m:acc>
          </m:e>
          <m:sub>
            <m:r>
              <w:rPr>
                <w:rFonts w:ascii="Cambria Math" w:eastAsia="+mn-ea" w:hAnsi="Cambria Math" w:cs="+mn-cs"/>
                <w:color w:val="000000"/>
                <w:kern w:val="24"/>
                <w:sz w:val="24"/>
                <w:szCs w:val="24"/>
              </w:rPr>
              <m:t>b</m:t>
            </m:r>
          </m:sub>
        </m:sSub>
      </m:oMath>
      <w:r w:rsidRPr="00C43C1E">
        <w:rPr>
          <w:rFonts w:eastAsia="DengXian" w:cs="Times New Roman"/>
          <w:iCs/>
          <w:color w:val="000000"/>
          <w:kern w:val="24"/>
          <w:sz w:val="24"/>
          <w:szCs w:val="24"/>
        </w:rPr>
        <w:t xml:space="preserve"> is</w:t>
      </w:r>
      <w:r w:rsidR="00057DD8" w:rsidRPr="00057DD8">
        <w:rPr>
          <w:rFonts w:eastAsia="DengXian" w:cs="Times New Roman"/>
          <w:iCs/>
          <w:color w:val="000000"/>
          <w:kern w:val="24"/>
          <w:sz w:val="24"/>
          <w:szCs w:val="24"/>
        </w:rPr>
        <w:t xml:space="preserve"> </w:t>
      </w:r>
      <w:r w:rsidR="00057DD8" w:rsidRPr="00C43C1E">
        <w:rPr>
          <w:rFonts w:eastAsia="DengXian" w:cs="Times New Roman"/>
          <w:iCs/>
          <w:color w:val="000000"/>
          <w:kern w:val="24"/>
          <w:sz w:val="24"/>
          <w:szCs w:val="24"/>
        </w:rPr>
        <w:t>obtained</w:t>
      </w:r>
      <w:r w:rsidRPr="00C43C1E">
        <w:rPr>
          <w:rFonts w:eastAsia="DengXian" w:cs="Times New Roman"/>
          <w:iCs/>
          <w:color w:val="000000"/>
          <w:kern w:val="24"/>
          <w:sz w:val="24"/>
          <w:szCs w:val="24"/>
        </w:rPr>
        <w:t xml:space="preserve">. </w:t>
      </w:r>
      <w:ins w:id="80" w:author="Huang Wenge" w:date="2021-07-19T12:48:00Z">
        <w:r w:rsidR="00B630EC">
          <w:rPr>
            <w:rFonts w:eastAsia="DengXian" w:cs="Times New Roman"/>
            <w:iCs/>
            <w:color w:val="000000"/>
            <w:kern w:val="24"/>
            <w:sz w:val="24"/>
            <w:szCs w:val="24"/>
          </w:rPr>
          <w:t xml:space="preserve">The nonuniform surface temperature distribution of the droplet cap is </w:t>
        </w:r>
      </w:ins>
      <w:ins w:id="81" w:author="Huang Wenge" w:date="2021-07-19T12:50:00Z">
        <w:r w:rsidR="00B630EC">
          <w:rPr>
            <w:rFonts w:eastAsia="DengXian" w:cs="Times New Roman"/>
            <w:iCs/>
            <w:color w:val="000000"/>
            <w:kern w:val="24"/>
            <w:sz w:val="24"/>
            <w:szCs w:val="24"/>
          </w:rPr>
          <w:t>calculated</w:t>
        </w:r>
      </w:ins>
      <w:ins w:id="82" w:author="Huang Wenge" w:date="2021-07-19T12:48:00Z">
        <w:r w:rsidR="00B630EC">
          <w:rPr>
            <w:rFonts w:eastAsia="DengXian" w:cs="Times New Roman"/>
            <w:iCs/>
            <w:color w:val="000000"/>
            <w:kern w:val="24"/>
            <w:sz w:val="24"/>
            <w:szCs w:val="24"/>
          </w:rPr>
          <w:t xml:space="preserve"> </w:t>
        </w:r>
      </w:ins>
      <w:ins w:id="83" w:author="Huang Wenge" w:date="2021-07-19T12:50:00Z">
        <w:r w:rsidR="00B630EC">
          <w:rPr>
            <w:rFonts w:eastAsia="DengXian" w:cs="Times New Roman"/>
            <w:iCs/>
            <w:color w:val="000000"/>
            <w:kern w:val="24"/>
            <w:sz w:val="24"/>
            <w:szCs w:val="24"/>
          </w:rPr>
          <w:t>b</w:t>
        </w:r>
      </w:ins>
      <w:del w:id="84" w:author="Huang Wenge" w:date="2021-07-19T12:50:00Z">
        <w:r w:rsidRPr="00C43C1E" w:rsidDel="00B630EC">
          <w:rPr>
            <w:rFonts w:eastAsia="DengXian" w:cs="Times New Roman"/>
            <w:iCs/>
            <w:color w:val="000000"/>
            <w:kern w:val="24"/>
            <w:sz w:val="24"/>
            <w:szCs w:val="24"/>
          </w:rPr>
          <w:delText>B</w:delText>
        </w:r>
      </w:del>
      <w:r w:rsidRPr="00C43C1E">
        <w:rPr>
          <w:rFonts w:eastAsia="DengXian" w:cs="Times New Roman"/>
          <w:iCs/>
          <w:color w:val="000000"/>
          <w:kern w:val="24"/>
          <w:sz w:val="24"/>
          <w:szCs w:val="24"/>
        </w:rPr>
        <w:t xml:space="preserve">ased on the one-dimensional </w:t>
      </w:r>
      <w:ins w:id="85" w:author="Huang Wenge" w:date="2021-07-19T13:12:00Z">
        <w:r w:rsidR="009951F0">
          <w:rPr>
            <w:rFonts w:eastAsia="DengXian" w:cs="Times New Roman"/>
            <w:iCs/>
            <w:color w:val="000000"/>
            <w:kern w:val="24"/>
            <w:sz w:val="24"/>
            <w:szCs w:val="24"/>
          </w:rPr>
          <w:t xml:space="preserve">heat </w:t>
        </w:r>
      </w:ins>
      <w:r w:rsidRPr="00C43C1E">
        <w:rPr>
          <w:rFonts w:eastAsia="DengXian" w:cs="Times New Roman"/>
          <w:iCs/>
          <w:color w:val="000000"/>
          <w:kern w:val="24"/>
          <w:sz w:val="24"/>
          <w:szCs w:val="24"/>
        </w:rPr>
        <w:t xml:space="preserve">conduction </w:t>
      </w:r>
      <w:del w:id="86" w:author="Huang Wenge" w:date="2021-07-19T13:12:00Z">
        <w:r w:rsidRPr="00C43C1E" w:rsidDel="009951F0">
          <w:rPr>
            <w:rFonts w:eastAsia="DengXian" w:cs="Times New Roman"/>
            <w:iCs/>
            <w:color w:val="000000"/>
            <w:kern w:val="24"/>
            <w:sz w:val="24"/>
            <w:szCs w:val="24"/>
          </w:rPr>
          <w:delText xml:space="preserve">heat transfer </w:delText>
        </w:r>
      </w:del>
      <w:r w:rsidRPr="00C43C1E">
        <w:rPr>
          <w:rFonts w:eastAsia="DengXian" w:cs="Times New Roman"/>
          <w:iCs/>
          <w:color w:val="000000"/>
          <w:kern w:val="24"/>
          <w:sz w:val="24"/>
          <w:szCs w:val="24"/>
        </w:rPr>
        <w:t>model</w:t>
      </w:r>
      <w:ins w:id="87" w:author="Huang Wenge" w:date="2021-07-19T12:53:00Z">
        <w:r w:rsidR="00EA39A5">
          <w:rPr>
            <w:rFonts w:eastAsia="DengXian" w:cs="Times New Roman"/>
            <w:iCs/>
            <w:color w:val="000000"/>
            <w:kern w:val="24"/>
            <w:sz w:val="24"/>
            <w:szCs w:val="24"/>
          </w:rPr>
          <w:t xml:space="preserve"> inside the droplet</w:t>
        </w:r>
      </w:ins>
      <w:ins w:id="88" w:author="Huang Wenge" w:date="2021-07-19T12:51:00Z">
        <w:r w:rsidR="00EA39A5">
          <w:rPr>
            <w:rFonts w:eastAsia="DengXian" w:cs="Times New Roman"/>
            <w:iCs/>
            <w:color w:val="000000"/>
            <w:kern w:val="24"/>
            <w:sz w:val="24"/>
            <w:szCs w:val="24"/>
          </w:rPr>
          <w:t xml:space="preserve"> and the evaporation </w:t>
        </w:r>
      </w:ins>
      <w:ins w:id="89" w:author="Huang Wenge" w:date="2021-07-19T12:54:00Z">
        <w:r w:rsidR="00EA39A5">
          <w:rPr>
            <w:rFonts w:eastAsia="DengXian" w:cs="Times New Roman"/>
            <w:iCs/>
            <w:color w:val="000000"/>
            <w:kern w:val="24"/>
            <w:sz w:val="24"/>
            <w:szCs w:val="24"/>
          </w:rPr>
          <w:t xml:space="preserve">rate </w:t>
        </w:r>
      </w:ins>
      <m:oMath>
        <m:sSub>
          <m:sSubPr>
            <m:ctrlPr>
              <w:ins w:id="90" w:author="Huang Wenge" w:date="2021-07-19T12:54:00Z">
                <w:rPr>
                  <w:rFonts w:ascii="Cambria Math" w:eastAsia="DengXian" w:hAnsi="Cambria Math" w:cs="Times New Roman"/>
                  <w:i/>
                  <w:iCs/>
                  <w:color w:val="836967"/>
                  <w:kern w:val="24"/>
                  <w:sz w:val="24"/>
                  <w:szCs w:val="24"/>
                </w:rPr>
              </w:ins>
            </m:ctrlPr>
          </m:sSubPr>
          <m:e>
            <m:r>
              <w:ins w:id="91" w:author="Huang Wenge" w:date="2021-07-19T12:54:00Z">
                <w:rPr>
                  <w:rFonts w:ascii="Cambria Math" w:eastAsia="DengXian" w:hAnsi="Cambria Math" w:cs="Times New Roman"/>
                  <w:color w:val="000000"/>
                  <w:kern w:val="24"/>
                  <w:sz w:val="24"/>
                  <w:szCs w:val="24"/>
                </w:rPr>
                <m:t>q</m:t>
              </w:ins>
            </m:r>
          </m:e>
          <m:sub>
            <m:r>
              <w:ins w:id="92" w:author="Huang Wenge" w:date="2021-07-19T12:54:00Z">
                <m:rPr>
                  <m:sty m:val="p"/>
                </m:rPr>
                <w:rPr>
                  <w:rFonts w:ascii="Cambria Math" w:eastAsia="DengXian" w:hAnsi="Cambria Math" w:cs="Times New Roman"/>
                  <w:color w:val="000000"/>
                  <w:kern w:val="24"/>
                  <w:sz w:val="24"/>
                  <w:szCs w:val="24"/>
                </w:rPr>
                <m:t>c</m:t>
              </w:ins>
            </m:r>
          </m:sub>
        </m:sSub>
      </m:oMath>
      <w:ins w:id="93" w:author="Huang Wenge" w:date="2021-07-19T12:54:00Z">
        <w:r w:rsidR="00EA39A5" w:rsidRPr="00C43C1E">
          <w:rPr>
            <w:rFonts w:eastAsia="DengXian" w:cs="Times New Roman"/>
            <w:iCs/>
            <w:color w:val="000000"/>
            <w:kern w:val="24"/>
            <w:sz w:val="24"/>
            <w:szCs w:val="24"/>
          </w:rPr>
          <w:t xml:space="preserve"> </w:t>
        </w:r>
      </w:ins>
      <w:ins w:id="94" w:author="Huang Wenge" w:date="2021-07-19T12:51:00Z">
        <w:r w:rsidR="00EA39A5">
          <w:rPr>
            <w:rFonts w:eastAsia="DengXian" w:cs="Times New Roman"/>
            <w:iCs/>
            <w:color w:val="000000"/>
            <w:kern w:val="24"/>
            <w:sz w:val="24"/>
            <w:szCs w:val="24"/>
          </w:rPr>
          <w:t xml:space="preserve">from the droplet cap is </w:t>
        </w:r>
      </w:ins>
      <w:ins w:id="95" w:author="Huang Wenge" w:date="2021-07-19T12:54:00Z">
        <w:r w:rsidR="00EA39A5">
          <w:rPr>
            <w:rFonts w:eastAsia="DengXian" w:cs="Times New Roman"/>
            <w:iCs/>
            <w:color w:val="000000"/>
            <w:kern w:val="24"/>
            <w:sz w:val="24"/>
            <w:szCs w:val="24"/>
          </w:rPr>
          <w:t>then</w:t>
        </w:r>
      </w:ins>
      <w:ins w:id="96" w:author="Huang Wenge" w:date="2021-07-19T12:51:00Z">
        <w:r w:rsidR="00EA39A5">
          <w:rPr>
            <w:rFonts w:eastAsia="DengXian" w:cs="Times New Roman"/>
            <w:iCs/>
            <w:color w:val="000000"/>
            <w:kern w:val="24"/>
            <w:sz w:val="24"/>
            <w:szCs w:val="24"/>
          </w:rPr>
          <w:t xml:space="preserve"> obtained.</w:t>
        </w:r>
      </w:ins>
      <w:r w:rsidRPr="00C43C1E">
        <w:rPr>
          <w:rFonts w:eastAsia="DengXian" w:cs="Times New Roman"/>
          <w:iCs/>
          <w:color w:val="000000"/>
          <w:kern w:val="24"/>
          <w:sz w:val="24"/>
          <w:szCs w:val="24"/>
        </w:rPr>
        <w:t xml:space="preserve"> </w:t>
      </w:r>
      <w:del w:id="97" w:author="Huang Wenge" w:date="2021-07-19T12:52:00Z">
        <w:r w:rsidRPr="00C43C1E" w:rsidDel="00EA39A5">
          <w:rPr>
            <w:rFonts w:eastAsia="DengXian" w:cs="Times New Roman"/>
            <w:iCs/>
            <w:color w:val="000000"/>
            <w:kern w:val="24"/>
            <w:sz w:val="24"/>
            <w:szCs w:val="24"/>
          </w:rPr>
          <w:delText xml:space="preserve">inside the water droplet, the </w:delText>
        </w:r>
        <w:r w:rsidRPr="00B63FA2" w:rsidDel="00EA39A5">
          <w:rPr>
            <w:rFonts w:eastAsia="DengXian" w:cs="Times New Roman"/>
            <w:iCs/>
            <w:color w:val="000000"/>
            <w:kern w:val="24"/>
            <w:sz w:val="24"/>
            <w:szCs w:val="24"/>
          </w:rPr>
          <w:delText xml:space="preserve">nonuniform surface temperature </w:delText>
        </w:r>
        <w:r w:rsidRPr="00B63FA2" w:rsidDel="00EA39A5">
          <w:rPr>
            <w:rFonts w:eastAsia="DengXian" w:cs="Times New Roman"/>
            <w:iCs/>
            <w:color w:val="000000"/>
            <w:kern w:val="24"/>
            <w:sz w:val="24"/>
            <w:szCs w:val="24"/>
          </w:rPr>
          <w:lastRenderedPageBreak/>
          <w:delText xml:space="preserve">distribution </w:delText>
        </w:r>
        <w:r w:rsidR="004E14A9" w:rsidRPr="00B63FA2" w:rsidDel="00EA39A5">
          <w:rPr>
            <w:rFonts w:eastAsia="DengXian" w:cs="Times New Roman"/>
            <w:iCs/>
            <w:color w:val="000000"/>
            <w:kern w:val="24"/>
            <w:sz w:val="24"/>
            <w:szCs w:val="24"/>
          </w:rPr>
          <w:delText>of the droplet</w:delText>
        </w:r>
        <w:r w:rsidR="007359F9" w:rsidRPr="00B63FA2" w:rsidDel="00EA39A5">
          <w:rPr>
            <w:rFonts w:eastAsia="DengXian" w:cs="Times New Roman"/>
            <w:iCs/>
            <w:color w:val="000000"/>
            <w:kern w:val="24"/>
            <w:sz w:val="24"/>
            <w:szCs w:val="24"/>
          </w:rPr>
          <w:delText xml:space="preserve"> cap</w:delText>
        </w:r>
        <w:r w:rsidR="004E14A9" w:rsidDel="00EA39A5">
          <w:rPr>
            <w:rFonts w:eastAsia="DengXian" w:cs="Times New Roman"/>
            <w:iCs/>
            <w:color w:val="000000"/>
            <w:kern w:val="24"/>
            <w:sz w:val="24"/>
            <w:szCs w:val="24"/>
          </w:rPr>
          <w:delText xml:space="preserve"> </w:delText>
        </w:r>
        <w:r w:rsidRPr="00C43C1E" w:rsidDel="00EA39A5">
          <w:rPr>
            <w:rFonts w:eastAsia="DengXian" w:cs="Times New Roman"/>
            <w:iCs/>
            <w:color w:val="000000"/>
            <w:kern w:val="24"/>
            <w:sz w:val="24"/>
            <w:szCs w:val="24"/>
          </w:rPr>
          <w:delText xml:space="preserve">can be solved. </w:delText>
        </w:r>
        <w:r w:rsidR="004E14A9" w:rsidDel="00EA39A5">
          <w:rPr>
            <w:rFonts w:eastAsia="DengXian" w:cs="Times New Roman"/>
            <w:iCs/>
            <w:color w:val="000000"/>
            <w:kern w:val="24"/>
            <w:sz w:val="24"/>
            <w:szCs w:val="24"/>
          </w:rPr>
          <w:delText>With the droplet surface temperature distribution</w:delText>
        </w:r>
        <w:r w:rsidR="00E24BDC" w:rsidDel="00EA39A5">
          <w:rPr>
            <w:rFonts w:eastAsia="DengXian" w:cs="Times New Roman"/>
            <w:iCs/>
            <w:color w:val="000000"/>
            <w:kern w:val="24"/>
            <w:sz w:val="24"/>
            <w:szCs w:val="24"/>
          </w:rPr>
          <w:delText xml:space="preserve"> known</w:delText>
        </w:r>
        <w:r w:rsidR="004E14A9" w:rsidDel="00EA39A5">
          <w:rPr>
            <w:rFonts w:eastAsia="DengXian" w:cs="Times New Roman"/>
            <w:iCs/>
            <w:color w:val="000000"/>
            <w:kern w:val="24"/>
            <w:sz w:val="24"/>
            <w:szCs w:val="24"/>
          </w:rPr>
          <w:delText xml:space="preserve">, the modified diffusion-driven heat transfer model with the </w:delText>
        </w:r>
        <w:r w:rsidR="008F385B" w:rsidDel="00EA39A5">
          <w:rPr>
            <w:rFonts w:eastAsia="DengXian" w:cs="Times New Roman"/>
            <w:iCs/>
            <w:color w:val="000000"/>
            <w:kern w:val="24"/>
            <w:sz w:val="24"/>
            <w:szCs w:val="24"/>
          </w:rPr>
          <w:delText xml:space="preserve">nonuniform surface temperature is </w:delText>
        </w:r>
        <w:r w:rsidR="009F7257" w:rsidDel="00EA39A5">
          <w:rPr>
            <w:rFonts w:eastAsia="DengXian" w:cs="Times New Roman"/>
            <w:iCs/>
            <w:color w:val="000000"/>
            <w:kern w:val="24"/>
            <w:sz w:val="24"/>
            <w:szCs w:val="24"/>
          </w:rPr>
          <w:delText>adopt</w:delText>
        </w:r>
        <w:r w:rsidR="008F385B" w:rsidDel="00EA39A5">
          <w:rPr>
            <w:rFonts w:eastAsia="DengXian" w:cs="Times New Roman"/>
            <w:iCs/>
            <w:color w:val="000000"/>
            <w:kern w:val="24"/>
            <w:sz w:val="24"/>
            <w:szCs w:val="24"/>
          </w:rPr>
          <w:delText xml:space="preserve">ed to calculate the evaporation flux from the droplet cap. </w:delText>
        </w:r>
      </w:del>
      <w:ins w:id="98" w:author="Huang Wenge" w:date="2021-07-19T12:57:00Z">
        <w:r w:rsidR="00EA39A5">
          <w:rPr>
            <w:rFonts w:eastAsia="DengXian" w:cs="Times New Roman"/>
            <w:iCs/>
            <w:color w:val="000000"/>
            <w:kern w:val="24"/>
            <w:sz w:val="24"/>
            <w:szCs w:val="24"/>
          </w:rPr>
          <w:t xml:space="preserve">The evaporation heat transfer from the droplet cap should be the same as the </w:t>
        </w:r>
      </w:ins>
      <w:ins w:id="99" w:author="Huang Wenge" w:date="2021-07-19T12:58:00Z">
        <w:r w:rsidR="00EA39A5">
          <w:rPr>
            <w:rFonts w:eastAsia="DengXian" w:cs="Times New Roman"/>
            <w:iCs/>
            <w:color w:val="000000"/>
            <w:kern w:val="24"/>
            <w:sz w:val="24"/>
            <w:szCs w:val="24"/>
          </w:rPr>
          <w:t>heat transfer through the droplet</w:t>
        </w:r>
      </w:ins>
      <w:ins w:id="100" w:author="Huang Wenge" w:date="2021-07-19T13:13:00Z">
        <w:r w:rsidR="009951F0">
          <w:rPr>
            <w:rFonts w:eastAsia="DengXian" w:cs="Times New Roman"/>
            <w:iCs/>
            <w:color w:val="000000"/>
            <w:kern w:val="24"/>
            <w:sz w:val="24"/>
            <w:szCs w:val="24"/>
          </w:rPr>
          <w:t xml:space="preserve"> body</w:t>
        </w:r>
      </w:ins>
      <w:ins w:id="101" w:author="Huang Wenge" w:date="2021-07-19T12:58:00Z">
        <w:r w:rsidR="00EA39A5">
          <w:rPr>
            <w:rFonts w:eastAsia="DengXian" w:cs="Times New Roman"/>
            <w:iCs/>
            <w:color w:val="000000"/>
            <w:kern w:val="24"/>
            <w:sz w:val="24"/>
            <w:szCs w:val="24"/>
          </w:rPr>
          <w:t xml:space="preserve"> from the droplet base</w:t>
        </w:r>
      </w:ins>
      <w:ins w:id="102" w:author="Huang Wenge" w:date="2021-07-19T13:09:00Z">
        <w:r w:rsidR="003B2AF5">
          <w:rPr>
            <w:rFonts w:eastAsia="DengXian" w:cs="Times New Roman"/>
            <w:iCs/>
            <w:color w:val="000000"/>
            <w:kern w:val="24"/>
            <w:sz w:val="24"/>
            <w:szCs w:val="24"/>
          </w:rPr>
          <w:t xml:space="preserve"> and the</w:t>
        </w:r>
      </w:ins>
      <w:ins w:id="103" w:author="Huang Wenge" w:date="2021-07-19T13:02:00Z">
        <w:r w:rsidR="003B2AF5">
          <w:rPr>
            <w:rFonts w:eastAsia="DengXian" w:cs="Times New Roman"/>
            <w:iCs/>
            <w:color w:val="000000"/>
            <w:kern w:val="24"/>
            <w:sz w:val="24"/>
            <w:szCs w:val="24"/>
          </w:rPr>
          <w:t xml:space="preserve"> </w:t>
        </w:r>
      </w:ins>
      <w:ins w:id="104" w:author="Huang Wenge" w:date="2021-07-19T13:07:00Z">
        <w:r w:rsidR="003B2AF5">
          <w:rPr>
            <w:rFonts w:eastAsia="DengXian" w:cs="Times New Roman"/>
            <w:iCs/>
            <w:color w:val="000000"/>
            <w:kern w:val="24"/>
            <w:sz w:val="24"/>
            <w:szCs w:val="24"/>
          </w:rPr>
          <w:t xml:space="preserve">value of </w:t>
        </w:r>
      </w:ins>
      <m:oMath>
        <m:sSup>
          <m:sSupPr>
            <m:ctrlPr>
              <w:ins w:id="105" w:author="Huang Wenge" w:date="2021-07-19T13:03:00Z">
                <w:rPr>
                  <w:rFonts w:ascii="Cambria Math" w:eastAsia="DengXian" w:hAnsi="Cambria Math" w:cs="Times New Roman"/>
                  <w:i/>
                  <w:color w:val="000000"/>
                  <w:kern w:val="24"/>
                  <w:sz w:val="24"/>
                  <w:szCs w:val="24"/>
                </w:rPr>
              </w:ins>
            </m:ctrlPr>
          </m:sSupPr>
          <m:e>
            <m:r>
              <w:ins w:id="106" w:author="Huang Wenge" w:date="2021-07-19T13:03:00Z">
                <w:rPr>
                  <w:rFonts w:ascii="Cambria Math" w:eastAsia="DengXian" w:hAnsi="Cambria Math" w:cs="Times New Roman"/>
                  <w:color w:val="000000"/>
                  <w:kern w:val="24"/>
                  <w:sz w:val="24"/>
                  <w:szCs w:val="24"/>
                </w:rPr>
                <m:t>φ</m:t>
              </w:ins>
            </m:r>
          </m:e>
          <m:sup>
            <m:r>
              <w:ins w:id="107" w:author="Huang Wenge" w:date="2021-07-19T13:03:00Z">
                <w:rPr>
                  <w:rFonts w:ascii="Cambria Math" w:eastAsia="DengXian" w:hAnsi="Cambria Math" w:cs="Times New Roman"/>
                  <w:color w:val="000000"/>
                  <w:kern w:val="24"/>
                  <w:sz w:val="24"/>
                  <w:szCs w:val="24"/>
                </w:rPr>
                <m:t>'</m:t>
              </w:ins>
            </m:r>
          </m:sup>
        </m:sSup>
      </m:oMath>
      <w:ins w:id="108" w:author="Huang Wenge" w:date="2021-07-19T13:03:00Z">
        <w:r w:rsidR="003B2AF5">
          <w:rPr>
            <w:rFonts w:eastAsia="DengXian" w:cs="Times New Roman"/>
            <w:iCs/>
            <w:color w:val="000000"/>
            <w:kern w:val="24"/>
            <w:sz w:val="24"/>
            <w:szCs w:val="24"/>
          </w:rPr>
          <w:t xml:space="preserve"> is </w:t>
        </w:r>
      </w:ins>
      <w:ins w:id="109" w:author="Huang Wenge" w:date="2021-07-19T13:04:00Z">
        <w:r w:rsidR="003B2AF5">
          <w:rPr>
            <w:rFonts w:eastAsia="DengXian" w:cs="Times New Roman"/>
            <w:iCs/>
            <w:color w:val="000000"/>
            <w:kern w:val="24"/>
            <w:sz w:val="24"/>
            <w:szCs w:val="24"/>
          </w:rPr>
          <w:t xml:space="preserve">then </w:t>
        </w:r>
      </w:ins>
      <w:ins w:id="110" w:author="Huang Wenge" w:date="2021-07-19T13:08:00Z">
        <w:r w:rsidR="003B2AF5">
          <w:rPr>
            <w:rFonts w:eastAsia="DengXian" w:cs="Times New Roman"/>
            <w:iCs/>
            <w:color w:val="000000"/>
            <w:kern w:val="24"/>
            <w:sz w:val="24"/>
            <w:szCs w:val="24"/>
          </w:rPr>
          <w:t>obtain</w:t>
        </w:r>
      </w:ins>
      <w:ins w:id="111" w:author="Huang Wenge" w:date="2021-07-19T13:04:00Z">
        <w:r w:rsidR="003B2AF5">
          <w:rPr>
            <w:rFonts w:eastAsia="DengXian" w:cs="Times New Roman"/>
            <w:iCs/>
            <w:color w:val="000000"/>
            <w:kern w:val="24"/>
            <w:sz w:val="24"/>
            <w:szCs w:val="24"/>
          </w:rPr>
          <w:t>ed by Eq. (25)</w:t>
        </w:r>
      </w:ins>
      <w:ins w:id="112" w:author="Huang Wenge" w:date="2021-07-19T13:05:00Z">
        <w:r w:rsidR="003B2AF5">
          <w:rPr>
            <w:rFonts w:eastAsia="DengXian" w:cs="Times New Roman"/>
            <w:iCs/>
            <w:color w:val="000000"/>
            <w:kern w:val="24"/>
            <w:sz w:val="24"/>
            <w:szCs w:val="24"/>
          </w:rPr>
          <w:t xml:space="preserve"> as </w:t>
        </w:r>
      </w:ins>
      <w:ins w:id="113" w:author="Huang Wenge" w:date="2021-07-19T13:06:00Z">
        <w:r w:rsidR="003B2AF5">
          <w:rPr>
            <w:rFonts w:eastAsia="DengXian" w:cs="Times New Roman"/>
            <w:iCs/>
            <w:color w:val="000000"/>
            <w:kern w:val="24"/>
            <w:sz w:val="24"/>
            <w:szCs w:val="24"/>
          </w:rPr>
          <w:t>the</w:t>
        </w:r>
      </w:ins>
      <w:ins w:id="114" w:author="Huang Wenge" w:date="2021-07-19T13:13:00Z">
        <w:r w:rsidR="009951F0">
          <w:rPr>
            <w:rFonts w:eastAsia="DengXian" w:cs="Times New Roman"/>
            <w:iCs/>
            <w:color w:val="000000"/>
            <w:kern w:val="24"/>
            <w:sz w:val="24"/>
            <w:szCs w:val="24"/>
          </w:rPr>
          <w:t xml:space="preserve"> new</w:t>
        </w:r>
      </w:ins>
      <w:ins w:id="115" w:author="Huang Wenge" w:date="2021-07-19T13:06:00Z">
        <w:r w:rsidR="003B2AF5">
          <w:rPr>
            <w:rFonts w:eastAsia="DengXian" w:cs="Times New Roman"/>
            <w:iCs/>
            <w:color w:val="000000"/>
            <w:kern w:val="24"/>
            <w:sz w:val="24"/>
            <w:szCs w:val="24"/>
          </w:rPr>
          <w:t xml:space="preserve"> </w:t>
        </w:r>
      </w:ins>
      <w:ins w:id="116" w:author="Huang Wenge" w:date="2021-07-19T13:07:00Z">
        <w:r w:rsidR="003B2AF5">
          <w:rPr>
            <w:rFonts w:eastAsia="DengXian" w:cs="Times New Roman"/>
            <w:iCs/>
            <w:color w:val="000000"/>
            <w:kern w:val="24"/>
            <w:sz w:val="24"/>
            <w:szCs w:val="24"/>
          </w:rPr>
          <w:t>evaporation ratio in the next ste</w:t>
        </w:r>
      </w:ins>
      <w:ins w:id="117" w:author="Huang Wenge" w:date="2021-07-19T13:08:00Z">
        <w:r w:rsidR="003B2AF5">
          <w:rPr>
            <w:rFonts w:eastAsia="DengXian" w:cs="Times New Roman"/>
            <w:iCs/>
            <w:color w:val="000000"/>
            <w:kern w:val="24"/>
            <w:sz w:val="24"/>
            <w:szCs w:val="24"/>
          </w:rPr>
          <w:t xml:space="preserve">p iteration calculating. </w:t>
        </w:r>
      </w:ins>
      <w:ins w:id="118" w:author="Huang Wenge" w:date="2021-07-19T13:10:00Z">
        <w:r w:rsidR="003B2AF5" w:rsidRPr="00C43C1E">
          <w:rPr>
            <w:rFonts w:eastAsia="DengXian" w:cs="Times New Roman"/>
            <w:iCs/>
            <w:color w:val="000000"/>
            <w:kern w:val="24"/>
            <w:sz w:val="24"/>
            <w:szCs w:val="24"/>
          </w:rPr>
          <w:t xml:space="preserve">After the iteration loop achieves convergence, </w:t>
        </w:r>
        <w:r w:rsidR="003B2AF5">
          <w:rPr>
            <w:rFonts w:eastAsia="DengXian" w:cs="Times New Roman"/>
            <w:iCs/>
            <w:color w:val="000000"/>
            <w:kern w:val="24"/>
            <w:sz w:val="24"/>
            <w:szCs w:val="24"/>
          </w:rPr>
          <w:t xml:space="preserve">both </w:t>
        </w:r>
        <w:r w:rsidR="003B2AF5" w:rsidRPr="00C43C1E">
          <w:rPr>
            <w:rFonts w:eastAsia="DengXian" w:cs="Times New Roman"/>
            <w:iCs/>
            <w:color w:val="000000"/>
            <w:kern w:val="24"/>
            <w:sz w:val="24"/>
            <w:szCs w:val="24"/>
          </w:rPr>
          <w:t xml:space="preserve">the </w:t>
        </w:r>
        <w:r w:rsidR="003B2AF5">
          <w:rPr>
            <w:rFonts w:eastAsia="DengXian" w:cs="Times New Roman"/>
            <w:iCs/>
            <w:color w:val="000000"/>
            <w:kern w:val="24"/>
            <w:sz w:val="24"/>
            <w:szCs w:val="24"/>
          </w:rPr>
          <w:t xml:space="preserve">stable </w:t>
        </w:r>
        <w:r w:rsidR="003B2AF5" w:rsidRPr="00C43C1E">
          <w:rPr>
            <w:rFonts w:eastAsia="DengXian" w:cs="Times New Roman"/>
            <w:iCs/>
            <w:color w:val="000000"/>
            <w:kern w:val="24"/>
            <w:sz w:val="24"/>
            <w:szCs w:val="24"/>
          </w:rPr>
          <w:t>evaporation ratio</w:t>
        </w:r>
        <w:r w:rsidR="003B2AF5">
          <w:rPr>
            <w:rFonts w:eastAsia="DengXian" w:cs="Times New Roman"/>
            <w:iCs/>
            <w:color w:val="000000"/>
            <w:kern w:val="24"/>
            <w:sz w:val="24"/>
            <w:szCs w:val="24"/>
          </w:rPr>
          <w:t xml:space="preserve"> </w:t>
        </w:r>
      </w:ins>
      <m:oMath>
        <m:r>
          <w:ins w:id="119" w:author="Huang Wenge" w:date="2021-07-19T13:10:00Z">
            <w:rPr>
              <w:rFonts w:ascii="Cambria Math" w:eastAsia="DengXian" w:hAnsi="Cambria Math" w:cs="Times New Roman"/>
              <w:color w:val="000000"/>
              <w:kern w:val="24"/>
              <w:sz w:val="24"/>
              <w:szCs w:val="24"/>
            </w:rPr>
            <m:t>φ</m:t>
          </w:ins>
        </m:r>
      </m:oMath>
      <w:ins w:id="120" w:author="Huang Wenge" w:date="2021-07-19T13:10:00Z">
        <w:r w:rsidR="003B2AF5" w:rsidRPr="00C43C1E">
          <w:rPr>
            <w:rFonts w:eastAsia="DengXian" w:cs="Times New Roman"/>
            <w:iCs/>
            <w:color w:val="000000"/>
            <w:kern w:val="24"/>
            <w:sz w:val="24"/>
            <w:szCs w:val="24"/>
          </w:rPr>
          <w:t xml:space="preserve"> and temperature distribution o</w:t>
        </w:r>
        <w:r w:rsidR="003B2AF5">
          <w:rPr>
            <w:rFonts w:eastAsia="DengXian" w:cs="Times New Roman"/>
            <w:iCs/>
            <w:color w:val="000000"/>
            <w:kern w:val="24"/>
            <w:sz w:val="24"/>
            <w:szCs w:val="24"/>
          </w:rPr>
          <w:t>n</w:t>
        </w:r>
        <w:r w:rsidR="003B2AF5" w:rsidRPr="00C43C1E">
          <w:rPr>
            <w:rFonts w:eastAsia="DengXian" w:cs="Times New Roman"/>
            <w:iCs/>
            <w:color w:val="000000"/>
            <w:kern w:val="24"/>
            <w:sz w:val="24"/>
            <w:szCs w:val="24"/>
          </w:rPr>
          <w:t xml:space="preserve"> the droplet cap surface are </w:t>
        </w:r>
        <w:r w:rsidR="003B2AF5">
          <w:rPr>
            <w:rFonts w:eastAsia="DengXian" w:cs="Times New Roman"/>
            <w:iCs/>
            <w:color w:val="000000"/>
            <w:kern w:val="24"/>
            <w:sz w:val="24"/>
            <w:szCs w:val="24"/>
          </w:rPr>
          <w:t>obtained</w:t>
        </w:r>
        <w:r w:rsidR="003B2AF5" w:rsidRPr="00C43C1E">
          <w:rPr>
            <w:rFonts w:eastAsia="DengXian" w:cs="Times New Roman"/>
            <w:iCs/>
            <w:color w:val="000000"/>
            <w:kern w:val="24"/>
            <w:sz w:val="24"/>
            <w:szCs w:val="24"/>
          </w:rPr>
          <w:t>. With the</w:t>
        </w:r>
      </w:ins>
      <w:ins w:id="121" w:author="Huang Wenge" w:date="2021-07-19T13:28:00Z">
        <w:r w:rsidR="00576A77">
          <w:rPr>
            <w:rFonts w:eastAsia="DengXian" w:cs="Times New Roman"/>
            <w:iCs/>
            <w:color w:val="000000"/>
            <w:kern w:val="24"/>
            <w:sz w:val="24"/>
            <w:szCs w:val="24"/>
          </w:rPr>
          <w:t xml:space="preserve"> droplet cap surface</w:t>
        </w:r>
      </w:ins>
      <w:ins w:id="122" w:author="Huang Wenge" w:date="2021-07-19T13:10:00Z">
        <w:r w:rsidR="003B2AF5" w:rsidRPr="00C43C1E">
          <w:rPr>
            <w:rFonts w:eastAsia="DengXian" w:cs="Times New Roman"/>
            <w:iCs/>
            <w:color w:val="000000"/>
            <w:kern w:val="24"/>
            <w:sz w:val="24"/>
            <w:szCs w:val="24"/>
          </w:rPr>
          <w:t xml:space="preserve"> temperature distribution</w:t>
        </w:r>
      </w:ins>
      <w:ins w:id="123" w:author="Huang Wenge" w:date="2021-07-19T13:28:00Z">
        <w:r w:rsidR="00576A77">
          <w:rPr>
            <w:rFonts w:eastAsia="DengXian" w:cs="Times New Roman"/>
            <w:iCs/>
            <w:color w:val="000000"/>
            <w:kern w:val="24"/>
            <w:sz w:val="24"/>
            <w:szCs w:val="24"/>
          </w:rPr>
          <w:t xml:space="preserve"> </w:t>
        </w:r>
      </w:ins>
      <w:ins w:id="124" w:author="Huang Wenge" w:date="2021-07-19T13:10:00Z">
        <w:r w:rsidR="003B2AF5">
          <w:rPr>
            <w:rFonts w:eastAsia="DengXian" w:cs="Times New Roman"/>
            <w:iCs/>
            <w:color w:val="000000"/>
            <w:kern w:val="24"/>
            <w:sz w:val="24"/>
            <w:szCs w:val="24"/>
          </w:rPr>
          <w:t>obtained</w:t>
        </w:r>
        <w:r w:rsidR="003B2AF5" w:rsidRPr="00C43C1E">
          <w:rPr>
            <w:rFonts w:eastAsia="DengXian" w:cs="Times New Roman"/>
            <w:iCs/>
            <w:color w:val="000000"/>
            <w:kern w:val="24"/>
            <w:sz w:val="24"/>
            <w:szCs w:val="24"/>
          </w:rPr>
          <w:t xml:space="preserve">, the average temperature of the upper </w:t>
        </w:r>
        <w:r w:rsidR="003B2AF5">
          <w:rPr>
            <w:rFonts w:eastAsia="DengXian" w:cs="Times New Roman"/>
            <w:iCs/>
            <w:color w:val="000000"/>
            <w:kern w:val="24"/>
            <w:sz w:val="24"/>
            <w:szCs w:val="24"/>
          </w:rPr>
          <w:t xml:space="preserve">hemispherical </w:t>
        </w:r>
        <w:r w:rsidR="003B2AF5" w:rsidRPr="00C43C1E">
          <w:rPr>
            <w:rFonts w:eastAsia="DengXian" w:cs="Times New Roman"/>
            <w:iCs/>
            <w:color w:val="000000"/>
            <w:kern w:val="24"/>
            <w:sz w:val="24"/>
            <w:szCs w:val="24"/>
          </w:rPr>
          <w:t xml:space="preserve">surface of the droplet cap surface </w:t>
        </w:r>
      </w:ins>
      <m:oMath>
        <m:sSub>
          <m:sSubPr>
            <m:ctrlPr>
              <w:ins w:id="125" w:author="Huang Wenge" w:date="2021-07-19T13:10:00Z">
                <w:rPr>
                  <w:rFonts w:ascii="Cambria Math" w:eastAsia="DengXian" w:hAnsi="Cambria Math" w:cs="Times New Roman"/>
                  <w:i/>
                  <w:iCs/>
                  <w:color w:val="836967"/>
                  <w:kern w:val="24"/>
                  <w:sz w:val="24"/>
                  <w:szCs w:val="24"/>
                </w:rPr>
              </w:ins>
            </m:ctrlPr>
          </m:sSubPr>
          <m:e>
            <m:r>
              <w:ins w:id="126" w:author="Huang Wenge" w:date="2021-07-19T13:10:00Z">
                <w:rPr>
                  <w:rFonts w:ascii="Cambria Math" w:eastAsia="DengXian" w:hAnsi="Cambria Math" w:cs="Times New Roman"/>
                  <w:color w:val="000000"/>
                  <w:kern w:val="24"/>
                  <w:sz w:val="24"/>
                  <w:szCs w:val="24"/>
                </w:rPr>
                <m:t>T</m:t>
              </w:ins>
            </m:r>
          </m:e>
          <m:sub>
            <m:r>
              <w:ins w:id="127" w:author="Huang Wenge" w:date="2021-07-19T13:10:00Z">
                <m:rPr>
                  <m:sty m:val="p"/>
                </m:rPr>
                <w:rPr>
                  <w:rFonts w:ascii="Cambria Math" w:eastAsia="DengXian" w:hAnsi="Cambria Math" w:cs="Times New Roman"/>
                  <w:color w:val="000000"/>
                  <w:kern w:val="24"/>
                  <w:sz w:val="24"/>
                  <w:szCs w:val="24"/>
                </w:rPr>
                <m:t>model</m:t>
              </w:ins>
            </m:r>
          </m:sub>
        </m:sSub>
      </m:oMath>
      <w:ins w:id="128" w:author="Huang Wenge" w:date="2021-07-19T13:10:00Z">
        <w:r w:rsidR="003B2AF5" w:rsidRPr="00C43C1E">
          <w:rPr>
            <w:rFonts w:eastAsia="DengXian" w:cs="Times New Roman"/>
            <w:iCs/>
            <w:color w:val="000000"/>
            <w:kern w:val="24"/>
            <w:sz w:val="24"/>
            <w:szCs w:val="24"/>
          </w:rPr>
          <w:t xml:space="preserve"> is calculated and compared with the experimental results for the validation of our thermal circuit model.</w:t>
        </w:r>
      </w:ins>
    </w:p>
    <w:p w14:paraId="6040B8DB" w14:textId="440905E9" w:rsidR="00C43C1E" w:rsidRDefault="00C43C1E" w:rsidP="0038185E">
      <w:pPr>
        <w:spacing w:line="360" w:lineRule="auto"/>
        <w:ind w:firstLine="360"/>
        <w:rPr>
          <w:ins w:id="129" w:author="Cheng, Jiangtao" w:date="2021-07-18T09:27:00Z"/>
          <w:rFonts w:eastAsia="DengXian" w:cs="Times New Roman"/>
          <w:iCs/>
          <w:color w:val="000000"/>
          <w:kern w:val="24"/>
          <w:sz w:val="24"/>
          <w:szCs w:val="24"/>
        </w:rPr>
      </w:pPr>
      <w:r w:rsidRPr="00C43C1E">
        <w:rPr>
          <w:rFonts w:eastAsia="DengXian" w:cs="Times New Roman"/>
          <w:iCs/>
          <w:color w:val="000000"/>
          <w:kern w:val="24"/>
          <w:sz w:val="24"/>
          <w:szCs w:val="24"/>
        </w:rPr>
        <w:t xml:space="preserve">It is not practical to directly calculate the evaporation rate from the droplet base </w:t>
      </w:r>
      <w:r w:rsidR="008F385B">
        <w:rPr>
          <w:rFonts w:eastAsia="DengXian" w:cs="Times New Roman"/>
          <w:iCs/>
          <w:color w:val="000000"/>
          <w:kern w:val="24"/>
          <w:sz w:val="24"/>
          <w:szCs w:val="24"/>
        </w:rPr>
        <w:t>because of the complex</w:t>
      </w:r>
      <w:r w:rsidR="00E24BDC" w:rsidRPr="00E24BDC">
        <w:rPr>
          <w:rFonts w:eastAsia="DengXian" w:cs="Times New Roman"/>
          <w:iCs/>
          <w:color w:val="000000"/>
          <w:kern w:val="24"/>
          <w:sz w:val="24"/>
          <w:szCs w:val="24"/>
        </w:rPr>
        <w:t xml:space="preserve"> </w:t>
      </w:r>
      <w:r w:rsidR="00E24BDC">
        <w:rPr>
          <w:rFonts w:eastAsia="DengXian" w:cs="Times New Roman"/>
          <w:iCs/>
          <w:color w:val="000000"/>
          <w:kern w:val="24"/>
          <w:sz w:val="24"/>
          <w:szCs w:val="24"/>
        </w:rPr>
        <w:t>micro</w:t>
      </w:r>
      <w:r w:rsidR="00A84C20">
        <w:rPr>
          <w:rFonts w:eastAsia="DengXian" w:cs="Times New Roman"/>
          <w:iCs/>
          <w:color w:val="000000"/>
          <w:kern w:val="24"/>
          <w:sz w:val="24"/>
          <w:szCs w:val="24"/>
        </w:rPr>
        <w:t>-</w:t>
      </w:r>
      <w:r w:rsidR="00E24BDC">
        <w:rPr>
          <w:rFonts w:eastAsia="DengXian" w:cs="Times New Roman"/>
          <w:iCs/>
          <w:color w:val="000000"/>
          <w:kern w:val="24"/>
          <w:sz w:val="24"/>
          <w:szCs w:val="24"/>
        </w:rPr>
        <w:t>pillared</w:t>
      </w:r>
      <w:r w:rsidR="008F385B">
        <w:rPr>
          <w:rFonts w:eastAsia="DengXian" w:cs="Times New Roman"/>
          <w:iCs/>
          <w:color w:val="000000"/>
          <w:kern w:val="24"/>
          <w:sz w:val="24"/>
          <w:szCs w:val="24"/>
        </w:rPr>
        <w:t xml:space="preserve"> structure</w:t>
      </w:r>
      <w:r w:rsidR="009C0162">
        <w:rPr>
          <w:rFonts w:eastAsia="DengXian" w:cs="Times New Roman"/>
          <w:iCs/>
          <w:color w:val="000000"/>
          <w:kern w:val="24"/>
          <w:sz w:val="24"/>
          <w:szCs w:val="24"/>
        </w:rPr>
        <w:t>s</w:t>
      </w:r>
      <w:r w:rsidR="008F385B">
        <w:rPr>
          <w:rFonts w:eastAsia="DengXian" w:cs="Times New Roman"/>
          <w:iCs/>
          <w:color w:val="000000"/>
          <w:kern w:val="24"/>
          <w:sz w:val="24"/>
          <w:szCs w:val="24"/>
        </w:rPr>
        <w:t xml:space="preserve"> in this </w:t>
      </w:r>
      <w:r w:rsidR="00E24BDC">
        <w:rPr>
          <w:rFonts w:eastAsia="DengXian" w:cs="Times New Roman"/>
          <w:iCs/>
          <w:color w:val="000000"/>
          <w:kern w:val="24"/>
          <w:sz w:val="24"/>
          <w:szCs w:val="24"/>
        </w:rPr>
        <w:t>study</w:t>
      </w:r>
      <w:r w:rsidRPr="00C43C1E">
        <w:rPr>
          <w:rFonts w:eastAsia="DengXian" w:cs="Times New Roman"/>
          <w:iCs/>
          <w:color w:val="000000"/>
          <w:kern w:val="24"/>
          <w:sz w:val="24"/>
          <w:szCs w:val="24"/>
        </w:rPr>
        <w:t xml:space="preserve">. </w:t>
      </w:r>
      <w:r w:rsidR="008B50AF">
        <w:rPr>
          <w:rFonts w:eastAsia="DengXian" w:cs="Times New Roman"/>
          <w:iCs/>
          <w:color w:val="000000"/>
          <w:kern w:val="24"/>
          <w:sz w:val="24"/>
          <w:szCs w:val="24"/>
        </w:rPr>
        <w:t>Thus, t</w:t>
      </w:r>
      <w:r w:rsidRPr="00C43C1E">
        <w:rPr>
          <w:rFonts w:eastAsia="DengXian" w:cs="Times New Roman"/>
          <w:iCs/>
          <w:color w:val="000000"/>
          <w:kern w:val="24"/>
          <w:sz w:val="24"/>
          <w:szCs w:val="24"/>
        </w:rPr>
        <w:t xml:space="preserve">he evaporation rate from the droplet base is </w:t>
      </w:r>
      <w:r w:rsidR="008B50AF">
        <w:rPr>
          <w:rFonts w:eastAsia="DengXian" w:cs="Times New Roman"/>
          <w:iCs/>
          <w:color w:val="000000"/>
          <w:kern w:val="24"/>
          <w:sz w:val="24"/>
          <w:szCs w:val="24"/>
        </w:rPr>
        <w:t>taken</w:t>
      </w:r>
      <w:r w:rsidRPr="00C43C1E">
        <w:rPr>
          <w:rFonts w:eastAsia="DengXian" w:cs="Times New Roman"/>
          <w:iCs/>
          <w:color w:val="000000"/>
          <w:kern w:val="24"/>
          <w:sz w:val="24"/>
          <w:szCs w:val="24"/>
        </w:rPr>
        <w:t xml:space="preserve"> as the difference of the total evaporation rate and the evaporation rate from the droplet cap</w:t>
      </w:r>
      <w:ins w:id="130" w:author="Huang Wenge" w:date="2021-07-19T13:19:00Z">
        <w:r w:rsidR="009951F0">
          <w:rPr>
            <w:rFonts w:eastAsia="DengXian" w:cs="Times New Roman"/>
            <w:iCs/>
            <w:color w:val="000000"/>
            <w:kern w:val="24"/>
            <w:sz w:val="24"/>
            <w:szCs w:val="24"/>
          </w:rPr>
          <w:t xml:space="preserve">. </w:t>
        </w:r>
      </w:ins>
      <w:ins w:id="131" w:author="Huang Wenge" w:date="2021-07-19T13:20:00Z">
        <w:r w:rsidR="009951F0">
          <w:rPr>
            <w:rFonts w:eastAsia="DengXian" w:cs="Times New Roman"/>
            <w:iCs/>
            <w:color w:val="000000"/>
            <w:kern w:val="24"/>
            <w:sz w:val="24"/>
            <w:szCs w:val="24"/>
          </w:rPr>
          <w:t xml:space="preserve">The predicting of droplet </w:t>
        </w:r>
        <w:r w:rsidR="00576A77">
          <w:rPr>
            <w:rFonts w:eastAsia="DengXian" w:cs="Times New Roman"/>
            <w:iCs/>
            <w:color w:val="000000"/>
            <w:kern w:val="24"/>
            <w:sz w:val="24"/>
            <w:szCs w:val="24"/>
          </w:rPr>
          <w:t xml:space="preserve">cap surface evaporation rate is </w:t>
        </w:r>
      </w:ins>
      <w:ins w:id="132" w:author="Huang Wenge" w:date="2021-07-19T13:21:00Z">
        <w:r w:rsidR="00576A77">
          <w:rPr>
            <w:rFonts w:eastAsia="DengXian" w:cs="Times New Roman"/>
            <w:iCs/>
            <w:color w:val="000000"/>
            <w:kern w:val="24"/>
            <w:sz w:val="24"/>
            <w:szCs w:val="24"/>
          </w:rPr>
          <w:t>based on the diffusion</w:t>
        </w:r>
      </w:ins>
      <w:ins w:id="133" w:author="Huang Wenge" w:date="2021-07-19T13:29:00Z">
        <w:r w:rsidR="00576A77">
          <w:rPr>
            <w:rFonts w:eastAsia="DengXian" w:cs="Times New Roman"/>
            <w:iCs/>
            <w:color w:val="000000"/>
            <w:kern w:val="24"/>
            <w:sz w:val="24"/>
            <w:szCs w:val="24"/>
          </w:rPr>
          <w:t>-</w:t>
        </w:r>
      </w:ins>
      <w:ins w:id="134" w:author="Huang Wenge" w:date="2021-07-19T13:21:00Z">
        <w:r w:rsidR="00576A77">
          <w:rPr>
            <w:rFonts w:eastAsia="DengXian" w:cs="Times New Roman"/>
            <w:iCs/>
            <w:color w:val="000000"/>
            <w:kern w:val="24"/>
            <w:sz w:val="24"/>
            <w:szCs w:val="24"/>
          </w:rPr>
          <w:t xml:space="preserve">driven model with the consideration of droplet surface </w:t>
        </w:r>
        <w:r w:rsidR="00576A77" w:rsidRPr="00C43C1E">
          <w:rPr>
            <w:rFonts w:eastAsia="DengXian" w:cs="Times New Roman"/>
            <w:iCs/>
            <w:color w:val="000000"/>
            <w:kern w:val="24"/>
            <w:sz w:val="24"/>
            <w:szCs w:val="24"/>
          </w:rPr>
          <w:t>temperature distribution</w:t>
        </w:r>
      </w:ins>
      <w:ins w:id="135" w:author="Huang Wenge" w:date="2021-07-19T13:22:00Z">
        <w:r w:rsidR="00576A77">
          <w:rPr>
            <w:rFonts w:eastAsia="DengXian" w:cs="Times New Roman"/>
            <w:iCs/>
            <w:color w:val="000000"/>
            <w:kern w:val="24"/>
            <w:sz w:val="24"/>
            <w:szCs w:val="24"/>
          </w:rPr>
          <w:t xml:space="preserve"> (</w:t>
        </w:r>
        <w:proofErr w:type="spellStart"/>
        <w:r w:rsidR="00576A77">
          <w:rPr>
            <w:rFonts w:eastAsia="DengXian" w:cs="Times New Roman"/>
            <w:iCs/>
            <w:color w:val="000000"/>
            <w:kern w:val="24"/>
            <w:sz w:val="24"/>
            <w:szCs w:val="24"/>
          </w:rPr>
          <w:t>Eqs</w:t>
        </w:r>
        <w:proofErr w:type="spellEnd"/>
        <w:r w:rsidR="00576A77">
          <w:rPr>
            <w:rFonts w:eastAsia="DengXian" w:cs="Times New Roman"/>
            <w:iCs/>
            <w:color w:val="000000"/>
            <w:kern w:val="24"/>
            <w:sz w:val="24"/>
            <w:szCs w:val="24"/>
          </w:rPr>
          <w:t>. 23 and 24)</w:t>
        </w:r>
      </w:ins>
      <w:ins w:id="136" w:author="Huang Wenge" w:date="2021-07-19T13:21:00Z">
        <w:r w:rsidR="00576A77">
          <w:rPr>
            <w:rFonts w:eastAsia="DengXian" w:cs="Times New Roman"/>
            <w:iCs/>
            <w:color w:val="000000"/>
            <w:kern w:val="24"/>
            <w:sz w:val="24"/>
            <w:szCs w:val="24"/>
          </w:rPr>
          <w:t xml:space="preserve">. </w:t>
        </w:r>
      </w:ins>
      <w:ins w:id="137" w:author="Huang Wenge" w:date="2021-07-19T13:23:00Z">
        <w:r w:rsidR="00576A77">
          <w:rPr>
            <w:rFonts w:eastAsia="DengXian" w:cs="Times New Roman"/>
            <w:iCs/>
            <w:color w:val="000000"/>
            <w:kern w:val="24"/>
            <w:sz w:val="24"/>
            <w:szCs w:val="24"/>
          </w:rPr>
          <w:t>The validation of the evaporation rate prediction can be confirmed</w:t>
        </w:r>
      </w:ins>
      <w:ins w:id="138" w:author="Huang Wenge" w:date="2021-07-19T13:24:00Z">
        <w:r w:rsidR="00576A77">
          <w:rPr>
            <w:rFonts w:eastAsia="DengXian" w:cs="Times New Roman"/>
            <w:iCs/>
            <w:color w:val="000000"/>
            <w:kern w:val="24"/>
            <w:sz w:val="24"/>
            <w:szCs w:val="24"/>
          </w:rPr>
          <w:t xml:space="preserve"> by G</w:t>
        </w:r>
      </w:ins>
      <w:del w:id="139" w:author="Huang Wenge" w:date="2021-07-19T13:20:00Z">
        <w:r w:rsidR="008F385B" w:rsidDel="009951F0">
          <w:rPr>
            <w:rFonts w:eastAsia="DengXian" w:cs="Times New Roman"/>
            <w:iCs/>
            <w:color w:val="000000"/>
            <w:kern w:val="24"/>
            <w:sz w:val="24"/>
            <w:szCs w:val="24"/>
          </w:rPr>
          <w:delText xml:space="preserve"> calculated by Eq. (</w:delText>
        </w:r>
      </w:del>
      <w:commentRangeStart w:id="140"/>
      <w:del w:id="141" w:author="Huang Wenge" w:date="2021-07-19T10:10:00Z">
        <w:r w:rsidR="008F385B" w:rsidRPr="00591F30" w:rsidDel="008277B9">
          <w:rPr>
            <w:rFonts w:eastAsia="DengXian" w:cs="Times New Roman"/>
            <w:iCs/>
            <w:color w:val="000000"/>
            <w:kern w:val="24"/>
            <w:sz w:val="24"/>
            <w:szCs w:val="24"/>
            <w:highlight w:val="red"/>
            <w:rPrChange w:id="142" w:author="Cheng, Jiangtao" w:date="2021-07-18T19:20:00Z">
              <w:rPr>
                <w:rFonts w:eastAsia="DengXian" w:cs="Times New Roman"/>
                <w:iCs/>
                <w:color w:val="000000"/>
                <w:kern w:val="24"/>
                <w:sz w:val="24"/>
                <w:szCs w:val="24"/>
              </w:rPr>
            </w:rPrChange>
          </w:rPr>
          <w:delText>2</w:delText>
        </w:r>
        <w:r w:rsidR="007302CB" w:rsidRPr="00591F30" w:rsidDel="008277B9">
          <w:rPr>
            <w:rFonts w:eastAsia="DengXian" w:cs="Times New Roman"/>
            <w:iCs/>
            <w:color w:val="000000"/>
            <w:kern w:val="24"/>
            <w:sz w:val="24"/>
            <w:szCs w:val="24"/>
            <w:highlight w:val="red"/>
            <w:rPrChange w:id="143" w:author="Cheng, Jiangtao" w:date="2021-07-18T19:20:00Z">
              <w:rPr>
                <w:rFonts w:eastAsia="DengXian" w:cs="Times New Roman"/>
                <w:iCs/>
                <w:color w:val="000000"/>
                <w:kern w:val="24"/>
                <w:sz w:val="24"/>
                <w:szCs w:val="24"/>
              </w:rPr>
            </w:rPrChange>
          </w:rPr>
          <w:delText>6</w:delText>
        </w:r>
        <w:commentRangeEnd w:id="140"/>
        <w:r w:rsidR="00591F30" w:rsidDel="008277B9">
          <w:rPr>
            <w:rStyle w:val="CommentReference"/>
          </w:rPr>
          <w:commentReference w:id="140"/>
        </w:r>
      </w:del>
      <w:del w:id="144" w:author="Huang Wenge" w:date="2021-07-19T13:20:00Z">
        <w:r w:rsidR="008F385B" w:rsidDel="009951F0">
          <w:rPr>
            <w:rFonts w:eastAsia="DengXian" w:cs="Times New Roman"/>
            <w:iCs/>
            <w:color w:val="000000"/>
            <w:kern w:val="24"/>
            <w:sz w:val="24"/>
            <w:szCs w:val="24"/>
          </w:rPr>
          <w:delText>)</w:delText>
        </w:r>
        <w:r w:rsidRPr="00C43C1E" w:rsidDel="009951F0">
          <w:rPr>
            <w:rFonts w:eastAsia="DengXian" w:cs="Times New Roman"/>
            <w:iCs/>
            <w:color w:val="000000"/>
            <w:kern w:val="24"/>
            <w:sz w:val="24"/>
            <w:szCs w:val="24"/>
          </w:rPr>
          <w:delText xml:space="preserve">. </w:delText>
        </w:r>
      </w:del>
      <w:del w:id="145" w:author="Huang Wenge" w:date="2021-07-19T13:24:00Z">
        <w:r w:rsidRPr="00C43C1E" w:rsidDel="00576A77">
          <w:rPr>
            <w:rFonts w:eastAsia="DengXian" w:cs="Times New Roman"/>
            <w:iCs/>
            <w:color w:val="000000"/>
            <w:kern w:val="24"/>
            <w:sz w:val="24"/>
            <w:szCs w:val="24"/>
          </w:rPr>
          <w:delText>The accuracy of the evaporation rate from the droplet base depends on the accuracy of the calculat</w:delText>
        </w:r>
        <w:r w:rsidR="008B50AF" w:rsidDel="00576A77">
          <w:rPr>
            <w:rFonts w:eastAsia="DengXian" w:cs="Times New Roman"/>
            <w:iCs/>
            <w:color w:val="000000"/>
            <w:kern w:val="24"/>
            <w:sz w:val="24"/>
            <w:szCs w:val="24"/>
          </w:rPr>
          <w:delText>ed</w:delText>
        </w:r>
        <w:r w:rsidRPr="00C43C1E" w:rsidDel="00576A77">
          <w:rPr>
            <w:rFonts w:eastAsia="DengXian" w:cs="Times New Roman"/>
            <w:iCs/>
            <w:color w:val="000000"/>
            <w:kern w:val="24"/>
            <w:sz w:val="24"/>
            <w:szCs w:val="24"/>
          </w:rPr>
          <w:delText xml:space="preserve"> evaporation rate from the droplet cap surface. </w:delText>
        </w:r>
        <w:r w:rsidR="008B50AF" w:rsidDel="00576A77">
          <w:rPr>
            <w:rFonts w:eastAsia="DengXian" w:cs="Times New Roman"/>
            <w:iCs/>
            <w:color w:val="000000"/>
            <w:kern w:val="24"/>
            <w:sz w:val="24"/>
            <w:szCs w:val="24"/>
          </w:rPr>
          <w:delText>W</w:delText>
        </w:r>
        <w:r w:rsidR="008B50AF" w:rsidRPr="00C43C1E" w:rsidDel="00576A77">
          <w:rPr>
            <w:rFonts w:eastAsia="DengXian" w:cs="Times New Roman"/>
            <w:iCs/>
            <w:color w:val="000000"/>
            <w:kern w:val="24"/>
            <w:sz w:val="24"/>
            <w:szCs w:val="24"/>
          </w:rPr>
          <w:delText>ith the surface temperature distribution</w:delText>
        </w:r>
        <w:r w:rsidR="008B50AF" w:rsidDel="00576A77">
          <w:rPr>
            <w:rFonts w:eastAsia="DengXian" w:cs="Times New Roman"/>
            <w:iCs/>
            <w:color w:val="000000"/>
            <w:kern w:val="24"/>
            <w:sz w:val="24"/>
            <w:szCs w:val="24"/>
          </w:rPr>
          <w:delText xml:space="preserve"> taken in to consideration,</w:delText>
        </w:r>
        <w:r w:rsidR="008B50AF" w:rsidRPr="00C43C1E" w:rsidDel="00576A77">
          <w:rPr>
            <w:rFonts w:eastAsia="DengXian" w:cs="Times New Roman"/>
            <w:iCs/>
            <w:color w:val="000000"/>
            <w:kern w:val="24"/>
            <w:sz w:val="24"/>
            <w:szCs w:val="24"/>
          </w:rPr>
          <w:delText xml:space="preserve"> </w:delText>
        </w:r>
        <w:r w:rsidRPr="00C43C1E" w:rsidDel="00576A77">
          <w:rPr>
            <w:rFonts w:eastAsia="DengXian" w:cs="Times New Roman"/>
            <w:iCs/>
            <w:color w:val="000000"/>
            <w:kern w:val="24"/>
            <w:sz w:val="24"/>
            <w:szCs w:val="24"/>
          </w:rPr>
          <w:delText>G</w:delText>
        </w:r>
      </w:del>
      <w:r w:rsidRPr="00C43C1E">
        <w:rPr>
          <w:rFonts w:eastAsia="DengXian" w:cs="Times New Roman"/>
          <w:iCs/>
          <w:color w:val="000000"/>
          <w:kern w:val="24"/>
          <w:sz w:val="24"/>
          <w:szCs w:val="24"/>
        </w:rPr>
        <w:t>leason</w:t>
      </w:r>
      <w:r w:rsidR="008F385B">
        <w:rPr>
          <w:rFonts w:eastAsia="DengXian" w:cs="Times New Roman"/>
          <w:iCs/>
          <w:color w:val="000000"/>
          <w:kern w:val="24"/>
          <w:sz w:val="24"/>
          <w:szCs w:val="24"/>
        </w:rPr>
        <w:t xml:space="preserve"> and Putnam</w:t>
      </w:r>
      <w:ins w:id="146" w:author="Huang Wenge" w:date="2021-07-19T13:24:00Z">
        <w:r w:rsidR="00576A77">
          <w:rPr>
            <w:rFonts w:eastAsia="DengXian" w:cs="Times New Roman"/>
            <w:iCs/>
            <w:color w:val="000000"/>
            <w:kern w:val="24"/>
            <w:sz w:val="24"/>
            <w:szCs w:val="24"/>
          </w:rPr>
          <w:t>’s report</w:t>
        </w:r>
      </w:ins>
      <w:r w:rsidR="00184C77">
        <w:rPr>
          <w:rFonts w:eastAsia="DengXian" w:cs="Times New Roman"/>
          <w:iCs/>
          <w:color w:val="000000"/>
          <w:kern w:val="24"/>
          <w:sz w:val="24"/>
          <w:szCs w:val="24"/>
        </w:rPr>
        <w:fldChar w:fldCharType="begin"/>
      </w:r>
      <w:r w:rsidR="00AF0C39">
        <w:rPr>
          <w:rFonts w:eastAsia="DengXian" w:cs="Times New Roman"/>
          <w:iCs/>
          <w:color w:val="000000"/>
          <w:kern w:val="24"/>
          <w:sz w:val="24"/>
          <w:szCs w:val="24"/>
        </w:rPr>
        <w:instrText xml:space="preserve"> ADDIN EN.CITE &lt;EndNote&gt;&lt;Cite&gt;&lt;Author&gt;Gleason&lt;/Author&gt;&lt;Year&gt;2014&lt;/Year&gt;&lt;RecNum&gt;100&lt;/RecNum&gt;&lt;DisplayText&gt;&lt;style font="Times New Roman" size="12"&gt;[51]&lt;/style&gt;&lt;/DisplayText&gt;&lt;record&gt;&lt;rec-number&gt;100&lt;/rec-number&gt;&lt;foreign-keys&gt;&lt;key app="EN" db-id="dzwapvwscfr509edaz9xzdtgzvpvrvftxers" timestamp="1624808198"&gt;100&lt;/key&gt;&lt;/foreign-keys&gt;&lt;ref-type name="Journal Article"&gt;17&lt;/ref-type&gt;&lt;contributors&gt;&lt;authors&gt;&lt;author&gt;Gleason, K.&lt;/author&gt;&lt;author&gt;Putnam, S. A.&lt;/author&gt;&lt;/authors&gt;&lt;/contributors&gt;&lt;auth-address&gt;Department of Mechanical and Aerospace Engineering, University of Central Florida , Orlando, Florida 32816, United States.&lt;/auth-address&gt;&lt;titles&gt;&lt;title&gt;Microdroplet evaporation with a forced pinned contact line&lt;/title&gt;&lt;secondary-title&gt;Langmuir&lt;/secondary-title&gt;&lt;/titles&gt;&lt;periodical&gt;&lt;full-title&gt;Langmuir&lt;/full-title&gt;&lt;/periodical&gt;&lt;pages&gt;10548-55&lt;/pages&gt;&lt;volume&gt;30&lt;/volume&gt;&lt;number&gt;34&lt;/number&gt;&lt;edition&gt;2014/08/08&lt;/edition&gt;&lt;dates&gt;&lt;year&gt;2014&lt;/year&gt;&lt;pub-dates&gt;&lt;date&gt;Sep 2&lt;/date&gt;&lt;/pub-dates&gt;&lt;/dates&gt;&lt;isbn&gt;1520-5827 (Electronic)&amp;#xD;0743-7463 (Linking)&lt;/isbn&gt;&lt;accession-num&gt;25102248&lt;/accession-num&gt;&lt;urls&gt;&lt;related-urls&gt;&lt;url&gt;https://www.ncbi.nlm.nih.gov/pubmed/25102248&lt;/url&gt;&lt;/related-urls&gt;&lt;/urls&gt;&lt;electronic-resource-num&gt;10.1021/la501770g&lt;/electronic-resource-num&gt;&lt;/record&gt;&lt;/Cite&gt;&lt;/EndNote&gt;</w:instrText>
      </w:r>
      <w:r w:rsidR="00184C77">
        <w:rPr>
          <w:rFonts w:eastAsia="DengXian" w:cs="Times New Roman"/>
          <w:iCs/>
          <w:color w:val="000000"/>
          <w:kern w:val="24"/>
          <w:sz w:val="24"/>
          <w:szCs w:val="24"/>
        </w:rPr>
        <w:fldChar w:fldCharType="separate"/>
      </w:r>
      <w:r w:rsidR="00AF0C39">
        <w:rPr>
          <w:rFonts w:eastAsia="DengXian" w:cs="Times New Roman"/>
          <w:iCs/>
          <w:noProof/>
          <w:color w:val="000000"/>
          <w:kern w:val="24"/>
          <w:sz w:val="24"/>
          <w:szCs w:val="24"/>
        </w:rPr>
        <w:t>[</w:t>
      </w:r>
      <w:hyperlink w:anchor="_ENREF_51" w:tooltip="Gleason, 2014 #100" w:history="1">
        <w:r w:rsidR="00AF0C39">
          <w:rPr>
            <w:rFonts w:eastAsia="DengXian" w:cs="Times New Roman"/>
            <w:iCs/>
            <w:noProof/>
            <w:color w:val="000000"/>
            <w:kern w:val="24"/>
            <w:sz w:val="24"/>
            <w:szCs w:val="24"/>
          </w:rPr>
          <w:t>51</w:t>
        </w:r>
      </w:hyperlink>
      <w:r w:rsidR="00AF0C39">
        <w:rPr>
          <w:rFonts w:eastAsia="DengXian" w:cs="Times New Roman"/>
          <w:iCs/>
          <w:noProof/>
          <w:color w:val="000000"/>
          <w:kern w:val="24"/>
          <w:sz w:val="24"/>
          <w:szCs w:val="24"/>
        </w:rPr>
        <w:t>]</w:t>
      </w:r>
      <w:r w:rsidR="00184C77">
        <w:rPr>
          <w:rFonts w:eastAsia="DengXian" w:cs="Times New Roman"/>
          <w:iCs/>
          <w:color w:val="000000"/>
          <w:kern w:val="24"/>
          <w:sz w:val="24"/>
          <w:szCs w:val="24"/>
        </w:rPr>
        <w:fldChar w:fldCharType="end"/>
      </w:r>
      <w:ins w:id="147" w:author="Huang Wenge" w:date="2021-07-19T13:32:00Z">
        <w:r w:rsidR="0038185E">
          <w:rPr>
            <w:rFonts w:eastAsia="DengXian" w:cs="Times New Roman"/>
            <w:iCs/>
            <w:color w:val="000000"/>
            <w:kern w:val="24"/>
            <w:sz w:val="24"/>
            <w:szCs w:val="24"/>
          </w:rPr>
          <w:t>. They predicted the</w:t>
        </w:r>
      </w:ins>
      <w:ins w:id="148" w:author="Huang Wenge" w:date="2021-07-19T13:33:00Z">
        <w:r w:rsidR="0038185E">
          <w:rPr>
            <w:rFonts w:eastAsia="DengXian" w:cs="Times New Roman"/>
            <w:iCs/>
            <w:color w:val="000000"/>
            <w:kern w:val="24"/>
            <w:sz w:val="24"/>
            <w:szCs w:val="24"/>
          </w:rPr>
          <w:t xml:space="preserve"> droplet</w:t>
        </w:r>
      </w:ins>
      <w:ins w:id="149" w:author="Huang Wenge" w:date="2021-07-19T13:32:00Z">
        <w:r w:rsidR="0038185E">
          <w:rPr>
            <w:rFonts w:eastAsia="DengXian" w:cs="Times New Roman"/>
            <w:iCs/>
            <w:color w:val="000000"/>
            <w:kern w:val="24"/>
            <w:sz w:val="24"/>
            <w:szCs w:val="24"/>
          </w:rPr>
          <w:t xml:space="preserve"> evaporation rate</w:t>
        </w:r>
      </w:ins>
      <w:ins w:id="150" w:author="Huang Wenge" w:date="2021-07-19T13:33:00Z">
        <w:r w:rsidR="0038185E">
          <w:rPr>
            <w:rFonts w:eastAsia="DengXian" w:cs="Times New Roman"/>
            <w:iCs/>
            <w:color w:val="000000"/>
            <w:kern w:val="24"/>
            <w:sz w:val="24"/>
            <w:szCs w:val="24"/>
          </w:rPr>
          <w:t xml:space="preserve"> with diffusion-driven model </w:t>
        </w:r>
      </w:ins>
      <w:ins w:id="151" w:author="Huang Wenge" w:date="2021-07-19T13:34:00Z">
        <w:r w:rsidR="0038185E">
          <w:rPr>
            <w:rFonts w:eastAsia="DengXian" w:cs="Times New Roman"/>
            <w:iCs/>
            <w:color w:val="000000"/>
            <w:kern w:val="24"/>
            <w:sz w:val="24"/>
            <w:szCs w:val="24"/>
          </w:rPr>
          <w:t xml:space="preserve">with the consideration of droplet surface </w:t>
        </w:r>
        <w:r w:rsidR="0038185E" w:rsidRPr="00C43C1E">
          <w:rPr>
            <w:rFonts w:eastAsia="DengXian" w:cs="Times New Roman"/>
            <w:iCs/>
            <w:color w:val="000000"/>
            <w:kern w:val="24"/>
            <w:sz w:val="24"/>
            <w:szCs w:val="24"/>
          </w:rPr>
          <w:t>temperature distribution</w:t>
        </w:r>
      </w:ins>
      <w:ins w:id="152" w:author="Huang Wenge" w:date="2021-07-19T13:36:00Z">
        <w:r w:rsidR="0038185E">
          <w:rPr>
            <w:rFonts w:eastAsia="DengXian" w:cs="Times New Roman"/>
            <w:iCs/>
            <w:color w:val="000000"/>
            <w:kern w:val="24"/>
            <w:sz w:val="24"/>
            <w:szCs w:val="24"/>
          </w:rPr>
          <w:t xml:space="preserve"> and</w:t>
        </w:r>
      </w:ins>
      <w:ins w:id="153" w:author="Huang Wenge" w:date="2021-07-19T13:34:00Z">
        <w:r w:rsidR="0038185E">
          <w:rPr>
            <w:rFonts w:eastAsia="DengXian" w:cs="Times New Roman"/>
            <w:iCs/>
            <w:color w:val="000000"/>
            <w:kern w:val="24"/>
            <w:sz w:val="24"/>
            <w:szCs w:val="24"/>
          </w:rPr>
          <w:t xml:space="preserve"> </w:t>
        </w:r>
      </w:ins>
      <w:ins w:id="154" w:author="Huang Wenge" w:date="2021-07-19T13:36:00Z">
        <w:r w:rsidR="0038185E">
          <w:rPr>
            <w:rFonts w:eastAsia="DengXian" w:cs="Times New Roman"/>
            <w:iCs/>
            <w:color w:val="000000"/>
            <w:kern w:val="24"/>
            <w:sz w:val="24"/>
            <w:szCs w:val="24"/>
          </w:rPr>
          <w:t>t</w:t>
        </w:r>
      </w:ins>
      <w:ins w:id="155" w:author="Huang Wenge" w:date="2021-07-19T13:34:00Z">
        <w:r w:rsidR="0038185E">
          <w:rPr>
            <w:rFonts w:eastAsia="DengXian" w:cs="Times New Roman"/>
            <w:iCs/>
            <w:color w:val="000000"/>
            <w:kern w:val="24"/>
            <w:sz w:val="24"/>
            <w:szCs w:val="24"/>
          </w:rPr>
          <w:t>he evaporation rate errors of this method</w:t>
        </w:r>
      </w:ins>
      <w:del w:id="156" w:author="Huang Wenge" w:date="2021-07-19T13:25:00Z">
        <w:r w:rsidRPr="00C43C1E" w:rsidDel="00576A77">
          <w:rPr>
            <w:rFonts w:eastAsia="DengXian" w:cs="Times New Roman"/>
            <w:iCs/>
            <w:color w:val="000000"/>
            <w:kern w:val="24"/>
            <w:sz w:val="24"/>
            <w:szCs w:val="24"/>
          </w:rPr>
          <w:delText xml:space="preserve"> </w:delText>
        </w:r>
      </w:del>
      <w:del w:id="157" w:author="Huang Wenge" w:date="2021-07-19T13:24:00Z">
        <w:r w:rsidR="008B50AF" w:rsidDel="00576A77">
          <w:rPr>
            <w:rFonts w:eastAsia="DengXian" w:cs="Times New Roman"/>
            <w:iCs/>
            <w:color w:val="000000"/>
            <w:kern w:val="24"/>
            <w:sz w:val="24"/>
            <w:szCs w:val="24"/>
          </w:rPr>
          <w:delText>reported</w:delText>
        </w:r>
      </w:del>
      <w:del w:id="158" w:author="Huang Wenge" w:date="2021-07-19T13:34:00Z">
        <w:r w:rsidR="008B50AF" w:rsidDel="0038185E">
          <w:rPr>
            <w:rFonts w:eastAsia="DengXian" w:cs="Times New Roman"/>
            <w:iCs/>
            <w:color w:val="000000"/>
            <w:kern w:val="24"/>
            <w:sz w:val="24"/>
            <w:szCs w:val="24"/>
          </w:rPr>
          <w:delText xml:space="preserve"> that</w:delText>
        </w:r>
        <w:r w:rsidRPr="00C43C1E" w:rsidDel="0038185E">
          <w:rPr>
            <w:rFonts w:eastAsia="DengXian" w:cs="Times New Roman"/>
            <w:iCs/>
            <w:color w:val="000000"/>
            <w:kern w:val="24"/>
            <w:sz w:val="24"/>
            <w:szCs w:val="24"/>
          </w:rPr>
          <w:delText xml:space="preserve"> the evaporation rate errors</w:delText>
        </w:r>
      </w:del>
      <w:r w:rsidRPr="00C43C1E">
        <w:rPr>
          <w:rFonts w:eastAsia="DengXian" w:cs="Times New Roman"/>
          <w:iCs/>
          <w:color w:val="000000"/>
          <w:kern w:val="24"/>
          <w:sz w:val="24"/>
          <w:szCs w:val="24"/>
        </w:rPr>
        <w:t xml:space="preserve"> </w:t>
      </w:r>
      <w:r w:rsidR="008F385B">
        <w:rPr>
          <w:rFonts w:eastAsia="DengXian" w:cs="Times New Roman"/>
          <w:iCs/>
          <w:color w:val="000000"/>
          <w:kern w:val="24"/>
          <w:sz w:val="24"/>
          <w:szCs w:val="24"/>
        </w:rPr>
        <w:t>were</w:t>
      </w:r>
      <w:r w:rsidRPr="00C43C1E">
        <w:rPr>
          <w:rFonts w:eastAsia="DengXian" w:cs="Times New Roman"/>
          <w:iCs/>
          <w:color w:val="000000"/>
          <w:kern w:val="24"/>
          <w:sz w:val="24"/>
          <w:szCs w:val="24"/>
        </w:rPr>
        <w:t xml:space="preserve"> </w:t>
      </w:r>
      <w:r w:rsidR="008F385B" w:rsidRPr="005E5682">
        <w:rPr>
          <w:rFonts w:eastAsia="DengXian" w:cs="Times New Roman"/>
          <w:bCs/>
          <w:kern w:val="0"/>
          <w:sz w:val="24"/>
          <w:szCs w:val="24"/>
        </w:rPr>
        <w:t>1.84% and 2.83%</w:t>
      </w:r>
      <w:r w:rsidR="00433BF6" w:rsidRPr="00433BF6">
        <w:rPr>
          <w:rFonts w:eastAsia="DengXian" w:cs="Times New Roman"/>
          <w:iCs/>
          <w:color w:val="000000"/>
          <w:kern w:val="24"/>
          <w:sz w:val="24"/>
          <w:szCs w:val="24"/>
        </w:rPr>
        <w:t xml:space="preserve"> </w:t>
      </w:r>
      <w:r w:rsidR="00433BF6" w:rsidRPr="00C43C1E">
        <w:rPr>
          <w:rFonts w:eastAsia="DengXian" w:cs="Times New Roman"/>
          <w:iCs/>
          <w:color w:val="000000"/>
          <w:kern w:val="24"/>
          <w:sz w:val="24"/>
          <w:szCs w:val="24"/>
        </w:rPr>
        <w:t xml:space="preserve">for droplet evaporation on </w:t>
      </w:r>
      <w:r w:rsidR="00433BF6">
        <w:rPr>
          <w:rFonts w:eastAsia="DengXian" w:cs="Times New Roman"/>
          <w:iCs/>
          <w:color w:val="000000"/>
          <w:kern w:val="24"/>
          <w:sz w:val="24"/>
          <w:szCs w:val="24"/>
        </w:rPr>
        <w:t xml:space="preserve">a </w:t>
      </w:r>
      <w:r w:rsidR="00433BF6" w:rsidRPr="00C43C1E">
        <w:rPr>
          <w:rFonts w:eastAsia="DengXian" w:cs="Times New Roman"/>
          <w:iCs/>
          <w:color w:val="000000"/>
          <w:kern w:val="24"/>
          <w:sz w:val="24"/>
          <w:szCs w:val="24"/>
        </w:rPr>
        <w:t xml:space="preserve">substrate </w:t>
      </w:r>
      <w:r w:rsidR="00433BF6">
        <w:rPr>
          <w:rFonts w:eastAsia="DengXian" w:cs="Times New Roman"/>
          <w:iCs/>
          <w:color w:val="000000"/>
          <w:kern w:val="24"/>
          <w:sz w:val="24"/>
          <w:szCs w:val="24"/>
        </w:rPr>
        <w:t xml:space="preserve">at </w:t>
      </w:r>
      <w:r w:rsidR="00433BF6" w:rsidRPr="00C43C1E">
        <w:rPr>
          <w:rFonts w:eastAsia="DengXian" w:cs="Times New Roman"/>
          <w:iCs/>
          <w:color w:val="000000"/>
          <w:kern w:val="24"/>
          <w:sz w:val="24"/>
          <w:szCs w:val="24"/>
        </w:rPr>
        <w:t>50 °C</w:t>
      </w:r>
      <w:r w:rsidR="00433BF6">
        <w:rPr>
          <w:rFonts w:eastAsia="DengXian" w:cs="Times New Roman"/>
          <w:iCs/>
          <w:color w:val="000000"/>
          <w:kern w:val="24"/>
          <w:sz w:val="24"/>
          <w:szCs w:val="24"/>
        </w:rPr>
        <w:t xml:space="preserve"> and </w:t>
      </w:r>
      <w:r w:rsidR="00433BF6" w:rsidRPr="00C43C1E">
        <w:rPr>
          <w:rFonts w:eastAsia="DengXian" w:cs="Times New Roman"/>
          <w:iCs/>
          <w:color w:val="000000"/>
          <w:kern w:val="24"/>
          <w:sz w:val="24"/>
          <w:szCs w:val="24"/>
        </w:rPr>
        <w:t>65 °C</w:t>
      </w:r>
      <w:r w:rsidR="008F385B">
        <w:rPr>
          <w:rFonts w:eastAsia="DengXian" w:cs="Times New Roman"/>
          <w:bCs/>
          <w:kern w:val="0"/>
          <w:sz w:val="24"/>
          <w:szCs w:val="24"/>
        </w:rPr>
        <w:t xml:space="preserve">, </w:t>
      </w:r>
      <w:r w:rsidRPr="00C43C1E">
        <w:rPr>
          <w:rFonts w:eastAsia="DengXian" w:cs="Times New Roman"/>
          <w:iCs/>
          <w:color w:val="000000"/>
          <w:kern w:val="24"/>
          <w:sz w:val="24"/>
          <w:szCs w:val="24"/>
        </w:rPr>
        <w:t>respectively</w:t>
      </w:r>
      <w:del w:id="159" w:author="Huang Wenge" w:date="2021-07-19T13:25:00Z">
        <w:r w:rsidRPr="00C43C1E" w:rsidDel="00576A77">
          <w:rPr>
            <w:rFonts w:eastAsia="DengXian" w:cs="Times New Roman"/>
            <w:iCs/>
            <w:color w:val="000000"/>
            <w:kern w:val="24"/>
            <w:sz w:val="24"/>
            <w:szCs w:val="24"/>
          </w:rPr>
          <w:delText xml:space="preserve">. </w:delText>
        </w:r>
        <w:r w:rsidR="0003068E" w:rsidDel="00576A77">
          <w:rPr>
            <w:rFonts w:eastAsia="DengXian" w:cs="Times New Roman"/>
            <w:iCs/>
            <w:color w:val="000000"/>
            <w:kern w:val="24"/>
            <w:sz w:val="24"/>
            <w:szCs w:val="24"/>
          </w:rPr>
          <w:delText>Therefore</w:delText>
        </w:r>
        <w:r w:rsidR="00742900" w:rsidDel="00576A77">
          <w:rPr>
            <w:rFonts w:eastAsia="DengXian" w:cs="Times New Roman"/>
            <w:iCs/>
            <w:color w:val="000000"/>
            <w:kern w:val="24"/>
            <w:sz w:val="24"/>
            <w:szCs w:val="24"/>
          </w:rPr>
          <w:delText>,</w:delText>
        </w:r>
        <w:r w:rsidRPr="00C43C1E" w:rsidDel="00576A77">
          <w:rPr>
            <w:rFonts w:eastAsia="DengXian" w:cs="Times New Roman"/>
            <w:iCs/>
            <w:color w:val="000000"/>
            <w:kern w:val="24"/>
            <w:sz w:val="24"/>
            <w:szCs w:val="24"/>
          </w:rPr>
          <w:delText xml:space="preserve"> it is reasonable to predict the droplet cap evaporation rate based on the diffusion-driven model</w:delText>
        </w:r>
        <w:r w:rsidR="0003068E" w:rsidDel="00576A77">
          <w:rPr>
            <w:rFonts w:eastAsia="DengXian" w:cs="Times New Roman"/>
            <w:iCs/>
            <w:color w:val="000000"/>
            <w:kern w:val="24"/>
            <w:sz w:val="24"/>
            <w:szCs w:val="24"/>
          </w:rPr>
          <w:delText xml:space="preserve"> and</w:delText>
        </w:r>
        <w:r w:rsidR="0003068E" w:rsidRPr="00C43C1E" w:rsidDel="00576A77">
          <w:rPr>
            <w:rFonts w:eastAsia="DengXian" w:cs="Times New Roman"/>
            <w:iCs/>
            <w:color w:val="000000"/>
            <w:kern w:val="24"/>
            <w:sz w:val="24"/>
            <w:szCs w:val="24"/>
          </w:rPr>
          <w:delText xml:space="preserve"> the surface temperature distribution</w:delText>
        </w:r>
      </w:del>
      <w:ins w:id="160" w:author="Huang Wenge" w:date="2021-07-19T13:17:00Z">
        <w:r w:rsidR="009951F0">
          <w:rPr>
            <w:rFonts w:eastAsia="DengXian" w:cs="Times New Roman"/>
            <w:iCs/>
            <w:color w:val="000000"/>
            <w:kern w:val="24"/>
            <w:sz w:val="24"/>
            <w:szCs w:val="24"/>
          </w:rPr>
          <w:t>.</w:t>
        </w:r>
      </w:ins>
      <w:del w:id="161" w:author="Huang Wenge" w:date="2021-07-19T13:11:00Z">
        <w:r w:rsidRPr="00C43C1E" w:rsidDel="009951F0">
          <w:rPr>
            <w:rFonts w:eastAsia="DengXian" w:cs="Times New Roman"/>
            <w:iCs/>
            <w:color w:val="000000"/>
            <w:kern w:val="24"/>
            <w:sz w:val="24"/>
            <w:szCs w:val="24"/>
          </w:rPr>
          <w:delText xml:space="preserve">. Thus, the evaporation rate from the droplet cap surface </w:delText>
        </w:r>
      </w:del>
      <m:oMath>
        <m:sSub>
          <m:sSubPr>
            <m:ctrlPr>
              <w:del w:id="162" w:author="Huang Wenge" w:date="2021-07-19T13:11:00Z">
                <w:rPr>
                  <w:rFonts w:ascii="Cambria Math" w:eastAsia="DengXian" w:hAnsi="Cambria Math" w:cs="Times New Roman"/>
                  <w:i/>
                  <w:iCs/>
                  <w:color w:val="836967"/>
                  <w:kern w:val="24"/>
                  <w:sz w:val="24"/>
                  <w:szCs w:val="24"/>
                </w:rPr>
              </w:del>
            </m:ctrlPr>
          </m:sSubPr>
          <m:e>
            <m:r>
              <w:del w:id="163" w:author="Huang Wenge" w:date="2021-07-19T13:11:00Z">
                <w:rPr>
                  <w:rFonts w:ascii="Cambria Math" w:eastAsia="DengXian" w:hAnsi="Cambria Math" w:cs="Times New Roman"/>
                  <w:color w:val="000000"/>
                  <w:kern w:val="24"/>
                  <w:sz w:val="24"/>
                  <w:szCs w:val="24"/>
                </w:rPr>
                <m:t>q</m:t>
              </w:del>
            </m:r>
          </m:e>
          <m:sub>
            <m:r>
              <w:del w:id="164" w:author="Huang Wenge" w:date="2021-07-19T13:11:00Z">
                <m:rPr>
                  <m:sty m:val="p"/>
                </m:rPr>
                <w:rPr>
                  <w:rFonts w:ascii="Cambria Math" w:eastAsia="DengXian" w:hAnsi="Cambria Math" w:cs="Times New Roman"/>
                  <w:color w:val="000000"/>
                  <w:kern w:val="24"/>
                  <w:sz w:val="24"/>
                  <w:szCs w:val="24"/>
                </w:rPr>
                <m:t>c</m:t>
              </w:del>
            </m:r>
          </m:sub>
        </m:sSub>
      </m:oMath>
      <w:del w:id="165" w:author="Huang Wenge" w:date="2021-07-19T13:11:00Z">
        <w:r w:rsidRPr="00C43C1E" w:rsidDel="009951F0">
          <w:rPr>
            <w:rFonts w:eastAsia="DengXian" w:cs="Times New Roman"/>
            <w:iCs/>
            <w:color w:val="000000"/>
            <w:kern w:val="24"/>
            <w:sz w:val="24"/>
            <w:szCs w:val="24"/>
          </w:rPr>
          <w:delText xml:space="preserve"> </w:delText>
        </w:r>
        <w:r w:rsidR="00705B47" w:rsidDel="009951F0">
          <w:rPr>
            <w:rFonts w:eastAsia="DengXian" w:cs="Times New Roman"/>
            <w:iCs/>
            <w:color w:val="000000"/>
            <w:kern w:val="24"/>
            <w:sz w:val="24"/>
            <w:szCs w:val="24"/>
          </w:rPr>
          <w:delText>can be</w:delText>
        </w:r>
        <w:r w:rsidRPr="00C43C1E" w:rsidDel="009951F0">
          <w:rPr>
            <w:rFonts w:eastAsia="DengXian" w:cs="Times New Roman"/>
            <w:iCs/>
            <w:color w:val="000000"/>
            <w:kern w:val="24"/>
            <w:sz w:val="24"/>
            <w:szCs w:val="24"/>
          </w:rPr>
          <w:delText xml:space="preserve"> </w:delText>
        </w:r>
        <w:r w:rsidR="00705B47" w:rsidDel="009951F0">
          <w:rPr>
            <w:rFonts w:eastAsia="DengXian" w:cs="Times New Roman"/>
            <w:iCs/>
            <w:color w:val="000000"/>
            <w:kern w:val="24"/>
            <w:sz w:val="24"/>
            <w:szCs w:val="24"/>
          </w:rPr>
          <w:delText>estimat</w:delText>
        </w:r>
        <w:r w:rsidRPr="00C43C1E" w:rsidDel="009951F0">
          <w:rPr>
            <w:rFonts w:eastAsia="DengXian" w:cs="Times New Roman"/>
            <w:iCs/>
            <w:color w:val="000000"/>
            <w:kern w:val="24"/>
            <w:sz w:val="24"/>
            <w:szCs w:val="24"/>
          </w:rPr>
          <w:delText xml:space="preserve">ed and </w:delText>
        </w:r>
        <w:r w:rsidR="00705B47" w:rsidDel="009951F0">
          <w:rPr>
            <w:rFonts w:eastAsia="DengXian" w:cs="Times New Roman"/>
            <w:iCs/>
            <w:color w:val="000000"/>
            <w:kern w:val="24"/>
            <w:sz w:val="24"/>
            <w:szCs w:val="24"/>
          </w:rPr>
          <w:delText xml:space="preserve">consequently the </w:delText>
        </w:r>
        <w:r w:rsidRPr="00C43C1E" w:rsidDel="009951F0">
          <w:rPr>
            <w:rFonts w:eastAsia="DengXian" w:cs="Times New Roman"/>
            <w:iCs/>
            <w:color w:val="000000"/>
            <w:kern w:val="24"/>
            <w:sz w:val="24"/>
            <w:szCs w:val="24"/>
          </w:rPr>
          <w:delText xml:space="preserve">evaporation ratio </w:delText>
        </w:r>
      </w:del>
      <m:oMath>
        <m:r>
          <w:del w:id="166" w:author="Huang Wenge" w:date="2021-07-19T13:11:00Z">
            <w:rPr>
              <w:rFonts w:ascii="Cambria Math" w:eastAsia="DengXian" w:hAnsi="Cambria Math" w:cs="Times New Roman"/>
              <w:color w:val="000000"/>
              <w:kern w:val="24"/>
              <w:sz w:val="24"/>
              <w:szCs w:val="24"/>
            </w:rPr>
            <m:t>φ</m:t>
          </w:del>
        </m:r>
      </m:oMath>
      <w:del w:id="167" w:author="Huang Wenge" w:date="2021-07-19T13:11:00Z">
        <w:r w:rsidRPr="00C43C1E" w:rsidDel="009951F0">
          <w:rPr>
            <w:rFonts w:eastAsia="DengXian" w:cs="Times New Roman"/>
            <w:iCs/>
            <w:color w:val="000000"/>
            <w:kern w:val="24"/>
            <w:sz w:val="24"/>
            <w:szCs w:val="24"/>
          </w:rPr>
          <w:delText xml:space="preserve"> </w:delText>
        </w:r>
        <w:r w:rsidR="00705B47" w:rsidDel="009951F0">
          <w:rPr>
            <w:rFonts w:eastAsia="DengXian" w:cs="Times New Roman"/>
            <w:iCs/>
            <w:color w:val="000000"/>
            <w:kern w:val="24"/>
            <w:sz w:val="24"/>
            <w:szCs w:val="24"/>
          </w:rPr>
          <w:delText>is</w:delText>
        </w:r>
        <w:r w:rsidRPr="00C43C1E" w:rsidDel="009951F0">
          <w:rPr>
            <w:rFonts w:eastAsia="DengXian" w:cs="Times New Roman"/>
            <w:iCs/>
            <w:color w:val="000000"/>
            <w:kern w:val="24"/>
            <w:sz w:val="24"/>
            <w:szCs w:val="24"/>
          </w:rPr>
          <w:delText xml:space="preserve"> obtained. After the iteration loop achieves convergence, </w:delText>
        </w:r>
        <w:r w:rsidR="00705B47" w:rsidDel="009951F0">
          <w:rPr>
            <w:rFonts w:eastAsia="DengXian" w:cs="Times New Roman"/>
            <w:iCs/>
            <w:color w:val="000000"/>
            <w:kern w:val="24"/>
            <w:sz w:val="24"/>
            <w:szCs w:val="24"/>
          </w:rPr>
          <w:delText xml:space="preserve">both </w:delText>
        </w:r>
        <w:r w:rsidRPr="00C43C1E" w:rsidDel="009951F0">
          <w:rPr>
            <w:rFonts w:eastAsia="DengXian" w:cs="Times New Roman"/>
            <w:iCs/>
            <w:color w:val="000000"/>
            <w:kern w:val="24"/>
            <w:sz w:val="24"/>
            <w:szCs w:val="24"/>
          </w:rPr>
          <w:delText xml:space="preserve">the </w:delText>
        </w:r>
        <w:r w:rsidR="008F385B" w:rsidDel="009951F0">
          <w:rPr>
            <w:rFonts w:eastAsia="DengXian" w:cs="Times New Roman"/>
            <w:iCs/>
            <w:color w:val="000000"/>
            <w:kern w:val="24"/>
            <w:sz w:val="24"/>
            <w:szCs w:val="24"/>
          </w:rPr>
          <w:delText xml:space="preserve">stable </w:delText>
        </w:r>
        <w:r w:rsidRPr="00C43C1E" w:rsidDel="009951F0">
          <w:rPr>
            <w:rFonts w:eastAsia="DengXian" w:cs="Times New Roman"/>
            <w:iCs/>
            <w:color w:val="000000"/>
            <w:kern w:val="24"/>
            <w:sz w:val="24"/>
            <w:szCs w:val="24"/>
          </w:rPr>
          <w:delText>evaporation ratio and temperature distribution o</w:delText>
        </w:r>
        <w:r w:rsidR="00705B47" w:rsidDel="009951F0">
          <w:rPr>
            <w:rFonts w:eastAsia="DengXian" w:cs="Times New Roman"/>
            <w:iCs/>
            <w:color w:val="000000"/>
            <w:kern w:val="24"/>
            <w:sz w:val="24"/>
            <w:szCs w:val="24"/>
          </w:rPr>
          <w:delText>n</w:delText>
        </w:r>
        <w:r w:rsidRPr="00C43C1E" w:rsidDel="009951F0">
          <w:rPr>
            <w:rFonts w:eastAsia="DengXian" w:cs="Times New Roman"/>
            <w:iCs/>
            <w:color w:val="000000"/>
            <w:kern w:val="24"/>
            <w:sz w:val="24"/>
            <w:szCs w:val="24"/>
          </w:rPr>
          <w:delText xml:space="preserve"> the droplet cap surface are </w:delText>
        </w:r>
        <w:r w:rsidR="008F385B" w:rsidDel="009951F0">
          <w:rPr>
            <w:rFonts w:eastAsia="DengXian" w:cs="Times New Roman"/>
            <w:iCs/>
            <w:color w:val="000000"/>
            <w:kern w:val="24"/>
            <w:sz w:val="24"/>
            <w:szCs w:val="24"/>
          </w:rPr>
          <w:delText>obtained</w:delText>
        </w:r>
        <w:r w:rsidRPr="00C43C1E" w:rsidDel="009951F0">
          <w:rPr>
            <w:rFonts w:eastAsia="DengXian" w:cs="Times New Roman"/>
            <w:iCs/>
            <w:color w:val="000000"/>
            <w:kern w:val="24"/>
            <w:sz w:val="24"/>
            <w:szCs w:val="24"/>
          </w:rPr>
          <w:delText xml:space="preserve">. With the </w:delText>
        </w:r>
        <w:r w:rsidRPr="00C43C1E" w:rsidDel="009951F0">
          <w:rPr>
            <w:rFonts w:eastAsia="DengXian" w:cs="Times New Roman"/>
            <w:iCs/>
            <w:color w:val="000000"/>
            <w:kern w:val="24"/>
            <w:sz w:val="24"/>
            <w:szCs w:val="24"/>
          </w:rPr>
          <w:lastRenderedPageBreak/>
          <w:delText>temperature distribution o</w:delText>
        </w:r>
        <w:r w:rsidR="00A740CB" w:rsidDel="009951F0">
          <w:rPr>
            <w:rFonts w:eastAsia="DengXian" w:cs="Times New Roman"/>
            <w:iCs/>
            <w:color w:val="000000"/>
            <w:kern w:val="24"/>
            <w:sz w:val="24"/>
            <w:szCs w:val="24"/>
          </w:rPr>
          <w:delText>n</w:delText>
        </w:r>
        <w:r w:rsidRPr="00C43C1E" w:rsidDel="009951F0">
          <w:rPr>
            <w:rFonts w:eastAsia="DengXian" w:cs="Times New Roman"/>
            <w:iCs/>
            <w:color w:val="000000"/>
            <w:kern w:val="24"/>
            <w:sz w:val="24"/>
            <w:szCs w:val="24"/>
          </w:rPr>
          <w:delText xml:space="preserve"> the droplet cap</w:delText>
        </w:r>
        <w:r w:rsidR="007359F9" w:rsidDel="009951F0">
          <w:rPr>
            <w:rFonts w:eastAsia="DengXian" w:cs="Times New Roman"/>
            <w:iCs/>
            <w:color w:val="000000"/>
            <w:kern w:val="24"/>
            <w:sz w:val="24"/>
            <w:szCs w:val="24"/>
          </w:rPr>
          <w:delText xml:space="preserve"> obtained</w:delText>
        </w:r>
        <w:r w:rsidRPr="00C43C1E" w:rsidDel="009951F0">
          <w:rPr>
            <w:rFonts w:eastAsia="DengXian" w:cs="Times New Roman"/>
            <w:iCs/>
            <w:color w:val="000000"/>
            <w:kern w:val="24"/>
            <w:sz w:val="24"/>
            <w:szCs w:val="24"/>
          </w:rPr>
          <w:delText xml:space="preserve">, the average temperature of the upper </w:delText>
        </w:r>
        <w:r w:rsidR="008F385B" w:rsidDel="009951F0">
          <w:rPr>
            <w:rFonts w:eastAsia="DengXian" w:cs="Times New Roman"/>
            <w:iCs/>
            <w:color w:val="000000"/>
            <w:kern w:val="24"/>
            <w:sz w:val="24"/>
            <w:szCs w:val="24"/>
          </w:rPr>
          <w:delText xml:space="preserve">hemispherical </w:delText>
        </w:r>
        <w:r w:rsidRPr="00C43C1E" w:rsidDel="009951F0">
          <w:rPr>
            <w:rFonts w:eastAsia="DengXian" w:cs="Times New Roman"/>
            <w:iCs/>
            <w:color w:val="000000"/>
            <w:kern w:val="24"/>
            <w:sz w:val="24"/>
            <w:szCs w:val="24"/>
          </w:rPr>
          <w:delText xml:space="preserve">surface of the droplet cap surface </w:delText>
        </w:r>
      </w:del>
      <m:oMath>
        <m:sSub>
          <m:sSubPr>
            <m:ctrlPr>
              <w:del w:id="168" w:author="Huang Wenge" w:date="2021-07-19T13:11:00Z">
                <w:rPr>
                  <w:rFonts w:ascii="Cambria Math" w:eastAsia="DengXian" w:hAnsi="Cambria Math" w:cs="Times New Roman"/>
                  <w:i/>
                  <w:iCs/>
                  <w:color w:val="836967"/>
                  <w:kern w:val="24"/>
                  <w:sz w:val="24"/>
                  <w:szCs w:val="24"/>
                </w:rPr>
              </w:del>
            </m:ctrlPr>
          </m:sSubPr>
          <m:e>
            <m:r>
              <w:del w:id="169" w:author="Huang Wenge" w:date="2021-07-19T13:11:00Z">
                <w:rPr>
                  <w:rFonts w:ascii="Cambria Math" w:eastAsia="DengXian" w:hAnsi="Cambria Math" w:cs="Times New Roman"/>
                  <w:color w:val="000000"/>
                  <w:kern w:val="24"/>
                  <w:sz w:val="24"/>
                  <w:szCs w:val="24"/>
                </w:rPr>
                <m:t>T</m:t>
              </w:del>
            </m:r>
          </m:e>
          <m:sub>
            <m:r>
              <w:del w:id="170" w:author="Huang Wenge" w:date="2021-07-19T13:11:00Z">
                <m:rPr>
                  <m:sty m:val="p"/>
                </m:rPr>
                <w:rPr>
                  <w:rFonts w:ascii="Cambria Math" w:eastAsia="DengXian" w:hAnsi="Cambria Math" w:cs="Times New Roman"/>
                  <w:color w:val="000000"/>
                  <w:kern w:val="24"/>
                  <w:sz w:val="24"/>
                  <w:szCs w:val="24"/>
                </w:rPr>
                <m:t>model</m:t>
              </w:del>
            </m:r>
          </m:sub>
        </m:sSub>
      </m:oMath>
      <w:del w:id="171" w:author="Huang Wenge" w:date="2021-07-19T13:11:00Z">
        <w:r w:rsidRPr="00C43C1E" w:rsidDel="009951F0">
          <w:rPr>
            <w:rFonts w:eastAsia="DengXian" w:cs="Times New Roman"/>
            <w:iCs/>
            <w:color w:val="000000"/>
            <w:kern w:val="24"/>
            <w:sz w:val="24"/>
            <w:szCs w:val="24"/>
          </w:rPr>
          <w:delText xml:space="preserve"> is calculated and compared with the experimental results for the validation of our thermal circuit model.</w:delText>
        </w:r>
      </w:del>
      <w:r w:rsidRPr="00C43C1E">
        <w:rPr>
          <w:rFonts w:eastAsia="DengXian" w:cs="Times New Roman"/>
          <w:iCs/>
          <w:color w:val="000000"/>
          <w:kern w:val="24"/>
          <w:sz w:val="24"/>
          <w:szCs w:val="24"/>
        </w:rPr>
        <w:t xml:space="preserve"> </w:t>
      </w:r>
    </w:p>
    <w:p w14:paraId="17A29D72" w14:textId="4D0586D9" w:rsidR="00C476A3" w:rsidRDefault="00C476A3" w:rsidP="00C476A3">
      <w:pPr>
        <w:spacing w:line="360" w:lineRule="auto"/>
        <w:ind w:firstLine="360"/>
        <w:jc w:val="center"/>
        <w:rPr>
          <w:ins w:id="172" w:author="Cheng, Jiangtao" w:date="2021-07-18T09:28:00Z"/>
          <w:rFonts w:eastAsia="DengXian" w:cs="Times New Roman"/>
          <w:iCs/>
          <w:color w:val="000000"/>
          <w:kern w:val="24"/>
          <w:sz w:val="24"/>
          <w:szCs w:val="24"/>
        </w:rPr>
      </w:pPr>
      <w:r>
        <w:rPr>
          <w:noProof/>
        </w:rPr>
        <w:drawing>
          <wp:inline distT="0" distB="0" distL="0" distR="0" wp14:anchorId="38C99BFC" wp14:editId="2971ECB0">
            <wp:extent cx="2715768" cy="3785616"/>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5768" cy="3785616"/>
                    </a:xfrm>
                    <a:prstGeom prst="rect">
                      <a:avLst/>
                    </a:prstGeom>
                    <a:noFill/>
                    <a:ln>
                      <a:noFill/>
                    </a:ln>
                  </pic:spPr>
                </pic:pic>
              </a:graphicData>
            </a:graphic>
          </wp:inline>
        </w:drawing>
      </w:r>
    </w:p>
    <w:p w14:paraId="68130660" w14:textId="643B6BDD" w:rsidR="007D2432" w:rsidRPr="00C43C1E" w:rsidRDefault="007D2432">
      <w:pPr>
        <w:spacing w:after="120"/>
        <w:rPr>
          <w:rFonts w:eastAsia="DengXian" w:cs="Times New Roman"/>
          <w:iCs/>
          <w:color w:val="000000"/>
          <w:kern w:val="24"/>
          <w:sz w:val="24"/>
          <w:szCs w:val="24"/>
        </w:rPr>
        <w:pPrChange w:id="173" w:author="Cheng, Jiangtao" w:date="2021-07-18T19:30:00Z">
          <w:pPr>
            <w:spacing w:line="360" w:lineRule="auto"/>
            <w:ind w:firstLine="360"/>
          </w:pPr>
        </w:pPrChange>
      </w:pPr>
      <w:r w:rsidRPr="00DA29D0">
        <w:rPr>
          <w:rFonts w:eastAsia="DengXian" w:cs="Times New Roman"/>
          <w:b/>
          <w:bCs/>
          <w:kern w:val="14"/>
          <w:sz w:val="24"/>
          <w:szCs w:val="24"/>
        </w:rPr>
        <w:t>Figure 4.</w:t>
      </w:r>
      <w:r w:rsidRPr="00C43C1E">
        <w:rPr>
          <w:rFonts w:eastAsia="DengXian" w:cs="Times New Roman"/>
          <w:kern w:val="14"/>
          <w:sz w:val="24"/>
          <w:szCs w:val="24"/>
        </w:rPr>
        <w:t xml:space="preserve"> </w:t>
      </w:r>
      <w:r w:rsidR="00A740CB">
        <w:rPr>
          <w:rFonts w:eastAsia="DengXian" w:cs="Times New Roman"/>
          <w:kern w:val="14"/>
          <w:sz w:val="24"/>
          <w:szCs w:val="24"/>
        </w:rPr>
        <w:t>Flowchart</w:t>
      </w:r>
      <w:r w:rsidRPr="00C43C1E">
        <w:rPr>
          <w:rFonts w:eastAsia="DengXian" w:cs="Times New Roman"/>
          <w:kern w:val="14"/>
          <w:sz w:val="24"/>
          <w:szCs w:val="24"/>
        </w:rPr>
        <w:t xml:space="preserve"> for </w:t>
      </w:r>
      <w:r>
        <w:rPr>
          <w:rFonts w:eastAsia="DengXian" w:cs="Times New Roman"/>
          <w:kern w:val="14"/>
          <w:sz w:val="24"/>
          <w:szCs w:val="24"/>
        </w:rPr>
        <w:t xml:space="preserve">calculating </w:t>
      </w:r>
      <w:r w:rsidRPr="00C43C1E">
        <w:rPr>
          <w:rFonts w:eastAsia="DengXian" w:cs="Times New Roman"/>
          <w:kern w:val="14"/>
          <w:sz w:val="24"/>
          <w:szCs w:val="24"/>
        </w:rPr>
        <w:t>the droplet surface temperature and evaporation ratio</w:t>
      </w:r>
      <w:r w:rsidRPr="000335D4">
        <w:rPr>
          <w:rFonts w:eastAsia="DengXian" w:cs="Times New Roman"/>
          <w:iCs/>
          <w:color w:val="000000"/>
          <w:kern w:val="24"/>
          <w:sz w:val="24"/>
          <w:szCs w:val="24"/>
        </w:rPr>
        <w:t xml:space="preserve"> </w:t>
      </w:r>
      <m:oMath>
        <m:r>
          <w:rPr>
            <w:rFonts w:ascii="Cambria Math" w:eastAsia="DengXian" w:hAnsi="Cambria Math" w:cs="Times New Roman"/>
            <w:color w:val="000000"/>
            <w:kern w:val="24"/>
            <w:sz w:val="24"/>
            <w:szCs w:val="24"/>
          </w:rPr>
          <m:t>φ</m:t>
        </m:r>
      </m:oMath>
      <w:r w:rsidR="00A740CB">
        <w:rPr>
          <w:rFonts w:eastAsia="DengXian" w:cs="Times New Roman"/>
          <w:iCs/>
          <w:color w:val="000000"/>
          <w:kern w:val="24"/>
          <w:sz w:val="24"/>
          <w:szCs w:val="24"/>
        </w:rPr>
        <w:t xml:space="preserve">, </w:t>
      </w:r>
      <w:r w:rsidRPr="00C43C1E">
        <w:rPr>
          <w:rFonts w:eastAsia="DengXian" w:cs="Times New Roman"/>
          <w:iCs/>
          <w:color w:val="000000"/>
          <w:kern w:val="24"/>
          <w:sz w:val="24"/>
          <w:szCs w:val="24"/>
        </w:rPr>
        <w:t xml:space="preserve">which is defined as the ratio of evaporation rate from the droplet base surface </w:t>
      </w:r>
      <w:r>
        <w:rPr>
          <w:rFonts w:eastAsia="DengXian" w:cs="Times New Roman"/>
          <w:iCs/>
          <w:color w:val="000000"/>
          <w:kern w:val="24"/>
          <w:sz w:val="24"/>
          <w:szCs w:val="24"/>
        </w:rPr>
        <w:t>to the</w:t>
      </w:r>
      <w:r w:rsidRPr="00C43C1E">
        <w:rPr>
          <w:rFonts w:eastAsia="DengXian" w:cs="Times New Roman"/>
          <w:iCs/>
          <w:color w:val="000000"/>
          <w:kern w:val="24"/>
          <w:sz w:val="24"/>
          <w:szCs w:val="24"/>
        </w:rPr>
        <w:t xml:space="preserve"> </w:t>
      </w:r>
      <w:r w:rsidR="00A740CB">
        <w:rPr>
          <w:rFonts w:eastAsia="DengXian" w:cs="Times New Roman"/>
          <w:iCs/>
          <w:color w:val="000000"/>
          <w:kern w:val="24"/>
          <w:sz w:val="24"/>
          <w:szCs w:val="24"/>
        </w:rPr>
        <w:t xml:space="preserve">total </w:t>
      </w:r>
      <w:r w:rsidRPr="00C43C1E">
        <w:rPr>
          <w:rFonts w:eastAsia="DengXian" w:cs="Times New Roman"/>
          <w:iCs/>
          <w:color w:val="000000"/>
          <w:kern w:val="24"/>
          <w:sz w:val="24"/>
          <w:szCs w:val="24"/>
        </w:rPr>
        <w:t>heat transfer rate</w:t>
      </w:r>
      <w:r>
        <w:rPr>
          <w:rFonts w:eastAsia="DengXian" w:cs="Times New Roman"/>
          <w:kern w:val="14"/>
          <w:sz w:val="24"/>
          <w:szCs w:val="24"/>
        </w:rPr>
        <w:t xml:space="preserve">. </w:t>
      </w:r>
    </w:p>
    <w:p w14:paraId="17EF6D74" w14:textId="77777777" w:rsidR="00C43C1E" w:rsidRPr="00C43C1E" w:rsidRDefault="00C43C1E" w:rsidP="00C43C1E">
      <w:pPr>
        <w:spacing w:line="360" w:lineRule="auto"/>
        <w:rPr>
          <w:rFonts w:cs="Times New Roman"/>
          <w:b/>
          <w:bCs/>
          <w:sz w:val="24"/>
          <w:szCs w:val="24"/>
        </w:rPr>
      </w:pPr>
      <w:r w:rsidRPr="00C43C1E">
        <w:rPr>
          <w:rFonts w:cs="Times New Roman"/>
          <w:b/>
          <w:bCs/>
          <w:sz w:val="24"/>
          <w:szCs w:val="24"/>
        </w:rPr>
        <w:t>4. Result and discussion</w:t>
      </w:r>
    </w:p>
    <w:p w14:paraId="5746B0F0" w14:textId="4074F190" w:rsidR="00C43C1E" w:rsidRPr="00C111B2" w:rsidRDefault="00C43C1E" w:rsidP="00C43C1E">
      <w:pPr>
        <w:spacing w:line="360" w:lineRule="auto"/>
        <w:rPr>
          <w:rFonts w:cs="Times New Roman"/>
          <w:b/>
          <w:bCs/>
          <w:sz w:val="24"/>
          <w:szCs w:val="24"/>
        </w:rPr>
      </w:pPr>
      <w:r w:rsidRPr="00C111B2">
        <w:rPr>
          <w:rFonts w:cs="Times New Roman"/>
          <w:b/>
          <w:bCs/>
          <w:sz w:val="24"/>
          <w:szCs w:val="24"/>
        </w:rPr>
        <w:t>4.1. Droplet evaporation dynamics</w:t>
      </w:r>
    </w:p>
    <w:p w14:paraId="6163E798" w14:textId="35536338" w:rsidR="00846CF4" w:rsidRPr="00C43C1E" w:rsidRDefault="007302CB" w:rsidP="00C2130A">
      <w:pPr>
        <w:jc w:val="center"/>
        <w:rPr>
          <w:rFonts w:cs="Times New Roman"/>
          <w:sz w:val="24"/>
          <w:szCs w:val="24"/>
        </w:rPr>
      </w:pPr>
      <w:r>
        <w:rPr>
          <w:noProof/>
        </w:rPr>
        <w:drawing>
          <wp:inline distT="0" distB="0" distL="0" distR="0" wp14:anchorId="7A0E9AB7" wp14:editId="37B55091">
            <wp:extent cx="5911850" cy="19813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1" t="2111" r="27044" b="528"/>
                    <a:stretch/>
                  </pic:blipFill>
                  <pic:spPr bwMode="auto">
                    <a:xfrm>
                      <a:off x="0" y="0"/>
                      <a:ext cx="5936832" cy="1989729"/>
                    </a:xfrm>
                    <a:prstGeom prst="rect">
                      <a:avLst/>
                    </a:prstGeom>
                    <a:noFill/>
                    <a:ln>
                      <a:noFill/>
                    </a:ln>
                    <a:extLst>
                      <a:ext uri="{53640926-AAD7-44D8-BBD7-CCE9431645EC}">
                        <a14:shadowObscured xmlns:a14="http://schemas.microsoft.com/office/drawing/2010/main"/>
                      </a:ext>
                    </a:extLst>
                  </pic:spPr>
                </pic:pic>
              </a:graphicData>
            </a:graphic>
          </wp:inline>
        </w:drawing>
      </w:r>
    </w:p>
    <w:p w14:paraId="4DFED110" w14:textId="5BC8B1CC" w:rsidR="00C43C1E" w:rsidRPr="00C43C1E" w:rsidRDefault="00C43C1E" w:rsidP="00DA29D0">
      <w:pPr>
        <w:rPr>
          <w:rFonts w:cs="Times New Roman"/>
          <w:sz w:val="24"/>
          <w:szCs w:val="24"/>
        </w:rPr>
      </w:pPr>
      <w:r w:rsidRPr="00DA29D0">
        <w:rPr>
          <w:rFonts w:cs="Times New Roman"/>
          <w:b/>
          <w:bCs/>
          <w:sz w:val="24"/>
          <w:szCs w:val="24"/>
        </w:rPr>
        <w:lastRenderedPageBreak/>
        <w:t xml:space="preserve">Figure </w:t>
      </w:r>
      <w:r w:rsidR="00792C98" w:rsidRPr="00DA29D0">
        <w:rPr>
          <w:rFonts w:cs="Times New Roman"/>
          <w:b/>
          <w:bCs/>
          <w:sz w:val="24"/>
          <w:szCs w:val="24"/>
        </w:rPr>
        <w:t>5</w:t>
      </w:r>
      <w:r w:rsidRPr="00DA29D0">
        <w:rPr>
          <w:rFonts w:cs="Times New Roman"/>
          <w:b/>
          <w:bCs/>
          <w:sz w:val="24"/>
          <w:szCs w:val="24"/>
        </w:rPr>
        <w:t>.</w:t>
      </w:r>
      <w:r w:rsidRPr="00C43C1E">
        <w:rPr>
          <w:rFonts w:cs="Times New Roman"/>
          <w:sz w:val="24"/>
          <w:szCs w:val="24"/>
        </w:rPr>
        <w:t xml:space="preserve"> Temporal evolution of droplet volume on (a) sample 1, (b) sample 2 and (c) sample 3. The substrate</w:t>
      </w:r>
      <w:r w:rsidR="00BE79D2">
        <w:rPr>
          <w:rFonts w:cs="Times New Roman"/>
          <w:sz w:val="24"/>
          <w:szCs w:val="24"/>
        </w:rPr>
        <w:t xml:space="preserve"> of each sample</w:t>
      </w:r>
      <w:r w:rsidRPr="00C43C1E">
        <w:rPr>
          <w:rFonts w:cs="Times New Roman"/>
          <w:sz w:val="24"/>
          <w:szCs w:val="24"/>
        </w:rPr>
        <w:t xml:space="preserve"> </w:t>
      </w:r>
      <w:r w:rsidR="00BE79D2">
        <w:rPr>
          <w:rFonts w:cs="Times New Roman"/>
          <w:sz w:val="24"/>
          <w:szCs w:val="24"/>
        </w:rPr>
        <w:t>was</w:t>
      </w:r>
      <w:r w:rsidRPr="00C43C1E">
        <w:rPr>
          <w:rFonts w:cs="Times New Roman"/>
          <w:sz w:val="24"/>
          <w:szCs w:val="24"/>
        </w:rPr>
        <w:t xml:space="preserve"> heated to 40 °C, 60 °C and 80 °C</w:t>
      </w:r>
      <w:r w:rsidR="00D4662D">
        <w:rPr>
          <w:rFonts w:cs="Times New Roman"/>
          <w:sz w:val="24"/>
          <w:szCs w:val="24"/>
        </w:rPr>
        <w:t>, respectively</w:t>
      </w:r>
      <w:r w:rsidRPr="00C43C1E">
        <w:rPr>
          <w:rFonts w:cs="Times New Roman"/>
          <w:sz w:val="24"/>
          <w:szCs w:val="24"/>
        </w:rPr>
        <w:t>.</w:t>
      </w:r>
    </w:p>
    <w:p w14:paraId="66C0C0D2" w14:textId="21F3211F" w:rsidR="007D2432" w:rsidRDefault="00C43C1E">
      <w:pPr>
        <w:spacing w:after="120" w:line="360" w:lineRule="auto"/>
        <w:ind w:firstLine="360"/>
        <w:rPr>
          <w:rFonts w:cs="Times New Roman"/>
          <w:b/>
          <w:bCs/>
          <w:sz w:val="24"/>
          <w:szCs w:val="24"/>
        </w:rPr>
        <w:pPrChange w:id="174" w:author="Cheng, Jiangtao" w:date="2021-07-18T11:18:00Z">
          <w:pPr>
            <w:spacing w:after="120"/>
          </w:pPr>
        </w:pPrChange>
      </w:pPr>
      <w:r w:rsidRPr="00C43C1E">
        <w:rPr>
          <w:rFonts w:cs="Times New Roman"/>
          <w:sz w:val="24"/>
          <w:szCs w:val="24"/>
        </w:rPr>
        <w:t xml:space="preserve">The </w:t>
      </w:r>
      <w:r w:rsidR="00265012">
        <w:rPr>
          <w:rFonts w:cs="Times New Roman"/>
          <w:sz w:val="24"/>
          <w:szCs w:val="24"/>
        </w:rPr>
        <w:t>temporal evolutions</w:t>
      </w:r>
      <w:r w:rsidRPr="00C43C1E">
        <w:rPr>
          <w:rFonts w:cs="Times New Roman"/>
          <w:sz w:val="24"/>
          <w:szCs w:val="24"/>
        </w:rPr>
        <w:t xml:space="preserve"> of </w:t>
      </w:r>
      <w:r w:rsidR="00265012">
        <w:rPr>
          <w:rFonts w:cs="Times New Roman"/>
          <w:sz w:val="24"/>
          <w:szCs w:val="24"/>
        </w:rPr>
        <w:t xml:space="preserve">the </w:t>
      </w:r>
      <w:r w:rsidRPr="00C43C1E">
        <w:rPr>
          <w:rFonts w:cs="Times New Roman"/>
          <w:sz w:val="24"/>
          <w:szCs w:val="24"/>
        </w:rPr>
        <w:t xml:space="preserve">droplet volume on different substrates </w:t>
      </w:r>
      <w:r w:rsidR="00265012">
        <w:rPr>
          <w:rFonts w:cs="Times New Roman"/>
          <w:sz w:val="24"/>
          <w:szCs w:val="24"/>
        </w:rPr>
        <w:t>are</w:t>
      </w:r>
      <w:r w:rsidR="00265012" w:rsidRPr="00C43C1E">
        <w:rPr>
          <w:rFonts w:cs="Times New Roman"/>
          <w:sz w:val="24"/>
          <w:szCs w:val="24"/>
        </w:rPr>
        <w:t xml:space="preserve"> </w:t>
      </w:r>
      <w:r w:rsidRPr="00C43C1E">
        <w:rPr>
          <w:rFonts w:cs="Times New Roman"/>
          <w:sz w:val="24"/>
          <w:szCs w:val="24"/>
        </w:rPr>
        <w:t xml:space="preserve">shown in Fig. </w:t>
      </w:r>
      <w:r w:rsidR="00792C98">
        <w:rPr>
          <w:rFonts w:cs="Times New Roman"/>
          <w:sz w:val="24"/>
          <w:szCs w:val="24"/>
        </w:rPr>
        <w:t>5</w:t>
      </w:r>
      <w:r w:rsidRPr="00C43C1E">
        <w:rPr>
          <w:rFonts w:cs="Times New Roman"/>
          <w:sz w:val="24"/>
          <w:szCs w:val="24"/>
        </w:rPr>
        <w:t xml:space="preserve">. Droplet volume decreases nonlinearly during the evaporation. The total evaporation time decreases with the rise of the substrate base temperature. </w:t>
      </w:r>
      <w:r w:rsidR="00265012">
        <w:rPr>
          <w:rFonts w:cs="Times New Roman"/>
          <w:sz w:val="24"/>
          <w:szCs w:val="24"/>
        </w:rPr>
        <w:t>At</w:t>
      </w:r>
      <w:r w:rsidR="00265012" w:rsidRPr="00C43C1E">
        <w:rPr>
          <w:rFonts w:cs="Times New Roman"/>
          <w:sz w:val="24"/>
          <w:szCs w:val="24"/>
        </w:rPr>
        <w:t xml:space="preserve"> the </w:t>
      </w:r>
      <w:r w:rsidR="00265012">
        <w:rPr>
          <w:rFonts w:cs="Times New Roman"/>
          <w:sz w:val="24"/>
          <w:szCs w:val="24"/>
        </w:rPr>
        <w:t xml:space="preserve">same </w:t>
      </w:r>
      <w:r w:rsidR="00265012" w:rsidRPr="00C43C1E">
        <w:rPr>
          <w:rFonts w:cs="Times New Roman"/>
          <w:sz w:val="24"/>
          <w:szCs w:val="24"/>
        </w:rPr>
        <w:t>substrate base temperature</w:t>
      </w:r>
      <w:r w:rsidR="00265012">
        <w:rPr>
          <w:rFonts w:cs="Times New Roman"/>
          <w:sz w:val="24"/>
          <w:szCs w:val="24"/>
        </w:rPr>
        <w:t>,</w:t>
      </w:r>
      <w:r w:rsidR="00265012" w:rsidRPr="00C43C1E">
        <w:rPr>
          <w:rFonts w:cs="Times New Roman"/>
          <w:sz w:val="24"/>
          <w:szCs w:val="24"/>
        </w:rPr>
        <w:t xml:space="preserve"> </w:t>
      </w:r>
      <w:r w:rsidR="00265012">
        <w:rPr>
          <w:rFonts w:cs="Times New Roman"/>
          <w:sz w:val="24"/>
          <w:szCs w:val="24"/>
        </w:rPr>
        <w:t>t</w:t>
      </w:r>
      <w:r w:rsidRPr="00C43C1E">
        <w:rPr>
          <w:rFonts w:cs="Times New Roman"/>
          <w:sz w:val="24"/>
          <w:szCs w:val="24"/>
        </w:rPr>
        <w:t>he total evaporation time increases with the increas</w:t>
      </w:r>
      <w:r w:rsidR="00265012">
        <w:rPr>
          <w:rFonts w:cs="Times New Roman"/>
          <w:sz w:val="24"/>
          <w:szCs w:val="24"/>
        </w:rPr>
        <w:t>ing</w:t>
      </w:r>
      <w:r w:rsidRPr="00C43C1E">
        <w:rPr>
          <w:rFonts w:cs="Times New Roman"/>
          <w:sz w:val="24"/>
          <w:szCs w:val="24"/>
        </w:rPr>
        <w:t xml:space="preserve"> </w:t>
      </w:r>
      <w:r w:rsidR="00265012">
        <w:rPr>
          <w:rFonts w:cs="Times New Roman"/>
          <w:sz w:val="24"/>
          <w:szCs w:val="24"/>
        </w:rPr>
        <w:t>micropillar</w:t>
      </w:r>
      <w:r w:rsidRPr="00C43C1E">
        <w:rPr>
          <w:rFonts w:cs="Times New Roman"/>
          <w:sz w:val="24"/>
          <w:szCs w:val="24"/>
        </w:rPr>
        <w:t xml:space="preserve"> periodicity. </w:t>
      </w:r>
      <w:r w:rsidR="00265012">
        <w:rPr>
          <w:rFonts w:cs="Times New Roman"/>
          <w:sz w:val="24"/>
          <w:szCs w:val="24"/>
        </w:rPr>
        <w:t>It can be seen in Fig. 5 that at</w:t>
      </w:r>
      <w:r w:rsidR="00AA2784">
        <w:rPr>
          <w:rFonts w:cs="Times New Roman"/>
          <w:sz w:val="24"/>
          <w:szCs w:val="24"/>
        </w:rPr>
        <w:t xml:space="preserve"> </w:t>
      </w:r>
      <w:r w:rsidR="00265012">
        <w:rPr>
          <w:rFonts w:cs="Times New Roman"/>
          <w:sz w:val="24"/>
          <w:szCs w:val="24"/>
        </w:rPr>
        <w:t>each</w:t>
      </w:r>
      <w:r w:rsidR="00AA2784">
        <w:rPr>
          <w:rFonts w:cs="Times New Roman"/>
          <w:sz w:val="24"/>
          <w:szCs w:val="24"/>
        </w:rPr>
        <w:t xml:space="preserve"> substrate base temperature,</w:t>
      </w:r>
      <w:r w:rsidR="00AA2784" w:rsidRPr="00C43C1E">
        <w:rPr>
          <w:rFonts w:cs="Times New Roman"/>
          <w:sz w:val="24"/>
          <w:szCs w:val="24"/>
        </w:rPr>
        <w:t xml:space="preserve"> </w:t>
      </w:r>
      <w:r w:rsidR="00AA2784">
        <w:rPr>
          <w:rFonts w:cs="Times New Roman"/>
          <w:sz w:val="24"/>
          <w:szCs w:val="24"/>
        </w:rPr>
        <w:t>d</w:t>
      </w:r>
      <w:r w:rsidRPr="00C43C1E">
        <w:rPr>
          <w:rFonts w:cs="Times New Roman"/>
          <w:sz w:val="24"/>
          <w:szCs w:val="24"/>
        </w:rPr>
        <w:t xml:space="preserve">roplet evaporation on sample 3 (60 </w:t>
      </w:r>
      <w:proofErr w:type="spellStart"/>
      <w:r w:rsidRPr="00C43C1E">
        <w:rPr>
          <w:rFonts w:cs="Times New Roman"/>
          <w:sz w:val="24"/>
          <w:szCs w:val="24"/>
        </w:rPr>
        <w:t>μm</w:t>
      </w:r>
      <w:proofErr w:type="spellEnd"/>
      <w:r w:rsidRPr="00C43C1E">
        <w:rPr>
          <w:rFonts w:cs="Times New Roman"/>
          <w:sz w:val="24"/>
          <w:szCs w:val="24"/>
        </w:rPr>
        <w:t xml:space="preserve"> periodicity) has the longest total evaporation time and on sample 1 (40 </w:t>
      </w:r>
      <w:proofErr w:type="spellStart"/>
      <w:r w:rsidRPr="00C43C1E">
        <w:rPr>
          <w:rFonts w:cs="Times New Roman"/>
          <w:sz w:val="24"/>
          <w:szCs w:val="24"/>
        </w:rPr>
        <w:t>μm</w:t>
      </w:r>
      <w:proofErr w:type="spellEnd"/>
      <w:r w:rsidRPr="00C43C1E">
        <w:rPr>
          <w:rFonts w:cs="Times New Roman"/>
          <w:sz w:val="24"/>
          <w:szCs w:val="24"/>
        </w:rPr>
        <w:t xml:space="preserve"> periodicity) has the shortest total evaporation time. This increase of total evaporation time is </w:t>
      </w:r>
      <w:r w:rsidR="00AA2784">
        <w:rPr>
          <w:rFonts w:cs="Times New Roman"/>
          <w:sz w:val="24"/>
          <w:szCs w:val="24"/>
        </w:rPr>
        <w:t>ascribed</w:t>
      </w:r>
      <w:r w:rsidRPr="00C43C1E">
        <w:rPr>
          <w:rFonts w:cs="Times New Roman"/>
          <w:sz w:val="24"/>
          <w:szCs w:val="24"/>
        </w:rPr>
        <w:t xml:space="preserve"> to the increase of the thermal resistance between the droplet base and the substrate, which is caused by the increase of the </w:t>
      </w:r>
      <w:r w:rsidR="00265012">
        <w:rPr>
          <w:rFonts w:cs="Times New Roman"/>
          <w:sz w:val="24"/>
          <w:szCs w:val="24"/>
        </w:rPr>
        <w:t>micropillar</w:t>
      </w:r>
      <w:r w:rsidRPr="00C43C1E">
        <w:rPr>
          <w:rFonts w:cs="Times New Roman"/>
          <w:sz w:val="24"/>
          <w:szCs w:val="24"/>
        </w:rPr>
        <w:t xml:space="preserve"> periodicity. The total evaporation time of droplet evaporation on different sample substrates</w:t>
      </w:r>
      <w:r w:rsidR="00265012">
        <w:rPr>
          <w:rFonts w:cs="Times New Roman"/>
          <w:sz w:val="24"/>
          <w:szCs w:val="24"/>
        </w:rPr>
        <w:t xml:space="preserve"> with varying base temperatures</w:t>
      </w:r>
      <w:r w:rsidRPr="00C43C1E">
        <w:rPr>
          <w:rFonts w:cs="Times New Roman"/>
          <w:sz w:val="24"/>
          <w:szCs w:val="24"/>
        </w:rPr>
        <w:t xml:space="preserve"> is shown in Table </w:t>
      </w:r>
      <w:r w:rsidR="009F574F">
        <w:rPr>
          <w:rFonts w:cs="Times New Roman" w:hint="eastAsia"/>
          <w:sz w:val="24"/>
          <w:szCs w:val="24"/>
        </w:rPr>
        <w:t>2</w:t>
      </w:r>
      <w:r w:rsidRPr="00C43C1E">
        <w:rPr>
          <w:rFonts w:cs="Times New Roman"/>
          <w:sz w:val="24"/>
          <w:szCs w:val="24"/>
        </w:rPr>
        <w:t xml:space="preserve">. </w:t>
      </w:r>
    </w:p>
    <w:p w14:paraId="7D71CAF8" w14:textId="51A5F54F" w:rsidR="00C43C1E" w:rsidRPr="00BB3AD2" w:rsidRDefault="00C43C1E" w:rsidP="00742900">
      <w:pPr>
        <w:spacing w:after="120"/>
        <w:rPr>
          <w:rFonts w:cs="Times New Roman"/>
          <w:sz w:val="24"/>
          <w:szCs w:val="24"/>
        </w:rPr>
      </w:pPr>
      <w:r w:rsidRPr="00FE6EC9">
        <w:rPr>
          <w:rFonts w:cs="Times New Roman"/>
          <w:b/>
          <w:bCs/>
          <w:sz w:val="24"/>
          <w:szCs w:val="24"/>
        </w:rPr>
        <w:t xml:space="preserve">Table </w:t>
      </w:r>
      <w:r w:rsidR="009F574F" w:rsidRPr="00D07192">
        <w:rPr>
          <w:rFonts w:cs="Times New Roman" w:hint="eastAsia"/>
          <w:b/>
          <w:bCs/>
          <w:sz w:val="24"/>
          <w:szCs w:val="24"/>
        </w:rPr>
        <w:t>2</w:t>
      </w:r>
      <w:r w:rsidRPr="00D07192">
        <w:rPr>
          <w:rFonts w:cs="Times New Roman"/>
          <w:b/>
          <w:bCs/>
          <w:sz w:val="24"/>
          <w:szCs w:val="24"/>
        </w:rPr>
        <w:t>.</w:t>
      </w:r>
      <w:r w:rsidRPr="00D07192">
        <w:rPr>
          <w:rFonts w:cs="Times New Roman"/>
          <w:sz w:val="24"/>
          <w:szCs w:val="24"/>
        </w:rPr>
        <w:t xml:space="preserve"> Total evaporation time for </w:t>
      </w:r>
      <w:r w:rsidR="00AA2784" w:rsidRPr="00BB3AD2">
        <w:rPr>
          <w:rFonts w:cs="Times New Roman"/>
          <w:sz w:val="24"/>
          <w:szCs w:val="24"/>
        </w:rPr>
        <w:t xml:space="preserve">water </w:t>
      </w:r>
      <w:r w:rsidRPr="00BB3AD2">
        <w:rPr>
          <w:rFonts w:cs="Times New Roman"/>
          <w:sz w:val="24"/>
          <w:szCs w:val="24"/>
        </w:rPr>
        <w:t>droplet</w:t>
      </w:r>
      <w:r w:rsidR="00AA2784" w:rsidRPr="00BB3AD2">
        <w:rPr>
          <w:rFonts w:cs="Times New Roman"/>
          <w:sz w:val="24"/>
          <w:szCs w:val="24"/>
        </w:rPr>
        <w:t xml:space="preserve"> of 4 </w:t>
      </w:r>
      <w:r w:rsidR="00AA2784" w:rsidRPr="00BB3AD2">
        <w:rPr>
          <w:rFonts w:ascii="Symbol" w:hAnsi="Symbol" w:cs="Times New Roman" w:hint="eastAsia"/>
          <w:sz w:val="24"/>
          <w:szCs w:val="24"/>
        </w:rPr>
        <w:t>m</w:t>
      </w:r>
      <w:r w:rsidR="00AA2784" w:rsidRPr="00BB3AD2">
        <w:rPr>
          <w:rFonts w:cs="Times New Roman"/>
          <w:sz w:val="24"/>
          <w:szCs w:val="24"/>
        </w:rPr>
        <w:t>L</w:t>
      </w:r>
      <w:r w:rsidRPr="00BB3AD2">
        <w:rPr>
          <w:rFonts w:cs="Times New Roman"/>
          <w:sz w:val="24"/>
          <w:szCs w:val="24"/>
        </w:rPr>
        <w:t xml:space="preserve"> on </w:t>
      </w:r>
      <w:r w:rsidR="00AA2784" w:rsidRPr="00BB3AD2">
        <w:rPr>
          <w:rFonts w:cs="Times New Roman"/>
          <w:sz w:val="24"/>
          <w:szCs w:val="24"/>
        </w:rPr>
        <w:t>micro-pillared</w:t>
      </w:r>
      <w:r w:rsidRPr="00BB3AD2">
        <w:rPr>
          <w:rFonts w:cs="Times New Roman"/>
          <w:sz w:val="24"/>
          <w:szCs w:val="24"/>
        </w:rPr>
        <w:t xml:space="preserve"> substrates with different base temperature</w:t>
      </w:r>
      <w:r w:rsidR="00AA2784" w:rsidRPr="00BB3AD2">
        <w:rPr>
          <w:rFonts w:cs="Times New Roman"/>
          <w:sz w:val="24"/>
          <w:szCs w:val="24"/>
        </w:rPr>
        <w:t>s</w:t>
      </w:r>
      <w:r w:rsidRPr="00BB3AD2">
        <w:rPr>
          <w:rFonts w:cs="Times New Roman"/>
          <w:sz w:val="24"/>
          <w:szCs w:val="24"/>
        </w:rPr>
        <w:t xml:space="preserve">. </w:t>
      </w:r>
    </w:p>
    <w:tbl>
      <w:tblPr>
        <w:tblStyle w:val="TableGrid2"/>
        <w:tblW w:w="0" w:type="auto"/>
        <w:tblInd w:w="558" w:type="dxa"/>
        <w:tblBorders>
          <w:insideH w:val="none" w:sz="0" w:space="0" w:color="auto"/>
          <w:insideV w:val="none" w:sz="0" w:space="0" w:color="auto"/>
        </w:tblBorders>
        <w:tblLook w:val="04A0" w:firstRow="1" w:lastRow="0" w:firstColumn="1" w:lastColumn="0" w:noHBand="0" w:noVBand="1"/>
      </w:tblPr>
      <w:tblGrid>
        <w:gridCol w:w="1980"/>
        <w:gridCol w:w="3550"/>
        <w:gridCol w:w="2766"/>
      </w:tblGrid>
      <w:tr w:rsidR="00C43C1E" w:rsidRPr="00BB3AD2" w14:paraId="631206C3" w14:textId="77777777" w:rsidTr="00C2130A">
        <w:tc>
          <w:tcPr>
            <w:tcW w:w="1980" w:type="dxa"/>
            <w:tcBorders>
              <w:top w:val="single" w:sz="4" w:space="0" w:color="auto"/>
              <w:left w:val="nil"/>
              <w:bottom w:val="single" w:sz="4" w:space="0" w:color="auto"/>
              <w:right w:val="nil"/>
            </w:tcBorders>
            <w:hideMark/>
          </w:tcPr>
          <w:p w14:paraId="11848422" w14:textId="77777777" w:rsidR="00C43C1E" w:rsidRPr="00BB3AD2" w:rsidRDefault="00C43C1E" w:rsidP="00742900">
            <w:pPr>
              <w:jc w:val="center"/>
              <w:rPr>
                <w:sz w:val="24"/>
                <w:szCs w:val="24"/>
              </w:rPr>
            </w:pPr>
            <w:r w:rsidRPr="00BB3AD2">
              <w:rPr>
                <w:sz w:val="24"/>
                <w:szCs w:val="24"/>
              </w:rPr>
              <w:t>Substrate</w:t>
            </w:r>
          </w:p>
        </w:tc>
        <w:tc>
          <w:tcPr>
            <w:tcW w:w="3550" w:type="dxa"/>
            <w:tcBorders>
              <w:top w:val="single" w:sz="4" w:space="0" w:color="auto"/>
              <w:left w:val="nil"/>
              <w:bottom w:val="single" w:sz="4" w:space="0" w:color="auto"/>
              <w:right w:val="nil"/>
            </w:tcBorders>
            <w:hideMark/>
          </w:tcPr>
          <w:p w14:paraId="23CDBF88" w14:textId="77777777" w:rsidR="00C43C1E" w:rsidRPr="00BB3AD2" w:rsidRDefault="00C43C1E" w:rsidP="00C43C1E">
            <w:pPr>
              <w:rPr>
                <w:sz w:val="24"/>
                <w:szCs w:val="24"/>
              </w:rPr>
            </w:pPr>
            <w:r w:rsidRPr="00BB3AD2">
              <w:rPr>
                <w:sz w:val="24"/>
                <w:szCs w:val="24"/>
              </w:rPr>
              <w:t>Substrate base temperature (°C)</w:t>
            </w:r>
          </w:p>
        </w:tc>
        <w:tc>
          <w:tcPr>
            <w:tcW w:w="2766" w:type="dxa"/>
            <w:tcBorders>
              <w:top w:val="single" w:sz="4" w:space="0" w:color="auto"/>
              <w:left w:val="nil"/>
              <w:bottom w:val="single" w:sz="4" w:space="0" w:color="auto"/>
              <w:right w:val="nil"/>
            </w:tcBorders>
            <w:hideMark/>
          </w:tcPr>
          <w:p w14:paraId="27397A35" w14:textId="77777777" w:rsidR="00C43C1E" w:rsidRPr="00BB3AD2" w:rsidRDefault="00C43C1E" w:rsidP="00C43C1E">
            <w:pPr>
              <w:rPr>
                <w:sz w:val="24"/>
                <w:szCs w:val="24"/>
              </w:rPr>
            </w:pPr>
            <w:r w:rsidRPr="00BB3AD2">
              <w:rPr>
                <w:sz w:val="24"/>
                <w:szCs w:val="24"/>
              </w:rPr>
              <w:t>Total evaporation time (s)</w:t>
            </w:r>
          </w:p>
        </w:tc>
      </w:tr>
      <w:tr w:rsidR="00C43C1E" w:rsidRPr="00BB3AD2" w14:paraId="09F5D13D" w14:textId="77777777" w:rsidTr="00C2130A">
        <w:tc>
          <w:tcPr>
            <w:tcW w:w="1980" w:type="dxa"/>
            <w:tcBorders>
              <w:top w:val="single" w:sz="4" w:space="0" w:color="auto"/>
              <w:left w:val="nil"/>
              <w:bottom w:val="nil"/>
              <w:right w:val="nil"/>
            </w:tcBorders>
          </w:tcPr>
          <w:p w14:paraId="459A59EE" w14:textId="77777777" w:rsidR="00C43C1E" w:rsidRPr="00FE6EC9" w:rsidRDefault="00C43C1E" w:rsidP="00C43C1E">
            <w:pPr>
              <w:jc w:val="center"/>
              <w:rPr>
                <w:sz w:val="24"/>
                <w:szCs w:val="24"/>
              </w:rPr>
            </w:pPr>
          </w:p>
          <w:p w14:paraId="4D78D94D" w14:textId="77777777" w:rsidR="00C43C1E" w:rsidRPr="00D07192" w:rsidRDefault="00C43C1E" w:rsidP="00C43C1E">
            <w:pPr>
              <w:jc w:val="center"/>
              <w:rPr>
                <w:sz w:val="24"/>
                <w:szCs w:val="24"/>
              </w:rPr>
            </w:pPr>
            <w:r w:rsidRPr="00D07192">
              <w:rPr>
                <w:sz w:val="24"/>
                <w:szCs w:val="24"/>
              </w:rPr>
              <w:t>Sample 1</w:t>
            </w:r>
          </w:p>
        </w:tc>
        <w:tc>
          <w:tcPr>
            <w:tcW w:w="3550" w:type="dxa"/>
            <w:tcBorders>
              <w:top w:val="single" w:sz="4" w:space="0" w:color="auto"/>
              <w:left w:val="nil"/>
              <w:bottom w:val="nil"/>
              <w:right w:val="nil"/>
            </w:tcBorders>
            <w:hideMark/>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03980356" w14:textId="77777777" w:rsidTr="00DA29D0">
              <w:tc>
                <w:tcPr>
                  <w:tcW w:w="2539" w:type="dxa"/>
                  <w:hideMark/>
                </w:tcPr>
                <w:p w14:paraId="303530A5" w14:textId="77777777" w:rsidR="00C43C1E" w:rsidRPr="00BB3AD2" w:rsidRDefault="00C43C1E" w:rsidP="00C43C1E">
                  <w:pPr>
                    <w:jc w:val="center"/>
                    <w:rPr>
                      <w:sz w:val="24"/>
                      <w:szCs w:val="24"/>
                    </w:rPr>
                  </w:pPr>
                  <w:r w:rsidRPr="00D07192">
                    <w:rPr>
                      <w:sz w:val="24"/>
                      <w:szCs w:val="24"/>
                    </w:rPr>
                    <w:t>40</w:t>
                  </w:r>
                </w:p>
              </w:tc>
            </w:tr>
            <w:tr w:rsidR="00C43C1E" w:rsidRPr="00BB3AD2" w14:paraId="078BB191" w14:textId="77777777" w:rsidTr="00DA29D0">
              <w:tc>
                <w:tcPr>
                  <w:tcW w:w="2539" w:type="dxa"/>
                  <w:hideMark/>
                </w:tcPr>
                <w:p w14:paraId="79C4A21A" w14:textId="77777777" w:rsidR="00C43C1E" w:rsidRPr="00D07192" w:rsidRDefault="00C43C1E" w:rsidP="00C43C1E">
                  <w:pPr>
                    <w:jc w:val="center"/>
                    <w:rPr>
                      <w:sz w:val="24"/>
                      <w:szCs w:val="24"/>
                    </w:rPr>
                  </w:pPr>
                  <w:r w:rsidRPr="00FE6EC9">
                    <w:rPr>
                      <w:sz w:val="24"/>
                      <w:szCs w:val="24"/>
                    </w:rPr>
                    <w:t>60</w:t>
                  </w:r>
                </w:p>
              </w:tc>
            </w:tr>
            <w:tr w:rsidR="00C43C1E" w:rsidRPr="00BB3AD2" w14:paraId="2E32B0A3" w14:textId="77777777" w:rsidTr="00DA29D0">
              <w:tc>
                <w:tcPr>
                  <w:tcW w:w="2539" w:type="dxa"/>
                  <w:hideMark/>
                </w:tcPr>
                <w:p w14:paraId="1527AD5E" w14:textId="77777777" w:rsidR="00C43C1E" w:rsidRPr="00D07192" w:rsidRDefault="00C43C1E" w:rsidP="00C43C1E">
                  <w:pPr>
                    <w:jc w:val="center"/>
                    <w:rPr>
                      <w:sz w:val="24"/>
                      <w:szCs w:val="24"/>
                    </w:rPr>
                  </w:pPr>
                  <w:r w:rsidRPr="00FE6EC9">
                    <w:rPr>
                      <w:sz w:val="24"/>
                      <w:szCs w:val="24"/>
                    </w:rPr>
                    <w:t>80</w:t>
                  </w:r>
                </w:p>
              </w:tc>
            </w:tr>
          </w:tbl>
          <w:p w14:paraId="69AF2D9C" w14:textId="77777777" w:rsidR="00C43C1E" w:rsidRPr="00FE6EC9" w:rsidRDefault="00C43C1E" w:rsidP="00C43C1E">
            <w:pPr>
              <w:jc w:val="center"/>
              <w:rPr>
                <w:sz w:val="24"/>
                <w:szCs w:val="24"/>
              </w:rPr>
            </w:pPr>
          </w:p>
        </w:tc>
        <w:tc>
          <w:tcPr>
            <w:tcW w:w="2766" w:type="dxa"/>
            <w:tcBorders>
              <w:top w:val="single" w:sz="4" w:space="0" w:color="auto"/>
              <w:left w:val="nil"/>
              <w:bottom w:val="nil"/>
              <w:right w:val="nil"/>
            </w:tcBorders>
            <w:hideMark/>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tblGrid>
            <w:tr w:rsidR="00C43C1E" w:rsidRPr="00BB3AD2" w14:paraId="3ED5FEA5" w14:textId="77777777" w:rsidTr="00DA29D0">
              <w:tc>
                <w:tcPr>
                  <w:tcW w:w="2540" w:type="dxa"/>
                  <w:hideMark/>
                </w:tcPr>
                <w:p w14:paraId="0075B60F" w14:textId="77777777" w:rsidR="00C43C1E" w:rsidRPr="00D07192" w:rsidRDefault="00C43C1E" w:rsidP="00C43C1E">
                  <w:pPr>
                    <w:jc w:val="center"/>
                    <w:rPr>
                      <w:sz w:val="24"/>
                      <w:szCs w:val="24"/>
                    </w:rPr>
                  </w:pPr>
                  <w:r w:rsidRPr="00D07192">
                    <w:rPr>
                      <w:sz w:val="24"/>
                      <w:szCs w:val="24"/>
                    </w:rPr>
                    <w:t>620.1</w:t>
                  </w:r>
                </w:p>
              </w:tc>
            </w:tr>
            <w:tr w:rsidR="00C43C1E" w:rsidRPr="00BB3AD2" w14:paraId="5D1CEE19" w14:textId="77777777" w:rsidTr="00DA29D0">
              <w:tc>
                <w:tcPr>
                  <w:tcW w:w="2540" w:type="dxa"/>
                  <w:hideMark/>
                </w:tcPr>
                <w:p w14:paraId="3296C554" w14:textId="77777777" w:rsidR="00C43C1E" w:rsidRPr="00D07192" w:rsidRDefault="00C43C1E" w:rsidP="00C43C1E">
                  <w:pPr>
                    <w:jc w:val="center"/>
                    <w:rPr>
                      <w:sz w:val="24"/>
                      <w:szCs w:val="24"/>
                    </w:rPr>
                  </w:pPr>
                  <w:r w:rsidRPr="00FE6EC9">
                    <w:rPr>
                      <w:sz w:val="24"/>
                      <w:szCs w:val="24"/>
                    </w:rPr>
                    <w:t>293.3</w:t>
                  </w:r>
                </w:p>
              </w:tc>
            </w:tr>
            <w:tr w:rsidR="00C43C1E" w:rsidRPr="00BB3AD2" w14:paraId="70CF7E6C" w14:textId="77777777" w:rsidTr="00DA29D0">
              <w:tc>
                <w:tcPr>
                  <w:tcW w:w="2540" w:type="dxa"/>
                  <w:hideMark/>
                </w:tcPr>
                <w:p w14:paraId="39E712F8" w14:textId="77777777" w:rsidR="00C43C1E" w:rsidRPr="00D07192" w:rsidRDefault="00C43C1E" w:rsidP="00C43C1E">
                  <w:pPr>
                    <w:jc w:val="center"/>
                    <w:rPr>
                      <w:sz w:val="24"/>
                      <w:szCs w:val="24"/>
                    </w:rPr>
                  </w:pPr>
                  <w:r w:rsidRPr="00FE6EC9">
                    <w:rPr>
                      <w:sz w:val="24"/>
                      <w:szCs w:val="24"/>
                    </w:rPr>
                    <w:t>156.8</w:t>
                  </w:r>
                </w:p>
              </w:tc>
            </w:tr>
          </w:tbl>
          <w:p w14:paraId="6331D644" w14:textId="77777777" w:rsidR="00C43C1E" w:rsidRPr="00FE6EC9" w:rsidRDefault="00C43C1E" w:rsidP="00C43C1E">
            <w:pPr>
              <w:jc w:val="center"/>
              <w:rPr>
                <w:sz w:val="24"/>
                <w:szCs w:val="24"/>
              </w:rPr>
            </w:pPr>
          </w:p>
        </w:tc>
      </w:tr>
      <w:tr w:rsidR="00C43C1E" w:rsidRPr="00BB3AD2" w14:paraId="3CA54B68" w14:textId="77777777" w:rsidTr="00C2130A">
        <w:tc>
          <w:tcPr>
            <w:tcW w:w="1980" w:type="dxa"/>
            <w:tcBorders>
              <w:top w:val="nil"/>
              <w:left w:val="nil"/>
              <w:bottom w:val="nil"/>
              <w:right w:val="nil"/>
            </w:tcBorders>
          </w:tcPr>
          <w:p w14:paraId="3668BF2B" w14:textId="77777777" w:rsidR="00C43C1E" w:rsidRPr="00FE6EC9" w:rsidRDefault="00C43C1E" w:rsidP="00C43C1E">
            <w:pPr>
              <w:jc w:val="center"/>
              <w:rPr>
                <w:sz w:val="24"/>
                <w:szCs w:val="24"/>
              </w:rPr>
            </w:pPr>
          </w:p>
          <w:p w14:paraId="6B7A9C53" w14:textId="77777777" w:rsidR="00C43C1E" w:rsidRPr="00D07192" w:rsidRDefault="00C43C1E" w:rsidP="00C43C1E">
            <w:pPr>
              <w:jc w:val="center"/>
              <w:rPr>
                <w:sz w:val="24"/>
                <w:szCs w:val="24"/>
              </w:rPr>
            </w:pPr>
            <w:r w:rsidRPr="00D07192">
              <w:rPr>
                <w:sz w:val="24"/>
                <w:szCs w:val="24"/>
              </w:rPr>
              <w:t>Sample 2</w:t>
            </w:r>
          </w:p>
        </w:tc>
        <w:tc>
          <w:tcPr>
            <w:tcW w:w="3550" w:type="dxa"/>
            <w:tcBorders>
              <w:top w:val="nil"/>
              <w:left w:val="nil"/>
              <w:bottom w:val="nil"/>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056E8BFC" w14:textId="77777777" w:rsidTr="00DA29D0">
              <w:tc>
                <w:tcPr>
                  <w:tcW w:w="2539" w:type="dxa"/>
                  <w:hideMark/>
                </w:tcPr>
                <w:p w14:paraId="59CC15D6" w14:textId="77777777" w:rsidR="00C43C1E" w:rsidRPr="00BB3AD2" w:rsidRDefault="00C43C1E" w:rsidP="00C43C1E">
                  <w:pPr>
                    <w:jc w:val="center"/>
                    <w:rPr>
                      <w:sz w:val="24"/>
                      <w:szCs w:val="24"/>
                    </w:rPr>
                  </w:pPr>
                  <w:r w:rsidRPr="00D07192">
                    <w:rPr>
                      <w:sz w:val="24"/>
                      <w:szCs w:val="24"/>
                    </w:rPr>
                    <w:t>40</w:t>
                  </w:r>
                </w:p>
              </w:tc>
            </w:tr>
            <w:tr w:rsidR="00C43C1E" w:rsidRPr="00BB3AD2" w14:paraId="11629FBD" w14:textId="77777777" w:rsidTr="00DA29D0">
              <w:tc>
                <w:tcPr>
                  <w:tcW w:w="2539" w:type="dxa"/>
                  <w:hideMark/>
                </w:tcPr>
                <w:p w14:paraId="7CFD02D5" w14:textId="77777777" w:rsidR="00C43C1E" w:rsidRPr="00D07192" w:rsidRDefault="00C43C1E" w:rsidP="00C43C1E">
                  <w:pPr>
                    <w:jc w:val="center"/>
                    <w:rPr>
                      <w:sz w:val="24"/>
                      <w:szCs w:val="24"/>
                    </w:rPr>
                  </w:pPr>
                  <w:r w:rsidRPr="00FE6EC9">
                    <w:rPr>
                      <w:sz w:val="24"/>
                      <w:szCs w:val="24"/>
                    </w:rPr>
                    <w:t>60</w:t>
                  </w:r>
                </w:p>
              </w:tc>
            </w:tr>
            <w:tr w:rsidR="00C43C1E" w:rsidRPr="00BB3AD2" w14:paraId="2A412C43" w14:textId="77777777" w:rsidTr="00DA29D0">
              <w:tc>
                <w:tcPr>
                  <w:tcW w:w="2539" w:type="dxa"/>
                  <w:hideMark/>
                </w:tcPr>
                <w:p w14:paraId="0F96E0F7" w14:textId="77777777" w:rsidR="00C43C1E" w:rsidRPr="00D07192" w:rsidRDefault="00C43C1E" w:rsidP="00C43C1E">
                  <w:pPr>
                    <w:jc w:val="center"/>
                    <w:rPr>
                      <w:sz w:val="24"/>
                      <w:szCs w:val="24"/>
                    </w:rPr>
                  </w:pPr>
                  <w:r w:rsidRPr="00FE6EC9">
                    <w:rPr>
                      <w:sz w:val="24"/>
                      <w:szCs w:val="24"/>
                    </w:rPr>
                    <w:t>80</w:t>
                  </w:r>
                </w:p>
              </w:tc>
            </w:tr>
          </w:tbl>
          <w:p w14:paraId="214BD996" w14:textId="77777777" w:rsidR="00C43C1E" w:rsidRPr="00FE6EC9" w:rsidRDefault="00C43C1E" w:rsidP="00C43C1E">
            <w:pPr>
              <w:jc w:val="center"/>
              <w:rPr>
                <w:sz w:val="24"/>
                <w:szCs w:val="24"/>
              </w:rPr>
            </w:pPr>
          </w:p>
        </w:tc>
        <w:tc>
          <w:tcPr>
            <w:tcW w:w="2766" w:type="dxa"/>
            <w:tcBorders>
              <w:top w:val="nil"/>
              <w:left w:val="nil"/>
              <w:bottom w:val="nil"/>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3F07209D" w14:textId="77777777" w:rsidTr="00DA29D0">
              <w:tc>
                <w:tcPr>
                  <w:tcW w:w="2539" w:type="dxa"/>
                  <w:hideMark/>
                </w:tcPr>
                <w:p w14:paraId="75E721C3" w14:textId="77777777" w:rsidR="00C43C1E" w:rsidRPr="00D07192" w:rsidRDefault="00C43C1E" w:rsidP="00C43C1E">
                  <w:pPr>
                    <w:jc w:val="center"/>
                    <w:rPr>
                      <w:sz w:val="24"/>
                      <w:szCs w:val="24"/>
                    </w:rPr>
                  </w:pPr>
                  <w:r w:rsidRPr="00D07192">
                    <w:rPr>
                      <w:sz w:val="24"/>
                      <w:szCs w:val="24"/>
                    </w:rPr>
                    <w:t>627.1</w:t>
                  </w:r>
                </w:p>
              </w:tc>
            </w:tr>
            <w:tr w:rsidR="00C43C1E" w:rsidRPr="00BB3AD2" w14:paraId="7BF1ADA6" w14:textId="77777777" w:rsidTr="00DA29D0">
              <w:tc>
                <w:tcPr>
                  <w:tcW w:w="2539" w:type="dxa"/>
                  <w:hideMark/>
                </w:tcPr>
                <w:p w14:paraId="0F7AFABC" w14:textId="77777777" w:rsidR="00C43C1E" w:rsidRPr="00D07192" w:rsidRDefault="00C43C1E" w:rsidP="00C43C1E">
                  <w:pPr>
                    <w:jc w:val="center"/>
                    <w:rPr>
                      <w:sz w:val="24"/>
                      <w:szCs w:val="24"/>
                    </w:rPr>
                  </w:pPr>
                  <w:r w:rsidRPr="00FE6EC9">
                    <w:rPr>
                      <w:sz w:val="24"/>
                      <w:szCs w:val="24"/>
                    </w:rPr>
                    <w:t>312.2</w:t>
                  </w:r>
                </w:p>
              </w:tc>
            </w:tr>
            <w:tr w:rsidR="00C43C1E" w:rsidRPr="00BB3AD2" w14:paraId="66718F6C" w14:textId="77777777" w:rsidTr="00DA29D0">
              <w:tc>
                <w:tcPr>
                  <w:tcW w:w="2539" w:type="dxa"/>
                  <w:hideMark/>
                </w:tcPr>
                <w:p w14:paraId="019FB1B8" w14:textId="77777777" w:rsidR="00C43C1E" w:rsidRPr="00D07192" w:rsidRDefault="00C43C1E" w:rsidP="00C43C1E">
                  <w:pPr>
                    <w:jc w:val="center"/>
                    <w:rPr>
                      <w:sz w:val="24"/>
                      <w:szCs w:val="24"/>
                    </w:rPr>
                  </w:pPr>
                  <w:r w:rsidRPr="00FE6EC9">
                    <w:rPr>
                      <w:sz w:val="24"/>
                      <w:szCs w:val="24"/>
                    </w:rPr>
                    <w:t>177.1</w:t>
                  </w:r>
                </w:p>
              </w:tc>
            </w:tr>
          </w:tbl>
          <w:p w14:paraId="2D980930" w14:textId="77777777" w:rsidR="00C43C1E" w:rsidRPr="00FE6EC9" w:rsidRDefault="00C43C1E" w:rsidP="00C43C1E">
            <w:pPr>
              <w:jc w:val="center"/>
              <w:rPr>
                <w:sz w:val="24"/>
                <w:szCs w:val="24"/>
              </w:rPr>
            </w:pPr>
          </w:p>
        </w:tc>
      </w:tr>
      <w:tr w:rsidR="00C43C1E" w:rsidRPr="00BB3AD2" w14:paraId="44E0D325" w14:textId="77777777" w:rsidTr="00C2130A">
        <w:tc>
          <w:tcPr>
            <w:tcW w:w="1980" w:type="dxa"/>
            <w:tcBorders>
              <w:top w:val="nil"/>
              <w:left w:val="nil"/>
              <w:bottom w:val="single" w:sz="4" w:space="0" w:color="auto"/>
              <w:right w:val="nil"/>
            </w:tcBorders>
          </w:tcPr>
          <w:p w14:paraId="2C4AADDF" w14:textId="77777777" w:rsidR="00C43C1E" w:rsidRPr="00FE6EC9" w:rsidRDefault="00C43C1E" w:rsidP="00C43C1E">
            <w:pPr>
              <w:jc w:val="center"/>
              <w:rPr>
                <w:sz w:val="24"/>
                <w:szCs w:val="24"/>
              </w:rPr>
            </w:pPr>
          </w:p>
          <w:p w14:paraId="47FD1CBA" w14:textId="77777777" w:rsidR="00C43C1E" w:rsidRPr="00D07192" w:rsidRDefault="00C43C1E" w:rsidP="00C43C1E">
            <w:pPr>
              <w:jc w:val="center"/>
              <w:rPr>
                <w:sz w:val="24"/>
                <w:szCs w:val="24"/>
              </w:rPr>
            </w:pPr>
            <w:r w:rsidRPr="00D07192">
              <w:rPr>
                <w:sz w:val="24"/>
                <w:szCs w:val="24"/>
              </w:rPr>
              <w:t>Sample 3</w:t>
            </w:r>
          </w:p>
        </w:tc>
        <w:tc>
          <w:tcPr>
            <w:tcW w:w="3550" w:type="dxa"/>
            <w:tcBorders>
              <w:top w:val="nil"/>
              <w:left w:val="nil"/>
              <w:bottom w:val="single" w:sz="4" w:space="0" w:color="auto"/>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4C20BAAD" w14:textId="77777777" w:rsidTr="00DA29D0">
              <w:tc>
                <w:tcPr>
                  <w:tcW w:w="2539" w:type="dxa"/>
                  <w:hideMark/>
                </w:tcPr>
                <w:p w14:paraId="5443E7CE" w14:textId="77777777" w:rsidR="00C43C1E" w:rsidRPr="00BB3AD2" w:rsidRDefault="00C43C1E" w:rsidP="00C43C1E">
                  <w:pPr>
                    <w:jc w:val="center"/>
                    <w:rPr>
                      <w:sz w:val="24"/>
                      <w:szCs w:val="24"/>
                    </w:rPr>
                  </w:pPr>
                  <w:r w:rsidRPr="00D07192">
                    <w:rPr>
                      <w:sz w:val="24"/>
                      <w:szCs w:val="24"/>
                    </w:rPr>
                    <w:t>40</w:t>
                  </w:r>
                </w:p>
              </w:tc>
            </w:tr>
            <w:tr w:rsidR="00C43C1E" w:rsidRPr="00BB3AD2" w14:paraId="71CFC523" w14:textId="77777777" w:rsidTr="00DA29D0">
              <w:tc>
                <w:tcPr>
                  <w:tcW w:w="2539" w:type="dxa"/>
                  <w:hideMark/>
                </w:tcPr>
                <w:p w14:paraId="1EA66DD2" w14:textId="77777777" w:rsidR="00C43C1E" w:rsidRPr="00D07192" w:rsidRDefault="00C43C1E" w:rsidP="00C43C1E">
                  <w:pPr>
                    <w:jc w:val="center"/>
                    <w:rPr>
                      <w:sz w:val="24"/>
                      <w:szCs w:val="24"/>
                    </w:rPr>
                  </w:pPr>
                  <w:r w:rsidRPr="00FE6EC9">
                    <w:rPr>
                      <w:sz w:val="24"/>
                      <w:szCs w:val="24"/>
                    </w:rPr>
                    <w:t>60</w:t>
                  </w:r>
                </w:p>
              </w:tc>
            </w:tr>
            <w:tr w:rsidR="00C43C1E" w:rsidRPr="00BB3AD2" w14:paraId="5FD6D04B" w14:textId="77777777" w:rsidTr="00DA29D0">
              <w:tc>
                <w:tcPr>
                  <w:tcW w:w="2539" w:type="dxa"/>
                  <w:hideMark/>
                </w:tcPr>
                <w:p w14:paraId="4ACAC43A" w14:textId="1124A762" w:rsidR="00C43C1E" w:rsidRPr="00D07192" w:rsidRDefault="00C43C1E" w:rsidP="00C43C1E">
                  <w:pPr>
                    <w:jc w:val="center"/>
                    <w:rPr>
                      <w:sz w:val="24"/>
                      <w:szCs w:val="24"/>
                    </w:rPr>
                  </w:pPr>
                  <w:r w:rsidRPr="00FE6EC9">
                    <w:rPr>
                      <w:sz w:val="24"/>
                      <w:szCs w:val="24"/>
                    </w:rPr>
                    <w:t>80</w:t>
                  </w:r>
                </w:p>
              </w:tc>
            </w:tr>
          </w:tbl>
          <w:p w14:paraId="4F01A450" w14:textId="77777777" w:rsidR="00C43C1E" w:rsidRPr="00FE6EC9" w:rsidRDefault="00C43C1E" w:rsidP="00C43C1E">
            <w:pPr>
              <w:jc w:val="center"/>
              <w:rPr>
                <w:sz w:val="24"/>
                <w:szCs w:val="24"/>
              </w:rPr>
            </w:pPr>
          </w:p>
        </w:tc>
        <w:tc>
          <w:tcPr>
            <w:tcW w:w="2766" w:type="dxa"/>
            <w:tcBorders>
              <w:top w:val="nil"/>
              <w:left w:val="nil"/>
              <w:bottom w:val="single" w:sz="4" w:space="0" w:color="auto"/>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3DB8AD31" w14:textId="77777777" w:rsidTr="00DA29D0">
              <w:tc>
                <w:tcPr>
                  <w:tcW w:w="2539" w:type="dxa"/>
                  <w:hideMark/>
                </w:tcPr>
                <w:p w14:paraId="0D096D74" w14:textId="77777777" w:rsidR="00C43C1E" w:rsidRPr="00D07192" w:rsidRDefault="00C43C1E" w:rsidP="00C43C1E">
                  <w:pPr>
                    <w:jc w:val="center"/>
                    <w:rPr>
                      <w:sz w:val="24"/>
                      <w:szCs w:val="24"/>
                    </w:rPr>
                  </w:pPr>
                  <w:r w:rsidRPr="00D07192">
                    <w:rPr>
                      <w:sz w:val="24"/>
                      <w:szCs w:val="24"/>
                    </w:rPr>
                    <w:t>633.3</w:t>
                  </w:r>
                </w:p>
              </w:tc>
            </w:tr>
            <w:tr w:rsidR="00C43C1E" w:rsidRPr="00BB3AD2" w14:paraId="53687101" w14:textId="77777777" w:rsidTr="00DA29D0">
              <w:tc>
                <w:tcPr>
                  <w:tcW w:w="2539" w:type="dxa"/>
                  <w:hideMark/>
                </w:tcPr>
                <w:p w14:paraId="70D91786" w14:textId="77777777" w:rsidR="00C43C1E" w:rsidRPr="00D07192" w:rsidRDefault="00C43C1E" w:rsidP="00C43C1E">
                  <w:pPr>
                    <w:jc w:val="center"/>
                    <w:rPr>
                      <w:sz w:val="24"/>
                      <w:szCs w:val="24"/>
                    </w:rPr>
                  </w:pPr>
                  <w:r w:rsidRPr="00FE6EC9">
                    <w:rPr>
                      <w:sz w:val="24"/>
                      <w:szCs w:val="24"/>
                    </w:rPr>
                    <w:t>322.3</w:t>
                  </w:r>
                </w:p>
              </w:tc>
            </w:tr>
            <w:tr w:rsidR="00C43C1E" w:rsidRPr="00BB3AD2" w14:paraId="4732336C" w14:textId="77777777" w:rsidTr="00DA29D0">
              <w:tc>
                <w:tcPr>
                  <w:tcW w:w="2539" w:type="dxa"/>
                  <w:hideMark/>
                </w:tcPr>
                <w:p w14:paraId="68C420FB" w14:textId="77777777" w:rsidR="00C43C1E" w:rsidRPr="00D07192" w:rsidRDefault="00C43C1E" w:rsidP="00C43C1E">
                  <w:pPr>
                    <w:jc w:val="center"/>
                    <w:rPr>
                      <w:sz w:val="24"/>
                      <w:szCs w:val="24"/>
                    </w:rPr>
                  </w:pPr>
                  <w:r w:rsidRPr="00FE6EC9">
                    <w:rPr>
                      <w:sz w:val="24"/>
                      <w:szCs w:val="24"/>
                    </w:rPr>
                    <w:t>184.1</w:t>
                  </w:r>
                </w:p>
              </w:tc>
            </w:tr>
          </w:tbl>
          <w:p w14:paraId="6BEB81D6" w14:textId="77777777" w:rsidR="00C43C1E" w:rsidRPr="00FE6EC9" w:rsidRDefault="00C43C1E" w:rsidP="00C43C1E">
            <w:pPr>
              <w:jc w:val="center"/>
              <w:rPr>
                <w:sz w:val="24"/>
                <w:szCs w:val="24"/>
              </w:rPr>
            </w:pPr>
          </w:p>
        </w:tc>
      </w:tr>
    </w:tbl>
    <w:p w14:paraId="6DF9F588" w14:textId="7AB1F3BF" w:rsidR="009D6618" w:rsidRDefault="00FF3843" w:rsidP="00742900">
      <w:pPr>
        <w:ind w:left="90" w:hangingChars="50" w:hanging="90"/>
        <w:jc w:val="center"/>
        <w:rPr>
          <w:rFonts w:cs="Times New Roman"/>
          <w:sz w:val="24"/>
          <w:szCs w:val="24"/>
        </w:rPr>
      </w:pPr>
      <w:r>
        <w:rPr>
          <w:noProof/>
        </w:rPr>
        <w:lastRenderedPageBreak/>
        <w:drawing>
          <wp:inline distT="0" distB="0" distL="0" distR="0" wp14:anchorId="00FDBE03" wp14:editId="1FC72701">
            <wp:extent cx="3044952" cy="530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15" t="3308" r="2315" b="1911"/>
                    <a:stretch/>
                  </pic:blipFill>
                  <pic:spPr bwMode="auto">
                    <a:xfrm>
                      <a:off x="0" y="0"/>
                      <a:ext cx="3044952" cy="5303520"/>
                    </a:xfrm>
                    <a:prstGeom prst="rect">
                      <a:avLst/>
                    </a:prstGeom>
                    <a:noFill/>
                    <a:ln>
                      <a:noFill/>
                    </a:ln>
                    <a:extLst>
                      <a:ext uri="{53640926-AAD7-44D8-BBD7-CCE9431645EC}">
                        <a14:shadowObscured xmlns:a14="http://schemas.microsoft.com/office/drawing/2010/main"/>
                      </a:ext>
                    </a:extLst>
                  </pic:spPr>
                </pic:pic>
              </a:graphicData>
            </a:graphic>
          </wp:inline>
        </w:drawing>
      </w:r>
    </w:p>
    <w:p w14:paraId="00111B92" w14:textId="0EA72F9F" w:rsidR="00C43C1E" w:rsidRPr="00C43C1E" w:rsidRDefault="00C43C1E" w:rsidP="00742900">
      <w:pPr>
        <w:spacing w:after="120"/>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6</w:t>
      </w:r>
      <w:r w:rsidRPr="00DA29D0">
        <w:rPr>
          <w:rFonts w:cs="Times New Roman"/>
          <w:b/>
          <w:bCs/>
          <w:sz w:val="24"/>
          <w:szCs w:val="24"/>
        </w:rPr>
        <w:t>.</w:t>
      </w:r>
      <w:r w:rsidRPr="00C43C1E">
        <w:rPr>
          <w:rFonts w:cs="Times New Roman"/>
          <w:sz w:val="24"/>
          <w:szCs w:val="24"/>
        </w:rPr>
        <w:t xml:space="preserve"> Evolution of droplet contact angle and nondimensional contact radius versus nondimensional time on (a) sample 1, (b) sample 2 and (c) sample 3.</w:t>
      </w:r>
      <w:r w:rsidR="00DA29D0">
        <w:rPr>
          <w:rFonts w:cs="Times New Roman"/>
          <w:sz w:val="24"/>
          <w:szCs w:val="24"/>
        </w:rPr>
        <w:t xml:space="preserve"> </w:t>
      </w:r>
      <w:r w:rsidR="00E923F2">
        <w:rPr>
          <w:rFonts w:cs="Times New Roman"/>
          <w:sz w:val="24"/>
          <w:szCs w:val="24"/>
        </w:rPr>
        <w:t>Each</w:t>
      </w:r>
      <w:r w:rsidRPr="00C43C1E">
        <w:rPr>
          <w:rFonts w:cs="Times New Roman"/>
          <w:sz w:val="24"/>
          <w:szCs w:val="24"/>
        </w:rPr>
        <w:t xml:space="preserve"> substrate base </w:t>
      </w:r>
      <w:r w:rsidR="00AC22DE">
        <w:rPr>
          <w:rFonts w:cs="Times New Roman"/>
          <w:sz w:val="24"/>
          <w:szCs w:val="24"/>
        </w:rPr>
        <w:t>w</w:t>
      </w:r>
      <w:r w:rsidR="00E923F2">
        <w:rPr>
          <w:rFonts w:cs="Times New Roman"/>
          <w:sz w:val="24"/>
          <w:szCs w:val="24"/>
        </w:rPr>
        <w:t>as</w:t>
      </w:r>
      <w:r w:rsidRPr="00C43C1E">
        <w:rPr>
          <w:rFonts w:cs="Times New Roman"/>
          <w:sz w:val="24"/>
          <w:szCs w:val="24"/>
        </w:rPr>
        <w:t xml:space="preserve"> heated to 40 °C, 60 °C and 80 °C</w:t>
      </w:r>
      <w:r w:rsidR="00A4105A">
        <w:rPr>
          <w:rFonts w:cs="Times New Roman"/>
          <w:sz w:val="24"/>
          <w:szCs w:val="24"/>
        </w:rPr>
        <w:t>, respectively</w:t>
      </w:r>
      <w:r w:rsidRPr="00C43C1E">
        <w:rPr>
          <w:rFonts w:cs="Times New Roman"/>
          <w:sz w:val="24"/>
          <w:szCs w:val="24"/>
        </w:rPr>
        <w:t>.</w:t>
      </w:r>
    </w:p>
    <w:p w14:paraId="2B5B5D72" w14:textId="6E0E4697"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The </w:t>
      </w:r>
      <w:r w:rsidR="00A74380">
        <w:rPr>
          <w:rFonts w:cs="Times New Roman"/>
          <w:sz w:val="24"/>
          <w:szCs w:val="24"/>
        </w:rPr>
        <w:t>evolution</w:t>
      </w:r>
      <w:r w:rsidR="003E5B72">
        <w:rPr>
          <w:rFonts w:cs="Times New Roman"/>
          <w:sz w:val="24"/>
          <w:szCs w:val="24"/>
        </w:rPr>
        <w:t>s</w:t>
      </w:r>
      <w:r w:rsidRPr="00C43C1E">
        <w:rPr>
          <w:rFonts w:cs="Times New Roman"/>
          <w:sz w:val="24"/>
          <w:szCs w:val="24"/>
        </w:rPr>
        <w:t xml:space="preserve"> of droplet contact angle and nondimensional contact radius with</w:t>
      </w:r>
      <w:del w:id="175" w:author="Huang Wenge" w:date="2021-07-19T11:32:00Z">
        <w:r w:rsidRPr="00C43C1E" w:rsidDel="00C2130A">
          <w:rPr>
            <w:rFonts w:cs="Times New Roman"/>
            <w:sz w:val="24"/>
            <w:szCs w:val="24"/>
          </w:rPr>
          <w:delText xml:space="preserve"> </w:delText>
        </w:r>
      </w:del>
      <w:r w:rsidRPr="00C43C1E">
        <w:rPr>
          <w:rFonts w:cs="Times New Roman"/>
          <w:sz w:val="24"/>
          <w:szCs w:val="24"/>
        </w:rPr>
        <w:t xml:space="preserve"> nondimensional time </w:t>
      </w:r>
      <w:r w:rsidR="003E5B72">
        <w:rPr>
          <w:rFonts w:cs="Times New Roman"/>
          <w:sz w:val="24"/>
          <w:szCs w:val="24"/>
        </w:rPr>
        <w:t>are</w:t>
      </w:r>
      <w:r w:rsidR="003E5B72" w:rsidRPr="00C43C1E">
        <w:rPr>
          <w:rFonts w:cs="Times New Roman"/>
          <w:sz w:val="24"/>
          <w:szCs w:val="24"/>
        </w:rPr>
        <w:t xml:space="preserve"> </w:t>
      </w:r>
      <w:r w:rsidRPr="00C43C1E">
        <w:rPr>
          <w:rFonts w:cs="Times New Roman"/>
          <w:sz w:val="24"/>
          <w:szCs w:val="24"/>
        </w:rPr>
        <w:t xml:space="preserve">shown in Fig. </w:t>
      </w:r>
      <w:r w:rsidR="00792C98">
        <w:rPr>
          <w:rFonts w:cs="Times New Roman"/>
          <w:sz w:val="24"/>
          <w:szCs w:val="24"/>
        </w:rPr>
        <w:t>6</w:t>
      </w:r>
      <w:r w:rsidRPr="00C43C1E">
        <w:rPr>
          <w:rFonts w:cs="Times New Roman"/>
          <w:sz w:val="24"/>
          <w:szCs w:val="24"/>
        </w:rPr>
        <w:t xml:space="preserve">. Here the nondimensional contact radius is defined as the ratio of </w:t>
      </w:r>
      <w:r w:rsidR="00A74380">
        <w:rPr>
          <w:rFonts w:cs="Times New Roman"/>
          <w:sz w:val="24"/>
          <w:szCs w:val="24"/>
        </w:rPr>
        <w:t xml:space="preserve">the </w:t>
      </w:r>
      <w:r w:rsidRPr="00C43C1E">
        <w:rPr>
          <w:rFonts w:cs="Times New Roman"/>
          <w:sz w:val="24"/>
          <w:szCs w:val="24"/>
        </w:rPr>
        <w:t xml:space="preserve">contact radius </w:t>
      </w:r>
      <w:r w:rsidR="00A74380">
        <w:rPr>
          <w:rFonts w:cs="Times New Roman"/>
          <w:sz w:val="24"/>
          <w:szCs w:val="24"/>
        </w:rPr>
        <w:t>to</w:t>
      </w:r>
      <w:r w:rsidRPr="00C43C1E">
        <w:rPr>
          <w:rFonts w:cs="Times New Roman"/>
          <w:sz w:val="24"/>
          <w:szCs w:val="24"/>
        </w:rPr>
        <w:t xml:space="preserve"> the initial contact radius, and the nondimensional time is defined as the ratio of </w:t>
      </w:r>
      <w:r w:rsidR="00A74380">
        <w:rPr>
          <w:rFonts w:cs="Times New Roman"/>
          <w:sz w:val="24"/>
          <w:szCs w:val="24"/>
        </w:rPr>
        <w:t xml:space="preserve">the </w:t>
      </w:r>
      <w:r w:rsidRPr="00C43C1E">
        <w:rPr>
          <w:rFonts w:cs="Times New Roman"/>
          <w:sz w:val="24"/>
          <w:szCs w:val="24"/>
        </w:rPr>
        <w:t xml:space="preserve">evaporation time </w:t>
      </w:r>
      <w:r w:rsidR="00A74380">
        <w:rPr>
          <w:rFonts w:cs="Times New Roman"/>
          <w:sz w:val="24"/>
          <w:szCs w:val="24"/>
        </w:rPr>
        <w:t>to the</w:t>
      </w:r>
      <w:r w:rsidRPr="00C43C1E">
        <w:rPr>
          <w:rFonts w:cs="Times New Roman"/>
          <w:sz w:val="24"/>
          <w:szCs w:val="24"/>
        </w:rPr>
        <w:t xml:space="preserve"> total evaporation time. It </w:t>
      </w:r>
      <w:r w:rsidR="00A74380">
        <w:rPr>
          <w:rFonts w:cs="Times New Roman"/>
          <w:sz w:val="24"/>
          <w:szCs w:val="24"/>
        </w:rPr>
        <w:t>can be seen</w:t>
      </w:r>
      <w:r w:rsidRPr="00C43C1E">
        <w:rPr>
          <w:rFonts w:cs="Times New Roman"/>
          <w:sz w:val="24"/>
          <w:szCs w:val="24"/>
        </w:rPr>
        <w:t xml:space="preserve"> from Fig. </w:t>
      </w:r>
      <w:r w:rsidR="00792C98">
        <w:rPr>
          <w:rFonts w:cs="Times New Roman"/>
          <w:sz w:val="24"/>
          <w:szCs w:val="24"/>
        </w:rPr>
        <w:t>6</w:t>
      </w:r>
      <w:r w:rsidRPr="00C43C1E">
        <w:rPr>
          <w:rFonts w:cs="Times New Roman"/>
          <w:sz w:val="24"/>
          <w:szCs w:val="24"/>
        </w:rPr>
        <w:t xml:space="preserve"> that the </w:t>
      </w:r>
      <w:r w:rsidR="00544056">
        <w:rPr>
          <w:rFonts w:cs="Times New Roman"/>
          <w:sz w:val="24"/>
          <w:szCs w:val="24"/>
        </w:rPr>
        <w:t>evolu</w:t>
      </w:r>
      <w:r w:rsidRPr="00C43C1E">
        <w:rPr>
          <w:rFonts w:cs="Times New Roman"/>
          <w:sz w:val="24"/>
          <w:szCs w:val="24"/>
        </w:rPr>
        <w:t>tion</w:t>
      </w:r>
      <w:r w:rsidR="00EA3FB0">
        <w:rPr>
          <w:rFonts w:cs="Times New Roman"/>
          <w:sz w:val="24"/>
          <w:szCs w:val="24"/>
        </w:rPr>
        <w:t>s</w:t>
      </w:r>
      <w:r w:rsidRPr="00C43C1E">
        <w:rPr>
          <w:rFonts w:cs="Times New Roman"/>
          <w:sz w:val="24"/>
          <w:szCs w:val="24"/>
        </w:rPr>
        <w:t xml:space="preserve"> of droplet contact angle and nondimensional contact radius </w:t>
      </w:r>
      <w:r w:rsidR="00EA3FB0">
        <w:rPr>
          <w:rFonts w:cs="Times New Roman"/>
          <w:sz w:val="24"/>
          <w:szCs w:val="24"/>
        </w:rPr>
        <w:t>are</w:t>
      </w:r>
      <w:r w:rsidRPr="00C43C1E">
        <w:rPr>
          <w:rFonts w:cs="Times New Roman"/>
          <w:sz w:val="24"/>
          <w:szCs w:val="24"/>
        </w:rPr>
        <w:t xml:space="preserve"> almost the same for droplet evaporation on </w:t>
      </w:r>
      <w:r w:rsidR="00544056">
        <w:rPr>
          <w:rFonts w:cs="Times New Roman"/>
          <w:sz w:val="24"/>
          <w:szCs w:val="24"/>
        </w:rPr>
        <w:t>each</w:t>
      </w:r>
      <w:r w:rsidR="00EA3FB0">
        <w:rPr>
          <w:rFonts w:cs="Times New Roman"/>
          <w:sz w:val="24"/>
          <w:szCs w:val="24"/>
        </w:rPr>
        <w:t xml:space="preserve"> sample </w:t>
      </w:r>
      <w:r w:rsidRPr="00C43C1E">
        <w:rPr>
          <w:rFonts w:cs="Times New Roman"/>
          <w:sz w:val="24"/>
          <w:szCs w:val="24"/>
        </w:rPr>
        <w:t>substrate with different base temperature</w:t>
      </w:r>
      <w:r w:rsidR="00EA3FB0">
        <w:rPr>
          <w:rFonts w:cs="Times New Roman"/>
          <w:sz w:val="24"/>
          <w:szCs w:val="24"/>
        </w:rPr>
        <w:t>s</w:t>
      </w:r>
      <w:r w:rsidRPr="00C43C1E">
        <w:rPr>
          <w:rFonts w:cs="Times New Roman"/>
          <w:sz w:val="24"/>
          <w:szCs w:val="24"/>
        </w:rPr>
        <w:t xml:space="preserve">. For droplet evaporation on sample 1 (Fig. </w:t>
      </w:r>
      <w:r w:rsidR="00792C98">
        <w:rPr>
          <w:rFonts w:cs="Times New Roman"/>
          <w:sz w:val="24"/>
          <w:szCs w:val="24"/>
        </w:rPr>
        <w:t>6</w:t>
      </w:r>
      <w:r w:rsidRPr="00C43C1E">
        <w:rPr>
          <w:rFonts w:cs="Times New Roman"/>
          <w:sz w:val="24"/>
          <w:szCs w:val="24"/>
        </w:rPr>
        <w:t xml:space="preserve">a), the droplet contact angle </w:t>
      </w:r>
      <w:r w:rsidR="00E03F42" w:rsidRPr="00C43C1E">
        <w:rPr>
          <w:rFonts w:cs="Times New Roman"/>
          <w:sz w:val="24"/>
          <w:szCs w:val="24"/>
        </w:rPr>
        <w:t xml:space="preserve">continuously </w:t>
      </w:r>
      <w:r w:rsidRPr="00C43C1E">
        <w:rPr>
          <w:rFonts w:cs="Times New Roman"/>
          <w:sz w:val="24"/>
          <w:szCs w:val="24"/>
        </w:rPr>
        <w:t>decrease</w:t>
      </w:r>
      <w:r w:rsidR="00BF02CB">
        <w:rPr>
          <w:rFonts w:cs="Times New Roman"/>
          <w:sz w:val="24"/>
          <w:szCs w:val="24"/>
        </w:rPr>
        <w:t>d</w:t>
      </w:r>
      <w:r w:rsidRPr="00C43C1E">
        <w:rPr>
          <w:rFonts w:cs="Times New Roman"/>
          <w:sz w:val="24"/>
          <w:szCs w:val="24"/>
        </w:rPr>
        <w:t xml:space="preserve"> </w:t>
      </w:r>
      <w:r w:rsidR="00BF02CB">
        <w:rPr>
          <w:rFonts w:cs="Times New Roman"/>
          <w:sz w:val="24"/>
          <w:szCs w:val="24"/>
        </w:rPr>
        <w:t>during</w:t>
      </w:r>
      <w:r w:rsidRPr="00C43C1E">
        <w:rPr>
          <w:rFonts w:cs="Times New Roman"/>
          <w:sz w:val="24"/>
          <w:szCs w:val="24"/>
        </w:rPr>
        <w:t xml:space="preserve"> the </w:t>
      </w:r>
      <w:r w:rsidRPr="00C43C1E">
        <w:rPr>
          <w:rFonts w:cs="Times New Roman"/>
          <w:sz w:val="24"/>
          <w:szCs w:val="24"/>
        </w:rPr>
        <w:lastRenderedPageBreak/>
        <w:t>first 68% p</w:t>
      </w:r>
      <w:r w:rsidR="00CC1EC3">
        <w:rPr>
          <w:rFonts w:cs="Times New Roman"/>
          <w:sz w:val="24"/>
          <w:szCs w:val="24"/>
        </w:rPr>
        <w:t>o</w:t>
      </w:r>
      <w:r w:rsidRPr="00C43C1E">
        <w:rPr>
          <w:rFonts w:cs="Times New Roman"/>
          <w:sz w:val="24"/>
          <w:szCs w:val="24"/>
        </w:rPr>
        <w:t>rt</w:t>
      </w:r>
      <w:r w:rsidR="00CC1EC3">
        <w:rPr>
          <w:rFonts w:cs="Times New Roman"/>
          <w:sz w:val="24"/>
          <w:szCs w:val="24"/>
        </w:rPr>
        <w:t>ion</w:t>
      </w:r>
      <w:r w:rsidRPr="00C43C1E">
        <w:rPr>
          <w:rFonts w:cs="Times New Roman"/>
          <w:sz w:val="24"/>
          <w:szCs w:val="24"/>
        </w:rPr>
        <w:t xml:space="preserve"> of the total evaporation time</w:t>
      </w:r>
      <w:r w:rsidR="00BF02CB">
        <w:rPr>
          <w:rFonts w:cs="Times New Roman"/>
          <w:sz w:val="24"/>
          <w:szCs w:val="24"/>
        </w:rPr>
        <w:t xml:space="preserve"> while</w:t>
      </w:r>
      <w:r w:rsidRPr="00C43C1E">
        <w:rPr>
          <w:rFonts w:cs="Times New Roman"/>
          <w:sz w:val="24"/>
          <w:szCs w:val="24"/>
        </w:rPr>
        <w:t xml:space="preserve"> the contact </w:t>
      </w:r>
      <w:r w:rsidR="0050583D">
        <w:rPr>
          <w:rFonts w:cs="Times New Roman"/>
          <w:sz w:val="24"/>
          <w:szCs w:val="24"/>
        </w:rPr>
        <w:t>radius</w:t>
      </w:r>
      <w:r w:rsidRPr="00C43C1E">
        <w:rPr>
          <w:rFonts w:cs="Times New Roman"/>
          <w:sz w:val="24"/>
          <w:szCs w:val="24"/>
        </w:rPr>
        <w:t xml:space="preserve"> </w:t>
      </w:r>
      <w:r w:rsidR="00BF02CB">
        <w:rPr>
          <w:rFonts w:cs="Times New Roman"/>
          <w:sz w:val="24"/>
          <w:szCs w:val="24"/>
        </w:rPr>
        <w:t>was</w:t>
      </w:r>
      <w:r w:rsidRPr="00C43C1E">
        <w:rPr>
          <w:rFonts w:cs="Times New Roman"/>
          <w:sz w:val="24"/>
          <w:szCs w:val="24"/>
        </w:rPr>
        <w:t xml:space="preserve"> unchanged</w:t>
      </w:r>
      <w:r w:rsidR="00BF02CB">
        <w:rPr>
          <w:rFonts w:cs="Times New Roman"/>
          <w:sz w:val="24"/>
          <w:szCs w:val="24"/>
        </w:rPr>
        <w:t>,</w:t>
      </w:r>
      <w:r w:rsidRPr="00C43C1E">
        <w:rPr>
          <w:rFonts w:cs="Times New Roman"/>
          <w:sz w:val="24"/>
          <w:szCs w:val="24"/>
        </w:rPr>
        <w:t xml:space="preserve"> </w:t>
      </w:r>
      <w:r w:rsidR="00BF02CB">
        <w:rPr>
          <w:rFonts w:cs="Times New Roman"/>
          <w:sz w:val="24"/>
          <w:szCs w:val="24"/>
        </w:rPr>
        <w:t>which</w:t>
      </w:r>
      <w:r w:rsidRPr="00C43C1E">
        <w:rPr>
          <w:rFonts w:cs="Times New Roman"/>
          <w:sz w:val="24"/>
          <w:szCs w:val="24"/>
        </w:rPr>
        <w:t xml:space="preserve"> is the constant contact radius </w:t>
      </w:r>
      <w:r w:rsidR="00BF02CB" w:rsidRPr="00C43C1E">
        <w:rPr>
          <w:rFonts w:cs="Times New Roman"/>
          <w:sz w:val="24"/>
          <w:szCs w:val="24"/>
        </w:rPr>
        <w:t>(CCR)</w:t>
      </w:r>
      <w:r w:rsidR="00BF02CB">
        <w:rPr>
          <w:rFonts w:cs="Times New Roman"/>
          <w:sz w:val="24"/>
          <w:szCs w:val="24"/>
        </w:rPr>
        <w:t xml:space="preserve"> </w:t>
      </w:r>
      <w:r w:rsidRPr="00C43C1E">
        <w:rPr>
          <w:rFonts w:cs="Times New Roman"/>
          <w:sz w:val="24"/>
          <w:szCs w:val="24"/>
        </w:rPr>
        <w:t>mode for droplet evaporation. After the contact angle reache</w:t>
      </w:r>
      <w:r w:rsidR="00BF02CB">
        <w:rPr>
          <w:rFonts w:cs="Times New Roman"/>
          <w:sz w:val="24"/>
          <w:szCs w:val="24"/>
        </w:rPr>
        <w:t>d</w:t>
      </w:r>
      <w:r w:rsidRPr="00C43C1E">
        <w:rPr>
          <w:rFonts w:cs="Times New Roman"/>
          <w:sz w:val="24"/>
          <w:szCs w:val="24"/>
        </w:rPr>
        <w:t xml:space="preserve"> the </w:t>
      </w:r>
      <w:r w:rsidRPr="00687FFE">
        <w:rPr>
          <w:rFonts w:cs="Times New Roman"/>
          <w:sz w:val="24"/>
          <w:szCs w:val="24"/>
        </w:rPr>
        <w:t>receding contact angle</w:t>
      </w:r>
      <w:r w:rsidRPr="00C43C1E">
        <w:rPr>
          <w:rFonts w:cs="Times New Roman"/>
          <w:sz w:val="24"/>
          <w:szCs w:val="24"/>
        </w:rPr>
        <w:t>, the contact angle stop</w:t>
      </w:r>
      <w:r w:rsidR="00BF02CB">
        <w:rPr>
          <w:rFonts w:cs="Times New Roman"/>
          <w:sz w:val="24"/>
          <w:szCs w:val="24"/>
        </w:rPr>
        <w:t>ped</w:t>
      </w:r>
      <w:r w:rsidRPr="00C43C1E">
        <w:rPr>
          <w:rFonts w:cs="Times New Roman"/>
          <w:sz w:val="24"/>
          <w:szCs w:val="24"/>
        </w:rPr>
        <w:t xml:space="preserve"> decreasing and </w:t>
      </w:r>
      <w:r w:rsidR="002F26F8">
        <w:rPr>
          <w:rFonts w:cs="Times New Roman"/>
          <w:sz w:val="24"/>
          <w:szCs w:val="24"/>
        </w:rPr>
        <w:t>was maintained at a constant level</w:t>
      </w:r>
      <w:r w:rsidRPr="00C43C1E">
        <w:rPr>
          <w:rFonts w:cs="Times New Roman"/>
          <w:sz w:val="24"/>
          <w:szCs w:val="24"/>
        </w:rPr>
        <w:t xml:space="preserve"> while the contact radius start</w:t>
      </w:r>
      <w:r w:rsidR="002F26F8">
        <w:rPr>
          <w:rFonts w:cs="Times New Roman"/>
          <w:sz w:val="24"/>
          <w:szCs w:val="24"/>
        </w:rPr>
        <w:t>ed</w:t>
      </w:r>
      <w:r w:rsidRPr="00C43C1E">
        <w:rPr>
          <w:rFonts w:cs="Times New Roman"/>
          <w:sz w:val="24"/>
          <w:szCs w:val="24"/>
        </w:rPr>
        <w:t xml:space="preserve"> to decrease</w:t>
      </w:r>
      <w:r w:rsidR="003518CB">
        <w:rPr>
          <w:rFonts w:cs="Times New Roman"/>
          <w:sz w:val="24"/>
          <w:szCs w:val="24"/>
        </w:rPr>
        <w:t>, which</w:t>
      </w:r>
      <w:r w:rsidRPr="00C43C1E">
        <w:rPr>
          <w:rFonts w:cs="Times New Roman"/>
          <w:sz w:val="24"/>
          <w:szCs w:val="24"/>
        </w:rPr>
        <w:t xml:space="preserve"> is the constant contact angle </w:t>
      </w:r>
      <w:r w:rsidR="003518CB" w:rsidRPr="00C43C1E">
        <w:rPr>
          <w:rFonts w:cs="Times New Roman"/>
          <w:sz w:val="24"/>
          <w:szCs w:val="24"/>
        </w:rPr>
        <w:t>(CCA)</w:t>
      </w:r>
      <w:r w:rsidR="003518CB">
        <w:rPr>
          <w:rFonts w:cs="Times New Roman"/>
          <w:sz w:val="24"/>
          <w:szCs w:val="24"/>
        </w:rPr>
        <w:t xml:space="preserve"> </w:t>
      </w:r>
      <w:r w:rsidRPr="00C43C1E">
        <w:rPr>
          <w:rFonts w:cs="Times New Roman"/>
          <w:sz w:val="24"/>
          <w:szCs w:val="24"/>
        </w:rPr>
        <w:t xml:space="preserve">mode for droplet evaporation. The </w:t>
      </w:r>
      <w:r w:rsidR="00DD2149" w:rsidRPr="00C43C1E">
        <w:rPr>
          <w:rFonts w:cs="Times New Roman"/>
          <w:sz w:val="24"/>
          <w:szCs w:val="24"/>
        </w:rPr>
        <w:t xml:space="preserve">droplet </w:t>
      </w:r>
      <w:r w:rsidRPr="00C43C1E">
        <w:rPr>
          <w:rFonts w:cs="Times New Roman"/>
          <w:sz w:val="24"/>
          <w:szCs w:val="24"/>
        </w:rPr>
        <w:t xml:space="preserve">evaporation </w:t>
      </w:r>
      <w:r w:rsidR="00DD2149">
        <w:rPr>
          <w:rFonts w:cs="Times New Roman"/>
          <w:sz w:val="24"/>
          <w:szCs w:val="24"/>
        </w:rPr>
        <w:t>was</w:t>
      </w:r>
      <w:r w:rsidRPr="00C43C1E">
        <w:rPr>
          <w:rFonts w:cs="Times New Roman"/>
          <w:sz w:val="24"/>
          <w:szCs w:val="24"/>
        </w:rPr>
        <w:t xml:space="preserve"> </w:t>
      </w:r>
      <w:r w:rsidR="00131C4C">
        <w:rPr>
          <w:rFonts w:cs="Times New Roman"/>
          <w:sz w:val="24"/>
          <w:szCs w:val="24"/>
        </w:rPr>
        <w:t xml:space="preserve">kept </w:t>
      </w:r>
      <w:r w:rsidRPr="00C43C1E">
        <w:rPr>
          <w:rFonts w:cs="Times New Roman"/>
          <w:sz w:val="24"/>
          <w:szCs w:val="24"/>
        </w:rPr>
        <w:t>in</w:t>
      </w:r>
      <w:r w:rsidR="00DD2149">
        <w:rPr>
          <w:rFonts w:cs="Times New Roman"/>
          <w:sz w:val="24"/>
          <w:szCs w:val="24"/>
        </w:rPr>
        <w:t xml:space="preserve"> the</w:t>
      </w:r>
      <w:r w:rsidRPr="00C43C1E">
        <w:rPr>
          <w:rFonts w:cs="Times New Roman"/>
          <w:sz w:val="24"/>
          <w:szCs w:val="24"/>
        </w:rPr>
        <w:t xml:space="preserve"> CCA mode till the nondimensional time </w:t>
      </w:r>
      <w:r w:rsidR="00DD2149" w:rsidRPr="00C43C1E">
        <w:rPr>
          <w:rFonts w:cs="Times New Roman"/>
          <w:sz w:val="24"/>
          <w:szCs w:val="24"/>
        </w:rPr>
        <w:t>approache</w:t>
      </w:r>
      <w:r w:rsidR="00DD2149">
        <w:rPr>
          <w:rFonts w:cs="Times New Roman"/>
          <w:sz w:val="24"/>
          <w:szCs w:val="24"/>
        </w:rPr>
        <w:t>d</w:t>
      </w:r>
      <w:r w:rsidR="00DD2149" w:rsidRPr="00C43C1E">
        <w:rPr>
          <w:rFonts w:cs="Times New Roman"/>
          <w:sz w:val="24"/>
          <w:szCs w:val="24"/>
        </w:rPr>
        <w:t xml:space="preserve"> </w:t>
      </w:r>
      <w:r w:rsidRPr="00C43C1E">
        <w:rPr>
          <w:rFonts w:cs="Times New Roman"/>
          <w:sz w:val="24"/>
          <w:szCs w:val="24"/>
        </w:rPr>
        <w:t>0.9. Then</w:t>
      </w:r>
      <w:r w:rsidR="00C913AD">
        <w:rPr>
          <w:rFonts w:cs="Times New Roman"/>
          <w:sz w:val="24"/>
          <w:szCs w:val="24"/>
        </w:rPr>
        <w:t>,</w:t>
      </w:r>
      <w:r w:rsidRPr="00C43C1E">
        <w:rPr>
          <w:rFonts w:cs="Times New Roman"/>
          <w:sz w:val="24"/>
          <w:szCs w:val="24"/>
        </w:rPr>
        <w:t xml:space="preserve"> both the contact angle and contact radius </w:t>
      </w:r>
      <w:r w:rsidR="00DD2149">
        <w:rPr>
          <w:rFonts w:cs="Times New Roman"/>
          <w:sz w:val="24"/>
          <w:szCs w:val="24"/>
        </w:rPr>
        <w:t xml:space="preserve">started </w:t>
      </w:r>
      <w:r w:rsidRPr="00C43C1E">
        <w:rPr>
          <w:rFonts w:cs="Times New Roman"/>
          <w:sz w:val="24"/>
          <w:szCs w:val="24"/>
        </w:rPr>
        <w:t>decreas</w:t>
      </w:r>
      <w:r w:rsidR="00DD2149">
        <w:rPr>
          <w:rFonts w:cs="Times New Roman"/>
          <w:sz w:val="24"/>
          <w:szCs w:val="24"/>
        </w:rPr>
        <w:t>ing, which</w:t>
      </w:r>
      <w:r w:rsidRPr="00C43C1E">
        <w:rPr>
          <w:rFonts w:cs="Times New Roman"/>
          <w:sz w:val="24"/>
          <w:szCs w:val="24"/>
        </w:rPr>
        <w:t xml:space="preserve"> is the mixed mode for droplet evaporation. </w:t>
      </w:r>
      <w:bookmarkStart w:id="176" w:name="_Hlk75891945"/>
      <w:r w:rsidRPr="00C43C1E">
        <w:rPr>
          <w:rFonts w:cs="Times New Roman"/>
          <w:sz w:val="24"/>
          <w:szCs w:val="24"/>
        </w:rPr>
        <w:t xml:space="preserve">For droplet evaporation on the same </w:t>
      </w:r>
      <w:r w:rsidR="00574DAF">
        <w:rPr>
          <w:rFonts w:cs="Times New Roman"/>
          <w:sz w:val="24"/>
          <w:szCs w:val="24"/>
        </w:rPr>
        <w:t>sample</w:t>
      </w:r>
      <w:r w:rsidRPr="00C43C1E">
        <w:rPr>
          <w:rFonts w:cs="Times New Roman"/>
          <w:sz w:val="24"/>
          <w:szCs w:val="24"/>
        </w:rPr>
        <w:t xml:space="preserve"> with different substrate temperatures, the evaporation process ha</w:t>
      </w:r>
      <w:r w:rsidR="005A6E29">
        <w:rPr>
          <w:rFonts w:cs="Times New Roman"/>
          <w:sz w:val="24"/>
          <w:szCs w:val="24"/>
        </w:rPr>
        <w:t>d</w:t>
      </w:r>
      <w:r w:rsidRPr="00C43C1E">
        <w:rPr>
          <w:rFonts w:cs="Times New Roman"/>
          <w:sz w:val="24"/>
          <w:szCs w:val="24"/>
        </w:rPr>
        <w:t xml:space="preserve"> almost the same composition</w:t>
      </w:r>
      <w:r w:rsidR="00C913AD">
        <w:rPr>
          <w:rFonts w:cs="Times New Roman"/>
          <w:sz w:val="24"/>
          <w:szCs w:val="24"/>
        </w:rPr>
        <w:t>s</w:t>
      </w:r>
      <w:r w:rsidRPr="00C43C1E">
        <w:rPr>
          <w:rFonts w:cs="Times New Roman"/>
          <w:sz w:val="24"/>
          <w:szCs w:val="24"/>
        </w:rPr>
        <w:t xml:space="preserve"> of the CCR, CCA and mixed mode</w:t>
      </w:r>
      <w:r w:rsidR="005A6E29">
        <w:rPr>
          <w:rFonts w:cs="Times New Roman"/>
          <w:sz w:val="24"/>
          <w:szCs w:val="24"/>
        </w:rPr>
        <w:t>s</w:t>
      </w:r>
      <w:r w:rsidR="00665305">
        <w:rPr>
          <w:rFonts w:cs="Times New Roman"/>
          <w:sz w:val="24"/>
          <w:szCs w:val="24"/>
        </w:rPr>
        <w:t>,</w:t>
      </w:r>
      <w:r w:rsidRPr="00C43C1E">
        <w:rPr>
          <w:rFonts w:cs="Times New Roman"/>
          <w:sz w:val="24"/>
          <w:szCs w:val="24"/>
        </w:rPr>
        <w:t xml:space="preserve"> </w:t>
      </w:r>
      <w:bookmarkStart w:id="177" w:name="_Hlk75892011"/>
      <w:bookmarkEnd w:id="176"/>
      <w:r w:rsidR="00665305">
        <w:rPr>
          <w:rFonts w:cs="Times New Roman"/>
          <w:sz w:val="24"/>
          <w:szCs w:val="24"/>
        </w:rPr>
        <w:t>indicating that</w:t>
      </w:r>
      <w:r w:rsidRPr="00C43C1E">
        <w:rPr>
          <w:rFonts w:cs="Times New Roman"/>
          <w:sz w:val="24"/>
          <w:szCs w:val="24"/>
        </w:rPr>
        <w:t xml:space="preserve"> the substrate structure </w:t>
      </w:r>
      <w:r w:rsidR="00665305">
        <w:rPr>
          <w:rFonts w:cs="Times New Roman"/>
          <w:sz w:val="24"/>
          <w:szCs w:val="24"/>
        </w:rPr>
        <w:t>is more influential on</w:t>
      </w:r>
      <w:r w:rsidRPr="00C43C1E">
        <w:rPr>
          <w:rFonts w:cs="Times New Roman"/>
          <w:sz w:val="24"/>
          <w:szCs w:val="24"/>
        </w:rPr>
        <w:t xml:space="preserve"> the evaporation mode transition </w:t>
      </w:r>
      <w:r w:rsidR="00665305">
        <w:rPr>
          <w:rFonts w:cs="Times New Roman"/>
          <w:sz w:val="24"/>
          <w:szCs w:val="24"/>
        </w:rPr>
        <w:t>than</w:t>
      </w:r>
      <w:r w:rsidRPr="00C43C1E">
        <w:rPr>
          <w:rFonts w:cs="Times New Roman"/>
          <w:sz w:val="24"/>
          <w:szCs w:val="24"/>
        </w:rPr>
        <w:t xml:space="preserve"> the substrate temperature</w:t>
      </w:r>
      <w:r w:rsidR="00665305">
        <w:rPr>
          <w:rFonts w:cs="Times New Roman"/>
          <w:sz w:val="24"/>
          <w:szCs w:val="24"/>
        </w:rPr>
        <w:t xml:space="preserve"> at least within a certain range (</w:t>
      </w:r>
      <w:r w:rsidR="00665305" w:rsidRPr="00742900">
        <w:rPr>
          <w:rFonts w:cs="Times New Roman"/>
          <w:i/>
          <w:iCs/>
          <w:sz w:val="24"/>
          <w:szCs w:val="24"/>
        </w:rPr>
        <w:t>i.e.</w:t>
      </w:r>
      <w:r w:rsidR="00665305">
        <w:rPr>
          <w:rFonts w:cs="Times New Roman"/>
          <w:sz w:val="24"/>
          <w:szCs w:val="24"/>
        </w:rPr>
        <w:t xml:space="preserve">, </w:t>
      </w:r>
      <m:oMath>
        <m:r>
          <w:rPr>
            <w:rFonts w:ascii="Cambria Math" w:hAnsi="Cambria Math" w:cs="Times New Roman"/>
            <w:sz w:val="24"/>
            <w:szCs w:val="24"/>
          </w:rPr>
          <m:t>≤</m:t>
        </m:r>
      </m:oMath>
      <w:r w:rsidR="00665305">
        <w:rPr>
          <w:rFonts w:cs="Times New Roman"/>
          <w:sz w:val="24"/>
          <w:szCs w:val="24"/>
        </w:rPr>
        <w:t xml:space="preserve"> 80 °C)</w:t>
      </w:r>
      <w:r w:rsidRPr="00C43C1E">
        <w:rPr>
          <w:rFonts w:cs="Times New Roman"/>
          <w:sz w:val="24"/>
          <w:szCs w:val="24"/>
        </w:rPr>
        <w:t xml:space="preserve">. The </w:t>
      </w:r>
      <w:r w:rsidR="00D00EE0">
        <w:rPr>
          <w:rFonts w:cs="Times New Roman"/>
          <w:sz w:val="24"/>
          <w:szCs w:val="24"/>
        </w:rPr>
        <w:t>evolu</w:t>
      </w:r>
      <w:r w:rsidRPr="00C43C1E">
        <w:rPr>
          <w:rFonts w:cs="Times New Roman"/>
          <w:sz w:val="24"/>
          <w:szCs w:val="24"/>
        </w:rPr>
        <w:t xml:space="preserve">tions of droplet contact angle and nondimensional contact radius on sample 2 (Fig. </w:t>
      </w:r>
      <w:r w:rsidR="00792C98">
        <w:rPr>
          <w:rFonts w:cs="Times New Roman"/>
          <w:sz w:val="24"/>
          <w:szCs w:val="24"/>
        </w:rPr>
        <w:t>6</w:t>
      </w:r>
      <w:r w:rsidRPr="00C43C1E">
        <w:rPr>
          <w:rFonts w:cs="Times New Roman"/>
          <w:sz w:val="24"/>
          <w:szCs w:val="24"/>
        </w:rPr>
        <w:t xml:space="preserve">b) and sample 3 (Fig. </w:t>
      </w:r>
      <w:r w:rsidR="00792C98">
        <w:rPr>
          <w:rFonts w:cs="Times New Roman"/>
          <w:sz w:val="24"/>
          <w:szCs w:val="24"/>
        </w:rPr>
        <w:t>6</w:t>
      </w:r>
      <w:r w:rsidRPr="00C43C1E">
        <w:rPr>
          <w:rFonts w:cs="Times New Roman"/>
          <w:sz w:val="24"/>
          <w:szCs w:val="24"/>
        </w:rPr>
        <w:t xml:space="preserve">c) are </w:t>
      </w:r>
      <w:proofErr w:type="gramStart"/>
      <w:r w:rsidRPr="00C43C1E">
        <w:rPr>
          <w:rFonts w:cs="Times New Roman"/>
          <w:sz w:val="24"/>
          <w:szCs w:val="24"/>
        </w:rPr>
        <w:t>similar to</w:t>
      </w:r>
      <w:proofErr w:type="gramEnd"/>
      <w:r w:rsidRPr="00C43C1E">
        <w:rPr>
          <w:rFonts w:cs="Times New Roman"/>
          <w:sz w:val="24"/>
          <w:szCs w:val="24"/>
        </w:rPr>
        <w:t xml:space="preserve"> the evaporation on sample 1. </w:t>
      </w:r>
      <w:r w:rsidR="00023C50">
        <w:rPr>
          <w:rFonts w:cs="Times New Roman"/>
          <w:sz w:val="24"/>
          <w:szCs w:val="24"/>
        </w:rPr>
        <w:t>It is noteworthy that t</w:t>
      </w:r>
      <w:r w:rsidRPr="00C43C1E">
        <w:rPr>
          <w:rFonts w:cs="Times New Roman"/>
          <w:sz w:val="24"/>
          <w:szCs w:val="24"/>
        </w:rPr>
        <w:t>he receding contact angle increase</w:t>
      </w:r>
      <w:r w:rsidR="00C913AD">
        <w:rPr>
          <w:rFonts w:cs="Times New Roman"/>
          <w:sz w:val="24"/>
          <w:szCs w:val="24"/>
        </w:rPr>
        <w:t>s</w:t>
      </w:r>
      <w:r w:rsidRPr="00C43C1E">
        <w:rPr>
          <w:rFonts w:cs="Times New Roman"/>
          <w:sz w:val="24"/>
          <w:szCs w:val="24"/>
        </w:rPr>
        <w:t xml:space="preserve"> with the increas</w:t>
      </w:r>
      <w:r w:rsidR="00687FFE">
        <w:rPr>
          <w:rFonts w:cs="Times New Roman"/>
          <w:sz w:val="24"/>
          <w:szCs w:val="24"/>
        </w:rPr>
        <w:t>ing</w:t>
      </w:r>
      <w:r w:rsidRPr="00C43C1E">
        <w:rPr>
          <w:rFonts w:cs="Times New Roman"/>
          <w:sz w:val="24"/>
          <w:szCs w:val="24"/>
        </w:rPr>
        <w:t xml:space="preserve"> periodicity</w:t>
      </w:r>
      <w:r w:rsidR="00D849FC">
        <w:rPr>
          <w:rFonts w:cs="Times New Roman"/>
          <w:sz w:val="24"/>
          <w:szCs w:val="24"/>
        </w:rPr>
        <w:t xml:space="preserve"> of micropillars</w:t>
      </w:r>
      <w:r w:rsidRPr="00C43C1E">
        <w:rPr>
          <w:rFonts w:cs="Times New Roman"/>
          <w:sz w:val="24"/>
          <w:szCs w:val="24"/>
        </w:rPr>
        <w:t xml:space="preserve"> o</w:t>
      </w:r>
      <w:r w:rsidR="00D849FC">
        <w:rPr>
          <w:rFonts w:cs="Times New Roman"/>
          <w:sz w:val="24"/>
          <w:szCs w:val="24"/>
        </w:rPr>
        <w:t>n</w:t>
      </w:r>
      <w:r w:rsidRPr="00C43C1E">
        <w:rPr>
          <w:rFonts w:cs="Times New Roman"/>
          <w:sz w:val="24"/>
          <w:szCs w:val="24"/>
        </w:rPr>
        <w:t xml:space="preserve"> the </w:t>
      </w:r>
      <w:r w:rsidR="00D849FC">
        <w:rPr>
          <w:rFonts w:cs="Times New Roman"/>
          <w:sz w:val="24"/>
          <w:szCs w:val="24"/>
        </w:rPr>
        <w:t>substrate</w:t>
      </w:r>
      <w:r w:rsidR="00687FFE">
        <w:rPr>
          <w:rFonts w:cs="Times New Roman"/>
          <w:sz w:val="24"/>
          <w:szCs w:val="24"/>
        </w:rPr>
        <w:t>s</w:t>
      </w:r>
      <w:r w:rsidRPr="00C43C1E">
        <w:rPr>
          <w:rFonts w:cs="Times New Roman"/>
          <w:sz w:val="24"/>
          <w:szCs w:val="24"/>
        </w:rPr>
        <w:t>. The receding contact angle</w:t>
      </w:r>
      <w:r w:rsidR="00C913AD">
        <w:rPr>
          <w:rFonts w:cs="Times New Roman"/>
          <w:sz w:val="24"/>
          <w:szCs w:val="24"/>
        </w:rPr>
        <w:t>s</w:t>
      </w:r>
      <w:r w:rsidRPr="00C43C1E">
        <w:rPr>
          <w:rFonts w:cs="Times New Roman"/>
          <w:sz w:val="24"/>
          <w:szCs w:val="24"/>
        </w:rPr>
        <w:t xml:space="preserve"> on sample 1, sample 2 and sample 3 </w:t>
      </w:r>
      <w:r w:rsidR="00C913AD">
        <w:rPr>
          <w:rFonts w:cs="Times New Roman"/>
          <w:sz w:val="24"/>
          <w:szCs w:val="24"/>
        </w:rPr>
        <w:t>are</w:t>
      </w:r>
      <w:r w:rsidRPr="00C43C1E">
        <w:rPr>
          <w:rFonts w:cs="Times New Roman"/>
          <w:sz w:val="24"/>
          <w:szCs w:val="24"/>
        </w:rPr>
        <w:t xml:space="preserve"> about 112°, 120° and 128°</w:t>
      </w:r>
      <w:r w:rsidR="00885B55">
        <w:rPr>
          <w:rFonts w:cs="Times New Roman"/>
          <w:sz w:val="24"/>
          <w:szCs w:val="24"/>
        </w:rPr>
        <w:t>,</w:t>
      </w:r>
      <w:r w:rsidRPr="00C43C1E">
        <w:rPr>
          <w:rFonts w:cs="Times New Roman"/>
          <w:sz w:val="24"/>
          <w:szCs w:val="24"/>
        </w:rPr>
        <w:t xml:space="preserve"> respectively. Since the initial contact angles of </w:t>
      </w:r>
      <w:r w:rsidR="00023C50">
        <w:rPr>
          <w:rFonts w:cs="Times New Roman"/>
          <w:sz w:val="24"/>
          <w:szCs w:val="24"/>
        </w:rPr>
        <w:t xml:space="preserve">water </w:t>
      </w:r>
      <w:r w:rsidRPr="00C43C1E">
        <w:rPr>
          <w:rFonts w:cs="Times New Roman"/>
          <w:sz w:val="24"/>
          <w:szCs w:val="24"/>
        </w:rPr>
        <w:t>droplet</w:t>
      </w:r>
      <w:r w:rsidR="00974AD6">
        <w:rPr>
          <w:rFonts w:cs="Times New Roman"/>
          <w:sz w:val="24"/>
          <w:szCs w:val="24"/>
        </w:rPr>
        <w:t>s</w:t>
      </w:r>
      <w:r w:rsidRPr="00C43C1E">
        <w:rPr>
          <w:rFonts w:cs="Times New Roman"/>
          <w:sz w:val="24"/>
          <w:szCs w:val="24"/>
        </w:rPr>
        <w:t xml:space="preserve"> on </w:t>
      </w:r>
      <w:r w:rsidR="00974AD6" w:rsidRPr="00C43C1E">
        <w:rPr>
          <w:rFonts w:cs="Times New Roman"/>
          <w:sz w:val="24"/>
          <w:szCs w:val="24"/>
        </w:rPr>
        <w:t>these three samples</w:t>
      </w:r>
      <w:r w:rsidRPr="00C43C1E">
        <w:rPr>
          <w:rFonts w:cs="Times New Roman"/>
          <w:sz w:val="24"/>
          <w:szCs w:val="24"/>
        </w:rPr>
        <w:t xml:space="preserve"> are almost the same (about 155°), </w:t>
      </w:r>
      <w:r w:rsidR="00974AD6">
        <w:rPr>
          <w:rFonts w:cs="Times New Roman"/>
          <w:sz w:val="24"/>
          <w:szCs w:val="24"/>
        </w:rPr>
        <w:t xml:space="preserve">a </w:t>
      </w:r>
      <w:r w:rsidRPr="00C43C1E">
        <w:rPr>
          <w:rFonts w:cs="Times New Roman"/>
          <w:sz w:val="24"/>
          <w:szCs w:val="24"/>
        </w:rPr>
        <w:t xml:space="preserve">larger receding contact angle results in the shorter </w:t>
      </w:r>
      <w:r w:rsidR="00974AD6">
        <w:rPr>
          <w:rFonts w:cs="Times New Roman"/>
          <w:sz w:val="24"/>
          <w:szCs w:val="24"/>
        </w:rPr>
        <w:t>term</w:t>
      </w:r>
      <w:r w:rsidRPr="00C43C1E">
        <w:rPr>
          <w:rFonts w:cs="Times New Roman"/>
          <w:sz w:val="24"/>
          <w:szCs w:val="24"/>
        </w:rPr>
        <w:t xml:space="preserve"> of the CCR mode. The nondimensional evaporation time</w:t>
      </w:r>
      <w:r w:rsidR="00C913AD">
        <w:rPr>
          <w:rFonts w:cs="Times New Roman"/>
          <w:sz w:val="24"/>
          <w:szCs w:val="24"/>
        </w:rPr>
        <w:t>s</w:t>
      </w:r>
      <w:r w:rsidRPr="00C43C1E">
        <w:rPr>
          <w:rFonts w:cs="Times New Roman"/>
          <w:sz w:val="24"/>
          <w:szCs w:val="24"/>
        </w:rPr>
        <w:t xml:space="preserve"> for </w:t>
      </w:r>
      <w:r w:rsidR="00974AD6">
        <w:rPr>
          <w:rFonts w:cs="Times New Roman"/>
          <w:sz w:val="24"/>
          <w:szCs w:val="24"/>
        </w:rPr>
        <w:t xml:space="preserve">the </w:t>
      </w:r>
      <w:r w:rsidRPr="00C43C1E">
        <w:rPr>
          <w:rFonts w:cs="Times New Roman"/>
          <w:sz w:val="24"/>
          <w:szCs w:val="24"/>
        </w:rPr>
        <w:t xml:space="preserve">CCR mode on sample 1, sample 2 and sample 3 </w:t>
      </w:r>
      <w:r w:rsidR="00C913AD">
        <w:rPr>
          <w:rFonts w:cs="Times New Roman"/>
          <w:sz w:val="24"/>
          <w:szCs w:val="24"/>
        </w:rPr>
        <w:t>are</w:t>
      </w:r>
      <w:r w:rsidRPr="00C43C1E">
        <w:rPr>
          <w:rFonts w:cs="Times New Roman"/>
          <w:sz w:val="24"/>
          <w:szCs w:val="24"/>
        </w:rPr>
        <w:t xml:space="preserve"> about 0.68, 0.6 and 0.5, respectively. </w:t>
      </w:r>
    </w:p>
    <w:bookmarkEnd w:id="177"/>
    <w:p w14:paraId="3C5FA0F0" w14:textId="4A39E17D" w:rsidR="008461F8" w:rsidRDefault="00C43C1E" w:rsidP="00666D21">
      <w:pPr>
        <w:spacing w:line="360" w:lineRule="auto"/>
        <w:rPr>
          <w:rFonts w:cs="Times New Roman"/>
          <w:sz w:val="24"/>
          <w:szCs w:val="24"/>
        </w:rPr>
      </w:pPr>
      <w:r w:rsidRPr="00C111B2">
        <w:rPr>
          <w:rFonts w:cs="Times New Roman"/>
          <w:b/>
          <w:bCs/>
          <w:sz w:val="24"/>
          <w:szCs w:val="24"/>
        </w:rPr>
        <w:t xml:space="preserve">4.2. </w:t>
      </w:r>
      <w:r w:rsidR="00C7405F" w:rsidRPr="00C111B2">
        <w:rPr>
          <w:rFonts w:cs="Times New Roman"/>
          <w:b/>
          <w:bCs/>
          <w:sz w:val="24"/>
          <w:szCs w:val="24"/>
        </w:rPr>
        <w:t>Experimental and model</w:t>
      </w:r>
      <w:r w:rsidR="003F79DF">
        <w:rPr>
          <w:rFonts w:cs="Times New Roman"/>
          <w:b/>
          <w:bCs/>
          <w:sz w:val="24"/>
          <w:szCs w:val="24"/>
        </w:rPr>
        <w:t>led</w:t>
      </w:r>
      <w:r w:rsidR="00C7405F" w:rsidRPr="00C111B2">
        <w:rPr>
          <w:rFonts w:cs="Times New Roman"/>
          <w:b/>
          <w:bCs/>
          <w:sz w:val="24"/>
          <w:szCs w:val="24"/>
        </w:rPr>
        <w:t xml:space="preserve"> droplet cap surface temperature</w:t>
      </w:r>
    </w:p>
    <w:p w14:paraId="06DA75DD" w14:textId="661FC847" w:rsidR="008746BB" w:rsidRDefault="000732F4" w:rsidP="00666D21">
      <w:pPr>
        <w:spacing w:line="360" w:lineRule="auto"/>
        <w:ind w:firstLine="360"/>
        <w:rPr>
          <w:rFonts w:cs="Times New Roman"/>
          <w:sz w:val="24"/>
          <w:szCs w:val="24"/>
        </w:rPr>
      </w:pPr>
      <w:r>
        <w:rPr>
          <w:rFonts w:cs="Times New Roman"/>
          <w:sz w:val="24"/>
          <w:szCs w:val="24"/>
        </w:rPr>
        <w:t>T</w:t>
      </w:r>
      <w:r w:rsidR="00C43C1E" w:rsidRPr="00C43C1E">
        <w:rPr>
          <w:rFonts w:cs="Times New Roman"/>
          <w:sz w:val="24"/>
          <w:szCs w:val="24"/>
        </w:rPr>
        <w:t>he evolution</w:t>
      </w:r>
      <w:r>
        <w:rPr>
          <w:rFonts w:cs="Times New Roman"/>
          <w:sz w:val="24"/>
          <w:szCs w:val="24"/>
        </w:rPr>
        <w:t>s</w:t>
      </w:r>
      <w:r w:rsidR="00C43C1E" w:rsidRPr="00C43C1E">
        <w:rPr>
          <w:rFonts w:cs="Times New Roman"/>
          <w:sz w:val="24"/>
          <w:szCs w:val="24"/>
        </w:rPr>
        <w:t xml:space="preserve"> of droplet cap temperature versus the nondimensional time</w:t>
      </w:r>
      <w:r w:rsidR="00381D42">
        <w:rPr>
          <w:rFonts w:cs="Times New Roman"/>
          <w:sz w:val="24"/>
          <w:szCs w:val="24"/>
        </w:rPr>
        <w:t xml:space="preserve"> on samples 1</w:t>
      </w:r>
      <w:r w:rsidR="00341019">
        <w:rPr>
          <w:rFonts w:cs="Times New Roman"/>
          <w:sz w:val="24"/>
          <w:szCs w:val="24"/>
        </w:rPr>
        <w:t xml:space="preserve">, 2 and </w:t>
      </w:r>
      <w:r w:rsidR="00381D42">
        <w:rPr>
          <w:rFonts w:cs="Times New Roman"/>
          <w:sz w:val="24"/>
          <w:szCs w:val="24"/>
        </w:rPr>
        <w:t xml:space="preserve">3 </w:t>
      </w:r>
      <w:r>
        <w:rPr>
          <w:rFonts w:cs="Times New Roman"/>
          <w:sz w:val="24"/>
          <w:szCs w:val="24"/>
        </w:rPr>
        <w:t xml:space="preserve">are shown </w:t>
      </w:r>
      <w:r w:rsidR="00381D42">
        <w:rPr>
          <w:rFonts w:cs="Times New Roman"/>
          <w:sz w:val="24"/>
          <w:szCs w:val="24"/>
        </w:rPr>
        <w:t>i</w:t>
      </w:r>
      <w:r w:rsidR="00381D42" w:rsidRPr="00C43C1E">
        <w:rPr>
          <w:rFonts w:cs="Times New Roman"/>
          <w:sz w:val="24"/>
          <w:szCs w:val="24"/>
        </w:rPr>
        <w:t>n Fig</w:t>
      </w:r>
      <w:r w:rsidR="00341019">
        <w:rPr>
          <w:rFonts w:cs="Times New Roman"/>
          <w:sz w:val="24"/>
          <w:szCs w:val="24"/>
        </w:rPr>
        <w:t>s</w:t>
      </w:r>
      <w:r w:rsidR="00381D42" w:rsidRPr="00C43C1E">
        <w:rPr>
          <w:rFonts w:cs="Times New Roman"/>
          <w:sz w:val="24"/>
          <w:szCs w:val="24"/>
        </w:rPr>
        <w:t xml:space="preserve">. </w:t>
      </w:r>
      <w:r w:rsidR="00381D42">
        <w:rPr>
          <w:rFonts w:cs="Times New Roman"/>
          <w:sz w:val="24"/>
          <w:szCs w:val="24"/>
        </w:rPr>
        <w:t>7</w:t>
      </w:r>
      <w:r w:rsidR="00381D42" w:rsidRPr="00C43C1E">
        <w:rPr>
          <w:rFonts w:cs="Times New Roman"/>
          <w:sz w:val="24"/>
          <w:szCs w:val="24"/>
        </w:rPr>
        <w:t>(a), (b) and (c)</w:t>
      </w:r>
      <w:r w:rsidR="00381D42">
        <w:rPr>
          <w:rFonts w:cs="Times New Roman"/>
          <w:sz w:val="24"/>
          <w:szCs w:val="24"/>
        </w:rPr>
        <w:t>, respectively</w:t>
      </w:r>
      <w:r w:rsidR="00C43C1E" w:rsidRPr="00C43C1E">
        <w:rPr>
          <w:rFonts w:cs="Times New Roman"/>
          <w:sz w:val="24"/>
          <w:szCs w:val="24"/>
        </w:rPr>
        <w:t xml:space="preserve">. </w:t>
      </w:r>
      <w:r w:rsidR="002135C0">
        <w:rPr>
          <w:rFonts w:cs="Times New Roman"/>
          <w:sz w:val="24"/>
          <w:szCs w:val="24"/>
        </w:rPr>
        <w:t>F</w:t>
      </w:r>
      <w:r w:rsidR="002135C0" w:rsidRPr="00C43C1E">
        <w:rPr>
          <w:rFonts w:cs="Times New Roman"/>
          <w:sz w:val="24"/>
          <w:szCs w:val="24"/>
        </w:rPr>
        <w:t xml:space="preserve">or </w:t>
      </w:r>
      <w:r w:rsidR="002135C0">
        <w:rPr>
          <w:rFonts w:cs="Times New Roman"/>
          <w:sz w:val="24"/>
          <w:szCs w:val="24"/>
        </w:rPr>
        <w:t xml:space="preserve">droplet </w:t>
      </w:r>
      <w:r w:rsidR="002135C0" w:rsidRPr="00C43C1E">
        <w:rPr>
          <w:rFonts w:cs="Times New Roman"/>
          <w:sz w:val="24"/>
          <w:szCs w:val="24"/>
        </w:rPr>
        <w:t xml:space="preserve">evaporation on substrates with temperature </w:t>
      </w:r>
      <w:r w:rsidR="002135C0">
        <w:rPr>
          <w:rFonts w:cs="Times New Roman"/>
          <w:sz w:val="24"/>
          <w:szCs w:val="24"/>
        </w:rPr>
        <w:t>in the range of</w:t>
      </w:r>
      <w:r w:rsidR="002135C0" w:rsidRPr="00C43C1E">
        <w:rPr>
          <w:rFonts w:cs="Times New Roman"/>
          <w:sz w:val="24"/>
          <w:szCs w:val="24"/>
        </w:rPr>
        <w:t xml:space="preserve"> 40 °C</w:t>
      </w:r>
      <w:r w:rsidR="002135C0">
        <w:rPr>
          <w:rFonts w:cs="Times New Roman"/>
          <w:sz w:val="24"/>
          <w:szCs w:val="24"/>
        </w:rPr>
        <w:t xml:space="preserve"> </w:t>
      </w:r>
      <w:r w:rsidR="002135C0" w:rsidRPr="00901F50">
        <w:rPr>
          <w:rFonts w:cs="Times New Roman"/>
          <w:sz w:val="24"/>
          <w:szCs w:val="24"/>
        </w:rPr>
        <w:t xml:space="preserve">– </w:t>
      </w:r>
      <w:r w:rsidR="002135C0" w:rsidRPr="00C43C1E">
        <w:rPr>
          <w:rFonts w:cs="Times New Roman"/>
          <w:sz w:val="24"/>
          <w:szCs w:val="24"/>
        </w:rPr>
        <w:t>80 °C</w:t>
      </w:r>
      <w:r w:rsidR="002135C0">
        <w:rPr>
          <w:rFonts w:cs="Times New Roman"/>
          <w:sz w:val="24"/>
          <w:szCs w:val="24"/>
        </w:rPr>
        <w:t>,</w:t>
      </w:r>
      <w:r w:rsidR="002135C0" w:rsidRPr="00C43C1E">
        <w:rPr>
          <w:rFonts w:cs="Times New Roman"/>
          <w:sz w:val="24"/>
          <w:szCs w:val="24"/>
        </w:rPr>
        <w:t xml:space="preserve"> </w:t>
      </w:r>
      <w:r w:rsidR="002135C0">
        <w:rPr>
          <w:rFonts w:cs="Times New Roman"/>
          <w:sz w:val="24"/>
          <w:szCs w:val="24"/>
        </w:rPr>
        <w:t>t</w:t>
      </w:r>
      <w:r w:rsidR="00C43C1E" w:rsidRPr="00C43C1E">
        <w:rPr>
          <w:rFonts w:cs="Times New Roman"/>
          <w:sz w:val="24"/>
          <w:szCs w:val="24"/>
        </w:rPr>
        <w:t>he droplet cap temperature</w:t>
      </w:r>
      <w:r w:rsidR="002834B8">
        <w:rPr>
          <w:rFonts w:cs="Times New Roman"/>
          <w:sz w:val="24"/>
          <w:szCs w:val="24"/>
        </w:rPr>
        <w:t xml:space="preserve"> </w:t>
      </w:r>
      <w:r w:rsidR="002135C0">
        <w:rPr>
          <w:rFonts w:cs="Times New Roman"/>
          <w:sz w:val="24"/>
          <w:szCs w:val="24"/>
        </w:rPr>
        <w:t>predict</w:t>
      </w:r>
      <w:r w:rsidR="00C43C1E" w:rsidRPr="00C43C1E">
        <w:rPr>
          <w:rFonts w:cs="Times New Roman"/>
          <w:sz w:val="24"/>
          <w:szCs w:val="24"/>
        </w:rPr>
        <w:t xml:space="preserve">ed by the thermal circuit model matches well with </w:t>
      </w:r>
      <w:r w:rsidR="00CD6BA5">
        <w:rPr>
          <w:rFonts w:cs="Times New Roman"/>
          <w:sz w:val="24"/>
          <w:szCs w:val="24"/>
        </w:rPr>
        <w:t>that</w:t>
      </w:r>
      <w:r w:rsidR="00C43C1E" w:rsidRPr="00C43C1E">
        <w:rPr>
          <w:rFonts w:cs="Times New Roman"/>
          <w:sz w:val="24"/>
          <w:szCs w:val="24"/>
        </w:rPr>
        <w:t xml:space="preserve"> </w:t>
      </w:r>
      <w:r w:rsidR="00CD6BA5">
        <w:rPr>
          <w:rFonts w:cs="Times New Roman"/>
          <w:sz w:val="24"/>
          <w:szCs w:val="24"/>
        </w:rPr>
        <w:t>measur</w:t>
      </w:r>
      <w:r w:rsidR="00C43C1E" w:rsidRPr="00C43C1E">
        <w:rPr>
          <w:rFonts w:cs="Times New Roman"/>
          <w:sz w:val="24"/>
          <w:szCs w:val="24"/>
        </w:rPr>
        <w:t xml:space="preserve">ed by the IR camera. There </w:t>
      </w:r>
      <w:r w:rsidR="00B024F2">
        <w:rPr>
          <w:rFonts w:cs="Times New Roman"/>
          <w:sz w:val="24"/>
          <w:szCs w:val="24"/>
        </w:rPr>
        <w:t>exists</w:t>
      </w:r>
      <w:r w:rsidR="00C43C1E" w:rsidRPr="00C43C1E">
        <w:rPr>
          <w:rFonts w:cs="Times New Roman"/>
          <w:sz w:val="24"/>
          <w:szCs w:val="24"/>
        </w:rPr>
        <w:t xml:space="preserve"> a large temperature </w:t>
      </w:r>
      <w:r w:rsidR="002135C0">
        <w:rPr>
          <w:rFonts w:cs="Times New Roman"/>
          <w:sz w:val="24"/>
          <w:szCs w:val="24"/>
        </w:rPr>
        <w:t>gradient</w:t>
      </w:r>
      <w:r w:rsidR="00C43C1E" w:rsidRPr="00C43C1E">
        <w:rPr>
          <w:rFonts w:cs="Times New Roman"/>
          <w:sz w:val="24"/>
          <w:szCs w:val="24"/>
        </w:rPr>
        <w:t xml:space="preserve"> between the droplet cap surface and the substrate base</w:t>
      </w:r>
      <w:r w:rsidR="005D015F">
        <w:rPr>
          <w:rFonts w:cs="Times New Roman"/>
          <w:sz w:val="24"/>
          <w:szCs w:val="24"/>
        </w:rPr>
        <w:t>, which</w:t>
      </w:r>
      <w:r w:rsidR="00C43C1E" w:rsidRPr="00C43C1E">
        <w:rPr>
          <w:rFonts w:cs="Times New Roman"/>
          <w:sz w:val="24"/>
          <w:szCs w:val="24"/>
        </w:rPr>
        <w:t xml:space="preserve"> is caused by the thermal resistances of the water droplet, the evaporation</w:t>
      </w:r>
      <w:r w:rsidR="005D015F">
        <w:rPr>
          <w:rFonts w:cs="Times New Roman"/>
          <w:sz w:val="24"/>
          <w:szCs w:val="24"/>
        </w:rPr>
        <w:t xml:space="preserve"> at the droplet surface</w:t>
      </w:r>
      <w:r w:rsidR="00C43C1E" w:rsidRPr="00C43C1E">
        <w:rPr>
          <w:rFonts w:cs="Times New Roman"/>
          <w:sz w:val="24"/>
          <w:szCs w:val="24"/>
        </w:rPr>
        <w:t xml:space="preserve"> and the</w:t>
      </w:r>
      <w:r w:rsidR="005D015F">
        <w:rPr>
          <w:rFonts w:cs="Times New Roman"/>
          <w:sz w:val="24"/>
          <w:szCs w:val="24"/>
        </w:rPr>
        <w:t xml:space="preserve"> conduction through the</w:t>
      </w:r>
      <w:r w:rsidR="00C43C1E" w:rsidRPr="00C43C1E">
        <w:rPr>
          <w:rFonts w:cs="Times New Roman"/>
          <w:sz w:val="24"/>
          <w:szCs w:val="24"/>
        </w:rPr>
        <w:t xml:space="preserve"> silicon substrate. It </w:t>
      </w:r>
      <w:r w:rsidR="007C6170">
        <w:rPr>
          <w:rFonts w:cs="Times New Roman"/>
          <w:sz w:val="24"/>
          <w:szCs w:val="24"/>
        </w:rPr>
        <w:t>can be seen in Fig. 7</w:t>
      </w:r>
      <w:r w:rsidR="00C43C1E" w:rsidRPr="00C43C1E">
        <w:rPr>
          <w:rFonts w:cs="Times New Roman"/>
          <w:sz w:val="24"/>
          <w:szCs w:val="24"/>
        </w:rPr>
        <w:t xml:space="preserve"> that</w:t>
      </w:r>
      <w:ins w:id="178" w:author="Huang Wenge" w:date="2021-07-19T13:42:00Z">
        <w:r w:rsidR="003D2A90">
          <w:rPr>
            <w:rFonts w:cs="Times New Roman"/>
            <w:sz w:val="24"/>
            <w:szCs w:val="24"/>
          </w:rPr>
          <w:t xml:space="preserve"> average temperature of droplet cap</w:t>
        </w:r>
      </w:ins>
      <w:r w:rsidR="00C43C1E" w:rsidRPr="00C43C1E">
        <w:rPr>
          <w:rFonts w:cs="Times New Roman"/>
          <w:sz w:val="24"/>
          <w:szCs w:val="24"/>
        </w:rPr>
        <w:t xml:space="preserve"> </w:t>
      </w:r>
      <w:del w:id="179" w:author="Huang Wenge" w:date="2021-07-19T13:39:00Z">
        <w:r w:rsidR="00C43C1E" w:rsidRPr="00C43C1E" w:rsidDel="0038185E">
          <w:rPr>
            <w:rFonts w:cs="Times New Roman"/>
            <w:sz w:val="24"/>
            <w:szCs w:val="24"/>
          </w:rPr>
          <w:delText xml:space="preserve">the </w:delText>
        </w:r>
        <w:r w:rsidR="00B071EB" w:rsidDel="0038185E">
          <w:rPr>
            <w:rFonts w:cs="Times New Roman"/>
            <w:sz w:val="24"/>
            <w:szCs w:val="24"/>
          </w:rPr>
          <w:delText xml:space="preserve">droplet cap </w:delText>
        </w:r>
        <w:r w:rsidR="00C43C1E" w:rsidRPr="00C43C1E" w:rsidDel="0038185E">
          <w:rPr>
            <w:rFonts w:cs="Times New Roman"/>
            <w:sz w:val="24"/>
            <w:szCs w:val="24"/>
          </w:rPr>
          <w:delText xml:space="preserve">temperature </w:delText>
        </w:r>
        <w:commentRangeStart w:id="180"/>
      </w:del>
      <m:oMath>
        <m:sSubSup>
          <m:sSubSupPr>
            <m:ctrlPr>
              <w:del w:id="181" w:author="Huang Wenge" w:date="2021-07-19T13:39:00Z">
                <w:rPr>
                  <w:rFonts w:ascii="Cambria Math" w:hAnsi="Cambria Math" w:cs="Times New Roman"/>
                  <w:i/>
                  <w:kern w:val="14"/>
                  <w:sz w:val="24"/>
                  <w:szCs w:val="24"/>
                  <w:lang w:eastAsia="en-US"/>
                </w:rPr>
              </w:del>
            </m:ctrlPr>
          </m:sSubSupPr>
          <m:e>
            <m:r>
              <w:del w:id="182" w:author="Huang Wenge" w:date="2021-07-19T13:39:00Z">
                <w:rPr>
                  <w:rFonts w:ascii="Cambria Math" w:hAnsi="Cambria Math" w:cs="Times New Roman"/>
                  <w:kern w:val="0"/>
                  <w:sz w:val="24"/>
                  <w:szCs w:val="24"/>
                  <w:lang w:eastAsia="en-US"/>
                </w:rPr>
                <m:t>T</m:t>
              </w:del>
            </m:r>
          </m:e>
          <m:sub>
            <m:r>
              <w:del w:id="183" w:author="Huang Wenge" w:date="2021-07-19T13:39:00Z">
                <m:rPr>
                  <m:sty m:val="p"/>
                </m:rPr>
                <w:rPr>
                  <w:rFonts w:ascii="Cambria Math" w:hAnsi="Cambria Math" w:cs="Times New Roman"/>
                  <w:kern w:val="0"/>
                  <w:sz w:val="24"/>
                  <w:szCs w:val="24"/>
                  <w:lang w:eastAsia="en-US"/>
                </w:rPr>
                <m:t>cap</m:t>
              </w:del>
            </m:r>
          </m:sub>
          <m:sup>
            <m:r>
              <w:del w:id="184" w:author="Huang Wenge" w:date="2021-07-19T13:39:00Z">
                <m:rPr>
                  <m:sty m:val="p"/>
                </m:rPr>
                <w:rPr>
                  <w:rFonts w:ascii="Cambria Math" w:hAnsi="Cambria Math" w:cs="Times New Roman"/>
                  <w:kern w:val="0"/>
                  <w:sz w:val="24"/>
                  <w:szCs w:val="24"/>
                  <w:lang w:eastAsia="en-US"/>
                </w:rPr>
                <m:t xml:space="preserve"> </m:t>
              </w:del>
            </m:r>
          </m:sup>
        </m:sSubSup>
        <w:commentRangeEnd w:id="180"/>
        <m:r>
          <m:rPr>
            <m:sty m:val="p"/>
          </m:rPr>
          <w:rPr>
            <w:rStyle w:val="CommentReference"/>
          </w:rPr>
          <w:commentReference w:id="180"/>
        </m:r>
      </m:oMath>
      <w:del w:id="185" w:author="Huang Wenge" w:date="2021-07-19T13:39:00Z">
        <w:r w:rsidR="00B071EB" w:rsidDel="0038185E">
          <w:rPr>
            <w:rFonts w:cs="Times New Roman"/>
            <w:kern w:val="14"/>
            <w:sz w:val="24"/>
            <w:szCs w:val="24"/>
            <w:lang w:eastAsia="en-US"/>
          </w:rPr>
          <w:delText xml:space="preserve"> </w:delText>
        </w:r>
      </w:del>
      <w:r w:rsidR="00C43C1E" w:rsidRPr="00C43C1E">
        <w:rPr>
          <w:rFonts w:cs="Times New Roman"/>
          <w:sz w:val="24"/>
          <w:szCs w:val="24"/>
        </w:rPr>
        <w:t>increase</w:t>
      </w:r>
      <w:r w:rsidR="00D708D2">
        <w:rPr>
          <w:rFonts w:cs="Times New Roman"/>
          <w:sz w:val="24"/>
          <w:szCs w:val="24"/>
        </w:rPr>
        <w:t>d</w:t>
      </w:r>
      <w:r w:rsidR="00C43C1E" w:rsidRPr="00C43C1E">
        <w:rPr>
          <w:rFonts w:cs="Times New Roman"/>
          <w:sz w:val="24"/>
          <w:szCs w:val="24"/>
        </w:rPr>
        <w:t xml:space="preserve"> in the CCR mode and ke</w:t>
      </w:r>
      <w:r w:rsidR="00D708D2">
        <w:rPr>
          <w:rFonts w:cs="Times New Roman"/>
          <w:sz w:val="24"/>
          <w:szCs w:val="24"/>
        </w:rPr>
        <w:t>pt</w:t>
      </w:r>
      <w:r w:rsidR="00C43C1E" w:rsidRPr="00C43C1E">
        <w:rPr>
          <w:rFonts w:cs="Times New Roman"/>
          <w:sz w:val="24"/>
          <w:szCs w:val="24"/>
        </w:rPr>
        <w:t xml:space="preserve"> </w:t>
      </w:r>
      <w:r w:rsidR="00B071EB">
        <w:rPr>
          <w:rFonts w:cs="Times New Roman"/>
          <w:sz w:val="24"/>
          <w:szCs w:val="24"/>
        </w:rPr>
        <w:t>almost</w:t>
      </w:r>
      <w:r w:rsidR="00C43C1E" w:rsidRPr="00C43C1E">
        <w:rPr>
          <w:rFonts w:cs="Times New Roman"/>
          <w:sz w:val="24"/>
          <w:szCs w:val="24"/>
        </w:rPr>
        <w:t xml:space="preserve"> </w:t>
      </w:r>
      <w:r w:rsidR="00C43C1E" w:rsidRPr="00C43C1E">
        <w:rPr>
          <w:rFonts w:cs="Times New Roman"/>
          <w:sz w:val="24"/>
          <w:szCs w:val="24"/>
        </w:rPr>
        <w:lastRenderedPageBreak/>
        <w:t>constant in the CCA mode. S</w:t>
      </w:r>
      <w:r w:rsidR="00032E25">
        <w:rPr>
          <w:rFonts w:cs="Times New Roman"/>
          <w:sz w:val="24"/>
          <w:szCs w:val="24"/>
        </w:rPr>
        <w:t>imilar</w:t>
      </w:r>
      <w:r w:rsidR="00C43C1E" w:rsidRPr="00C43C1E">
        <w:rPr>
          <w:rFonts w:cs="Times New Roman"/>
          <w:sz w:val="24"/>
          <w:szCs w:val="24"/>
        </w:rPr>
        <w:t xml:space="preserve"> </w:t>
      </w:r>
      <w:r w:rsidR="00B071EB">
        <w:rPr>
          <w:rFonts w:cs="Times New Roman"/>
          <w:sz w:val="24"/>
          <w:szCs w:val="24"/>
        </w:rPr>
        <w:t>trend</w:t>
      </w:r>
      <w:r w:rsidR="00032E25">
        <w:rPr>
          <w:rFonts w:cs="Times New Roman"/>
          <w:sz w:val="24"/>
          <w:szCs w:val="24"/>
        </w:rPr>
        <w:t>s</w:t>
      </w:r>
      <w:r w:rsidR="00C43C1E" w:rsidRPr="00C43C1E">
        <w:rPr>
          <w:rFonts w:cs="Times New Roman"/>
          <w:sz w:val="24"/>
          <w:szCs w:val="24"/>
        </w:rPr>
        <w:t xml:space="preserve"> </w:t>
      </w:r>
      <w:r w:rsidR="00032E25">
        <w:rPr>
          <w:rFonts w:cs="Times New Roman"/>
          <w:sz w:val="24"/>
          <w:szCs w:val="24"/>
        </w:rPr>
        <w:t>were</w:t>
      </w:r>
      <w:r w:rsidR="00032E25" w:rsidRPr="00C43C1E">
        <w:rPr>
          <w:rFonts w:cs="Times New Roman"/>
          <w:sz w:val="24"/>
          <w:szCs w:val="24"/>
        </w:rPr>
        <w:t xml:space="preserve"> </w:t>
      </w:r>
      <w:r w:rsidR="00C43C1E" w:rsidRPr="00C43C1E">
        <w:rPr>
          <w:rFonts w:cs="Times New Roman"/>
          <w:sz w:val="24"/>
          <w:szCs w:val="24"/>
        </w:rPr>
        <w:t xml:space="preserve">also </w:t>
      </w:r>
      <w:r w:rsidR="00032E25">
        <w:rPr>
          <w:rFonts w:cs="Times New Roman"/>
          <w:sz w:val="24"/>
          <w:szCs w:val="24"/>
        </w:rPr>
        <w:t>observ</w:t>
      </w:r>
      <w:r w:rsidR="00032E25" w:rsidRPr="00C43C1E">
        <w:rPr>
          <w:rFonts w:cs="Times New Roman"/>
          <w:sz w:val="24"/>
          <w:szCs w:val="24"/>
        </w:rPr>
        <w:t xml:space="preserve">ed </w:t>
      </w:r>
      <w:r w:rsidR="00C43C1E" w:rsidRPr="00C43C1E">
        <w:rPr>
          <w:rFonts w:cs="Times New Roman"/>
          <w:sz w:val="24"/>
          <w:szCs w:val="24"/>
        </w:rPr>
        <w:t>by Saenz et al</w:t>
      </w:r>
      <w:r w:rsidR="00897809">
        <w:rPr>
          <w:rFonts w:cs="Times New Roman"/>
          <w:sz w:val="24"/>
          <w:szCs w:val="24"/>
        </w:rPr>
        <w:t>.</w:t>
      </w:r>
      <w:r w:rsidR="00B86B78">
        <w:rPr>
          <w:rFonts w:cs="Times New Roman"/>
          <w:sz w:val="24"/>
          <w:szCs w:val="24"/>
        </w:rPr>
        <w:fldChar w:fldCharType="begin"/>
      </w:r>
      <w:r w:rsidR="00AF0C39">
        <w:rPr>
          <w:rFonts w:cs="Times New Roman"/>
          <w:sz w:val="24"/>
          <w:szCs w:val="24"/>
        </w:rPr>
        <w:instrText xml:space="preserve"> ADDIN EN.CITE &lt;EndNote&gt;&lt;Cite&gt;&lt;Author&gt;Sáenz&lt;/Author&gt;&lt;Year&gt;2015&lt;/Year&gt;&lt;RecNum&gt;64&lt;/RecNum&gt;&lt;DisplayText&gt;&lt;style font="Times New Roman" size="12"&gt;[52]&lt;/style&gt;&lt;/DisplayText&gt;&lt;record&gt;&lt;rec-number&gt;64&lt;/rec-number&gt;&lt;foreign-keys&gt;&lt;key app="EN" db-id="dzwapvwscfr509edaz9xzdtgzvpvrvftxers" timestamp="1624808017"&gt;64&lt;/key&gt;&lt;/foreign-keys&gt;&lt;ref-type name="Journal Article"&gt;17&lt;/ref-type&gt;&lt;contributors&gt;&lt;authors&gt;&lt;author&gt;Sáenz, P.  J&lt;/author&gt;&lt;author&gt;Sefiane, K.&lt;/author&gt;&lt;author&gt;Kim, J.&lt;/author&gt;&lt;author&gt;Matar, O.  K&lt;/author&gt;&lt;author&gt;Valluri, P.&lt;/author&gt;&lt;/authors&gt;&lt;/contributors&gt;&lt;titles&gt;&lt;title&gt;Evaporation of sessile drops: a three-dimensional approach&lt;/title&gt;&lt;secondary-title&gt;Journal of Fluid Mechanics&lt;/secondary-title&gt;&lt;/titles&gt;&lt;periodical&gt;&lt;full-title&gt;Journal of Fluid Mechanics&lt;/full-title&gt;&lt;/periodical&gt;&lt;pages&gt;705-739&lt;/pages&gt;&lt;volume&gt;772&lt;/volume&gt;&lt;section&gt;705&lt;/section&gt;&lt;dates&gt;&lt;year&gt;2015&lt;/year&gt;&lt;/dates&gt;&lt;isbn&gt;0022-1120&amp;#xD;1469-7645&lt;/isbn&gt;&lt;urls&gt;&lt;/urls&gt;&lt;electronic-resource-num&gt;10.1017/jfm.2015.224&lt;/electronic-resource-num&gt;&lt;/record&gt;&lt;/Cite&gt;&lt;/EndNote&gt;</w:instrText>
      </w:r>
      <w:r w:rsidR="00B86B78">
        <w:rPr>
          <w:rFonts w:cs="Times New Roman"/>
          <w:sz w:val="24"/>
          <w:szCs w:val="24"/>
        </w:rPr>
        <w:fldChar w:fldCharType="separate"/>
      </w:r>
      <w:r w:rsidR="00AF0C39">
        <w:rPr>
          <w:rFonts w:cs="Times New Roman"/>
          <w:noProof/>
          <w:sz w:val="24"/>
          <w:szCs w:val="24"/>
        </w:rPr>
        <w:t>[</w:t>
      </w:r>
      <w:hyperlink w:anchor="_ENREF_52" w:tooltip="Sáenz, 2015 #64" w:history="1">
        <w:r w:rsidR="00AF0C39">
          <w:rPr>
            <w:rFonts w:cs="Times New Roman"/>
            <w:noProof/>
            <w:sz w:val="24"/>
            <w:szCs w:val="24"/>
          </w:rPr>
          <w:t>52</w:t>
        </w:r>
      </w:hyperlink>
      <w:r w:rsidR="00AF0C39">
        <w:rPr>
          <w:rFonts w:cs="Times New Roman"/>
          <w:noProof/>
          <w:sz w:val="24"/>
          <w:szCs w:val="24"/>
        </w:rPr>
        <w:t>]</w:t>
      </w:r>
      <w:r w:rsidR="00B86B78">
        <w:rPr>
          <w:rFonts w:cs="Times New Roman"/>
          <w:sz w:val="24"/>
          <w:szCs w:val="24"/>
        </w:rPr>
        <w:fldChar w:fldCharType="end"/>
      </w:r>
      <w:r w:rsidR="00C43C1E" w:rsidRPr="00C43C1E">
        <w:rPr>
          <w:rFonts w:cs="Times New Roman"/>
          <w:sz w:val="24"/>
          <w:szCs w:val="24"/>
        </w:rPr>
        <w:t xml:space="preserve"> in their numerical simulation of droplet evaporation on heated surfaces. During the CCR mode, </w:t>
      </w:r>
      <w:r w:rsidR="00A425DD">
        <w:rPr>
          <w:rFonts w:cs="Times New Roman"/>
          <w:sz w:val="24"/>
          <w:szCs w:val="24"/>
        </w:rPr>
        <w:t xml:space="preserve">the </w:t>
      </w:r>
      <w:r w:rsidR="00C43C1E" w:rsidRPr="00C43C1E">
        <w:rPr>
          <w:rFonts w:cs="Times New Roman"/>
          <w:sz w:val="24"/>
          <w:szCs w:val="24"/>
        </w:rPr>
        <w:t>thermal resistance of the droplet decreases</w:t>
      </w:r>
      <w:r w:rsidR="00A425DD">
        <w:rPr>
          <w:rFonts w:cs="Times New Roman"/>
          <w:sz w:val="24"/>
          <w:szCs w:val="24"/>
        </w:rPr>
        <w:t xml:space="preserve"> with</w:t>
      </w:r>
      <w:r w:rsidR="00A425DD" w:rsidRPr="00A425DD">
        <w:rPr>
          <w:rFonts w:cs="Times New Roman"/>
          <w:sz w:val="24"/>
          <w:szCs w:val="24"/>
        </w:rPr>
        <w:t xml:space="preserve"> </w:t>
      </w:r>
      <w:r w:rsidR="00A425DD" w:rsidRPr="00C43C1E">
        <w:rPr>
          <w:rFonts w:cs="Times New Roman"/>
          <w:sz w:val="24"/>
          <w:szCs w:val="24"/>
        </w:rPr>
        <w:t>the decreas</w:t>
      </w:r>
      <w:r w:rsidR="00A425DD">
        <w:rPr>
          <w:rFonts w:cs="Times New Roman"/>
          <w:sz w:val="24"/>
          <w:szCs w:val="24"/>
        </w:rPr>
        <w:t>ing</w:t>
      </w:r>
      <w:r w:rsidR="00A425DD" w:rsidRPr="00C43C1E">
        <w:rPr>
          <w:rFonts w:cs="Times New Roman"/>
          <w:sz w:val="24"/>
          <w:szCs w:val="24"/>
        </w:rPr>
        <w:t xml:space="preserve"> droplet volume</w:t>
      </w:r>
      <w:r w:rsidR="00C43C1E" w:rsidRPr="00C43C1E">
        <w:rPr>
          <w:rFonts w:cs="Times New Roman"/>
          <w:sz w:val="24"/>
          <w:szCs w:val="24"/>
        </w:rPr>
        <w:t xml:space="preserve">. </w:t>
      </w:r>
      <w:r w:rsidR="005F430C">
        <w:rPr>
          <w:rFonts w:cs="Times New Roman"/>
          <w:sz w:val="24"/>
          <w:szCs w:val="24"/>
        </w:rPr>
        <w:t>Meanwhile, t</w:t>
      </w:r>
      <w:r w:rsidR="00C43C1E" w:rsidRPr="00C43C1E">
        <w:rPr>
          <w:rFonts w:cs="Times New Roman"/>
          <w:sz w:val="24"/>
          <w:szCs w:val="24"/>
        </w:rPr>
        <w:t xml:space="preserve">he droplet cap gets closer to the substrate and thus the droplet cap temperature increases. </w:t>
      </w:r>
      <w:r w:rsidR="005F430C">
        <w:rPr>
          <w:rFonts w:cs="Times New Roman"/>
          <w:sz w:val="24"/>
          <w:szCs w:val="24"/>
        </w:rPr>
        <w:t>During</w:t>
      </w:r>
      <w:r w:rsidR="00C43C1E" w:rsidRPr="00C43C1E">
        <w:rPr>
          <w:rFonts w:cs="Times New Roman"/>
          <w:sz w:val="24"/>
          <w:szCs w:val="24"/>
        </w:rPr>
        <w:t xml:space="preserve"> the CCA mode, the contact area between the droplet </w:t>
      </w:r>
      <w:r w:rsidR="00533C8C">
        <w:rPr>
          <w:rFonts w:cs="Times New Roman"/>
          <w:sz w:val="24"/>
          <w:szCs w:val="24"/>
        </w:rPr>
        <w:t xml:space="preserve">base </w:t>
      </w:r>
      <w:r w:rsidR="00C43C1E" w:rsidRPr="00C43C1E">
        <w:rPr>
          <w:rFonts w:cs="Times New Roman"/>
          <w:sz w:val="24"/>
          <w:szCs w:val="24"/>
        </w:rPr>
        <w:t xml:space="preserve">and the substrate </w:t>
      </w:r>
      <w:r w:rsidR="00533C8C">
        <w:rPr>
          <w:rFonts w:cs="Times New Roman"/>
          <w:sz w:val="24"/>
          <w:szCs w:val="24"/>
        </w:rPr>
        <w:t xml:space="preserve">continuously </w:t>
      </w:r>
      <w:r w:rsidR="00C43C1E" w:rsidRPr="00C43C1E">
        <w:rPr>
          <w:rFonts w:cs="Times New Roman"/>
          <w:sz w:val="24"/>
          <w:szCs w:val="24"/>
        </w:rPr>
        <w:t>decreases. As a result, less heat is transferred into the droplet, hinder</w:t>
      </w:r>
      <w:r w:rsidR="00533C8C">
        <w:rPr>
          <w:rFonts w:cs="Times New Roman"/>
          <w:sz w:val="24"/>
          <w:szCs w:val="24"/>
        </w:rPr>
        <w:t>ing</w:t>
      </w:r>
      <w:r w:rsidR="00C43C1E" w:rsidRPr="00C43C1E">
        <w:rPr>
          <w:rFonts w:cs="Times New Roman"/>
          <w:sz w:val="24"/>
          <w:szCs w:val="24"/>
        </w:rPr>
        <w:t xml:space="preserve"> the temperature increase of the droplet. </w:t>
      </w:r>
      <w:r w:rsidR="00533C8C">
        <w:rPr>
          <w:rFonts w:cs="Times New Roman"/>
          <w:sz w:val="24"/>
          <w:szCs w:val="24"/>
        </w:rPr>
        <w:t>During the CCA mode, t</w:t>
      </w:r>
      <w:r w:rsidR="009372CB">
        <w:rPr>
          <w:rFonts w:cs="Times New Roman"/>
          <w:sz w:val="24"/>
          <w:szCs w:val="24"/>
        </w:rPr>
        <w:t xml:space="preserve">he </w:t>
      </w:r>
      <w:r w:rsidR="00533C8C">
        <w:rPr>
          <w:rFonts w:cs="Times New Roman"/>
          <w:sz w:val="24"/>
          <w:szCs w:val="24"/>
        </w:rPr>
        <w:t>shrinking</w:t>
      </w:r>
      <w:r w:rsidR="009372CB">
        <w:rPr>
          <w:rFonts w:cs="Times New Roman"/>
          <w:sz w:val="24"/>
          <w:szCs w:val="24"/>
        </w:rPr>
        <w:t xml:space="preserve"> contact area between the droplet</w:t>
      </w:r>
      <w:r w:rsidR="00533C8C">
        <w:rPr>
          <w:rFonts w:cs="Times New Roman"/>
          <w:sz w:val="24"/>
          <w:szCs w:val="24"/>
        </w:rPr>
        <w:t xml:space="preserve"> base</w:t>
      </w:r>
      <w:r w:rsidR="009372CB">
        <w:rPr>
          <w:rFonts w:cs="Times New Roman"/>
          <w:sz w:val="24"/>
          <w:szCs w:val="24"/>
        </w:rPr>
        <w:t xml:space="preserve"> a</w:t>
      </w:r>
      <w:r w:rsidR="007452CE">
        <w:rPr>
          <w:rFonts w:cs="Times New Roman"/>
          <w:sz w:val="24"/>
          <w:szCs w:val="24"/>
        </w:rPr>
        <w:t xml:space="preserve">nd the substrate results in the </w:t>
      </w:r>
      <w:r w:rsidR="00533C8C">
        <w:rPr>
          <w:rFonts w:cs="Times New Roman"/>
          <w:sz w:val="24"/>
          <w:szCs w:val="24"/>
        </w:rPr>
        <w:t xml:space="preserve">almost </w:t>
      </w:r>
      <w:r w:rsidR="007452CE">
        <w:rPr>
          <w:rFonts w:cs="Times New Roman"/>
          <w:sz w:val="24"/>
          <w:szCs w:val="24"/>
        </w:rPr>
        <w:t>unchang</w:t>
      </w:r>
      <w:r w:rsidR="00533C8C">
        <w:rPr>
          <w:rFonts w:cs="Times New Roman"/>
          <w:sz w:val="24"/>
          <w:szCs w:val="24"/>
        </w:rPr>
        <w:t>ed</w:t>
      </w:r>
      <w:r w:rsidR="007452CE">
        <w:rPr>
          <w:rFonts w:cs="Times New Roman"/>
          <w:sz w:val="24"/>
          <w:szCs w:val="24"/>
        </w:rPr>
        <w:t xml:space="preserve"> temperature o</w:t>
      </w:r>
      <w:r w:rsidR="00533C8C">
        <w:rPr>
          <w:rFonts w:cs="Times New Roman"/>
          <w:sz w:val="24"/>
          <w:szCs w:val="24"/>
        </w:rPr>
        <w:t>n the</w:t>
      </w:r>
      <w:r w:rsidR="007452CE">
        <w:rPr>
          <w:rFonts w:cs="Times New Roman"/>
          <w:sz w:val="24"/>
          <w:szCs w:val="24"/>
        </w:rPr>
        <w:t xml:space="preserve"> droplet cap. </w:t>
      </w:r>
      <w:r w:rsidR="00C43C1E" w:rsidRPr="00C43C1E">
        <w:rPr>
          <w:rFonts w:cs="Times New Roman"/>
          <w:sz w:val="24"/>
          <w:szCs w:val="24"/>
        </w:rPr>
        <w:t xml:space="preserve">In the </w:t>
      </w:r>
      <w:r w:rsidR="00C7405F">
        <w:rPr>
          <w:rFonts w:cs="Times New Roman"/>
          <w:sz w:val="24"/>
          <w:szCs w:val="24"/>
        </w:rPr>
        <w:t>m</w:t>
      </w:r>
      <w:r w:rsidR="00C43C1E" w:rsidRPr="00C43C1E">
        <w:rPr>
          <w:rFonts w:cs="Times New Roman"/>
          <w:sz w:val="24"/>
          <w:szCs w:val="24"/>
        </w:rPr>
        <w:t xml:space="preserve">ixed mode, the volume </w:t>
      </w:r>
      <w:r w:rsidR="001F46EE">
        <w:rPr>
          <w:rFonts w:cs="Times New Roman"/>
          <w:sz w:val="24"/>
          <w:szCs w:val="24"/>
        </w:rPr>
        <w:t xml:space="preserve">of the evaporating droplet </w:t>
      </w:r>
      <w:r w:rsidR="00C43C1E" w:rsidRPr="00C43C1E">
        <w:rPr>
          <w:rFonts w:cs="Times New Roman"/>
          <w:sz w:val="24"/>
          <w:szCs w:val="24"/>
        </w:rPr>
        <w:t xml:space="preserve">is </w:t>
      </w:r>
      <w:r w:rsidR="001F46EE">
        <w:rPr>
          <w:rFonts w:cs="Times New Roman"/>
          <w:sz w:val="24"/>
          <w:szCs w:val="24"/>
        </w:rPr>
        <w:t>relatively</w:t>
      </w:r>
      <w:r w:rsidR="00C43C1E" w:rsidRPr="00C43C1E">
        <w:rPr>
          <w:rFonts w:cs="Times New Roman"/>
          <w:sz w:val="24"/>
          <w:szCs w:val="24"/>
        </w:rPr>
        <w:t xml:space="preserve"> small (&lt;</w:t>
      </w:r>
      <w:r w:rsidR="00C109B7">
        <w:rPr>
          <w:rFonts w:cs="Times New Roman"/>
          <w:sz w:val="24"/>
          <w:szCs w:val="24"/>
        </w:rPr>
        <w:t xml:space="preserve"> </w:t>
      </w:r>
      <w:r w:rsidR="00C43C1E" w:rsidRPr="00C43C1E">
        <w:rPr>
          <w:rFonts w:cs="Times New Roman"/>
          <w:sz w:val="24"/>
          <w:szCs w:val="24"/>
        </w:rPr>
        <w:t xml:space="preserve">0.05 </w:t>
      </w:r>
      <w:proofErr w:type="spellStart"/>
      <w:r w:rsidR="00C43C1E" w:rsidRPr="00C43C1E">
        <w:rPr>
          <w:rFonts w:cs="Times New Roman"/>
          <w:sz w:val="24"/>
          <w:szCs w:val="24"/>
        </w:rPr>
        <w:t>μL</w:t>
      </w:r>
      <w:proofErr w:type="spellEnd"/>
      <w:r w:rsidR="00C43C1E" w:rsidRPr="00C43C1E">
        <w:rPr>
          <w:rFonts w:cs="Times New Roman"/>
          <w:sz w:val="24"/>
          <w:szCs w:val="24"/>
        </w:rPr>
        <w:t xml:space="preserve">) </w:t>
      </w:r>
      <w:r w:rsidR="001F46EE">
        <w:rPr>
          <w:rFonts w:cs="Times New Roman"/>
          <w:sz w:val="24"/>
          <w:szCs w:val="24"/>
        </w:rPr>
        <w:t xml:space="preserve">and </w:t>
      </w:r>
      <w:r w:rsidR="00533C8C">
        <w:rPr>
          <w:rFonts w:cs="Times New Roman"/>
          <w:sz w:val="24"/>
          <w:szCs w:val="24"/>
        </w:rPr>
        <w:t>droplet</w:t>
      </w:r>
      <w:r w:rsidR="001F46EE">
        <w:rPr>
          <w:rFonts w:cs="Times New Roman"/>
          <w:sz w:val="24"/>
          <w:szCs w:val="24"/>
        </w:rPr>
        <w:t xml:space="preserve"> evaporation in this mode is not a focus </w:t>
      </w:r>
      <w:r w:rsidR="00C43C1E" w:rsidRPr="00C43C1E">
        <w:rPr>
          <w:rFonts w:cs="Times New Roman"/>
          <w:sz w:val="24"/>
          <w:szCs w:val="24"/>
        </w:rPr>
        <w:t xml:space="preserve">in this discussion. </w:t>
      </w:r>
    </w:p>
    <w:p w14:paraId="4167155E" w14:textId="73EC8FF2" w:rsidR="00C43C1E" w:rsidRDefault="00B602F9" w:rsidP="00C2130A">
      <w:pPr>
        <w:spacing w:after="60" w:line="360" w:lineRule="auto"/>
        <w:ind w:firstLine="360"/>
        <w:jc w:val="center"/>
        <w:rPr>
          <w:rFonts w:cs="Times New Roman"/>
          <w:sz w:val="24"/>
          <w:szCs w:val="24"/>
        </w:rPr>
      </w:pPr>
      <w:ins w:id="186" w:author="Huang Wenge" w:date="2021-07-19T11:33:00Z">
        <w:r>
          <w:rPr>
            <w:noProof/>
          </w:rPr>
          <w:drawing>
            <wp:inline distT="0" distB="0" distL="0" distR="0" wp14:anchorId="1DA6E045" wp14:editId="0E3049AA">
              <wp:extent cx="5232400" cy="3873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46" t="3134" r="8547" b="1755"/>
                      <a:stretch/>
                    </pic:blipFill>
                    <pic:spPr bwMode="auto">
                      <a:xfrm>
                        <a:off x="0" y="0"/>
                        <a:ext cx="5235664" cy="387566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ins>
      <w:del w:id="187" w:author="Huang Wenge" w:date="2021-07-19T11:33:00Z">
        <w:r w:rsidR="00FF3843" w:rsidDel="00B602F9">
          <w:rPr>
            <w:noProof/>
          </w:rPr>
          <w:lastRenderedPageBreak/>
          <w:drawing>
            <wp:inline distT="0" distB="0" distL="0" distR="0" wp14:anchorId="50A09410" wp14:editId="555B3850">
              <wp:extent cx="5394960" cy="39502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847" t="3447" r="8333" b="2068"/>
                      <a:stretch/>
                    </pic:blipFill>
                    <pic:spPr bwMode="auto">
                      <a:xfrm>
                        <a:off x="0" y="0"/>
                        <a:ext cx="5394960" cy="3950208"/>
                      </a:xfrm>
                      <a:prstGeom prst="rect">
                        <a:avLst/>
                      </a:prstGeom>
                      <a:noFill/>
                      <a:ln>
                        <a:noFill/>
                      </a:ln>
                      <a:extLst>
                        <a:ext uri="{53640926-AAD7-44D8-BBD7-CCE9431645EC}">
                          <a14:shadowObscured xmlns:a14="http://schemas.microsoft.com/office/drawing/2010/main"/>
                        </a:ext>
                      </a:extLst>
                    </pic:spPr>
                  </pic:pic>
                </a:graphicData>
              </a:graphic>
            </wp:inline>
          </w:drawing>
        </w:r>
      </w:del>
    </w:p>
    <w:p w14:paraId="28B23A79" w14:textId="3ADCDD58" w:rsidR="008746BB" w:rsidRPr="00C43C1E" w:rsidRDefault="008746BB" w:rsidP="009372CB">
      <w:pPr>
        <w:spacing w:after="120"/>
        <w:rPr>
          <w:rFonts w:cs="Times New Roman"/>
          <w:sz w:val="24"/>
          <w:szCs w:val="24"/>
        </w:rPr>
      </w:pPr>
      <w:r w:rsidRPr="00DA29D0">
        <w:rPr>
          <w:rFonts w:cs="Times New Roman"/>
          <w:b/>
          <w:bCs/>
          <w:sz w:val="24"/>
          <w:szCs w:val="24"/>
        </w:rPr>
        <w:t>Figure 7.</w:t>
      </w:r>
      <w:r w:rsidRPr="00C43C1E">
        <w:rPr>
          <w:rFonts w:cs="Times New Roman"/>
          <w:sz w:val="24"/>
          <w:szCs w:val="24"/>
        </w:rPr>
        <w:t xml:space="preserve"> Evolution of droplet cap surface temperature on </w:t>
      </w:r>
      <w:r w:rsidR="004F70F2" w:rsidRPr="00C43C1E">
        <w:rPr>
          <w:rFonts w:cs="Times New Roman"/>
          <w:sz w:val="24"/>
          <w:szCs w:val="24"/>
        </w:rPr>
        <w:t xml:space="preserve">(a) </w:t>
      </w:r>
      <w:r w:rsidRPr="00C43C1E">
        <w:rPr>
          <w:rFonts w:cs="Times New Roman"/>
          <w:sz w:val="24"/>
          <w:szCs w:val="24"/>
        </w:rPr>
        <w:t>sample 1</w:t>
      </w:r>
      <w:r w:rsidR="004F70F2">
        <w:rPr>
          <w:rFonts w:cs="Times New Roman"/>
          <w:sz w:val="24"/>
          <w:szCs w:val="24"/>
        </w:rPr>
        <w:t>,</w:t>
      </w:r>
      <w:r w:rsidRPr="00C43C1E">
        <w:rPr>
          <w:rFonts w:cs="Times New Roman"/>
          <w:sz w:val="24"/>
          <w:szCs w:val="24"/>
        </w:rPr>
        <w:t xml:space="preserve"> (b) sample 2</w:t>
      </w:r>
      <w:r w:rsidR="004F70F2">
        <w:rPr>
          <w:rFonts w:cs="Times New Roman"/>
          <w:sz w:val="24"/>
          <w:szCs w:val="24"/>
        </w:rPr>
        <w:t>, and</w:t>
      </w:r>
      <w:r w:rsidRPr="00C43C1E">
        <w:rPr>
          <w:rFonts w:cs="Times New Roman"/>
          <w:sz w:val="24"/>
          <w:szCs w:val="24"/>
        </w:rPr>
        <w:t xml:space="preserve"> (c) sample 3. The solid lines represent the droplet cap surface temperature calculated by the thermal circuit model and the scatter dots are the experimental results </w:t>
      </w:r>
      <w:r w:rsidR="00D00D45">
        <w:rPr>
          <w:rFonts w:cs="Times New Roman"/>
          <w:sz w:val="24"/>
          <w:szCs w:val="24"/>
        </w:rPr>
        <w:t>obtain</w:t>
      </w:r>
      <w:r w:rsidRPr="00C43C1E">
        <w:rPr>
          <w:rFonts w:cs="Times New Roman"/>
          <w:sz w:val="24"/>
          <w:szCs w:val="24"/>
        </w:rPr>
        <w:t xml:space="preserve">ed by the IR camera. </w:t>
      </w:r>
      <w:commentRangeStart w:id="188"/>
      <w:r w:rsidRPr="00C43C1E">
        <w:rPr>
          <w:rFonts w:cs="Times New Roman"/>
          <w:sz w:val="24"/>
          <w:szCs w:val="24"/>
        </w:rPr>
        <w:t>(d)</w:t>
      </w:r>
      <w:commentRangeEnd w:id="188"/>
      <w:r w:rsidR="004F70F2">
        <w:rPr>
          <w:rStyle w:val="CommentReference"/>
        </w:rPr>
        <w:commentReference w:id="188"/>
      </w:r>
      <w:r w:rsidRPr="00C43C1E">
        <w:rPr>
          <w:rFonts w:cs="Times New Roman"/>
          <w:sz w:val="24"/>
          <w:szCs w:val="24"/>
        </w:rPr>
        <w:t xml:space="preserve"> Evolution of droplet base temperature on sample 1</w:t>
      </w:r>
      <w:r w:rsidR="00D00D45">
        <w:rPr>
          <w:rFonts w:cs="Times New Roman"/>
          <w:sz w:val="24"/>
          <w:szCs w:val="24"/>
        </w:rPr>
        <w:t>,</w:t>
      </w:r>
      <w:r w:rsidRPr="00C43C1E">
        <w:rPr>
          <w:rFonts w:cs="Times New Roman"/>
          <w:sz w:val="24"/>
          <w:szCs w:val="24"/>
        </w:rPr>
        <w:t xml:space="preserve"> sample 2 and sample 3 with </w:t>
      </w:r>
      <w:r w:rsidR="00D00D45">
        <w:rPr>
          <w:rFonts w:cs="Times New Roman"/>
          <w:sz w:val="24"/>
          <w:szCs w:val="24"/>
        </w:rPr>
        <w:t>the</w:t>
      </w:r>
      <w:r w:rsidR="004F70F2">
        <w:rPr>
          <w:rFonts w:cs="Times New Roman"/>
          <w:sz w:val="24"/>
          <w:szCs w:val="24"/>
        </w:rPr>
        <w:t xml:space="preserve"> substrate</w:t>
      </w:r>
      <w:r w:rsidR="00D00D45">
        <w:rPr>
          <w:rFonts w:cs="Times New Roman"/>
          <w:sz w:val="24"/>
          <w:szCs w:val="24"/>
        </w:rPr>
        <w:t xml:space="preserve"> </w:t>
      </w:r>
      <w:r w:rsidRPr="00C43C1E">
        <w:rPr>
          <w:rFonts w:cs="Times New Roman"/>
          <w:sz w:val="24"/>
          <w:szCs w:val="24"/>
        </w:rPr>
        <w:t>temperature</w:t>
      </w:r>
      <w:r w:rsidR="00D00D45" w:rsidRPr="00D00D45">
        <w:rPr>
          <w:rFonts w:cs="Times New Roman"/>
          <w:sz w:val="24"/>
          <w:szCs w:val="24"/>
        </w:rPr>
        <w:t xml:space="preserve"> </w:t>
      </w:r>
      <w:r w:rsidR="00D00D45" w:rsidRPr="00C43C1E">
        <w:rPr>
          <w:rFonts w:cs="Times New Roman"/>
          <w:sz w:val="24"/>
          <w:szCs w:val="24"/>
        </w:rPr>
        <w:t>heated</w:t>
      </w:r>
      <w:r w:rsidR="00D00D45">
        <w:rPr>
          <w:rFonts w:cs="Times New Roman"/>
          <w:sz w:val="24"/>
          <w:szCs w:val="24"/>
        </w:rPr>
        <w:t xml:space="preserve"> at</w:t>
      </w:r>
      <w:r w:rsidRPr="00C43C1E">
        <w:rPr>
          <w:rFonts w:cs="Times New Roman"/>
          <w:sz w:val="24"/>
          <w:szCs w:val="24"/>
        </w:rPr>
        <w:t xml:space="preserve"> 40 °C, 60 °C and 80</w:t>
      </w:r>
      <w:r>
        <w:rPr>
          <w:rFonts w:cs="Times New Roman"/>
          <w:sz w:val="24"/>
          <w:szCs w:val="24"/>
        </w:rPr>
        <w:t xml:space="preserve"> </w:t>
      </w:r>
      <w:r w:rsidRPr="00C43C1E">
        <w:rPr>
          <w:rFonts w:cs="Times New Roman"/>
          <w:sz w:val="24"/>
          <w:szCs w:val="24"/>
        </w:rPr>
        <w:t>°C</w:t>
      </w:r>
      <w:r w:rsidR="00D00D45">
        <w:rPr>
          <w:rFonts w:cs="Times New Roman"/>
          <w:sz w:val="24"/>
          <w:szCs w:val="24"/>
        </w:rPr>
        <w:t>, respectively</w:t>
      </w:r>
      <w:r w:rsidRPr="00C43C1E">
        <w:rPr>
          <w:rFonts w:cs="Times New Roman"/>
          <w:sz w:val="24"/>
          <w:szCs w:val="24"/>
        </w:rPr>
        <w:t xml:space="preserve">. </w:t>
      </w:r>
    </w:p>
    <w:p w14:paraId="2AAB8C6B" w14:textId="14C8FC80" w:rsidR="00C43C1E" w:rsidRPr="00C43C1E" w:rsidRDefault="00D4416B" w:rsidP="00856045">
      <w:pPr>
        <w:spacing w:line="360" w:lineRule="auto"/>
        <w:ind w:firstLine="360"/>
        <w:rPr>
          <w:rFonts w:cs="Times New Roman"/>
          <w:sz w:val="24"/>
          <w:szCs w:val="24"/>
        </w:rPr>
      </w:pPr>
      <w:r>
        <w:rPr>
          <w:rFonts w:cs="Times New Roman"/>
          <w:sz w:val="24"/>
          <w:szCs w:val="24"/>
        </w:rPr>
        <w:t xml:space="preserve">The </w:t>
      </w:r>
      <w:r w:rsidR="00C43C1E" w:rsidRPr="00C43C1E">
        <w:rPr>
          <w:rFonts w:cs="Times New Roman"/>
          <w:sz w:val="24"/>
          <w:szCs w:val="24"/>
        </w:rPr>
        <w:t>average temperature of the droplet base on different samples and with different substrate temperatures</w:t>
      </w:r>
      <w:r>
        <w:rPr>
          <w:rFonts w:cs="Times New Roman"/>
          <w:sz w:val="24"/>
          <w:szCs w:val="24"/>
        </w:rPr>
        <w:t xml:space="preserve"> is shown i</w:t>
      </w:r>
      <w:r w:rsidRPr="00C43C1E">
        <w:rPr>
          <w:rFonts w:cs="Times New Roman"/>
          <w:sz w:val="24"/>
          <w:szCs w:val="24"/>
        </w:rPr>
        <w:t xml:space="preserve">n Fig. </w:t>
      </w:r>
      <w:r>
        <w:rPr>
          <w:rFonts w:cs="Times New Roman"/>
          <w:sz w:val="24"/>
          <w:szCs w:val="24"/>
        </w:rPr>
        <w:t>7</w:t>
      </w:r>
      <w:r w:rsidRPr="00C43C1E">
        <w:rPr>
          <w:rFonts w:cs="Times New Roman"/>
          <w:sz w:val="24"/>
          <w:szCs w:val="24"/>
        </w:rPr>
        <w:t>(d)</w:t>
      </w:r>
      <w:r w:rsidR="00C43C1E" w:rsidRPr="00C43C1E">
        <w:rPr>
          <w:rFonts w:cs="Times New Roman"/>
          <w:sz w:val="24"/>
          <w:szCs w:val="24"/>
        </w:rPr>
        <w:t xml:space="preserve">. </w:t>
      </w:r>
      <w:r w:rsidR="00A52013">
        <w:rPr>
          <w:rFonts w:cs="Times New Roman"/>
          <w:sz w:val="24"/>
          <w:szCs w:val="24"/>
        </w:rPr>
        <w:t>T</w:t>
      </w:r>
      <w:r w:rsidR="00C43C1E" w:rsidRPr="00C43C1E">
        <w:rPr>
          <w:rFonts w:cs="Times New Roman"/>
          <w:sz w:val="24"/>
          <w:szCs w:val="24"/>
        </w:rPr>
        <w:t xml:space="preserve">here </w:t>
      </w:r>
      <w:r w:rsidR="00A52013">
        <w:rPr>
          <w:rFonts w:cs="Times New Roman"/>
          <w:sz w:val="24"/>
          <w:szCs w:val="24"/>
        </w:rPr>
        <w:t>exists</w:t>
      </w:r>
      <w:r w:rsidR="00C43C1E" w:rsidRPr="00C43C1E">
        <w:rPr>
          <w:rFonts w:cs="Times New Roman"/>
          <w:sz w:val="24"/>
          <w:szCs w:val="24"/>
        </w:rPr>
        <w:t xml:space="preserve"> an </w:t>
      </w:r>
      <w:r w:rsidR="00E8759B">
        <w:rPr>
          <w:rFonts w:cs="Times New Roman"/>
          <w:sz w:val="24"/>
          <w:szCs w:val="24"/>
        </w:rPr>
        <w:t>apparent</w:t>
      </w:r>
      <w:r w:rsidR="00C43C1E" w:rsidRPr="00C43C1E">
        <w:rPr>
          <w:rFonts w:cs="Times New Roman"/>
          <w:sz w:val="24"/>
          <w:szCs w:val="24"/>
        </w:rPr>
        <w:t xml:space="preserve"> temperature mismatch between the droplet base and the substrate base. Though there </w:t>
      </w:r>
      <w:r w:rsidR="00A52013">
        <w:rPr>
          <w:rFonts w:cs="Times New Roman"/>
          <w:sz w:val="24"/>
          <w:szCs w:val="24"/>
        </w:rPr>
        <w:t>is</w:t>
      </w:r>
      <w:r w:rsidR="00C43C1E" w:rsidRPr="00C43C1E">
        <w:rPr>
          <w:rFonts w:cs="Times New Roman"/>
          <w:sz w:val="24"/>
          <w:szCs w:val="24"/>
        </w:rPr>
        <w:t xml:space="preserve"> a temperature drop through the substrate because of the substrate</w:t>
      </w:r>
      <w:r w:rsidR="000D43DB">
        <w:rPr>
          <w:rFonts w:cs="Times New Roman"/>
          <w:sz w:val="24"/>
          <w:szCs w:val="24"/>
        </w:rPr>
        <w:t>’s conduction</w:t>
      </w:r>
      <w:r w:rsidR="00C43C1E" w:rsidRPr="00C43C1E">
        <w:rPr>
          <w:rFonts w:cs="Times New Roman"/>
          <w:sz w:val="24"/>
          <w:szCs w:val="24"/>
        </w:rPr>
        <w:t xml:space="preserve"> resistance, the large thermal conductivity of silicon (300 W/</w:t>
      </w:r>
      <w:proofErr w:type="spellStart"/>
      <w:r w:rsidR="00C43C1E" w:rsidRPr="00C43C1E">
        <w:rPr>
          <w:rFonts w:cs="Times New Roman"/>
          <w:sz w:val="24"/>
          <w:szCs w:val="24"/>
        </w:rPr>
        <w:t>m</w:t>
      </w:r>
      <w:r w:rsidR="00C109B7">
        <w:rPr>
          <w:rFonts w:cs="Times New Roman"/>
          <w:sz w:val="24"/>
          <w:szCs w:val="24"/>
        </w:rPr>
        <w:t>·</w:t>
      </w:r>
      <w:r w:rsidR="00C43C1E" w:rsidRPr="00C43C1E">
        <w:rPr>
          <w:rFonts w:cs="Times New Roman"/>
          <w:sz w:val="24"/>
          <w:szCs w:val="24"/>
        </w:rPr>
        <w:t>K</w:t>
      </w:r>
      <w:proofErr w:type="spellEnd"/>
      <w:r w:rsidR="00C43C1E" w:rsidRPr="00C43C1E">
        <w:rPr>
          <w:rFonts w:cs="Times New Roman"/>
          <w:sz w:val="24"/>
          <w:szCs w:val="24"/>
        </w:rPr>
        <w:t xml:space="preserve">) </w:t>
      </w:r>
      <w:r w:rsidR="00A52013">
        <w:rPr>
          <w:rFonts w:cs="Times New Roman"/>
          <w:sz w:val="24"/>
          <w:szCs w:val="24"/>
        </w:rPr>
        <w:t>should have led to</w:t>
      </w:r>
      <w:r w:rsidR="00C43C1E" w:rsidRPr="00C43C1E">
        <w:rPr>
          <w:rFonts w:cs="Times New Roman"/>
          <w:sz w:val="24"/>
          <w:szCs w:val="24"/>
        </w:rPr>
        <w:t xml:space="preserve"> </w:t>
      </w:r>
      <w:r w:rsidR="00A52013">
        <w:rPr>
          <w:rFonts w:cs="Times New Roman"/>
          <w:sz w:val="24"/>
          <w:szCs w:val="24"/>
        </w:rPr>
        <w:t>a</w:t>
      </w:r>
      <w:r w:rsidR="00CE22C7">
        <w:rPr>
          <w:rFonts w:cs="Times New Roman"/>
          <w:sz w:val="24"/>
          <w:szCs w:val="24"/>
        </w:rPr>
        <w:t xml:space="preserve"> very</w:t>
      </w:r>
      <w:r w:rsidR="00A52013">
        <w:rPr>
          <w:rFonts w:cs="Times New Roman"/>
          <w:sz w:val="24"/>
          <w:szCs w:val="24"/>
        </w:rPr>
        <w:t xml:space="preserve"> </w:t>
      </w:r>
      <w:r w:rsidR="00A52013" w:rsidRPr="00C43C1E">
        <w:rPr>
          <w:rFonts w:cs="Times New Roman"/>
          <w:sz w:val="24"/>
          <w:szCs w:val="24"/>
        </w:rPr>
        <w:t>small</w:t>
      </w:r>
      <w:r w:rsidR="00A52013" w:rsidRPr="00C43C1E" w:rsidDel="00A52013">
        <w:rPr>
          <w:rFonts w:cs="Times New Roman"/>
          <w:sz w:val="24"/>
          <w:szCs w:val="24"/>
        </w:rPr>
        <w:t xml:space="preserve"> </w:t>
      </w:r>
      <w:r w:rsidR="00C43C1E" w:rsidRPr="00C43C1E">
        <w:rPr>
          <w:rFonts w:cs="Times New Roman"/>
          <w:sz w:val="24"/>
          <w:szCs w:val="24"/>
        </w:rPr>
        <w:t>thermal resistance</w:t>
      </w:r>
      <w:r w:rsidR="00CE22C7">
        <w:rPr>
          <w:rFonts w:cs="Times New Roman"/>
          <w:sz w:val="24"/>
          <w:szCs w:val="24"/>
        </w:rPr>
        <w:t>.</w:t>
      </w:r>
      <w:r w:rsidR="00C43C1E" w:rsidRPr="00C43C1E">
        <w:rPr>
          <w:rFonts w:cs="Times New Roman"/>
          <w:sz w:val="24"/>
          <w:szCs w:val="24"/>
        </w:rPr>
        <w:t xml:space="preserve"> </w:t>
      </w:r>
      <w:r w:rsidR="00CE22C7">
        <w:rPr>
          <w:rFonts w:cs="Times New Roman"/>
          <w:sz w:val="24"/>
          <w:szCs w:val="24"/>
        </w:rPr>
        <w:t>As such, t</w:t>
      </w:r>
      <w:r w:rsidR="000D43DB">
        <w:rPr>
          <w:rFonts w:cs="Times New Roman"/>
          <w:sz w:val="24"/>
          <w:szCs w:val="24"/>
        </w:rPr>
        <w:t>he</w:t>
      </w:r>
      <w:r w:rsidR="000D43DB" w:rsidRPr="000D43DB">
        <w:t xml:space="preserve"> </w:t>
      </w:r>
      <w:r w:rsidR="000D43DB" w:rsidRPr="000D43DB">
        <w:rPr>
          <w:rFonts w:cs="Times New Roman"/>
          <w:sz w:val="24"/>
          <w:szCs w:val="24"/>
        </w:rPr>
        <w:t xml:space="preserve">temperature drop through the substrate </w:t>
      </w:r>
      <w:r w:rsidR="000D43DB">
        <w:rPr>
          <w:rFonts w:cs="Times New Roman"/>
          <w:sz w:val="24"/>
          <w:szCs w:val="24"/>
        </w:rPr>
        <w:t xml:space="preserve">is </w:t>
      </w:r>
      <w:r w:rsidR="00C43C1E" w:rsidRPr="00C43C1E">
        <w:rPr>
          <w:rFonts w:cs="Times New Roman"/>
          <w:sz w:val="24"/>
          <w:szCs w:val="24"/>
        </w:rPr>
        <w:t xml:space="preserve">&lt; 1°C based on our </w:t>
      </w:r>
      <w:r w:rsidR="000D43DB" w:rsidRPr="00C43C1E">
        <w:rPr>
          <w:rFonts w:cs="Times New Roman"/>
          <w:sz w:val="24"/>
          <w:szCs w:val="24"/>
        </w:rPr>
        <w:t>calculat</w:t>
      </w:r>
      <w:r w:rsidR="000D43DB">
        <w:rPr>
          <w:rFonts w:cs="Times New Roman"/>
          <w:sz w:val="24"/>
          <w:szCs w:val="24"/>
        </w:rPr>
        <w:t>ed</w:t>
      </w:r>
      <w:r w:rsidR="00C43C1E" w:rsidRPr="00C43C1E">
        <w:rPr>
          <w:rFonts w:cs="Times New Roman"/>
          <w:sz w:val="24"/>
          <w:szCs w:val="24"/>
        </w:rPr>
        <w:t xml:space="preserve"> results. However, the temperature mismatch</w:t>
      </w:r>
      <w:r w:rsidR="00C7405F">
        <w:rPr>
          <w:rFonts w:cs="Times New Roman"/>
          <w:sz w:val="24"/>
          <w:szCs w:val="24"/>
        </w:rPr>
        <w:t>es</w:t>
      </w:r>
      <w:r w:rsidR="00C43C1E" w:rsidRPr="00C43C1E">
        <w:rPr>
          <w:rFonts w:cs="Times New Roman"/>
          <w:sz w:val="24"/>
          <w:szCs w:val="24"/>
        </w:rPr>
        <w:t xml:space="preserve"> between the droplet base and the substrate base </w:t>
      </w:r>
      <w:r w:rsidR="00C7405F">
        <w:rPr>
          <w:rFonts w:cs="Times New Roman"/>
          <w:sz w:val="24"/>
          <w:szCs w:val="24"/>
        </w:rPr>
        <w:t>are</w:t>
      </w:r>
      <w:r w:rsidR="00C43C1E" w:rsidRPr="00C43C1E">
        <w:rPr>
          <w:rFonts w:cs="Times New Roman"/>
          <w:sz w:val="24"/>
          <w:szCs w:val="24"/>
        </w:rPr>
        <w:t xml:space="preserve"> about 2 °C, </w:t>
      </w:r>
      <w:r w:rsidR="00C66350">
        <w:rPr>
          <w:rFonts w:cs="Times New Roman"/>
          <w:sz w:val="24"/>
          <w:szCs w:val="24"/>
        </w:rPr>
        <w:t>5</w:t>
      </w:r>
      <w:r w:rsidR="00C43C1E" w:rsidRPr="00C43C1E">
        <w:rPr>
          <w:rFonts w:cs="Times New Roman"/>
          <w:sz w:val="24"/>
          <w:szCs w:val="24"/>
        </w:rPr>
        <w:t xml:space="preserve"> °C and </w:t>
      </w:r>
      <w:r w:rsidR="00C66350">
        <w:rPr>
          <w:rFonts w:cs="Times New Roman"/>
          <w:sz w:val="24"/>
          <w:szCs w:val="24"/>
        </w:rPr>
        <w:t>8</w:t>
      </w:r>
      <w:r w:rsidR="00C43C1E" w:rsidRPr="00C43C1E">
        <w:rPr>
          <w:rFonts w:cs="Times New Roman"/>
          <w:sz w:val="24"/>
          <w:szCs w:val="24"/>
        </w:rPr>
        <w:t xml:space="preserve"> °C</w:t>
      </w:r>
      <w:r w:rsidR="00A52013">
        <w:rPr>
          <w:rFonts w:cs="Times New Roman"/>
          <w:sz w:val="24"/>
          <w:szCs w:val="24"/>
        </w:rPr>
        <w:t xml:space="preserve"> </w:t>
      </w:r>
      <w:r w:rsidR="00C43C1E" w:rsidRPr="00C43C1E">
        <w:rPr>
          <w:rFonts w:cs="Times New Roman"/>
          <w:sz w:val="24"/>
          <w:szCs w:val="24"/>
        </w:rPr>
        <w:t xml:space="preserve">on substrates with </w:t>
      </w:r>
      <w:r w:rsidR="00A52013">
        <w:rPr>
          <w:rFonts w:cs="Times New Roman"/>
          <w:sz w:val="24"/>
          <w:szCs w:val="24"/>
        </w:rPr>
        <w:t xml:space="preserve">the </w:t>
      </w:r>
      <w:r w:rsidR="00C43C1E" w:rsidRPr="00C43C1E">
        <w:rPr>
          <w:rFonts w:cs="Times New Roman"/>
          <w:sz w:val="24"/>
          <w:szCs w:val="24"/>
        </w:rPr>
        <w:t xml:space="preserve">base temperature </w:t>
      </w:r>
      <w:r w:rsidR="00A52013">
        <w:rPr>
          <w:rFonts w:cs="Times New Roman"/>
          <w:sz w:val="24"/>
          <w:szCs w:val="24"/>
        </w:rPr>
        <w:t xml:space="preserve">at </w:t>
      </w:r>
      <w:r w:rsidR="00C43C1E" w:rsidRPr="00C43C1E">
        <w:rPr>
          <w:rFonts w:cs="Times New Roman"/>
          <w:sz w:val="24"/>
          <w:szCs w:val="24"/>
        </w:rPr>
        <w:t>40 °C, 60 °C and 80 °C</w:t>
      </w:r>
      <w:r w:rsidR="002C6A3C">
        <w:rPr>
          <w:rFonts w:cs="Times New Roman"/>
          <w:sz w:val="24"/>
          <w:szCs w:val="24"/>
        </w:rPr>
        <w:t>,</w:t>
      </w:r>
      <w:r w:rsidR="002C6A3C" w:rsidRPr="002C6A3C">
        <w:rPr>
          <w:rFonts w:cs="Times New Roman"/>
          <w:sz w:val="24"/>
          <w:szCs w:val="24"/>
        </w:rPr>
        <w:t xml:space="preserve"> </w:t>
      </w:r>
      <w:r w:rsidR="002C6A3C">
        <w:rPr>
          <w:rFonts w:cs="Times New Roman"/>
          <w:sz w:val="24"/>
          <w:szCs w:val="24"/>
        </w:rPr>
        <w:t>respectively</w:t>
      </w:r>
      <w:r w:rsidR="00C43C1E" w:rsidRPr="00C43C1E">
        <w:rPr>
          <w:rFonts w:cs="Times New Roman"/>
          <w:sz w:val="24"/>
          <w:szCs w:val="24"/>
        </w:rPr>
        <w:t xml:space="preserve">. </w:t>
      </w:r>
      <w:r w:rsidR="005D77D2">
        <w:rPr>
          <w:rFonts w:cs="Times New Roman"/>
          <w:sz w:val="24"/>
          <w:szCs w:val="24"/>
        </w:rPr>
        <w:t xml:space="preserve">It is plausible that </w:t>
      </w:r>
      <w:r w:rsidR="000D43DB">
        <w:rPr>
          <w:rFonts w:cs="Times New Roman"/>
          <w:sz w:val="24"/>
          <w:szCs w:val="24"/>
        </w:rPr>
        <w:t>such</w:t>
      </w:r>
      <w:r w:rsidR="00C43C1E" w:rsidRPr="00C43C1E">
        <w:rPr>
          <w:rFonts w:cs="Times New Roman"/>
          <w:sz w:val="24"/>
          <w:szCs w:val="24"/>
        </w:rPr>
        <w:t xml:space="preserve"> </w:t>
      </w:r>
      <w:r w:rsidR="000D43DB">
        <w:rPr>
          <w:rFonts w:cs="Times New Roman"/>
          <w:sz w:val="24"/>
          <w:szCs w:val="24"/>
        </w:rPr>
        <w:t>a</w:t>
      </w:r>
      <w:r w:rsidR="00206F71">
        <w:rPr>
          <w:rFonts w:cs="Times New Roman"/>
          <w:sz w:val="24"/>
          <w:szCs w:val="24"/>
        </w:rPr>
        <w:t>n apparent</w:t>
      </w:r>
      <w:r w:rsidR="00C43C1E" w:rsidRPr="00C43C1E">
        <w:rPr>
          <w:rFonts w:cs="Times New Roman"/>
          <w:sz w:val="24"/>
          <w:szCs w:val="24"/>
        </w:rPr>
        <w:t xml:space="preserve"> temperature difference between the droplet base and the substrate </w:t>
      </w:r>
      <w:r w:rsidR="005D77D2">
        <w:rPr>
          <w:rFonts w:cs="Times New Roman"/>
          <w:sz w:val="24"/>
          <w:szCs w:val="24"/>
        </w:rPr>
        <w:t xml:space="preserve">base </w:t>
      </w:r>
      <w:r w:rsidR="00206F71">
        <w:rPr>
          <w:rFonts w:cs="Times New Roman"/>
          <w:sz w:val="24"/>
          <w:szCs w:val="24"/>
        </w:rPr>
        <w:t>may be</w:t>
      </w:r>
      <w:r w:rsidR="00C43C1E" w:rsidRPr="00C43C1E">
        <w:rPr>
          <w:rFonts w:cs="Times New Roman"/>
          <w:sz w:val="24"/>
          <w:szCs w:val="24"/>
        </w:rPr>
        <w:t xml:space="preserve"> </w:t>
      </w:r>
      <w:r w:rsidR="000D43DB">
        <w:rPr>
          <w:rFonts w:cs="Times New Roman"/>
          <w:sz w:val="24"/>
          <w:szCs w:val="24"/>
        </w:rPr>
        <w:t xml:space="preserve">mainly </w:t>
      </w:r>
      <w:r w:rsidR="00C43C1E" w:rsidRPr="00C43C1E">
        <w:rPr>
          <w:rFonts w:cs="Times New Roman"/>
          <w:sz w:val="24"/>
          <w:szCs w:val="24"/>
        </w:rPr>
        <w:t xml:space="preserve">caused by the evaporation from the droplet base </w:t>
      </w:r>
      <w:r w:rsidR="000D43DB">
        <w:rPr>
          <w:rFonts w:cs="Times New Roman"/>
          <w:sz w:val="24"/>
          <w:szCs w:val="24"/>
        </w:rPr>
        <w:t>in substrate cavities</w:t>
      </w:r>
      <w:r w:rsidR="00C43C1E" w:rsidRPr="00C43C1E">
        <w:rPr>
          <w:rFonts w:cs="Times New Roman"/>
          <w:sz w:val="24"/>
          <w:szCs w:val="24"/>
        </w:rPr>
        <w:t xml:space="preserve">.  </w:t>
      </w:r>
    </w:p>
    <w:p w14:paraId="1236B379" w14:textId="2A7401FC" w:rsidR="00C43C1E" w:rsidRPr="00C43C1E" w:rsidRDefault="00B602F9" w:rsidP="00742900">
      <w:pPr>
        <w:jc w:val="center"/>
        <w:rPr>
          <w:rFonts w:cs="Times New Roman"/>
          <w:sz w:val="24"/>
          <w:szCs w:val="24"/>
        </w:rPr>
      </w:pPr>
      <w:ins w:id="189" w:author="Huang Wenge" w:date="2021-07-19T11:42:00Z">
        <w:r>
          <w:rPr>
            <w:noProof/>
          </w:rPr>
          <w:lastRenderedPageBreak/>
          <w:drawing>
            <wp:inline distT="0" distB="0" distL="0" distR="0" wp14:anchorId="72F0C62A" wp14:editId="0910358E">
              <wp:extent cx="5429250" cy="392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816" t="3291" r="8548" b="1754"/>
                      <a:stretch/>
                    </pic:blipFill>
                    <pic:spPr bwMode="auto">
                      <a:xfrm>
                        <a:off x="0" y="0"/>
                        <a:ext cx="5432658" cy="392394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ins>
      <w:del w:id="190" w:author="Huang Wenge" w:date="2021-07-19T11:42:00Z">
        <w:r w:rsidR="00FF3843" w:rsidDel="00B602F9">
          <w:rPr>
            <w:noProof/>
          </w:rPr>
          <w:drawing>
            <wp:inline distT="0" distB="0" distL="0" distR="0" wp14:anchorId="04220C28" wp14:editId="3F7CFA3D">
              <wp:extent cx="5577840" cy="39959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17" t="3447" r="8333" b="2068"/>
                      <a:stretch/>
                    </pic:blipFill>
                    <pic:spPr bwMode="auto">
                      <a:xfrm>
                        <a:off x="0" y="0"/>
                        <a:ext cx="5577840" cy="3995928"/>
                      </a:xfrm>
                      <a:prstGeom prst="rect">
                        <a:avLst/>
                      </a:prstGeom>
                      <a:noFill/>
                      <a:ln>
                        <a:noFill/>
                      </a:ln>
                      <a:extLst>
                        <a:ext uri="{53640926-AAD7-44D8-BBD7-CCE9431645EC}">
                          <a14:shadowObscured xmlns:a14="http://schemas.microsoft.com/office/drawing/2010/main"/>
                        </a:ext>
                      </a:extLst>
                    </pic:spPr>
                  </pic:pic>
                </a:graphicData>
              </a:graphic>
            </wp:inline>
          </w:drawing>
        </w:r>
      </w:del>
    </w:p>
    <w:p w14:paraId="578FF130" w14:textId="07DD8182" w:rsidR="00C43C1E" w:rsidRPr="00C43C1E" w:rsidRDefault="00C43C1E" w:rsidP="00742900">
      <w:pPr>
        <w:spacing w:after="120"/>
        <w:rPr>
          <w:rFonts w:cs="Times New Roman"/>
          <w:sz w:val="24"/>
          <w:szCs w:val="24"/>
        </w:rPr>
      </w:pPr>
      <w:commentRangeStart w:id="191"/>
      <w:r w:rsidRPr="00DA29D0">
        <w:rPr>
          <w:rFonts w:cs="Times New Roman"/>
          <w:b/>
          <w:bCs/>
          <w:sz w:val="24"/>
          <w:szCs w:val="24"/>
        </w:rPr>
        <w:lastRenderedPageBreak/>
        <w:t xml:space="preserve">Figure </w:t>
      </w:r>
      <w:r w:rsidR="00792C98" w:rsidRPr="00DA29D0">
        <w:rPr>
          <w:rFonts w:cs="Times New Roman"/>
          <w:b/>
          <w:bCs/>
          <w:sz w:val="24"/>
          <w:szCs w:val="24"/>
        </w:rPr>
        <w:t>8</w:t>
      </w:r>
      <w:r w:rsidRPr="00DA29D0">
        <w:rPr>
          <w:rFonts w:cs="Times New Roman"/>
          <w:b/>
          <w:bCs/>
          <w:sz w:val="24"/>
          <w:szCs w:val="24"/>
        </w:rPr>
        <w:t>.</w:t>
      </w:r>
      <w:commentRangeEnd w:id="191"/>
      <w:r w:rsidR="00AC22DE">
        <w:rPr>
          <w:rStyle w:val="CommentReference"/>
        </w:rPr>
        <w:commentReference w:id="191"/>
      </w:r>
      <w:r w:rsidRPr="00C43C1E">
        <w:rPr>
          <w:rFonts w:cs="Times New Roman"/>
          <w:sz w:val="24"/>
          <w:szCs w:val="24"/>
        </w:rPr>
        <w:t xml:space="preserve"> Total evaporation rate, droplet cap surface evaporation rate and droplet base evaporation rate on sample 1 with</w:t>
      </w:r>
      <w:r w:rsidR="000422D1">
        <w:rPr>
          <w:rFonts w:cs="Times New Roman"/>
          <w:sz w:val="24"/>
          <w:szCs w:val="24"/>
        </w:rPr>
        <w:t xml:space="preserve"> </w:t>
      </w:r>
      <w:r w:rsidR="000422D1" w:rsidRPr="00C43C1E">
        <w:rPr>
          <w:rFonts w:cs="Times New Roman"/>
          <w:sz w:val="24"/>
          <w:szCs w:val="24"/>
        </w:rPr>
        <w:t>(a)</w:t>
      </w:r>
      <w:r w:rsidRPr="00C43C1E">
        <w:rPr>
          <w:rFonts w:cs="Times New Roman"/>
          <w:sz w:val="24"/>
          <w:szCs w:val="24"/>
        </w:rPr>
        <w:t xml:space="preserve"> 40 °C substrate base temperature</w:t>
      </w:r>
      <w:r w:rsidR="00C54290">
        <w:rPr>
          <w:rFonts w:cs="Times New Roman"/>
          <w:sz w:val="24"/>
          <w:szCs w:val="24"/>
        </w:rPr>
        <w:t>,</w:t>
      </w:r>
      <w:r w:rsidRPr="00C43C1E">
        <w:rPr>
          <w:rFonts w:cs="Times New Roman"/>
          <w:sz w:val="24"/>
          <w:szCs w:val="24"/>
        </w:rPr>
        <w:t xml:space="preserve"> (b) 60 °C substrate base temperature</w:t>
      </w:r>
      <w:r w:rsidR="00C54290">
        <w:rPr>
          <w:rFonts w:cs="Times New Roman"/>
          <w:sz w:val="24"/>
          <w:szCs w:val="24"/>
        </w:rPr>
        <w:t xml:space="preserve"> and</w:t>
      </w:r>
      <w:r w:rsidRPr="00C43C1E">
        <w:rPr>
          <w:rFonts w:cs="Times New Roman"/>
          <w:sz w:val="24"/>
          <w:szCs w:val="24"/>
        </w:rPr>
        <w:t xml:space="preserve"> (c) 80 °C substrate base temperature. (d) Total evaporation rate on sample</w:t>
      </w:r>
      <w:r w:rsidR="003267D4">
        <w:rPr>
          <w:rFonts w:cs="Times New Roman"/>
          <w:sz w:val="24"/>
          <w:szCs w:val="24"/>
        </w:rPr>
        <w:t>s</w:t>
      </w:r>
      <w:r w:rsidRPr="00C43C1E">
        <w:rPr>
          <w:rFonts w:cs="Times New Roman"/>
          <w:sz w:val="24"/>
          <w:szCs w:val="24"/>
        </w:rPr>
        <w:t xml:space="preserve"> 1</w:t>
      </w:r>
      <w:r w:rsidR="008A031C">
        <w:rPr>
          <w:rFonts w:cs="Times New Roman"/>
          <w:sz w:val="24"/>
          <w:szCs w:val="24"/>
        </w:rPr>
        <w:t xml:space="preserve">, 2 and </w:t>
      </w:r>
      <w:r w:rsidRPr="00C43C1E">
        <w:rPr>
          <w:rFonts w:cs="Times New Roman"/>
          <w:sz w:val="24"/>
          <w:szCs w:val="24"/>
        </w:rPr>
        <w:t>3 with substrate</w:t>
      </w:r>
      <w:r w:rsidR="003267D4">
        <w:rPr>
          <w:rFonts w:cs="Times New Roman"/>
          <w:sz w:val="24"/>
          <w:szCs w:val="24"/>
        </w:rPr>
        <w:t xml:space="preserve"> </w:t>
      </w:r>
      <w:r w:rsidR="008A031C">
        <w:rPr>
          <w:rFonts w:cs="Times New Roman"/>
          <w:sz w:val="24"/>
          <w:szCs w:val="24"/>
        </w:rPr>
        <w:t xml:space="preserve">base </w:t>
      </w:r>
      <w:r w:rsidRPr="00C43C1E">
        <w:rPr>
          <w:rFonts w:cs="Times New Roman"/>
          <w:sz w:val="24"/>
          <w:szCs w:val="24"/>
        </w:rPr>
        <w:t>temperature at 40 °C, 60 °C and 80 °C</w:t>
      </w:r>
      <w:r w:rsidR="00F07310">
        <w:rPr>
          <w:rFonts w:cs="Times New Roman"/>
          <w:sz w:val="24"/>
          <w:szCs w:val="24"/>
        </w:rPr>
        <w:t>, respectively</w:t>
      </w:r>
      <w:r w:rsidRPr="00C43C1E">
        <w:rPr>
          <w:rFonts w:cs="Times New Roman"/>
          <w:sz w:val="24"/>
          <w:szCs w:val="24"/>
        </w:rPr>
        <w:t xml:space="preserve">. </w:t>
      </w:r>
    </w:p>
    <w:p w14:paraId="48249C2C" w14:textId="68E773F3" w:rsidR="00C43C1E" w:rsidRPr="00C43C1E" w:rsidRDefault="00C43C1E" w:rsidP="003D2A90">
      <w:pPr>
        <w:spacing w:line="360" w:lineRule="auto"/>
        <w:ind w:firstLine="360"/>
        <w:rPr>
          <w:rFonts w:cs="Times New Roman"/>
          <w:sz w:val="24"/>
          <w:szCs w:val="24"/>
        </w:rPr>
      </w:pPr>
      <w:r w:rsidRPr="00C43C1E">
        <w:rPr>
          <w:rFonts w:cs="Times New Roman"/>
          <w:sz w:val="24"/>
          <w:szCs w:val="24"/>
        </w:rPr>
        <w:t>In Fig</w:t>
      </w:r>
      <w:r w:rsidR="00D86AFE">
        <w:rPr>
          <w:rFonts w:cs="Times New Roman"/>
          <w:sz w:val="24"/>
          <w:szCs w:val="24"/>
        </w:rPr>
        <w:t>s</w:t>
      </w:r>
      <w:r w:rsidRPr="00C43C1E">
        <w:rPr>
          <w:rFonts w:cs="Times New Roman"/>
          <w:sz w:val="24"/>
          <w:szCs w:val="24"/>
        </w:rPr>
        <w:t xml:space="preserve">. </w:t>
      </w:r>
      <w:r w:rsidR="00792C98">
        <w:rPr>
          <w:rFonts w:cs="Times New Roman"/>
          <w:sz w:val="24"/>
          <w:szCs w:val="24"/>
        </w:rPr>
        <w:t>8</w:t>
      </w:r>
      <w:r w:rsidRPr="00C43C1E">
        <w:rPr>
          <w:rFonts w:cs="Times New Roman"/>
          <w:sz w:val="24"/>
          <w:szCs w:val="24"/>
        </w:rPr>
        <w:t>(a), (b) and (c), we show</w:t>
      </w:r>
      <w:r w:rsidR="00E3111A">
        <w:rPr>
          <w:rFonts w:cs="Times New Roman"/>
          <w:sz w:val="24"/>
          <w:szCs w:val="24"/>
        </w:rPr>
        <w:t xml:space="preserve"> </w:t>
      </w:r>
      <w:r w:rsidR="0096090F">
        <w:rPr>
          <w:rFonts w:cs="Times New Roman"/>
          <w:sz w:val="24"/>
          <w:szCs w:val="24"/>
        </w:rPr>
        <w:t xml:space="preserve">the </w:t>
      </w:r>
      <w:r w:rsidR="00E3111A">
        <w:rPr>
          <w:rFonts w:cs="Times New Roman"/>
          <w:sz w:val="24"/>
          <w:szCs w:val="24"/>
        </w:rPr>
        <w:t xml:space="preserve">transient </w:t>
      </w:r>
      <w:r w:rsidR="0096090F">
        <w:rPr>
          <w:rFonts w:cs="Times New Roman"/>
          <w:sz w:val="24"/>
          <w:szCs w:val="24"/>
        </w:rPr>
        <w:t>evolutions</w:t>
      </w:r>
      <w:r w:rsidR="00E3111A">
        <w:rPr>
          <w:rFonts w:cs="Times New Roman"/>
          <w:sz w:val="24"/>
          <w:szCs w:val="24"/>
        </w:rPr>
        <w:t xml:space="preserve"> of</w:t>
      </w:r>
      <w:r w:rsidRPr="00C43C1E">
        <w:rPr>
          <w:rFonts w:cs="Times New Roman"/>
          <w:sz w:val="24"/>
          <w:szCs w:val="24"/>
        </w:rPr>
        <w:t xml:space="preserve"> the total evaporation rate, </w:t>
      </w:r>
      <w:r w:rsidR="00E7045E">
        <w:rPr>
          <w:rFonts w:cs="Times New Roman"/>
          <w:sz w:val="24"/>
          <w:szCs w:val="24"/>
        </w:rPr>
        <w:t xml:space="preserve">the </w:t>
      </w:r>
      <w:r w:rsidRPr="00C43C1E">
        <w:rPr>
          <w:rFonts w:cs="Times New Roman"/>
          <w:sz w:val="24"/>
          <w:szCs w:val="24"/>
        </w:rPr>
        <w:t>evaporation rate</w:t>
      </w:r>
      <w:r w:rsidR="00E7045E" w:rsidRPr="00E7045E">
        <w:rPr>
          <w:rFonts w:cs="Times New Roman"/>
          <w:sz w:val="24"/>
          <w:szCs w:val="24"/>
        </w:rPr>
        <w:t xml:space="preserve"> </w:t>
      </w:r>
      <w:r w:rsidR="00E7045E">
        <w:rPr>
          <w:rFonts w:cs="Times New Roman"/>
          <w:sz w:val="24"/>
          <w:szCs w:val="24"/>
        </w:rPr>
        <w:t xml:space="preserve">from </w:t>
      </w:r>
      <w:r w:rsidR="00E7045E" w:rsidRPr="00C43C1E">
        <w:rPr>
          <w:rFonts w:cs="Times New Roman"/>
          <w:sz w:val="24"/>
          <w:szCs w:val="24"/>
        </w:rPr>
        <w:t>droplet cap</w:t>
      </w:r>
      <w:r w:rsidRPr="00C43C1E">
        <w:rPr>
          <w:rFonts w:cs="Times New Roman"/>
          <w:sz w:val="24"/>
          <w:szCs w:val="24"/>
        </w:rPr>
        <w:t xml:space="preserve"> and </w:t>
      </w:r>
      <w:r w:rsidR="00E7045E">
        <w:rPr>
          <w:rFonts w:cs="Times New Roman"/>
          <w:sz w:val="24"/>
          <w:szCs w:val="24"/>
        </w:rPr>
        <w:t xml:space="preserve">the </w:t>
      </w:r>
      <w:r w:rsidRPr="00C43C1E">
        <w:rPr>
          <w:rFonts w:cs="Times New Roman"/>
          <w:sz w:val="24"/>
          <w:szCs w:val="24"/>
        </w:rPr>
        <w:t>evaporation rate</w:t>
      </w:r>
      <w:r w:rsidR="00E7045E">
        <w:rPr>
          <w:rFonts w:cs="Times New Roman"/>
          <w:sz w:val="24"/>
          <w:szCs w:val="24"/>
        </w:rPr>
        <w:t xml:space="preserve"> from</w:t>
      </w:r>
      <w:r w:rsidR="00E7045E" w:rsidRPr="00E7045E">
        <w:rPr>
          <w:rFonts w:cs="Times New Roman"/>
          <w:sz w:val="24"/>
          <w:szCs w:val="24"/>
        </w:rPr>
        <w:t xml:space="preserve"> </w:t>
      </w:r>
      <w:r w:rsidR="00E7045E" w:rsidRPr="00C43C1E">
        <w:rPr>
          <w:rFonts w:cs="Times New Roman"/>
          <w:sz w:val="24"/>
          <w:szCs w:val="24"/>
        </w:rPr>
        <w:t>droplet base</w:t>
      </w:r>
      <w:r w:rsidRPr="00C43C1E">
        <w:rPr>
          <w:rFonts w:cs="Times New Roman"/>
          <w:sz w:val="24"/>
          <w:szCs w:val="24"/>
        </w:rPr>
        <w:t xml:space="preserve"> on sample 1 </w:t>
      </w:r>
      <w:r w:rsidR="00E3111A">
        <w:rPr>
          <w:rFonts w:cs="Times New Roman"/>
          <w:sz w:val="24"/>
          <w:szCs w:val="24"/>
        </w:rPr>
        <w:t>with</w:t>
      </w:r>
      <w:r w:rsidRPr="00C43C1E">
        <w:rPr>
          <w:rFonts w:cs="Times New Roman"/>
          <w:sz w:val="24"/>
          <w:szCs w:val="24"/>
        </w:rPr>
        <w:t xml:space="preserve"> </w:t>
      </w:r>
      <w:r w:rsidR="00E7045E">
        <w:rPr>
          <w:rFonts w:cs="Times New Roman"/>
          <w:sz w:val="24"/>
          <w:szCs w:val="24"/>
        </w:rPr>
        <w:t xml:space="preserve">the </w:t>
      </w:r>
      <w:r w:rsidRPr="00C43C1E">
        <w:rPr>
          <w:rFonts w:cs="Times New Roman"/>
          <w:sz w:val="24"/>
          <w:szCs w:val="24"/>
        </w:rPr>
        <w:t>substrate base temperature</w:t>
      </w:r>
      <w:r w:rsidR="00E3111A">
        <w:rPr>
          <w:rFonts w:cs="Times New Roman"/>
          <w:sz w:val="24"/>
          <w:szCs w:val="24"/>
        </w:rPr>
        <w:t xml:space="preserve"> </w:t>
      </w:r>
      <w:r w:rsidR="00D86AFE">
        <w:rPr>
          <w:rFonts w:cs="Times New Roman"/>
          <w:sz w:val="24"/>
          <w:szCs w:val="24"/>
        </w:rPr>
        <w:t xml:space="preserve">maintained </w:t>
      </w:r>
      <w:r w:rsidR="00E3111A">
        <w:rPr>
          <w:rFonts w:cs="Times New Roman"/>
          <w:sz w:val="24"/>
          <w:szCs w:val="24"/>
        </w:rPr>
        <w:t>at</w:t>
      </w:r>
      <w:r w:rsidRPr="00C43C1E">
        <w:rPr>
          <w:rFonts w:cs="Times New Roman"/>
          <w:sz w:val="24"/>
          <w:szCs w:val="24"/>
        </w:rPr>
        <w:t xml:space="preserve"> 40 °C, 60 °C and 80 °C</w:t>
      </w:r>
      <w:r w:rsidR="00CF2B89">
        <w:rPr>
          <w:rFonts w:cs="Times New Roman"/>
          <w:sz w:val="24"/>
          <w:szCs w:val="24"/>
        </w:rPr>
        <w:t>, respectively</w:t>
      </w:r>
      <w:r w:rsidRPr="00C43C1E">
        <w:rPr>
          <w:rFonts w:cs="Times New Roman"/>
          <w:sz w:val="24"/>
          <w:szCs w:val="24"/>
        </w:rPr>
        <w:t xml:space="preserve">. The </w:t>
      </w:r>
      <w:r w:rsidR="00E7045E">
        <w:rPr>
          <w:rFonts w:cs="Times New Roman"/>
          <w:sz w:val="24"/>
          <w:szCs w:val="24"/>
        </w:rPr>
        <w:t xml:space="preserve">corresponding </w:t>
      </w:r>
      <w:r w:rsidRPr="00C43C1E">
        <w:rPr>
          <w:rFonts w:cs="Times New Roman"/>
          <w:sz w:val="24"/>
          <w:szCs w:val="24"/>
        </w:rPr>
        <w:t>evaporation rate</w:t>
      </w:r>
      <w:r w:rsidR="00E3111A">
        <w:rPr>
          <w:rFonts w:cs="Times New Roman"/>
          <w:sz w:val="24"/>
          <w:szCs w:val="24"/>
        </w:rPr>
        <w:t>s</w:t>
      </w:r>
      <w:r w:rsidRPr="00C43C1E">
        <w:rPr>
          <w:rFonts w:cs="Times New Roman"/>
          <w:sz w:val="24"/>
          <w:szCs w:val="24"/>
        </w:rPr>
        <w:t xml:space="preserve"> of </w:t>
      </w:r>
      <w:r w:rsidR="00D86AFE">
        <w:rPr>
          <w:rFonts w:cs="Times New Roman"/>
          <w:sz w:val="24"/>
          <w:szCs w:val="24"/>
        </w:rPr>
        <w:t xml:space="preserve">water </w:t>
      </w:r>
      <w:r w:rsidRPr="00C43C1E">
        <w:rPr>
          <w:rFonts w:cs="Times New Roman"/>
          <w:sz w:val="24"/>
          <w:szCs w:val="24"/>
        </w:rPr>
        <w:t>droplet</w:t>
      </w:r>
      <w:r w:rsidR="00E7045E">
        <w:rPr>
          <w:rFonts w:cs="Times New Roman"/>
          <w:sz w:val="24"/>
          <w:szCs w:val="24"/>
        </w:rPr>
        <w:t>s</w:t>
      </w:r>
      <w:r w:rsidRPr="00C43C1E">
        <w:rPr>
          <w:rFonts w:cs="Times New Roman"/>
          <w:sz w:val="24"/>
          <w:szCs w:val="24"/>
        </w:rPr>
        <w:t xml:space="preserve"> on sample 2 and sample 3 </w:t>
      </w:r>
      <w:r w:rsidR="00E3111A">
        <w:rPr>
          <w:rFonts w:cs="Times New Roman"/>
          <w:sz w:val="24"/>
          <w:szCs w:val="24"/>
        </w:rPr>
        <w:t>are</w:t>
      </w:r>
      <w:r w:rsidRPr="00C43C1E">
        <w:rPr>
          <w:rFonts w:cs="Times New Roman"/>
          <w:sz w:val="24"/>
          <w:szCs w:val="24"/>
        </w:rPr>
        <w:t xml:space="preserve"> given in the </w:t>
      </w:r>
      <w:r w:rsidR="00C66350">
        <w:rPr>
          <w:rFonts w:cs="Times New Roman"/>
          <w:sz w:val="24"/>
          <w:szCs w:val="24"/>
        </w:rPr>
        <w:t>supplementary materials</w:t>
      </w:r>
      <w:r w:rsidRPr="00C43C1E">
        <w:rPr>
          <w:rFonts w:cs="Times New Roman"/>
          <w:sz w:val="24"/>
          <w:szCs w:val="24"/>
        </w:rPr>
        <w:t xml:space="preserve">. The total evaporation rate </w:t>
      </w:r>
      <w:r w:rsidR="00D86AFE">
        <w:rPr>
          <w:rFonts w:cs="Times New Roman"/>
          <w:sz w:val="24"/>
          <w:szCs w:val="24"/>
        </w:rPr>
        <w:t xml:space="preserve">of water </w:t>
      </w:r>
      <w:r w:rsidR="00D86AFE" w:rsidRPr="00C43C1E">
        <w:rPr>
          <w:rFonts w:cs="Times New Roman"/>
          <w:sz w:val="24"/>
          <w:szCs w:val="24"/>
        </w:rPr>
        <w:t xml:space="preserve">droplet </w:t>
      </w:r>
      <w:r w:rsidRPr="00C43C1E">
        <w:rPr>
          <w:rFonts w:cs="Times New Roman"/>
          <w:sz w:val="24"/>
          <w:szCs w:val="24"/>
        </w:rPr>
        <w:t>is calculated by</w:t>
      </w:r>
      <w:r w:rsidR="007452CE">
        <w:rPr>
          <w:rFonts w:cs="Times New Roman"/>
          <w:sz w:val="24"/>
          <w:szCs w:val="24"/>
        </w:rPr>
        <w:t xml:space="preserve"> Eq. (5) and (6), </w:t>
      </w:r>
      <w:r w:rsidR="007452CE" w:rsidRPr="00A04C68">
        <w:rPr>
          <w:rFonts w:cs="Times New Roman"/>
          <w:i/>
          <w:iCs/>
          <w:sz w:val="24"/>
          <w:szCs w:val="24"/>
        </w:rPr>
        <w:t>i.e</w:t>
      </w:r>
      <w:r w:rsidR="007452CE">
        <w:rPr>
          <w:rFonts w:cs="Times New Roman"/>
          <w:sz w:val="24"/>
          <w:szCs w:val="24"/>
        </w:rPr>
        <w:t>.,</w:t>
      </w:r>
      <w:r w:rsidRPr="00C43C1E">
        <w:rPr>
          <w:rFonts w:cs="Times New Roman"/>
          <w:sz w:val="24"/>
          <w:szCs w:val="24"/>
        </w:rPr>
        <w:t xml:space="preserve"> the droplet volume decreasing rate</w:t>
      </w:r>
      <w:r w:rsidR="007452CE">
        <w:rPr>
          <w:rFonts w:cs="Times New Roman"/>
          <w:sz w:val="24"/>
          <w:szCs w:val="24"/>
        </w:rPr>
        <w:t>.</w:t>
      </w:r>
      <w:r w:rsidRPr="00C43C1E">
        <w:rPr>
          <w:rFonts w:cs="Times New Roman"/>
          <w:sz w:val="24"/>
          <w:szCs w:val="24"/>
        </w:rPr>
        <w:t xml:space="preserve"> The </w:t>
      </w:r>
      <w:r w:rsidR="00314A8E" w:rsidRPr="00C43C1E">
        <w:rPr>
          <w:rFonts w:cs="Times New Roman"/>
          <w:sz w:val="24"/>
          <w:szCs w:val="24"/>
        </w:rPr>
        <w:t xml:space="preserve">evaporation rate </w:t>
      </w:r>
      <w:r w:rsidR="00314A8E">
        <w:rPr>
          <w:rFonts w:cs="Times New Roman"/>
          <w:sz w:val="24"/>
          <w:szCs w:val="24"/>
        </w:rPr>
        <w:t xml:space="preserve">from </w:t>
      </w:r>
      <w:r w:rsidR="001E5215">
        <w:rPr>
          <w:rFonts w:cs="Times New Roman"/>
          <w:sz w:val="24"/>
          <w:szCs w:val="24"/>
        </w:rPr>
        <w:t xml:space="preserve">the </w:t>
      </w:r>
      <w:r w:rsidRPr="00C43C1E">
        <w:rPr>
          <w:rFonts w:cs="Times New Roman"/>
          <w:sz w:val="24"/>
          <w:szCs w:val="24"/>
        </w:rPr>
        <w:t>droplet cap surface is calculated by the diffusion</w:t>
      </w:r>
      <w:r w:rsidR="00C66350">
        <w:rPr>
          <w:rFonts w:cs="Times New Roman"/>
          <w:sz w:val="24"/>
          <w:szCs w:val="24"/>
        </w:rPr>
        <w:t>-</w:t>
      </w:r>
      <w:r w:rsidRPr="00C43C1E">
        <w:rPr>
          <w:rFonts w:cs="Times New Roman"/>
          <w:sz w:val="24"/>
          <w:szCs w:val="24"/>
        </w:rPr>
        <w:t>driven model with</w:t>
      </w:r>
      <w:r w:rsidR="00734A21">
        <w:rPr>
          <w:rFonts w:cs="Times New Roman"/>
          <w:sz w:val="24"/>
          <w:szCs w:val="24"/>
        </w:rPr>
        <w:t xml:space="preserve"> </w:t>
      </w:r>
      <w:r w:rsidRPr="00C43C1E">
        <w:rPr>
          <w:rFonts w:cs="Times New Roman"/>
          <w:sz w:val="24"/>
          <w:szCs w:val="24"/>
        </w:rPr>
        <w:t xml:space="preserve">the </w:t>
      </w:r>
      <w:r w:rsidR="001E5215">
        <w:rPr>
          <w:rFonts w:cs="Times New Roman"/>
          <w:sz w:val="24"/>
          <w:szCs w:val="24"/>
        </w:rPr>
        <w:t xml:space="preserve">cap </w:t>
      </w:r>
      <w:r w:rsidR="00734A21">
        <w:rPr>
          <w:rFonts w:cs="Times New Roman"/>
          <w:sz w:val="24"/>
          <w:szCs w:val="24"/>
        </w:rPr>
        <w:t>surface temperature distribution</w:t>
      </w:r>
      <w:r w:rsidRPr="00C43C1E">
        <w:rPr>
          <w:rFonts w:cs="Times New Roman"/>
          <w:sz w:val="24"/>
          <w:szCs w:val="24"/>
        </w:rPr>
        <w:t xml:space="preserve"> predicted by the thermal circuit model. The evaporation rate </w:t>
      </w:r>
      <w:r w:rsidR="00314A8E">
        <w:rPr>
          <w:rFonts w:cs="Times New Roman"/>
          <w:sz w:val="24"/>
          <w:szCs w:val="24"/>
        </w:rPr>
        <w:t xml:space="preserve">from the </w:t>
      </w:r>
      <w:r w:rsidR="00314A8E" w:rsidRPr="00C43C1E">
        <w:rPr>
          <w:rFonts w:cs="Times New Roman"/>
          <w:sz w:val="24"/>
          <w:szCs w:val="24"/>
        </w:rPr>
        <w:t xml:space="preserve">droplet base </w:t>
      </w:r>
      <w:r w:rsidRPr="00C43C1E">
        <w:rPr>
          <w:rFonts w:cs="Times New Roman"/>
          <w:sz w:val="24"/>
          <w:szCs w:val="24"/>
        </w:rPr>
        <w:t xml:space="preserve">is the difference </w:t>
      </w:r>
      <w:r w:rsidR="00314A8E">
        <w:rPr>
          <w:rFonts w:cs="Times New Roman"/>
          <w:sz w:val="24"/>
          <w:szCs w:val="24"/>
        </w:rPr>
        <w:t>between</w:t>
      </w:r>
      <w:r w:rsidRPr="00C43C1E">
        <w:rPr>
          <w:rFonts w:cs="Times New Roman"/>
          <w:sz w:val="24"/>
          <w:szCs w:val="24"/>
        </w:rPr>
        <w:t xml:space="preserve"> the total evaporation rate and the droplet cap surface evaporation rat</w:t>
      </w:r>
      <w:r w:rsidR="00734A21">
        <w:rPr>
          <w:rFonts w:cs="Times New Roman"/>
          <w:sz w:val="24"/>
          <w:szCs w:val="24"/>
        </w:rPr>
        <w:t>e</w:t>
      </w:r>
      <w:r w:rsidRPr="00C43C1E">
        <w:rPr>
          <w:rFonts w:cs="Times New Roman"/>
          <w:sz w:val="24"/>
          <w:szCs w:val="24"/>
        </w:rPr>
        <w:t>.</w:t>
      </w:r>
      <w:r w:rsidR="00681FA2">
        <w:rPr>
          <w:rFonts w:cs="Times New Roman"/>
          <w:sz w:val="24"/>
          <w:szCs w:val="24"/>
        </w:rPr>
        <w:t xml:space="preserve"> Obviously,</w:t>
      </w:r>
      <w:r w:rsidR="00AC62B7">
        <w:rPr>
          <w:rFonts w:cs="Times New Roman"/>
          <w:sz w:val="24"/>
          <w:szCs w:val="24"/>
        </w:rPr>
        <w:t xml:space="preserve"> </w:t>
      </w:r>
      <w:r w:rsidR="00681FA2">
        <w:rPr>
          <w:rFonts w:cs="Times New Roman"/>
          <w:sz w:val="24"/>
          <w:szCs w:val="24"/>
        </w:rPr>
        <w:t>t</w:t>
      </w:r>
      <w:r w:rsidR="007452CE">
        <w:rPr>
          <w:rFonts w:cs="Times New Roman"/>
          <w:sz w:val="24"/>
          <w:szCs w:val="24"/>
        </w:rPr>
        <w:t xml:space="preserve">he increase of </w:t>
      </w:r>
      <w:r w:rsidR="00681FA2">
        <w:rPr>
          <w:rFonts w:cs="Times New Roman"/>
          <w:sz w:val="24"/>
          <w:szCs w:val="24"/>
        </w:rPr>
        <w:t xml:space="preserve">the </w:t>
      </w:r>
      <w:r w:rsidR="007452CE">
        <w:rPr>
          <w:rFonts w:cs="Times New Roman"/>
          <w:sz w:val="24"/>
          <w:szCs w:val="24"/>
        </w:rPr>
        <w:t xml:space="preserve">substrate temperature would lead to the evaporation </w:t>
      </w:r>
      <w:r w:rsidR="00681FA2">
        <w:rPr>
          <w:rFonts w:cs="Times New Roman"/>
          <w:sz w:val="24"/>
          <w:szCs w:val="24"/>
        </w:rPr>
        <w:t>enhancement</w:t>
      </w:r>
      <w:r w:rsidR="007452CE">
        <w:rPr>
          <w:rFonts w:cs="Times New Roman"/>
          <w:sz w:val="24"/>
          <w:szCs w:val="24"/>
        </w:rPr>
        <w:t xml:space="preserve"> from </w:t>
      </w:r>
      <w:r w:rsidR="00681FA2">
        <w:rPr>
          <w:rFonts w:cs="Times New Roman"/>
          <w:sz w:val="24"/>
          <w:szCs w:val="24"/>
        </w:rPr>
        <w:t xml:space="preserve">both </w:t>
      </w:r>
      <w:r w:rsidR="007452CE">
        <w:rPr>
          <w:rFonts w:cs="Times New Roman"/>
          <w:sz w:val="24"/>
          <w:szCs w:val="24"/>
        </w:rPr>
        <w:t xml:space="preserve">the droplet cap </w:t>
      </w:r>
      <w:r w:rsidR="00681FA2">
        <w:rPr>
          <w:rFonts w:cs="Times New Roman"/>
          <w:sz w:val="24"/>
          <w:szCs w:val="24"/>
        </w:rPr>
        <w:t xml:space="preserve">surface </w:t>
      </w:r>
      <w:r w:rsidR="007452CE">
        <w:rPr>
          <w:rFonts w:cs="Times New Roman"/>
          <w:sz w:val="24"/>
          <w:szCs w:val="24"/>
        </w:rPr>
        <w:t>and the droplet base surface</w:t>
      </w:r>
      <w:r w:rsidRPr="00C43C1E">
        <w:rPr>
          <w:rFonts w:cs="Times New Roman"/>
          <w:sz w:val="24"/>
          <w:szCs w:val="24"/>
        </w:rPr>
        <w:t xml:space="preserve">. Also, both the evaporation rates from the droplet cap and </w:t>
      </w:r>
      <w:r w:rsidR="005213CE">
        <w:rPr>
          <w:rFonts w:cs="Times New Roman"/>
          <w:sz w:val="24"/>
          <w:szCs w:val="24"/>
        </w:rPr>
        <w:t xml:space="preserve">from </w:t>
      </w:r>
      <w:r w:rsidRPr="00C43C1E">
        <w:rPr>
          <w:rFonts w:cs="Times New Roman"/>
          <w:sz w:val="24"/>
          <w:szCs w:val="24"/>
        </w:rPr>
        <w:t>the droplet base decrease during droplet evaporation on a substrate with</w:t>
      </w:r>
      <w:r w:rsidR="00734A21">
        <w:rPr>
          <w:rFonts w:cs="Times New Roman"/>
          <w:sz w:val="24"/>
          <w:szCs w:val="24"/>
        </w:rPr>
        <w:t xml:space="preserve"> a</w:t>
      </w:r>
      <w:r w:rsidRPr="00C43C1E">
        <w:rPr>
          <w:rFonts w:cs="Times New Roman"/>
          <w:sz w:val="24"/>
          <w:szCs w:val="24"/>
        </w:rPr>
        <w:t xml:space="preserve"> constant temperature. </w:t>
      </w:r>
      <w:r w:rsidR="007452CE">
        <w:rPr>
          <w:rFonts w:cs="Times New Roman"/>
          <w:sz w:val="24"/>
          <w:szCs w:val="24"/>
        </w:rPr>
        <w:t xml:space="preserve">It can be </w:t>
      </w:r>
      <w:ins w:id="192" w:author="Huang Wenge" w:date="2021-07-19T13:53:00Z">
        <w:r w:rsidR="00E82BE4">
          <w:rPr>
            <w:rFonts w:cs="Times New Roman"/>
            <w:sz w:val="24"/>
            <w:szCs w:val="24"/>
          </w:rPr>
          <w:t>observed</w:t>
        </w:r>
      </w:ins>
      <w:del w:id="193" w:author="Huang Wenge" w:date="2021-07-19T13:53:00Z">
        <w:r w:rsidR="007452CE" w:rsidDel="00E82BE4">
          <w:rPr>
            <w:rFonts w:cs="Times New Roman"/>
            <w:sz w:val="24"/>
            <w:szCs w:val="24"/>
          </w:rPr>
          <w:delText>seen</w:delText>
        </w:r>
      </w:del>
      <w:r w:rsidR="007452CE">
        <w:rPr>
          <w:rFonts w:cs="Times New Roman"/>
          <w:sz w:val="24"/>
          <w:szCs w:val="24"/>
        </w:rPr>
        <w:t xml:space="preserve"> that</w:t>
      </w:r>
      <w:ins w:id="194" w:author="Huang Wenge" w:date="2021-07-19T13:50:00Z">
        <w:r w:rsidR="003D2A90">
          <w:rPr>
            <w:rFonts w:cs="Times New Roman"/>
            <w:sz w:val="24"/>
            <w:szCs w:val="24"/>
          </w:rPr>
          <w:t xml:space="preserve"> in</w:t>
        </w:r>
      </w:ins>
      <w:ins w:id="195" w:author="Huang Wenge" w:date="2021-07-19T13:51:00Z">
        <w:r w:rsidR="003D2A90">
          <w:rPr>
            <w:rFonts w:cs="Times New Roman"/>
            <w:sz w:val="24"/>
            <w:szCs w:val="24"/>
          </w:rPr>
          <w:t xml:space="preserve"> the CCR mode</w:t>
        </w:r>
      </w:ins>
      <w:r w:rsidR="007452CE">
        <w:rPr>
          <w:rFonts w:cs="Times New Roman"/>
          <w:sz w:val="24"/>
          <w:szCs w:val="24"/>
        </w:rPr>
        <w:t xml:space="preserve"> the slope of the </w:t>
      </w:r>
      <w:r w:rsidR="00EC7675">
        <w:rPr>
          <w:rFonts w:cs="Times New Roman"/>
          <w:sz w:val="24"/>
          <w:szCs w:val="24"/>
        </w:rPr>
        <w:t xml:space="preserve">evaporation rate from the droplet </w:t>
      </w:r>
      <w:r w:rsidR="00D476FA">
        <w:rPr>
          <w:rFonts w:cs="Times New Roman"/>
          <w:sz w:val="24"/>
          <w:szCs w:val="24"/>
        </w:rPr>
        <w:t xml:space="preserve">cap </w:t>
      </w:r>
      <w:r w:rsidR="00EC7675">
        <w:rPr>
          <w:rFonts w:cs="Times New Roman"/>
          <w:sz w:val="24"/>
          <w:szCs w:val="24"/>
        </w:rPr>
        <w:t xml:space="preserve">is </w:t>
      </w:r>
      <w:r w:rsidR="00D476FA">
        <w:rPr>
          <w:rFonts w:cs="Times New Roman"/>
          <w:sz w:val="24"/>
          <w:szCs w:val="24"/>
        </w:rPr>
        <w:t xml:space="preserve">smaller than that </w:t>
      </w:r>
      <w:r w:rsidR="00671CEB">
        <w:rPr>
          <w:rFonts w:cs="Times New Roman"/>
          <w:sz w:val="24"/>
          <w:szCs w:val="24"/>
        </w:rPr>
        <w:t>at</w:t>
      </w:r>
      <w:r w:rsidR="00D476FA">
        <w:rPr>
          <w:rFonts w:cs="Times New Roman"/>
          <w:sz w:val="24"/>
          <w:szCs w:val="24"/>
        </w:rPr>
        <w:t xml:space="preserve"> the droplet base</w:t>
      </w:r>
      <w:r w:rsidR="00EC7675">
        <w:rPr>
          <w:rFonts w:cs="Times New Roman"/>
          <w:sz w:val="24"/>
          <w:szCs w:val="24"/>
        </w:rPr>
        <w:t xml:space="preserve">, which means a </w:t>
      </w:r>
      <w:r w:rsidR="00BA7B5A">
        <w:rPr>
          <w:rFonts w:cs="Times New Roman"/>
          <w:sz w:val="24"/>
          <w:szCs w:val="24"/>
        </w:rPr>
        <w:t>low</w:t>
      </w:r>
      <w:r w:rsidR="00D476FA">
        <w:rPr>
          <w:rFonts w:cs="Times New Roman"/>
          <w:sz w:val="24"/>
          <w:szCs w:val="24"/>
        </w:rPr>
        <w:t>er decreas</w:t>
      </w:r>
      <w:r w:rsidR="00BA7B5A">
        <w:rPr>
          <w:rFonts w:cs="Times New Roman"/>
          <w:sz w:val="24"/>
          <w:szCs w:val="24"/>
        </w:rPr>
        <w:t>ing speed</w:t>
      </w:r>
      <w:r w:rsidR="00D476FA">
        <w:rPr>
          <w:rFonts w:cs="Times New Roman"/>
          <w:sz w:val="24"/>
          <w:szCs w:val="24"/>
        </w:rPr>
        <w:t xml:space="preserve"> of the evaporation rate from the droplet cap. </w:t>
      </w:r>
      <w:r w:rsidRPr="003D2A90">
        <w:rPr>
          <w:rFonts w:cs="Times New Roman"/>
          <w:sz w:val="24"/>
          <w:szCs w:val="24"/>
        </w:rPr>
        <w:t xml:space="preserve">In the CCR mode, </w:t>
      </w:r>
      <w:del w:id="196" w:author="Huang Wenge" w:date="2021-07-19T13:48:00Z">
        <w:r w:rsidRPr="003D2A90" w:rsidDel="003D2A90">
          <w:rPr>
            <w:rFonts w:cs="Times New Roman"/>
            <w:sz w:val="24"/>
            <w:szCs w:val="24"/>
          </w:rPr>
          <w:delText xml:space="preserve">the decrease of the evaporation rate from the droplet cap is </w:delText>
        </w:r>
        <w:r w:rsidR="00AA02A6" w:rsidRPr="003D2A90" w:rsidDel="003D2A90">
          <w:rPr>
            <w:rFonts w:cs="Times New Roman"/>
            <w:sz w:val="24"/>
            <w:szCs w:val="24"/>
          </w:rPr>
          <w:delText xml:space="preserve">mainly </w:delText>
        </w:r>
        <w:r w:rsidRPr="003D2A90" w:rsidDel="003D2A90">
          <w:rPr>
            <w:rFonts w:cs="Times New Roman"/>
            <w:sz w:val="24"/>
            <w:szCs w:val="24"/>
          </w:rPr>
          <w:delText xml:space="preserve">caused by </w:delText>
        </w:r>
      </w:del>
      <w:r w:rsidRPr="003D2A90">
        <w:rPr>
          <w:rFonts w:cs="Times New Roman"/>
          <w:sz w:val="24"/>
          <w:szCs w:val="24"/>
        </w:rPr>
        <w:t xml:space="preserve">the </w:t>
      </w:r>
      <w:r w:rsidR="003578CA" w:rsidRPr="003D2A90">
        <w:rPr>
          <w:rFonts w:cs="Times New Roman"/>
          <w:sz w:val="24"/>
          <w:szCs w:val="24"/>
        </w:rPr>
        <w:t>reduction</w:t>
      </w:r>
      <w:r w:rsidRPr="003D2A90">
        <w:rPr>
          <w:rFonts w:cs="Times New Roman"/>
          <w:sz w:val="24"/>
          <w:szCs w:val="24"/>
        </w:rPr>
        <w:t xml:space="preserve"> of the droplet contact angle</w:t>
      </w:r>
      <w:ins w:id="197" w:author="Huang Wenge" w:date="2021-07-19T13:48:00Z">
        <w:r w:rsidR="003D2A90">
          <w:rPr>
            <w:rFonts w:cs="Times New Roman"/>
            <w:sz w:val="24"/>
            <w:szCs w:val="24"/>
          </w:rPr>
          <w:t xml:space="preserve"> will result in the decrease of the droplet cap surface evaporation rate. Meanwhile, </w:t>
        </w:r>
      </w:ins>
      <w:ins w:id="198" w:author="Huang Wenge" w:date="2021-07-19T13:49:00Z">
        <w:r w:rsidR="003D2A90">
          <w:rPr>
            <w:rFonts w:cs="Times New Roman"/>
            <w:sz w:val="24"/>
            <w:szCs w:val="24"/>
          </w:rPr>
          <w:t>the temperature increase of the droplet cap surface will improve the local evaporation rate</w:t>
        </w:r>
      </w:ins>
      <w:ins w:id="199" w:author="Huang Wenge" w:date="2021-07-19T13:50:00Z">
        <w:r w:rsidR="003D2A90">
          <w:rPr>
            <w:rFonts w:cs="Times New Roman"/>
            <w:sz w:val="24"/>
            <w:szCs w:val="24"/>
          </w:rPr>
          <w:t xml:space="preserve">. </w:t>
        </w:r>
      </w:ins>
      <w:ins w:id="200" w:author="Cheng, Jiangtao" w:date="2021-07-18T23:55:00Z">
        <w:del w:id="201" w:author="Huang Wenge" w:date="2021-07-19T13:50:00Z">
          <w:r w:rsidR="007E66B2" w:rsidRPr="003D2A90" w:rsidDel="003D2A90">
            <w:rPr>
              <w:rFonts w:cs="Times New Roman"/>
              <w:sz w:val="24"/>
              <w:szCs w:val="24"/>
            </w:rPr>
            <w:delText>, whereas</w:delText>
          </w:r>
        </w:del>
      </w:ins>
      <w:del w:id="202" w:author="Huang Wenge" w:date="2021-07-19T13:50:00Z">
        <w:r w:rsidRPr="003D2A90" w:rsidDel="003D2A90">
          <w:rPr>
            <w:rFonts w:cs="Times New Roman"/>
            <w:sz w:val="24"/>
            <w:szCs w:val="24"/>
          </w:rPr>
          <w:delText xml:space="preserve">. </w:delText>
        </w:r>
      </w:del>
      <w:ins w:id="203" w:author="Cheng, Jiangtao" w:date="2021-07-18T23:55:00Z">
        <w:del w:id="204" w:author="Huang Wenge" w:date="2021-07-19T13:50:00Z">
          <w:r w:rsidR="007E66B2" w:rsidRPr="003D2A90" w:rsidDel="003D2A90">
            <w:rPr>
              <w:rFonts w:cs="Times New Roman"/>
              <w:sz w:val="24"/>
              <w:szCs w:val="24"/>
            </w:rPr>
            <w:delText>t</w:delText>
          </w:r>
        </w:del>
      </w:ins>
      <w:del w:id="205" w:author="Huang Wenge" w:date="2021-07-19T13:50:00Z">
        <w:r w:rsidRPr="003D2A90" w:rsidDel="003D2A90">
          <w:rPr>
            <w:rFonts w:cs="Times New Roman"/>
            <w:sz w:val="24"/>
            <w:szCs w:val="24"/>
          </w:rPr>
          <w:delText xml:space="preserve">The contact area between the droplet and the substrate keeps unchanged and </w:delText>
        </w:r>
      </w:del>
      <w:ins w:id="206" w:author="Cheng, Jiangtao" w:date="2021-07-18T23:57:00Z">
        <w:del w:id="207" w:author="Huang Wenge" w:date="2021-07-19T13:50:00Z">
          <w:r w:rsidR="007E66B2" w:rsidRPr="003D2A90" w:rsidDel="003D2A90">
            <w:rPr>
              <w:rFonts w:cs="Times New Roman"/>
              <w:sz w:val="24"/>
              <w:szCs w:val="24"/>
            </w:rPr>
            <w:delText xml:space="preserve">so is </w:delText>
          </w:r>
        </w:del>
      </w:ins>
      <w:del w:id="208" w:author="Huang Wenge" w:date="2021-07-19T13:50:00Z">
        <w:r w:rsidRPr="003D2A90" w:rsidDel="003D2A90">
          <w:rPr>
            <w:rFonts w:cs="Times New Roman"/>
            <w:sz w:val="24"/>
            <w:szCs w:val="24"/>
          </w:rPr>
          <w:delText>the thermal resistances between the droplet base</w:delText>
        </w:r>
        <w:r w:rsidR="00985123" w:rsidRPr="003D2A90" w:rsidDel="003D2A90">
          <w:rPr>
            <w:rFonts w:cs="Times New Roman"/>
            <w:sz w:val="24"/>
            <w:szCs w:val="24"/>
          </w:rPr>
          <w:delText xml:space="preserve"> and</w:delText>
        </w:r>
        <w:r w:rsidRPr="003D2A90" w:rsidDel="003D2A90">
          <w:rPr>
            <w:rFonts w:cs="Times New Roman"/>
            <w:sz w:val="24"/>
            <w:szCs w:val="24"/>
          </w:rPr>
          <w:delText xml:space="preserve"> the substrate also</w:delText>
        </w:r>
        <w:r w:rsidR="00AA02A6" w:rsidRPr="003D2A90" w:rsidDel="003D2A90">
          <w:rPr>
            <w:rFonts w:cs="Times New Roman"/>
            <w:sz w:val="24"/>
            <w:szCs w:val="24"/>
          </w:rPr>
          <w:delText xml:space="preserve"> remains</w:delText>
        </w:r>
        <w:r w:rsidRPr="003D2A90" w:rsidDel="003D2A90">
          <w:rPr>
            <w:rFonts w:cs="Times New Roman"/>
            <w:sz w:val="24"/>
            <w:szCs w:val="24"/>
          </w:rPr>
          <w:delText xml:space="preserve"> unchanged. The decrease of the droplet total evaporation rate means that less heat is transferred from the substrate to the droplet. With the substrate base temperature and the thermal resistances between the droplet and </w:delText>
        </w:r>
      </w:del>
      <w:ins w:id="209" w:author="Cheng, Jiangtao" w:date="2021-07-18T23:58:00Z">
        <w:del w:id="210" w:author="Huang Wenge" w:date="2021-07-19T13:50:00Z">
          <w:r w:rsidR="00223972" w:rsidRPr="003D2A90" w:rsidDel="003D2A90">
            <w:rPr>
              <w:rFonts w:cs="Times New Roman"/>
              <w:sz w:val="24"/>
              <w:szCs w:val="24"/>
            </w:rPr>
            <w:delText xml:space="preserve">the </w:delText>
          </w:r>
        </w:del>
      </w:ins>
      <w:del w:id="211" w:author="Huang Wenge" w:date="2021-07-19T13:50:00Z">
        <w:r w:rsidRPr="003D2A90" w:rsidDel="003D2A90">
          <w:rPr>
            <w:rFonts w:cs="Times New Roman"/>
            <w:sz w:val="24"/>
            <w:szCs w:val="24"/>
          </w:rPr>
          <w:delText xml:space="preserve">substrate keep unchanged, the decrease of the total evaporation rate is </w:delText>
        </w:r>
      </w:del>
      <w:ins w:id="212" w:author="Cheng, Jiangtao" w:date="2021-07-18T23:59:00Z">
        <w:del w:id="213" w:author="Huang Wenge" w:date="2021-07-19T13:50:00Z">
          <w:r w:rsidR="00223972" w:rsidRPr="003D2A90" w:rsidDel="003D2A90">
            <w:rPr>
              <w:rFonts w:cs="Times New Roman"/>
              <w:sz w:val="24"/>
              <w:szCs w:val="24"/>
            </w:rPr>
            <w:delText>mainly induced</w:delText>
          </w:r>
        </w:del>
      </w:ins>
      <w:del w:id="214" w:author="Huang Wenge" w:date="2021-07-19T13:50:00Z">
        <w:r w:rsidRPr="003D2A90" w:rsidDel="003D2A90">
          <w:rPr>
            <w:rFonts w:cs="Times New Roman"/>
            <w:sz w:val="24"/>
            <w:szCs w:val="24"/>
          </w:rPr>
          <w:delText xml:space="preserve">caused by the decrease of the temperature difference between the droplet base surface and the substrate base. In other </w:delText>
        </w:r>
        <w:r w:rsidRPr="003D2A90" w:rsidDel="003D2A90">
          <w:rPr>
            <w:rFonts w:cs="Times New Roman"/>
            <w:sz w:val="24"/>
            <w:szCs w:val="24"/>
          </w:rPr>
          <w:lastRenderedPageBreak/>
          <w:delText xml:space="preserve">words, the decrease of the total evaporation rate </w:delText>
        </w:r>
      </w:del>
      <w:ins w:id="215" w:author="Cheng, Jiangtao" w:date="2021-07-19T00:02:00Z">
        <w:del w:id="216" w:author="Huang Wenge" w:date="2021-07-19T13:50:00Z">
          <w:r w:rsidR="00E06956" w:rsidRPr="003D2A90" w:rsidDel="003D2A90">
            <w:rPr>
              <w:rFonts w:cs="Times New Roman"/>
              <w:sz w:val="24"/>
              <w:szCs w:val="24"/>
            </w:rPr>
            <w:delText>is associated with</w:delText>
          </w:r>
        </w:del>
      </w:ins>
      <w:del w:id="217" w:author="Huang Wenge" w:date="2021-07-19T13:50:00Z">
        <w:r w:rsidRPr="003D2A90" w:rsidDel="003D2A90">
          <w:rPr>
            <w:rFonts w:cs="Times New Roman"/>
            <w:sz w:val="24"/>
            <w:szCs w:val="24"/>
          </w:rPr>
          <w:delText>will cause the increase of droplet base surface temperature</w:delText>
        </w:r>
      </w:del>
      <w:del w:id="218" w:author="Huang Wenge" w:date="2021-07-19T10:51:00Z">
        <w:r w:rsidRPr="003D2A90" w:rsidDel="008B1BCA">
          <w:rPr>
            <w:rFonts w:cs="Times New Roman"/>
            <w:sz w:val="24"/>
            <w:szCs w:val="24"/>
          </w:rPr>
          <w:delText xml:space="preserve">, </w:delText>
        </w:r>
        <w:r w:rsidR="00AA02A6" w:rsidRPr="003D2A90" w:rsidDel="008B1BCA">
          <w:rPr>
            <w:rFonts w:cs="Times New Roman"/>
            <w:sz w:val="24"/>
            <w:szCs w:val="24"/>
          </w:rPr>
          <w:delText>as evidenced</w:delText>
        </w:r>
        <w:r w:rsidRPr="003D2A90" w:rsidDel="008B1BCA">
          <w:rPr>
            <w:rFonts w:cs="Times New Roman"/>
            <w:sz w:val="24"/>
            <w:szCs w:val="24"/>
          </w:rPr>
          <w:delText xml:space="preserve"> in Fig. </w:delText>
        </w:r>
      </w:del>
      <w:commentRangeStart w:id="219"/>
      <w:ins w:id="220" w:author="Cheng, Jiangtao" w:date="2021-07-19T00:04:00Z">
        <w:del w:id="221" w:author="Huang Wenge" w:date="2021-07-19T10:51:00Z">
          <w:r w:rsidR="00E06956" w:rsidRPr="003D2A90" w:rsidDel="008B1BCA">
            <w:rPr>
              <w:rFonts w:cs="Times New Roman"/>
              <w:sz w:val="24"/>
              <w:szCs w:val="24"/>
            </w:rPr>
            <w:delText>8</w:delText>
          </w:r>
        </w:del>
      </w:ins>
      <w:del w:id="222" w:author="Huang Wenge" w:date="2021-07-19T10:51:00Z">
        <w:r w:rsidR="00DA4FBF" w:rsidRPr="003D2A90" w:rsidDel="008B1BCA">
          <w:rPr>
            <w:rFonts w:cs="Times New Roman"/>
            <w:sz w:val="24"/>
            <w:szCs w:val="24"/>
          </w:rPr>
          <w:delText>7</w:delText>
        </w:r>
        <w:r w:rsidRPr="003D2A90" w:rsidDel="008B1BCA">
          <w:rPr>
            <w:rFonts w:cs="Times New Roman"/>
            <w:sz w:val="24"/>
            <w:szCs w:val="24"/>
          </w:rPr>
          <w:delText>(d)</w:delText>
        </w:r>
        <w:commentRangeEnd w:id="219"/>
        <w:r w:rsidR="00E06956" w:rsidRPr="003D2A90" w:rsidDel="008B1BCA">
          <w:rPr>
            <w:rStyle w:val="CommentReference"/>
          </w:rPr>
          <w:commentReference w:id="219"/>
        </w:r>
      </w:del>
      <w:del w:id="223" w:author="Huang Wenge" w:date="2021-07-19T13:50:00Z">
        <w:r w:rsidRPr="003D2A90" w:rsidDel="003D2A90">
          <w:rPr>
            <w:rFonts w:cs="Times New Roman"/>
            <w:sz w:val="24"/>
            <w:szCs w:val="24"/>
          </w:rPr>
          <w:delText xml:space="preserve">. The increase of </w:delText>
        </w:r>
      </w:del>
      <w:ins w:id="224" w:author="Cheng, Jiangtao" w:date="2021-07-19T00:05:00Z">
        <w:del w:id="225" w:author="Huang Wenge" w:date="2021-07-19T13:50:00Z">
          <w:r w:rsidR="00633C89" w:rsidRPr="003D2A90" w:rsidDel="003D2A90">
            <w:rPr>
              <w:rFonts w:cs="Times New Roman"/>
              <w:sz w:val="24"/>
              <w:szCs w:val="24"/>
            </w:rPr>
            <w:delText xml:space="preserve">the </w:delText>
          </w:r>
        </w:del>
      </w:ins>
      <w:del w:id="226" w:author="Huang Wenge" w:date="2021-07-19T13:50:00Z">
        <w:r w:rsidRPr="003D2A90" w:rsidDel="003D2A90">
          <w:rPr>
            <w:rFonts w:cs="Times New Roman"/>
            <w:sz w:val="24"/>
            <w:szCs w:val="24"/>
          </w:rPr>
          <w:delText>droplet base temperature will cause the increase of the droplet cap surface temperature</w:delText>
        </w:r>
        <w:r w:rsidR="00AA02A6" w:rsidRPr="003D2A90" w:rsidDel="003D2A90">
          <w:rPr>
            <w:rFonts w:cs="Times New Roman"/>
            <w:sz w:val="24"/>
            <w:szCs w:val="24"/>
          </w:rPr>
          <w:delText>,</w:delText>
        </w:r>
        <w:r w:rsidRPr="003D2A90" w:rsidDel="003D2A90">
          <w:rPr>
            <w:rFonts w:cs="Times New Roman"/>
            <w:sz w:val="24"/>
            <w:szCs w:val="24"/>
          </w:rPr>
          <w:delText xml:space="preserve"> lead</w:delText>
        </w:r>
        <w:r w:rsidR="00AA02A6" w:rsidRPr="003D2A90" w:rsidDel="003D2A90">
          <w:rPr>
            <w:rFonts w:cs="Times New Roman"/>
            <w:sz w:val="24"/>
            <w:szCs w:val="24"/>
          </w:rPr>
          <w:delText>ing</w:delText>
        </w:r>
        <w:r w:rsidRPr="003D2A90" w:rsidDel="003D2A90">
          <w:rPr>
            <w:rFonts w:cs="Times New Roman"/>
            <w:sz w:val="24"/>
            <w:szCs w:val="24"/>
          </w:rPr>
          <w:delText xml:space="preserve"> to the </w:delText>
        </w:r>
        <w:r w:rsidR="00AA02A6" w:rsidRPr="003D2A90" w:rsidDel="003D2A90">
          <w:rPr>
            <w:rFonts w:cs="Times New Roman"/>
            <w:sz w:val="24"/>
            <w:szCs w:val="24"/>
          </w:rPr>
          <w:delText xml:space="preserve">enhanced </w:delText>
        </w:r>
        <w:r w:rsidRPr="003D2A90" w:rsidDel="003D2A90">
          <w:rPr>
            <w:rFonts w:cs="Times New Roman"/>
            <w:sz w:val="24"/>
            <w:szCs w:val="24"/>
          </w:rPr>
          <w:delText>evaporation from the droplet cap.</w:delText>
        </w:r>
        <w:r w:rsidRPr="00C43C1E" w:rsidDel="003D2A90">
          <w:rPr>
            <w:rFonts w:cs="Times New Roman"/>
            <w:sz w:val="24"/>
            <w:szCs w:val="24"/>
          </w:rPr>
          <w:delText xml:space="preserve"> </w:delText>
        </w:r>
      </w:del>
      <w:r w:rsidRPr="00C43C1E">
        <w:rPr>
          <w:rFonts w:cs="Times New Roman"/>
          <w:sz w:val="24"/>
          <w:szCs w:val="24"/>
        </w:rPr>
        <w:t>The effect of droplet cap</w:t>
      </w:r>
      <w:r w:rsidR="00AA02A6">
        <w:rPr>
          <w:rFonts w:cs="Times New Roman"/>
          <w:sz w:val="24"/>
          <w:szCs w:val="24"/>
        </w:rPr>
        <w:t xml:space="preserve"> </w:t>
      </w:r>
      <w:r w:rsidRPr="00C43C1E">
        <w:rPr>
          <w:rFonts w:cs="Times New Roman"/>
          <w:sz w:val="24"/>
          <w:szCs w:val="24"/>
        </w:rPr>
        <w:t xml:space="preserve">temperature increase </w:t>
      </w:r>
      <w:r w:rsidR="00673E6A">
        <w:rPr>
          <w:rFonts w:cs="Times New Roman"/>
          <w:sz w:val="24"/>
          <w:szCs w:val="24"/>
        </w:rPr>
        <w:t>compensat</w:t>
      </w:r>
      <w:r w:rsidRPr="00C43C1E">
        <w:rPr>
          <w:rFonts w:cs="Times New Roman"/>
          <w:sz w:val="24"/>
          <w:szCs w:val="24"/>
        </w:rPr>
        <w:t xml:space="preserve">es the </w:t>
      </w:r>
      <w:r w:rsidR="00673E6A">
        <w:rPr>
          <w:rFonts w:cs="Times New Roman"/>
          <w:sz w:val="24"/>
          <w:szCs w:val="24"/>
        </w:rPr>
        <w:t>depressed</w:t>
      </w:r>
      <w:r w:rsidR="00673E6A" w:rsidRPr="00C43C1E">
        <w:rPr>
          <w:rFonts w:cs="Times New Roman"/>
          <w:sz w:val="24"/>
          <w:szCs w:val="24"/>
        </w:rPr>
        <w:t xml:space="preserve"> </w:t>
      </w:r>
      <w:r w:rsidRPr="00C43C1E">
        <w:rPr>
          <w:rFonts w:cs="Times New Roman"/>
          <w:sz w:val="24"/>
          <w:szCs w:val="24"/>
        </w:rPr>
        <w:t>effect of the droplet contact angle decrease on the</w:t>
      </w:r>
      <w:r w:rsidR="00DC00B2">
        <w:rPr>
          <w:rFonts w:cs="Times New Roman"/>
          <w:sz w:val="24"/>
          <w:szCs w:val="24"/>
        </w:rPr>
        <w:t xml:space="preserve"> </w:t>
      </w:r>
      <w:r w:rsidRPr="00C43C1E">
        <w:rPr>
          <w:rFonts w:cs="Times New Roman"/>
          <w:sz w:val="24"/>
          <w:szCs w:val="24"/>
        </w:rPr>
        <w:t>evaporation from the droplet cap. The combin</w:t>
      </w:r>
      <w:r w:rsidR="00DC00B2">
        <w:rPr>
          <w:rFonts w:cs="Times New Roman"/>
          <w:sz w:val="24"/>
          <w:szCs w:val="24"/>
        </w:rPr>
        <w:t>ed</w:t>
      </w:r>
      <w:r w:rsidRPr="00C43C1E">
        <w:rPr>
          <w:rFonts w:cs="Times New Roman"/>
          <w:sz w:val="24"/>
          <w:szCs w:val="24"/>
        </w:rPr>
        <w:t xml:space="preserve"> effects of the contact angle </w:t>
      </w:r>
      <w:proofErr w:type="gramStart"/>
      <w:r w:rsidR="00897809" w:rsidRPr="00C43C1E">
        <w:rPr>
          <w:rFonts w:cs="Times New Roman"/>
          <w:sz w:val="24"/>
          <w:szCs w:val="24"/>
        </w:rPr>
        <w:t>decrease</w:t>
      </w:r>
      <w:proofErr w:type="gramEnd"/>
      <w:r w:rsidRPr="00C43C1E">
        <w:rPr>
          <w:rFonts w:cs="Times New Roman"/>
          <w:sz w:val="24"/>
          <w:szCs w:val="24"/>
        </w:rPr>
        <w:t xml:space="preserve"> and the droplet cap temperature increase </w:t>
      </w:r>
      <w:r w:rsidR="00DC00B2">
        <w:rPr>
          <w:rFonts w:cs="Times New Roman"/>
          <w:sz w:val="24"/>
          <w:szCs w:val="24"/>
        </w:rPr>
        <w:t>give rise to</w:t>
      </w:r>
      <w:r w:rsidRPr="00C43C1E">
        <w:rPr>
          <w:rFonts w:cs="Times New Roman"/>
          <w:sz w:val="24"/>
          <w:szCs w:val="24"/>
        </w:rPr>
        <w:t xml:space="preserve"> the slow decrease of the evaporation rate from </w:t>
      </w:r>
      <w:r w:rsidR="00DC00B2">
        <w:rPr>
          <w:rFonts w:cs="Times New Roman"/>
          <w:sz w:val="24"/>
          <w:szCs w:val="24"/>
        </w:rPr>
        <w:t xml:space="preserve">the </w:t>
      </w:r>
      <w:r w:rsidRPr="00C43C1E">
        <w:rPr>
          <w:rFonts w:cs="Times New Roman"/>
          <w:sz w:val="24"/>
          <w:szCs w:val="24"/>
        </w:rPr>
        <w:t>droplet cap in the CCR mode. In the CCA mode, the average temperature of the droplet cap keeps essentially constant</w:t>
      </w:r>
      <w:r w:rsidR="0088727A">
        <w:rPr>
          <w:rFonts w:cs="Times New Roman"/>
          <w:sz w:val="24"/>
          <w:szCs w:val="24"/>
        </w:rPr>
        <w:t>,</w:t>
      </w:r>
      <w:r w:rsidRPr="00C43C1E">
        <w:rPr>
          <w:rFonts w:cs="Times New Roman"/>
          <w:sz w:val="24"/>
          <w:szCs w:val="24"/>
        </w:rPr>
        <w:t xml:space="preserve"> which is </w:t>
      </w:r>
      <w:r w:rsidR="0088727A">
        <w:rPr>
          <w:rFonts w:cs="Times New Roman"/>
          <w:sz w:val="24"/>
          <w:szCs w:val="24"/>
        </w:rPr>
        <w:t>in contrary to the</w:t>
      </w:r>
      <w:r w:rsidR="00985123">
        <w:rPr>
          <w:rFonts w:cs="Times New Roman"/>
          <w:sz w:val="24"/>
          <w:szCs w:val="24"/>
        </w:rPr>
        <w:t xml:space="preserve"> increas</w:t>
      </w:r>
      <w:r w:rsidR="00623962">
        <w:rPr>
          <w:rFonts w:cs="Times New Roman"/>
          <w:sz w:val="24"/>
          <w:szCs w:val="24"/>
        </w:rPr>
        <w:t>ing</w:t>
      </w:r>
      <w:r w:rsidR="00734A21">
        <w:rPr>
          <w:rFonts w:cs="Times New Roman"/>
          <w:sz w:val="24"/>
          <w:szCs w:val="24"/>
        </w:rPr>
        <w:t xml:space="preserve"> trend of</w:t>
      </w:r>
      <w:r w:rsidRPr="00C43C1E">
        <w:rPr>
          <w:rFonts w:cs="Times New Roman"/>
          <w:sz w:val="24"/>
          <w:szCs w:val="24"/>
        </w:rPr>
        <w:t xml:space="preserve"> the </w:t>
      </w:r>
      <w:r w:rsidR="001919E7">
        <w:rPr>
          <w:rFonts w:cs="Times New Roman"/>
          <w:sz w:val="24"/>
          <w:szCs w:val="24"/>
        </w:rPr>
        <w:t xml:space="preserve">droplet </w:t>
      </w:r>
      <w:r w:rsidRPr="00C43C1E">
        <w:rPr>
          <w:rFonts w:cs="Times New Roman"/>
          <w:sz w:val="24"/>
          <w:szCs w:val="24"/>
        </w:rPr>
        <w:t>cap temperature</w:t>
      </w:r>
      <w:r w:rsidR="00734A21">
        <w:rPr>
          <w:rFonts w:cs="Times New Roman"/>
          <w:sz w:val="24"/>
          <w:szCs w:val="24"/>
        </w:rPr>
        <w:t xml:space="preserve"> </w:t>
      </w:r>
      <w:r w:rsidRPr="00C43C1E">
        <w:rPr>
          <w:rFonts w:cs="Times New Roman"/>
          <w:sz w:val="24"/>
          <w:szCs w:val="24"/>
        </w:rPr>
        <w:t xml:space="preserve">in the CCR mode. Meanwhile, the </w:t>
      </w:r>
      <w:r w:rsidR="00734A21">
        <w:rPr>
          <w:rFonts w:cs="Times New Roman"/>
          <w:sz w:val="24"/>
          <w:szCs w:val="24"/>
        </w:rPr>
        <w:t xml:space="preserve">contact radius of the droplet </w:t>
      </w:r>
      <w:r w:rsidRPr="00C43C1E">
        <w:rPr>
          <w:rFonts w:cs="Times New Roman"/>
          <w:sz w:val="24"/>
          <w:szCs w:val="24"/>
        </w:rPr>
        <w:t>decreases</w:t>
      </w:r>
      <w:r w:rsidR="00F6695C">
        <w:rPr>
          <w:rFonts w:cs="Times New Roman"/>
          <w:sz w:val="24"/>
          <w:szCs w:val="24"/>
        </w:rPr>
        <w:t xml:space="preserve"> in the CCA mode</w:t>
      </w:r>
      <w:r w:rsidR="00734A21">
        <w:rPr>
          <w:rFonts w:cs="Times New Roman"/>
          <w:sz w:val="24"/>
          <w:szCs w:val="24"/>
        </w:rPr>
        <w:t>, which causes the decreas</w:t>
      </w:r>
      <w:r w:rsidR="00623962">
        <w:rPr>
          <w:rFonts w:cs="Times New Roman"/>
          <w:sz w:val="24"/>
          <w:szCs w:val="24"/>
        </w:rPr>
        <w:t>ing</w:t>
      </w:r>
      <w:r w:rsidR="00734A21">
        <w:rPr>
          <w:rFonts w:cs="Times New Roman"/>
          <w:sz w:val="24"/>
          <w:szCs w:val="24"/>
        </w:rPr>
        <w:t xml:space="preserve"> heat transfer area between the droplet and the substrate</w:t>
      </w:r>
      <w:r w:rsidRPr="00C43C1E">
        <w:rPr>
          <w:rFonts w:cs="Times New Roman"/>
          <w:sz w:val="24"/>
          <w:szCs w:val="24"/>
        </w:rPr>
        <w:t>. Thus, the evaporation rate</w:t>
      </w:r>
      <w:r w:rsidR="00F6695C">
        <w:rPr>
          <w:rFonts w:cs="Times New Roman"/>
          <w:sz w:val="24"/>
          <w:szCs w:val="24"/>
        </w:rPr>
        <w:t xml:space="preserve"> from the</w:t>
      </w:r>
      <w:r w:rsidRPr="00C43C1E">
        <w:rPr>
          <w:rFonts w:cs="Times New Roman"/>
          <w:sz w:val="24"/>
          <w:szCs w:val="24"/>
        </w:rPr>
        <w:t xml:space="preserve"> droplet cap decreases quickly</w:t>
      </w:r>
      <w:r w:rsidR="00623962">
        <w:rPr>
          <w:rFonts w:cs="Times New Roman"/>
          <w:sz w:val="24"/>
          <w:szCs w:val="24"/>
        </w:rPr>
        <w:t xml:space="preserve"> in the CCA mode</w:t>
      </w:r>
      <w:r w:rsidRPr="00C43C1E">
        <w:rPr>
          <w:rFonts w:cs="Times New Roman"/>
          <w:sz w:val="24"/>
          <w:szCs w:val="24"/>
        </w:rPr>
        <w:t xml:space="preserve">. In summary, in </w:t>
      </w:r>
      <w:r w:rsidR="00F6695C">
        <w:rPr>
          <w:rFonts w:cs="Times New Roman"/>
          <w:sz w:val="24"/>
          <w:szCs w:val="24"/>
        </w:rPr>
        <w:t xml:space="preserve">the </w:t>
      </w:r>
      <w:r w:rsidRPr="00C43C1E">
        <w:rPr>
          <w:rFonts w:cs="Times New Roman"/>
          <w:sz w:val="24"/>
          <w:szCs w:val="24"/>
        </w:rPr>
        <w:t>CCR mode the decrease of the total evaporation rate of the droplet is mainly caused by the decreas</w:t>
      </w:r>
      <w:r w:rsidR="00F018C4">
        <w:rPr>
          <w:rFonts w:cs="Times New Roman"/>
          <w:sz w:val="24"/>
          <w:szCs w:val="24"/>
        </w:rPr>
        <w:t>ing</w:t>
      </w:r>
      <w:r w:rsidRPr="00C43C1E">
        <w:rPr>
          <w:rFonts w:cs="Times New Roman"/>
          <w:sz w:val="24"/>
          <w:szCs w:val="24"/>
        </w:rPr>
        <w:t xml:space="preserve"> evaporation rate from the droplet base</w:t>
      </w:r>
      <w:r w:rsidR="00F6695C">
        <w:rPr>
          <w:rFonts w:cs="Times New Roman"/>
          <w:sz w:val="24"/>
          <w:szCs w:val="24"/>
        </w:rPr>
        <w:t>.</w:t>
      </w:r>
      <w:r w:rsidRPr="00C43C1E">
        <w:rPr>
          <w:rFonts w:cs="Times New Roman"/>
          <w:sz w:val="24"/>
          <w:szCs w:val="24"/>
        </w:rPr>
        <w:t xml:space="preserve"> </w:t>
      </w:r>
      <w:r w:rsidR="00F6695C">
        <w:rPr>
          <w:rFonts w:cs="Times New Roman"/>
          <w:sz w:val="24"/>
          <w:szCs w:val="24"/>
        </w:rPr>
        <w:t>Whereas</w:t>
      </w:r>
      <w:r w:rsidRPr="00C43C1E">
        <w:rPr>
          <w:rFonts w:cs="Times New Roman"/>
          <w:sz w:val="24"/>
          <w:szCs w:val="24"/>
        </w:rPr>
        <w:t xml:space="preserve"> in </w:t>
      </w:r>
      <w:r w:rsidR="00F6695C">
        <w:rPr>
          <w:rFonts w:cs="Times New Roman"/>
          <w:sz w:val="24"/>
          <w:szCs w:val="24"/>
        </w:rPr>
        <w:t xml:space="preserve">the </w:t>
      </w:r>
      <w:r w:rsidRPr="00C43C1E">
        <w:rPr>
          <w:rFonts w:cs="Times New Roman"/>
          <w:sz w:val="24"/>
          <w:szCs w:val="24"/>
        </w:rPr>
        <w:t xml:space="preserve">CCA mode, the decrease of the total evaporation rate is mainly </w:t>
      </w:r>
      <w:r w:rsidR="00F018C4">
        <w:rPr>
          <w:rFonts w:cs="Times New Roman"/>
          <w:sz w:val="24"/>
          <w:szCs w:val="24"/>
        </w:rPr>
        <w:t>induc</w:t>
      </w:r>
      <w:r w:rsidRPr="00C43C1E">
        <w:rPr>
          <w:rFonts w:cs="Times New Roman"/>
          <w:sz w:val="24"/>
          <w:szCs w:val="24"/>
        </w:rPr>
        <w:t>ed by the decreas</w:t>
      </w:r>
      <w:r w:rsidR="00F018C4">
        <w:rPr>
          <w:rFonts w:cs="Times New Roman"/>
          <w:sz w:val="24"/>
          <w:szCs w:val="24"/>
        </w:rPr>
        <w:t>ing</w:t>
      </w:r>
      <w:r w:rsidRPr="00C43C1E">
        <w:rPr>
          <w:rFonts w:cs="Times New Roman"/>
          <w:sz w:val="24"/>
          <w:szCs w:val="24"/>
        </w:rPr>
        <w:t xml:space="preserve"> evaporation rate from the droplet cap. </w:t>
      </w:r>
    </w:p>
    <w:p w14:paraId="3F8826BD" w14:textId="18E4B3BB" w:rsidR="00C43C1E" w:rsidRDefault="00985123" w:rsidP="00856045">
      <w:pPr>
        <w:spacing w:line="360" w:lineRule="auto"/>
        <w:ind w:firstLine="360"/>
        <w:rPr>
          <w:rFonts w:cs="Times New Roman"/>
          <w:sz w:val="24"/>
          <w:szCs w:val="24"/>
        </w:rPr>
      </w:pPr>
      <w:bookmarkStart w:id="227" w:name="_Hlk75892511"/>
      <w:r>
        <w:rPr>
          <w:rFonts w:cs="Times New Roman"/>
          <w:sz w:val="24"/>
          <w:szCs w:val="24"/>
        </w:rPr>
        <w:t>Droplet evaporati</w:t>
      </w:r>
      <w:r w:rsidR="00F6695C">
        <w:rPr>
          <w:rFonts w:cs="Times New Roman"/>
          <w:sz w:val="24"/>
          <w:szCs w:val="24"/>
        </w:rPr>
        <w:t>on</w:t>
      </w:r>
      <w:r>
        <w:rPr>
          <w:rFonts w:cs="Times New Roman"/>
          <w:sz w:val="24"/>
          <w:szCs w:val="24"/>
        </w:rPr>
        <w:t xml:space="preserve"> on different substates exhibits di</w:t>
      </w:r>
      <w:r w:rsidR="00D35FF3">
        <w:rPr>
          <w:rFonts w:cs="Times New Roman"/>
          <w:sz w:val="24"/>
          <w:szCs w:val="24"/>
        </w:rPr>
        <w:t>stinct</w:t>
      </w:r>
      <w:r>
        <w:rPr>
          <w:rFonts w:cs="Times New Roman"/>
          <w:sz w:val="24"/>
          <w:szCs w:val="24"/>
        </w:rPr>
        <w:t xml:space="preserve"> evaporation rate</w:t>
      </w:r>
      <w:r w:rsidR="00F6695C">
        <w:rPr>
          <w:rFonts w:cs="Times New Roman"/>
          <w:sz w:val="24"/>
          <w:szCs w:val="24"/>
        </w:rPr>
        <w:t>s</w:t>
      </w:r>
      <w:r w:rsidR="00C43C1E" w:rsidRPr="00C43C1E">
        <w:rPr>
          <w:rFonts w:cs="Times New Roman"/>
          <w:sz w:val="24"/>
          <w:szCs w:val="24"/>
        </w:rPr>
        <w:t xml:space="preserve"> as shown in Fig. </w:t>
      </w:r>
      <w:r w:rsidR="00792C98">
        <w:rPr>
          <w:rFonts w:cs="Times New Roman"/>
          <w:sz w:val="24"/>
          <w:szCs w:val="24"/>
        </w:rPr>
        <w:t>8</w:t>
      </w:r>
      <w:r w:rsidR="00C43C1E" w:rsidRPr="00C43C1E">
        <w:rPr>
          <w:rFonts w:cs="Times New Roman"/>
          <w:sz w:val="24"/>
          <w:szCs w:val="24"/>
        </w:rPr>
        <w:t xml:space="preserve">(d). Droplet on sample 1 (40 </w:t>
      </w:r>
      <w:proofErr w:type="spellStart"/>
      <w:r w:rsidR="00C43C1E" w:rsidRPr="00C43C1E">
        <w:rPr>
          <w:rFonts w:cs="Times New Roman"/>
          <w:sz w:val="24"/>
          <w:szCs w:val="24"/>
        </w:rPr>
        <w:t>μm</w:t>
      </w:r>
      <w:proofErr w:type="spellEnd"/>
      <w:r w:rsidR="00C43C1E" w:rsidRPr="00C43C1E">
        <w:rPr>
          <w:rFonts w:cs="Times New Roman"/>
          <w:sz w:val="24"/>
          <w:szCs w:val="24"/>
        </w:rPr>
        <w:t xml:space="preserve"> periodicity) has the maximum evaporation rate </w:t>
      </w:r>
      <w:r w:rsidR="00D35FF3">
        <w:rPr>
          <w:rFonts w:cs="Times New Roman"/>
          <w:sz w:val="24"/>
          <w:szCs w:val="24"/>
        </w:rPr>
        <w:t xml:space="preserve">while droplet </w:t>
      </w:r>
      <w:r w:rsidR="00C43C1E" w:rsidRPr="00C43C1E">
        <w:rPr>
          <w:rFonts w:cs="Times New Roman"/>
          <w:sz w:val="24"/>
          <w:szCs w:val="24"/>
        </w:rPr>
        <w:t>has the minimum evaporation rate</w:t>
      </w:r>
      <w:r w:rsidR="007D3BF0" w:rsidRPr="007D3BF0">
        <w:rPr>
          <w:rFonts w:cs="Times New Roman"/>
          <w:sz w:val="24"/>
          <w:szCs w:val="24"/>
        </w:rPr>
        <w:t xml:space="preserve"> </w:t>
      </w:r>
      <w:r w:rsidR="007D3BF0" w:rsidRPr="00C43C1E">
        <w:rPr>
          <w:rFonts w:cs="Times New Roman"/>
          <w:sz w:val="24"/>
          <w:szCs w:val="24"/>
        </w:rPr>
        <w:t xml:space="preserve">on sample 3 (60 </w:t>
      </w:r>
      <w:proofErr w:type="spellStart"/>
      <w:r w:rsidR="007D3BF0" w:rsidRPr="00C43C1E">
        <w:rPr>
          <w:rFonts w:cs="Times New Roman"/>
          <w:sz w:val="24"/>
          <w:szCs w:val="24"/>
        </w:rPr>
        <w:t>μm</w:t>
      </w:r>
      <w:proofErr w:type="spellEnd"/>
      <w:r w:rsidR="007D3BF0" w:rsidRPr="00C43C1E">
        <w:rPr>
          <w:rFonts w:cs="Times New Roman"/>
          <w:sz w:val="24"/>
          <w:szCs w:val="24"/>
        </w:rPr>
        <w:t xml:space="preserve"> periodicity)</w:t>
      </w:r>
      <w:r w:rsidR="00C43C1E" w:rsidRPr="00C43C1E">
        <w:rPr>
          <w:rFonts w:cs="Times New Roman"/>
          <w:sz w:val="24"/>
          <w:szCs w:val="24"/>
        </w:rPr>
        <w:t xml:space="preserve">. </w:t>
      </w:r>
      <w:r w:rsidR="00D35FF3">
        <w:rPr>
          <w:rFonts w:cs="Times New Roman"/>
          <w:sz w:val="24"/>
          <w:szCs w:val="24"/>
        </w:rPr>
        <w:t>Due to</w:t>
      </w:r>
      <w:r w:rsidR="00C43C1E" w:rsidRPr="00C43C1E">
        <w:rPr>
          <w:rFonts w:cs="Times New Roman"/>
          <w:sz w:val="24"/>
          <w:szCs w:val="24"/>
        </w:rPr>
        <w:t xml:space="preserve"> the different periodicit</w:t>
      </w:r>
      <w:r w:rsidR="00162254">
        <w:rPr>
          <w:rFonts w:cs="Times New Roman"/>
          <w:sz w:val="24"/>
          <w:szCs w:val="24"/>
        </w:rPr>
        <w:t>ies of micropillars</w:t>
      </w:r>
      <w:r w:rsidR="00C43C1E" w:rsidRPr="00C43C1E">
        <w:rPr>
          <w:rFonts w:cs="Times New Roman"/>
          <w:sz w:val="24"/>
          <w:szCs w:val="24"/>
        </w:rPr>
        <w:t xml:space="preserve">, the </w:t>
      </w:r>
      <w:r w:rsidR="00D35FF3">
        <w:rPr>
          <w:rFonts w:cs="Times New Roman"/>
          <w:sz w:val="24"/>
          <w:szCs w:val="24"/>
        </w:rPr>
        <w:t>droplet-pillar</w:t>
      </w:r>
      <w:r w:rsidR="00C43C1E" w:rsidRPr="00C43C1E">
        <w:rPr>
          <w:rFonts w:cs="Times New Roman"/>
          <w:sz w:val="24"/>
          <w:szCs w:val="24"/>
        </w:rPr>
        <w:t xml:space="preserve"> interface areas are different on </w:t>
      </w:r>
      <w:r w:rsidR="00A748DA">
        <w:rPr>
          <w:rFonts w:cs="Times New Roman"/>
          <w:sz w:val="24"/>
          <w:szCs w:val="24"/>
        </w:rPr>
        <w:t>these</w:t>
      </w:r>
      <w:r w:rsidR="00C43C1E" w:rsidRPr="00C43C1E">
        <w:rPr>
          <w:rFonts w:cs="Times New Roman"/>
          <w:sz w:val="24"/>
          <w:szCs w:val="24"/>
        </w:rPr>
        <w:t xml:space="preserve"> sample substrates. Since </w:t>
      </w:r>
      <w:r w:rsidR="00A748DA">
        <w:rPr>
          <w:rFonts w:cs="Times New Roman"/>
          <w:sz w:val="24"/>
          <w:szCs w:val="24"/>
        </w:rPr>
        <w:t xml:space="preserve">water </w:t>
      </w:r>
      <w:r w:rsidR="00C43C1E" w:rsidRPr="00C43C1E">
        <w:rPr>
          <w:rFonts w:cs="Times New Roman"/>
          <w:sz w:val="24"/>
          <w:szCs w:val="24"/>
        </w:rPr>
        <w:t xml:space="preserve">droplets on </w:t>
      </w:r>
      <w:r w:rsidR="00A748DA">
        <w:rPr>
          <w:rFonts w:cs="Times New Roman"/>
          <w:sz w:val="24"/>
          <w:szCs w:val="24"/>
        </w:rPr>
        <w:t>these</w:t>
      </w:r>
      <w:r w:rsidR="00C43C1E" w:rsidRPr="00C43C1E">
        <w:rPr>
          <w:rFonts w:cs="Times New Roman"/>
          <w:sz w:val="24"/>
          <w:szCs w:val="24"/>
        </w:rPr>
        <w:t xml:space="preserve"> sample substrates have </w:t>
      </w:r>
      <w:r w:rsidR="00A748DA">
        <w:rPr>
          <w:rFonts w:cs="Times New Roman"/>
          <w:sz w:val="24"/>
          <w:szCs w:val="24"/>
        </w:rPr>
        <w:t>almost</w:t>
      </w:r>
      <w:r w:rsidR="00C43C1E" w:rsidRPr="00C43C1E">
        <w:rPr>
          <w:rFonts w:cs="Times New Roman"/>
          <w:sz w:val="24"/>
          <w:szCs w:val="24"/>
        </w:rPr>
        <w:t xml:space="preserve"> the same apparent contact area (</w:t>
      </w:r>
      <w:r w:rsidR="00162254" w:rsidRPr="00244326">
        <w:rPr>
          <w:rFonts w:cs="Times New Roman"/>
          <w:i/>
          <w:iCs/>
          <w:sz w:val="24"/>
          <w:szCs w:val="24"/>
        </w:rPr>
        <w:t>i.e</w:t>
      </w:r>
      <w:r w:rsidR="00162254">
        <w:rPr>
          <w:rFonts w:cs="Times New Roman"/>
          <w:sz w:val="24"/>
          <w:szCs w:val="24"/>
        </w:rPr>
        <w:t xml:space="preserve">., </w:t>
      </w:r>
      <w:r w:rsidR="00C43C1E" w:rsidRPr="00C43C1E">
        <w:rPr>
          <w:rFonts w:cs="Times New Roman"/>
          <w:sz w:val="24"/>
          <w:szCs w:val="24"/>
        </w:rPr>
        <w:t>base area of the droplet), small periodicity</w:t>
      </w:r>
      <w:r w:rsidR="00A748DA">
        <w:rPr>
          <w:rFonts w:cs="Times New Roman"/>
          <w:sz w:val="24"/>
          <w:szCs w:val="24"/>
        </w:rPr>
        <w:t xml:space="preserve"> of micropillars</w:t>
      </w:r>
      <w:r w:rsidR="00C43C1E" w:rsidRPr="00C43C1E">
        <w:rPr>
          <w:rFonts w:cs="Times New Roman"/>
          <w:sz w:val="24"/>
          <w:szCs w:val="24"/>
        </w:rPr>
        <w:t xml:space="preserve"> means </w:t>
      </w:r>
      <w:r>
        <w:rPr>
          <w:rFonts w:cs="Times New Roman"/>
          <w:sz w:val="24"/>
          <w:szCs w:val="24"/>
        </w:rPr>
        <w:t xml:space="preserve">larger heat transfer area between the droplet base and the substrate, </w:t>
      </w:r>
      <w:r w:rsidRPr="00244326">
        <w:rPr>
          <w:rFonts w:cs="Times New Roman"/>
          <w:i/>
          <w:iCs/>
          <w:sz w:val="24"/>
          <w:szCs w:val="24"/>
        </w:rPr>
        <w:t>i.e.</w:t>
      </w:r>
      <w:r>
        <w:rPr>
          <w:rFonts w:cs="Times New Roman"/>
          <w:sz w:val="24"/>
          <w:szCs w:val="24"/>
        </w:rPr>
        <w:t xml:space="preserve">, the solid-liquid interface area. </w:t>
      </w:r>
      <w:r w:rsidR="00C43C1E" w:rsidRPr="00C43C1E">
        <w:rPr>
          <w:rFonts w:cs="Times New Roman"/>
          <w:sz w:val="24"/>
          <w:szCs w:val="24"/>
        </w:rPr>
        <w:t>The larger solid-liquid interface area results in the higher droplet evaporation rate with the same substrate base temperature</w:t>
      </w:r>
      <w:bookmarkEnd w:id="227"/>
      <w:r w:rsidR="00C43C1E" w:rsidRPr="00C43C1E">
        <w:rPr>
          <w:rFonts w:cs="Times New Roman"/>
          <w:sz w:val="24"/>
          <w:szCs w:val="24"/>
        </w:rPr>
        <w:t xml:space="preserve">. </w:t>
      </w:r>
    </w:p>
    <w:p w14:paraId="0251F728" w14:textId="3CB03848" w:rsidR="00F535A0" w:rsidRPr="00C43C1E" w:rsidRDefault="006D6A8B" w:rsidP="00F535A0">
      <w:pPr>
        <w:spacing w:line="360" w:lineRule="auto"/>
        <w:jc w:val="center"/>
        <w:rPr>
          <w:rFonts w:cs="Times New Roman"/>
          <w:sz w:val="24"/>
          <w:szCs w:val="24"/>
        </w:rPr>
      </w:pPr>
      <w:ins w:id="228" w:author="Huang Wenge" w:date="2021-07-19T11:47:00Z">
        <w:r>
          <w:rPr>
            <w:noProof/>
          </w:rPr>
          <w:lastRenderedPageBreak/>
          <w:drawing>
            <wp:inline distT="0" distB="0" distL="0" distR="0" wp14:anchorId="10B08C34" wp14:editId="2B208FA8">
              <wp:extent cx="57240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61" t="1869" r="14103" b="3142"/>
                      <a:stretch/>
                    </pic:blipFill>
                    <pic:spPr bwMode="auto">
                      <a:xfrm>
                        <a:off x="0" y="0"/>
                        <a:ext cx="5728113" cy="18301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ins>
      <w:del w:id="229" w:author="Huang Wenge" w:date="2021-07-19T11:47:00Z">
        <w:r w:rsidR="00EF6DA4" w:rsidDel="006D6A8B">
          <w:rPr>
            <w:noProof/>
          </w:rPr>
          <w:drawing>
            <wp:inline distT="0" distB="0" distL="0" distR="0" wp14:anchorId="6C6E7C97" wp14:editId="4F6BEAD6">
              <wp:extent cx="6108700" cy="193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75" t="2171" r="13754" b="3195"/>
                      <a:stretch/>
                    </pic:blipFill>
                    <pic:spPr bwMode="auto">
                      <a:xfrm>
                        <a:off x="0" y="0"/>
                        <a:ext cx="6116998" cy="1939381"/>
                      </a:xfrm>
                      <a:prstGeom prst="rect">
                        <a:avLst/>
                      </a:prstGeom>
                      <a:noFill/>
                      <a:ln>
                        <a:noFill/>
                      </a:ln>
                      <a:extLst>
                        <a:ext uri="{53640926-AAD7-44D8-BBD7-CCE9431645EC}">
                          <a14:shadowObscured xmlns:a14="http://schemas.microsoft.com/office/drawing/2010/main"/>
                        </a:ext>
                      </a:extLst>
                    </pic:spPr>
                  </pic:pic>
                </a:graphicData>
              </a:graphic>
            </wp:inline>
          </w:drawing>
        </w:r>
      </w:del>
    </w:p>
    <w:p w14:paraId="654309EF" w14:textId="156ABDB5" w:rsidR="00C43C1E" w:rsidRPr="00C43C1E" w:rsidRDefault="00C43C1E" w:rsidP="00244326">
      <w:pPr>
        <w:spacing w:after="120"/>
        <w:rPr>
          <w:rFonts w:cs="Times New Roman"/>
          <w:sz w:val="24"/>
          <w:szCs w:val="24"/>
        </w:rPr>
      </w:pPr>
      <w:commentRangeStart w:id="230"/>
      <w:r w:rsidRPr="00DA29D0">
        <w:rPr>
          <w:rFonts w:cs="Times New Roman"/>
          <w:b/>
          <w:bCs/>
          <w:sz w:val="24"/>
          <w:szCs w:val="24"/>
        </w:rPr>
        <w:t xml:space="preserve">Figure </w:t>
      </w:r>
      <w:r w:rsidR="00792C98" w:rsidRPr="00DA29D0">
        <w:rPr>
          <w:rFonts w:cs="Times New Roman"/>
          <w:b/>
          <w:bCs/>
          <w:sz w:val="24"/>
          <w:szCs w:val="24"/>
        </w:rPr>
        <w:t>9</w:t>
      </w:r>
      <w:r w:rsidRPr="00DA29D0">
        <w:rPr>
          <w:rFonts w:cs="Times New Roman"/>
          <w:b/>
          <w:bCs/>
          <w:sz w:val="24"/>
          <w:szCs w:val="24"/>
        </w:rPr>
        <w:t>.</w:t>
      </w:r>
      <w:commentRangeEnd w:id="230"/>
      <w:r w:rsidR="00E86094">
        <w:rPr>
          <w:rStyle w:val="CommentReference"/>
        </w:rPr>
        <w:commentReference w:id="230"/>
      </w:r>
      <w:r w:rsidRPr="00C43C1E">
        <w:rPr>
          <w:rFonts w:cs="Times New Roman"/>
          <w:sz w:val="24"/>
          <w:szCs w:val="24"/>
        </w:rPr>
        <w:t xml:space="preserve"> Evaporation ratio </w:t>
      </w:r>
      <w:r w:rsidRPr="00C43C1E">
        <w:rPr>
          <w:rFonts w:cs="Times New Roman"/>
          <w:i/>
          <w:iCs/>
          <w:sz w:val="24"/>
          <w:szCs w:val="24"/>
        </w:rPr>
        <w:t>φ</w:t>
      </w:r>
      <w:r w:rsidRPr="00C43C1E">
        <w:rPr>
          <w:rFonts w:cs="Times New Roman"/>
          <w:sz w:val="24"/>
          <w:szCs w:val="24"/>
        </w:rPr>
        <w:t xml:space="preserve"> of </w:t>
      </w:r>
      <w:r w:rsidR="00A874B6">
        <w:rPr>
          <w:rFonts w:cs="Times New Roman"/>
          <w:sz w:val="24"/>
          <w:szCs w:val="24"/>
        </w:rPr>
        <w:t xml:space="preserve">water </w:t>
      </w:r>
      <w:r w:rsidRPr="00C43C1E">
        <w:rPr>
          <w:rFonts w:cs="Times New Roman"/>
          <w:sz w:val="24"/>
          <w:szCs w:val="24"/>
        </w:rPr>
        <w:t>droplet</w:t>
      </w:r>
      <w:r w:rsidR="00A874B6">
        <w:rPr>
          <w:rFonts w:cs="Times New Roman"/>
          <w:sz w:val="24"/>
          <w:szCs w:val="24"/>
        </w:rPr>
        <w:t>s</w:t>
      </w:r>
      <w:r w:rsidRPr="00C43C1E">
        <w:rPr>
          <w:rFonts w:cs="Times New Roman"/>
          <w:sz w:val="24"/>
          <w:szCs w:val="24"/>
        </w:rPr>
        <w:t xml:space="preserve"> with respect to nondimensional time on different </w:t>
      </w:r>
      <w:r w:rsidR="00A874B6">
        <w:rPr>
          <w:rFonts w:cs="Times New Roman"/>
          <w:sz w:val="24"/>
          <w:szCs w:val="24"/>
        </w:rPr>
        <w:t xml:space="preserve">micro-structured </w:t>
      </w:r>
      <w:r w:rsidRPr="00C43C1E">
        <w:rPr>
          <w:rFonts w:cs="Times New Roman"/>
          <w:sz w:val="24"/>
          <w:szCs w:val="24"/>
        </w:rPr>
        <w:t>samples</w:t>
      </w:r>
      <w:r w:rsidR="0067141C">
        <w:rPr>
          <w:rFonts w:cs="Times New Roman"/>
          <w:sz w:val="24"/>
          <w:szCs w:val="24"/>
        </w:rPr>
        <w:t xml:space="preserve"> with different substrate base temperature</w:t>
      </w:r>
      <w:r w:rsidR="00E34D80">
        <w:rPr>
          <w:rFonts w:cs="Times New Roman"/>
          <w:sz w:val="24"/>
          <w:szCs w:val="24"/>
        </w:rPr>
        <w:t>s</w:t>
      </w:r>
      <w:r w:rsidR="0067141C">
        <w:rPr>
          <w:rFonts w:cs="Times New Roman"/>
          <w:sz w:val="24"/>
          <w:szCs w:val="24"/>
        </w:rPr>
        <w:t>.</w:t>
      </w:r>
    </w:p>
    <w:p w14:paraId="57E0F788" w14:textId="5D94D34C" w:rsidR="00C43C1E" w:rsidRPr="00C43C1E" w:rsidRDefault="008E7A37" w:rsidP="00B34F40">
      <w:pPr>
        <w:spacing w:line="360" w:lineRule="auto"/>
        <w:ind w:firstLine="360"/>
        <w:rPr>
          <w:rFonts w:cs="Times New Roman"/>
          <w:sz w:val="24"/>
          <w:szCs w:val="24"/>
        </w:rPr>
      </w:pPr>
      <w:r w:rsidRPr="00C43C1E">
        <w:rPr>
          <w:rFonts w:cs="Times New Roman"/>
          <w:sz w:val="24"/>
          <w:szCs w:val="24"/>
        </w:rPr>
        <w:t xml:space="preserve">Evaporation ratio </w:t>
      </w:r>
      <w:r w:rsidRPr="00C43C1E">
        <w:rPr>
          <w:rFonts w:cs="Times New Roman"/>
          <w:i/>
          <w:iCs/>
          <w:sz w:val="24"/>
          <w:szCs w:val="24"/>
        </w:rPr>
        <w:t>φ</w:t>
      </w:r>
      <w:r w:rsidRPr="00C43C1E">
        <w:rPr>
          <w:rFonts w:cs="Times New Roman"/>
          <w:sz w:val="24"/>
          <w:szCs w:val="24"/>
        </w:rPr>
        <w:t xml:space="preserve"> is </w:t>
      </w:r>
      <w:r w:rsidR="00B47243">
        <w:rPr>
          <w:rFonts w:cs="Times New Roman"/>
          <w:sz w:val="24"/>
          <w:szCs w:val="24"/>
        </w:rPr>
        <w:t xml:space="preserve">defined as </w:t>
      </w:r>
      <w:r w:rsidRPr="00C43C1E">
        <w:rPr>
          <w:rFonts w:cs="Times New Roman"/>
          <w:sz w:val="24"/>
          <w:szCs w:val="24"/>
        </w:rPr>
        <w:t xml:space="preserve">the ratio of </w:t>
      </w:r>
      <w:r w:rsidR="00B47243">
        <w:rPr>
          <w:rFonts w:cs="Times New Roman"/>
          <w:sz w:val="24"/>
          <w:szCs w:val="24"/>
        </w:rPr>
        <w:t xml:space="preserve">the </w:t>
      </w:r>
      <w:r w:rsidRPr="00C43C1E">
        <w:rPr>
          <w:rFonts w:cs="Times New Roman"/>
          <w:sz w:val="24"/>
          <w:szCs w:val="24"/>
        </w:rPr>
        <w:t xml:space="preserve">evaporation rate from the droplet base </w:t>
      </w:r>
      <w:r w:rsidR="00B47243">
        <w:rPr>
          <w:rFonts w:cs="Times New Roman"/>
          <w:sz w:val="24"/>
          <w:szCs w:val="24"/>
        </w:rPr>
        <w:t>to the</w:t>
      </w:r>
      <w:r w:rsidRPr="00C43C1E">
        <w:rPr>
          <w:rFonts w:cs="Times New Roman"/>
          <w:sz w:val="24"/>
          <w:szCs w:val="24"/>
        </w:rPr>
        <w:t xml:space="preserve"> total evaporation rat</w:t>
      </w:r>
      <w:r w:rsidR="00747D3F">
        <w:rPr>
          <w:rFonts w:cs="Times New Roman"/>
          <w:sz w:val="24"/>
          <w:szCs w:val="24"/>
        </w:rPr>
        <w:t>e</w:t>
      </w:r>
      <w:r w:rsidRPr="00C43C1E">
        <w:rPr>
          <w:rFonts w:cs="Times New Roman"/>
          <w:sz w:val="24"/>
          <w:szCs w:val="24"/>
        </w:rPr>
        <w:t>.</w:t>
      </w:r>
      <w:r>
        <w:rPr>
          <w:rFonts w:cs="Times New Roman"/>
          <w:sz w:val="24"/>
          <w:szCs w:val="24"/>
        </w:rPr>
        <w:t xml:space="preserve"> </w:t>
      </w:r>
      <w:r w:rsidR="00C43C1E" w:rsidRPr="00C43C1E">
        <w:rPr>
          <w:rFonts w:cs="Times New Roman"/>
          <w:sz w:val="24"/>
          <w:szCs w:val="24"/>
        </w:rPr>
        <w:t xml:space="preserve">The evaporation ratio </w:t>
      </w:r>
      <w:r w:rsidR="00776BD7" w:rsidRPr="00C43C1E">
        <w:rPr>
          <w:rFonts w:cs="Times New Roman"/>
          <w:i/>
          <w:iCs/>
          <w:sz w:val="24"/>
          <w:szCs w:val="24"/>
        </w:rPr>
        <w:t>φ</w:t>
      </w:r>
      <w:r w:rsidR="00776BD7" w:rsidRPr="00C43C1E">
        <w:rPr>
          <w:rFonts w:cs="Times New Roman"/>
          <w:sz w:val="24"/>
          <w:szCs w:val="24"/>
        </w:rPr>
        <w:t xml:space="preserve"> </w:t>
      </w:r>
      <w:r w:rsidR="00C43C1E" w:rsidRPr="00C43C1E">
        <w:rPr>
          <w:rFonts w:cs="Times New Roman"/>
          <w:sz w:val="24"/>
          <w:szCs w:val="24"/>
        </w:rPr>
        <w:t>with respect to nondimensional time on different samples</w:t>
      </w:r>
      <w:r w:rsidR="0067141C">
        <w:rPr>
          <w:rFonts w:cs="Times New Roman"/>
          <w:sz w:val="24"/>
          <w:szCs w:val="24"/>
        </w:rPr>
        <w:t xml:space="preserve"> with different substrate base </w:t>
      </w:r>
      <w:r w:rsidR="00CA5601">
        <w:rPr>
          <w:rFonts w:cs="Times New Roman"/>
          <w:sz w:val="24"/>
          <w:szCs w:val="24"/>
        </w:rPr>
        <w:t>temperature</w:t>
      </w:r>
      <w:r w:rsidR="00CC171E">
        <w:rPr>
          <w:rFonts w:cs="Times New Roman"/>
          <w:sz w:val="24"/>
          <w:szCs w:val="24"/>
        </w:rPr>
        <w:t>s</w:t>
      </w:r>
      <w:r w:rsidR="00C43C1E" w:rsidRPr="00C43C1E">
        <w:rPr>
          <w:rFonts w:cs="Times New Roman"/>
          <w:sz w:val="24"/>
          <w:szCs w:val="24"/>
        </w:rPr>
        <w:t xml:space="preserve"> is shown in Fig. </w:t>
      </w:r>
      <w:r w:rsidR="00792C98">
        <w:rPr>
          <w:rFonts w:cs="Times New Roman"/>
          <w:sz w:val="24"/>
          <w:szCs w:val="24"/>
        </w:rPr>
        <w:t>9</w:t>
      </w:r>
      <w:r w:rsidR="00C43C1E" w:rsidRPr="00C43C1E">
        <w:rPr>
          <w:rFonts w:cs="Times New Roman"/>
          <w:sz w:val="24"/>
          <w:szCs w:val="24"/>
        </w:rPr>
        <w:t xml:space="preserve">. It </w:t>
      </w:r>
      <w:r w:rsidR="00350A59">
        <w:rPr>
          <w:rFonts w:cs="Times New Roman"/>
          <w:sz w:val="24"/>
          <w:szCs w:val="24"/>
        </w:rPr>
        <w:t xml:space="preserve">can be </w:t>
      </w:r>
      <w:ins w:id="231" w:author="Huang Wenge" w:date="2021-07-19T13:53:00Z">
        <w:r w:rsidR="00E82BE4">
          <w:rPr>
            <w:rFonts w:cs="Times New Roman"/>
            <w:sz w:val="24"/>
            <w:szCs w:val="24"/>
          </w:rPr>
          <w:t>observed</w:t>
        </w:r>
      </w:ins>
      <w:del w:id="232" w:author="Huang Wenge" w:date="2021-07-19T13:53:00Z">
        <w:r w:rsidR="00350A59" w:rsidDel="00E82BE4">
          <w:rPr>
            <w:rFonts w:cs="Times New Roman"/>
            <w:sz w:val="24"/>
            <w:szCs w:val="24"/>
          </w:rPr>
          <w:delText>seen</w:delText>
        </w:r>
      </w:del>
      <w:r w:rsidR="00C43C1E" w:rsidRPr="00C43C1E">
        <w:rPr>
          <w:rFonts w:cs="Times New Roman"/>
          <w:sz w:val="24"/>
          <w:szCs w:val="24"/>
        </w:rPr>
        <w:t xml:space="preserve"> that the evaporation ratio </w:t>
      </w:r>
      <w:r w:rsidR="00C43C1E" w:rsidRPr="00C43C1E">
        <w:rPr>
          <w:rFonts w:cs="Times New Roman"/>
          <w:i/>
          <w:iCs/>
          <w:sz w:val="24"/>
          <w:szCs w:val="24"/>
        </w:rPr>
        <w:t xml:space="preserve">φ </w:t>
      </w:r>
      <w:r w:rsidR="00A11647">
        <w:rPr>
          <w:rFonts w:cs="Times New Roman"/>
          <w:sz w:val="24"/>
          <w:szCs w:val="24"/>
        </w:rPr>
        <w:t xml:space="preserve">generally </w:t>
      </w:r>
      <w:r w:rsidR="00C43C1E" w:rsidRPr="00C43C1E">
        <w:rPr>
          <w:rFonts w:cs="Times New Roman"/>
          <w:sz w:val="24"/>
          <w:szCs w:val="24"/>
        </w:rPr>
        <w:t xml:space="preserve">decreases in the CCR mode </w:t>
      </w:r>
      <w:r w:rsidR="00705D3B">
        <w:rPr>
          <w:rFonts w:cs="Times New Roman"/>
          <w:sz w:val="24"/>
          <w:szCs w:val="24"/>
        </w:rPr>
        <w:t>while</w:t>
      </w:r>
      <w:r w:rsidR="00C43C1E" w:rsidRPr="00C43C1E">
        <w:rPr>
          <w:rFonts w:cs="Times New Roman"/>
          <w:sz w:val="24"/>
          <w:szCs w:val="24"/>
        </w:rPr>
        <w:t xml:space="preserve"> increas</w:t>
      </w:r>
      <w:r w:rsidR="00705D3B">
        <w:rPr>
          <w:rFonts w:cs="Times New Roman"/>
          <w:sz w:val="24"/>
          <w:szCs w:val="24"/>
        </w:rPr>
        <w:t>ing</w:t>
      </w:r>
      <w:r w:rsidR="00C43C1E" w:rsidRPr="00C43C1E">
        <w:rPr>
          <w:rFonts w:cs="Times New Roman"/>
          <w:sz w:val="24"/>
          <w:szCs w:val="24"/>
        </w:rPr>
        <w:t xml:space="preserve"> </w:t>
      </w:r>
      <w:r w:rsidR="00705D3B">
        <w:rPr>
          <w:rFonts w:cs="Times New Roman"/>
          <w:sz w:val="24"/>
          <w:szCs w:val="24"/>
        </w:rPr>
        <w:t>close to the end</w:t>
      </w:r>
      <w:r w:rsidR="00C43C1E" w:rsidRPr="00C43C1E">
        <w:rPr>
          <w:rFonts w:cs="Times New Roman"/>
          <w:sz w:val="24"/>
          <w:szCs w:val="24"/>
        </w:rPr>
        <w:t xml:space="preserve"> of </w:t>
      </w:r>
      <w:r w:rsidR="00350A59">
        <w:rPr>
          <w:rFonts w:cs="Times New Roman"/>
          <w:sz w:val="24"/>
          <w:szCs w:val="24"/>
        </w:rPr>
        <w:t xml:space="preserve">the </w:t>
      </w:r>
      <w:r w:rsidR="00C43C1E" w:rsidRPr="00C43C1E">
        <w:rPr>
          <w:rFonts w:cs="Times New Roman"/>
          <w:sz w:val="24"/>
          <w:szCs w:val="24"/>
        </w:rPr>
        <w:t xml:space="preserve">CCA mode. </w:t>
      </w:r>
      <w:r w:rsidR="00DD3FFA">
        <w:rPr>
          <w:rFonts w:cs="Times New Roman"/>
          <w:sz w:val="24"/>
          <w:szCs w:val="24"/>
        </w:rPr>
        <w:t>Th</w:t>
      </w:r>
      <w:r w:rsidR="009E0FFF">
        <w:rPr>
          <w:rFonts w:cs="Times New Roman"/>
          <w:sz w:val="24"/>
          <w:szCs w:val="24"/>
        </w:rPr>
        <w:t>is phenomenon</w:t>
      </w:r>
      <w:r w:rsidR="00DD3FFA">
        <w:rPr>
          <w:rFonts w:cs="Times New Roman"/>
          <w:sz w:val="24"/>
          <w:szCs w:val="24"/>
        </w:rPr>
        <w:t xml:space="preserve"> is </w:t>
      </w:r>
      <w:r w:rsidR="00653501">
        <w:rPr>
          <w:rFonts w:cs="Times New Roman"/>
          <w:sz w:val="24"/>
          <w:szCs w:val="24"/>
        </w:rPr>
        <w:t xml:space="preserve">mainly </w:t>
      </w:r>
      <w:r w:rsidR="00DD3FFA">
        <w:rPr>
          <w:rFonts w:cs="Times New Roman"/>
          <w:sz w:val="24"/>
          <w:szCs w:val="24"/>
        </w:rPr>
        <w:t>caused by the larger decreas</w:t>
      </w:r>
      <w:r w:rsidR="009E0FFF">
        <w:rPr>
          <w:rFonts w:cs="Times New Roman"/>
          <w:sz w:val="24"/>
          <w:szCs w:val="24"/>
        </w:rPr>
        <w:t>ing</w:t>
      </w:r>
      <w:r w:rsidR="00DD3FFA">
        <w:rPr>
          <w:rFonts w:cs="Times New Roman"/>
          <w:sz w:val="24"/>
          <w:szCs w:val="24"/>
        </w:rPr>
        <w:t xml:space="preserve"> rate of evaporation from the droplet base in the CCR mode and </w:t>
      </w:r>
      <w:r w:rsidR="00653501">
        <w:rPr>
          <w:rFonts w:cs="Times New Roman"/>
          <w:sz w:val="24"/>
          <w:szCs w:val="24"/>
        </w:rPr>
        <w:t>the</w:t>
      </w:r>
      <w:r w:rsidR="00DD3FFA">
        <w:rPr>
          <w:rFonts w:cs="Times New Roman"/>
          <w:sz w:val="24"/>
          <w:szCs w:val="24"/>
        </w:rPr>
        <w:t xml:space="preserve"> </w:t>
      </w:r>
      <w:r w:rsidR="00653501">
        <w:rPr>
          <w:rFonts w:cs="Times New Roman"/>
          <w:sz w:val="24"/>
          <w:szCs w:val="24"/>
        </w:rPr>
        <w:t xml:space="preserve">relatively </w:t>
      </w:r>
      <w:r w:rsidR="00DD3FFA">
        <w:rPr>
          <w:rFonts w:cs="Times New Roman"/>
          <w:sz w:val="24"/>
          <w:szCs w:val="24"/>
        </w:rPr>
        <w:t>smaller decreas</w:t>
      </w:r>
      <w:r w:rsidR="009E0FFF">
        <w:rPr>
          <w:rFonts w:cs="Times New Roman"/>
          <w:sz w:val="24"/>
          <w:szCs w:val="24"/>
        </w:rPr>
        <w:t>ing</w:t>
      </w:r>
      <w:r w:rsidR="00DD3FFA">
        <w:rPr>
          <w:rFonts w:cs="Times New Roman"/>
          <w:sz w:val="24"/>
          <w:szCs w:val="24"/>
        </w:rPr>
        <w:t xml:space="preserve"> rate of evaporation in the CCA mode, compared with the evaporation rate from </w:t>
      </w:r>
      <w:r w:rsidR="009E0FFF">
        <w:rPr>
          <w:rFonts w:cs="Times New Roman"/>
          <w:sz w:val="24"/>
          <w:szCs w:val="24"/>
        </w:rPr>
        <w:t xml:space="preserve">the </w:t>
      </w:r>
      <w:r w:rsidR="00DD3FFA">
        <w:rPr>
          <w:rFonts w:cs="Times New Roman"/>
          <w:sz w:val="24"/>
          <w:szCs w:val="24"/>
        </w:rPr>
        <w:t xml:space="preserve">droplet cap. </w:t>
      </w:r>
      <w:del w:id="233" w:author="Huang Wenge" w:date="2021-07-19T13:54:00Z">
        <w:r w:rsidR="00B420EF" w:rsidRPr="00E82BE4" w:rsidDel="00AC4DB2">
          <w:rPr>
            <w:rFonts w:cs="Times New Roman"/>
            <w:sz w:val="24"/>
            <w:szCs w:val="24"/>
          </w:rPr>
          <w:delText>As</w:delText>
        </w:r>
        <w:r w:rsidR="00C43C1E" w:rsidRPr="00E82BE4" w:rsidDel="00AC4DB2">
          <w:rPr>
            <w:rFonts w:cs="Times New Roman"/>
            <w:sz w:val="24"/>
            <w:szCs w:val="24"/>
          </w:rPr>
          <w:delText xml:space="preserve"> discussed </w:delText>
        </w:r>
      </w:del>
      <w:ins w:id="234" w:author="Cheng, Jiangtao" w:date="2021-07-19T00:40:00Z">
        <w:del w:id="235" w:author="Huang Wenge" w:date="2021-07-19T13:54:00Z">
          <w:r w:rsidR="00F26CE5" w:rsidRPr="00AC4DB2" w:rsidDel="00AC4DB2">
            <w:rPr>
              <w:rFonts w:cs="Times New Roman"/>
              <w:sz w:val="24"/>
              <w:szCs w:val="24"/>
            </w:rPr>
            <w:delText>above</w:delText>
          </w:r>
        </w:del>
      </w:ins>
      <w:del w:id="236" w:author="Huang Wenge" w:date="2021-07-19T13:54:00Z">
        <w:r w:rsidR="00B420EF" w:rsidRPr="00E82BE4" w:rsidDel="00AC4DB2">
          <w:rPr>
            <w:rFonts w:cs="Times New Roman"/>
            <w:sz w:val="24"/>
            <w:szCs w:val="24"/>
          </w:rPr>
          <w:delText>before,</w:delText>
        </w:r>
        <w:r w:rsidR="00C43C1E" w:rsidRPr="00E82BE4" w:rsidDel="00AC4DB2">
          <w:rPr>
            <w:rFonts w:cs="Times New Roman"/>
            <w:sz w:val="24"/>
            <w:szCs w:val="24"/>
          </w:rPr>
          <w:delText xml:space="preserve"> the decrease of the total evaporation rate in </w:delText>
        </w:r>
        <w:r w:rsidR="00B420EF" w:rsidRPr="00E82BE4" w:rsidDel="00AC4DB2">
          <w:rPr>
            <w:rFonts w:cs="Times New Roman"/>
            <w:sz w:val="24"/>
            <w:szCs w:val="24"/>
          </w:rPr>
          <w:delText xml:space="preserve">the </w:delText>
        </w:r>
        <w:r w:rsidR="00C43C1E" w:rsidRPr="00E82BE4" w:rsidDel="00AC4DB2">
          <w:rPr>
            <w:rFonts w:cs="Times New Roman"/>
            <w:sz w:val="24"/>
            <w:szCs w:val="24"/>
          </w:rPr>
          <w:delText xml:space="preserve">CCR mode is mainly </w:delText>
        </w:r>
        <w:r w:rsidR="00B420EF" w:rsidRPr="00E82BE4" w:rsidDel="00AC4DB2">
          <w:rPr>
            <w:rFonts w:cs="Times New Roman"/>
            <w:sz w:val="24"/>
            <w:szCs w:val="24"/>
          </w:rPr>
          <w:delText>due to</w:delText>
        </w:r>
        <w:r w:rsidR="00C43C1E" w:rsidRPr="00E82BE4" w:rsidDel="00AC4DB2">
          <w:rPr>
            <w:rFonts w:cs="Times New Roman"/>
            <w:sz w:val="24"/>
            <w:szCs w:val="24"/>
          </w:rPr>
          <w:delText xml:space="preserve"> the decrease of the evaporation ratio</w:delText>
        </w:r>
      </w:del>
      <w:ins w:id="237" w:author="Cheng, Jiangtao" w:date="2021-07-19T00:41:00Z">
        <w:del w:id="238" w:author="Huang Wenge" w:date="2021-07-19T13:54:00Z">
          <w:r w:rsidR="00F26CE5" w:rsidRPr="00E82BE4" w:rsidDel="00AC4DB2">
            <w:rPr>
              <w:rFonts w:cs="Times New Roman"/>
              <w:i/>
              <w:iCs/>
              <w:sz w:val="24"/>
              <w:szCs w:val="24"/>
            </w:rPr>
            <w:delText xml:space="preserve"> φ</w:delText>
          </w:r>
        </w:del>
      </w:ins>
      <w:del w:id="239" w:author="Huang Wenge" w:date="2021-07-19T13:54:00Z">
        <w:r w:rsidR="00C43C1E" w:rsidRPr="00E82BE4" w:rsidDel="00AC4DB2">
          <w:rPr>
            <w:rFonts w:cs="Times New Roman"/>
            <w:sz w:val="24"/>
            <w:szCs w:val="24"/>
          </w:rPr>
          <w:delText xml:space="preserve"> from the droplet base. The quick decrease of evaporation rate from the droplet base </w:delText>
        </w:r>
      </w:del>
      <w:ins w:id="240" w:author="Cheng, Jiangtao" w:date="2021-07-19T00:42:00Z">
        <w:del w:id="241" w:author="Huang Wenge" w:date="2021-07-19T13:54:00Z">
          <w:r w:rsidR="007C3775" w:rsidRPr="00E82BE4" w:rsidDel="00AC4DB2">
            <w:rPr>
              <w:rFonts w:cs="Times New Roman"/>
              <w:sz w:val="24"/>
              <w:szCs w:val="24"/>
            </w:rPr>
            <w:delText>lead</w:delText>
          </w:r>
        </w:del>
      </w:ins>
      <w:del w:id="242" w:author="Huang Wenge" w:date="2021-07-19T13:54:00Z">
        <w:r w:rsidR="00C43C1E" w:rsidRPr="00E82BE4" w:rsidDel="00AC4DB2">
          <w:rPr>
            <w:rFonts w:cs="Times New Roman"/>
            <w:sz w:val="24"/>
            <w:szCs w:val="24"/>
          </w:rPr>
          <w:delText xml:space="preserve">determines </w:delText>
        </w:r>
      </w:del>
      <w:ins w:id="243" w:author="Cheng, Jiangtao" w:date="2021-07-19T00:42:00Z">
        <w:del w:id="244" w:author="Huang Wenge" w:date="2021-07-19T13:54:00Z">
          <w:r w:rsidR="007C3775" w:rsidRPr="00E82BE4" w:rsidDel="00AC4DB2">
            <w:rPr>
              <w:rFonts w:cs="Times New Roman"/>
              <w:sz w:val="24"/>
              <w:szCs w:val="24"/>
            </w:rPr>
            <w:delText xml:space="preserve">to </w:delText>
          </w:r>
        </w:del>
      </w:ins>
      <w:del w:id="245" w:author="Huang Wenge" w:date="2021-07-19T13:54:00Z">
        <w:r w:rsidR="00C43C1E" w:rsidRPr="00E82BE4" w:rsidDel="00AC4DB2">
          <w:rPr>
            <w:rFonts w:cs="Times New Roman"/>
            <w:sz w:val="24"/>
            <w:szCs w:val="24"/>
          </w:rPr>
          <w:delText>the decrease of the evaporation ratio in the CCR mode. In the CCA mode, the</w:delText>
        </w:r>
        <w:r w:rsidR="009372CB" w:rsidRPr="00E82BE4" w:rsidDel="00AC4DB2">
          <w:rPr>
            <w:rFonts w:cs="Times New Roman"/>
            <w:sz w:val="24"/>
            <w:szCs w:val="24"/>
          </w:rPr>
          <w:delText xml:space="preserve"> evaporation rate</w:delText>
        </w:r>
        <w:r w:rsidR="00C43C1E" w:rsidRPr="00E82BE4" w:rsidDel="00AC4DB2">
          <w:rPr>
            <w:rFonts w:cs="Times New Roman"/>
            <w:sz w:val="24"/>
            <w:szCs w:val="24"/>
          </w:rPr>
          <w:delText xml:space="preserve"> decrease from the droplet base surface is </w:delText>
        </w:r>
      </w:del>
      <w:ins w:id="246" w:author="Cheng, Jiangtao" w:date="2021-07-19T00:43:00Z">
        <w:del w:id="247" w:author="Huang Wenge" w:date="2021-07-19T13:54:00Z">
          <w:r w:rsidR="00B2503D" w:rsidRPr="00E82BE4" w:rsidDel="00AC4DB2">
            <w:rPr>
              <w:rFonts w:cs="Times New Roman"/>
              <w:sz w:val="24"/>
              <w:szCs w:val="24"/>
            </w:rPr>
            <w:delText xml:space="preserve">relatively </w:delText>
          </w:r>
        </w:del>
      </w:ins>
      <w:del w:id="248" w:author="Huang Wenge" w:date="2021-07-19T13:54:00Z">
        <w:r w:rsidR="00C43C1E" w:rsidRPr="00E82BE4" w:rsidDel="00AC4DB2">
          <w:rPr>
            <w:rFonts w:cs="Times New Roman"/>
            <w:sz w:val="24"/>
            <w:szCs w:val="24"/>
          </w:rPr>
          <w:delText xml:space="preserve">slow and the main </w:delText>
        </w:r>
        <w:r w:rsidR="00B420EF" w:rsidRPr="00E82BE4" w:rsidDel="00AC4DB2">
          <w:rPr>
            <w:rFonts w:cs="Times New Roman"/>
            <w:sz w:val="24"/>
            <w:szCs w:val="24"/>
          </w:rPr>
          <w:delText>reduction</w:delText>
        </w:r>
        <w:r w:rsidR="00C43C1E" w:rsidRPr="00E82BE4" w:rsidDel="00AC4DB2">
          <w:rPr>
            <w:rFonts w:cs="Times New Roman"/>
            <w:sz w:val="24"/>
            <w:szCs w:val="24"/>
          </w:rPr>
          <w:delText xml:space="preserve"> of the total evaporation rate is</w:delText>
        </w:r>
      </w:del>
      <w:ins w:id="249" w:author="Cheng, Jiangtao" w:date="2021-07-19T00:44:00Z">
        <w:del w:id="250" w:author="Huang Wenge" w:date="2021-07-19T13:54:00Z">
          <w:r w:rsidR="00257569" w:rsidRPr="00E82BE4" w:rsidDel="00AC4DB2">
            <w:rPr>
              <w:rFonts w:cs="Times New Roman"/>
              <w:sz w:val="24"/>
              <w:szCs w:val="24"/>
            </w:rPr>
            <w:delText xml:space="preserve"> mainly</w:delText>
          </w:r>
        </w:del>
      </w:ins>
      <w:del w:id="251" w:author="Huang Wenge" w:date="2021-07-19T13:54:00Z">
        <w:r w:rsidR="00C43C1E" w:rsidRPr="00E82BE4" w:rsidDel="00AC4DB2">
          <w:rPr>
            <w:rFonts w:cs="Times New Roman"/>
            <w:sz w:val="24"/>
            <w:szCs w:val="24"/>
          </w:rPr>
          <w:delText xml:space="preserve"> from the droplet cap. The slow </w:delText>
        </w:r>
        <w:r w:rsidR="0067141C" w:rsidRPr="00E82BE4" w:rsidDel="00AC4DB2">
          <w:rPr>
            <w:rFonts w:cs="Times New Roman"/>
            <w:sz w:val="24"/>
            <w:szCs w:val="24"/>
          </w:rPr>
          <w:lastRenderedPageBreak/>
          <w:delText>de</w:delText>
        </w:r>
        <w:r w:rsidR="00C43C1E" w:rsidRPr="00E82BE4" w:rsidDel="00AC4DB2">
          <w:rPr>
            <w:rFonts w:cs="Times New Roman"/>
            <w:sz w:val="24"/>
            <w:szCs w:val="24"/>
          </w:rPr>
          <w:delText xml:space="preserve">crease of the evaporation rate from the droplet base </w:delText>
        </w:r>
      </w:del>
      <w:ins w:id="252" w:author="Cheng, Jiangtao" w:date="2021-07-19T00:45:00Z">
        <w:del w:id="253" w:author="Huang Wenge" w:date="2021-07-19T13:54:00Z">
          <w:r w:rsidR="00881C43" w:rsidRPr="00E82BE4" w:rsidDel="00AC4DB2">
            <w:rPr>
              <w:rFonts w:cs="Times New Roman"/>
              <w:sz w:val="24"/>
              <w:szCs w:val="24"/>
            </w:rPr>
            <w:delText>give</w:delText>
          </w:r>
        </w:del>
      </w:ins>
      <w:del w:id="254" w:author="Huang Wenge" w:date="2021-07-19T13:54:00Z">
        <w:r w:rsidR="00254A02" w:rsidRPr="00E82BE4" w:rsidDel="00AC4DB2">
          <w:rPr>
            <w:rFonts w:cs="Times New Roman"/>
            <w:sz w:val="24"/>
            <w:szCs w:val="24"/>
          </w:rPr>
          <w:delText>lead</w:delText>
        </w:r>
        <w:r w:rsidR="00C43C1E" w:rsidRPr="00E82BE4" w:rsidDel="00AC4DB2">
          <w:rPr>
            <w:rFonts w:cs="Times New Roman"/>
            <w:sz w:val="24"/>
            <w:szCs w:val="24"/>
          </w:rPr>
          <w:delText>s</w:delText>
        </w:r>
      </w:del>
      <w:ins w:id="255" w:author="Cheng, Jiangtao" w:date="2021-07-19T00:45:00Z">
        <w:del w:id="256" w:author="Huang Wenge" w:date="2021-07-19T13:54:00Z">
          <w:r w:rsidR="00881C43" w:rsidRPr="00E82BE4" w:rsidDel="00AC4DB2">
            <w:rPr>
              <w:rFonts w:cs="Times New Roman"/>
              <w:sz w:val="24"/>
              <w:szCs w:val="24"/>
            </w:rPr>
            <w:delText xml:space="preserve"> rise</w:delText>
          </w:r>
        </w:del>
      </w:ins>
      <w:del w:id="257" w:author="Huang Wenge" w:date="2021-07-19T13:54:00Z">
        <w:r w:rsidR="00254A02" w:rsidRPr="00E82BE4" w:rsidDel="00AC4DB2">
          <w:rPr>
            <w:rFonts w:cs="Times New Roman"/>
            <w:sz w:val="24"/>
            <w:szCs w:val="24"/>
          </w:rPr>
          <w:delText xml:space="preserve"> to</w:delText>
        </w:r>
        <w:r w:rsidR="00C43C1E" w:rsidRPr="00E82BE4" w:rsidDel="00AC4DB2">
          <w:rPr>
            <w:rFonts w:cs="Times New Roman"/>
            <w:sz w:val="24"/>
            <w:szCs w:val="24"/>
          </w:rPr>
          <w:delText xml:space="preserve"> the increas</w:delText>
        </w:r>
        <w:r w:rsidR="00254A02" w:rsidRPr="00E82BE4" w:rsidDel="00AC4DB2">
          <w:rPr>
            <w:rFonts w:cs="Times New Roman"/>
            <w:sz w:val="24"/>
            <w:szCs w:val="24"/>
          </w:rPr>
          <w:delText>ing</w:delText>
        </w:r>
        <w:r w:rsidR="00C43C1E" w:rsidRPr="00E82BE4" w:rsidDel="00AC4DB2">
          <w:rPr>
            <w:rFonts w:cs="Times New Roman"/>
            <w:sz w:val="24"/>
            <w:szCs w:val="24"/>
          </w:rPr>
          <w:delText xml:space="preserve"> evaporation ratio</w:delText>
        </w:r>
        <w:r w:rsidR="00254A02" w:rsidRPr="00E82BE4" w:rsidDel="00AC4DB2">
          <w:rPr>
            <w:rFonts w:cs="Times New Roman"/>
            <w:sz w:val="24"/>
            <w:szCs w:val="24"/>
          </w:rPr>
          <w:delText xml:space="preserve"> </w:delText>
        </w:r>
        <w:r w:rsidR="00254A02" w:rsidRPr="00E82BE4" w:rsidDel="00AC4DB2">
          <w:rPr>
            <w:rFonts w:cs="Times New Roman"/>
            <w:i/>
            <w:iCs/>
            <w:sz w:val="24"/>
            <w:szCs w:val="24"/>
          </w:rPr>
          <w:delText>φ</w:delText>
        </w:r>
      </w:del>
      <w:ins w:id="258" w:author="Cheng, Jiangtao" w:date="2021-07-19T00:45:00Z">
        <w:del w:id="259" w:author="Huang Wenge" w:date="2021-07-19T13:54:00Z">
          <w:r w:rsidR="00881C43" w:rsidRPr="00E82BE4" w:rsidDel="00AC4DB2">
            <w:rPr>
              <w:rFonts w:cs="Times New Roman"/>
              <w:sz w:val="24"/>
              <w:szCs w:val="24"/>
            </w:rPr>
            <w:delText xml:space="preserve"> in the CCA mode</w:delText>
          </w:r>
        </w:del>
      </w:ins>
      <w:del w:id="260" w:author="Huang Wenge" w:date="2021-07-19T13:54:00Z">
        <w:r w:rsidR="00C43C1E" w:rsidRPr="00E82BE4" w:rsidDel="00AC4DB2">
          <w:rPr>
            <w:rFonts w:cs="Times New Roman"/>
            <w:sz w:val="24"/>
            <w:szCs w:val="24"/>
          </w:rPr>
          <w:delText>.</w:delText>
        </w:r>
        <w:r w:rsidR="00C43C1E" w:rsidRPr="00C43C1E" w:rsidDel="00AC4DB2">
          <w:rPr>
            <w:rFonts w:cs="Times New Roman"/>
            <w:sz w:val="24"/>
            <w:szCs w:val="24"/>
          </w:rPr>
          <w:delText xml:space="preserve"> </w:delText>
        </w:r>
      </w:del>
      <w:r w:rsidR="00D36831">
        <w:rPr>
          <w:rFonts w:cs="Times New Roman"/>
          <w:sz w:val="24"/>
          <w:szCs w:val="24"/>
        </w:rPr>
        <w:t>Generally, t</w:t>
      </w:r>
      <w:r w:rsidR="00C43C1E" w:rsidRPr="00C43C1E">
        <w:rPr>
          <w:rFonts w:cs="Times New Roman"/>
          <w:sz w:val="24"/>
          <w:szCs w:val="24"/>
        </w:rPr>
        <w:t xml:space="preserve">he evaporation ratio </w:t>
      </w:r>
      <w:r w:rsidR="00C43C1E" w:rsidRPr="00C43C1E">
        <w:rPr>
          <w:rFonts w:cs="Times New Roman"/>
          <w:i/>
          <w:iCs/>
          <w:sz w:val="24"/>
          <w:szCs w:val="24"/>
        </w:rPr>
        <w:t>φ</w:t>
      </w:r>
      <w:r w:rsidR="00C43C1E" w:rsidRPr="00C43C1E">
        <w:rPr>
          <w:rFonts w:cs="Times New Roman"/>
          <w:sz w:val="24"/>
          <w:szCs w:val="24"/>
        </w:rPr>
        <w:t xml:space="preserve"> increases with the substrate temperature for droplet</w:t>
      </w:r>
      <w:r w:rsidR="0067141C">
        <w:rPr>
          <w:rFonts w:cs="Times New Roman"/>
          <w:sz w:val="24"/>
          <w:szCs w:val="24"/>
        </w:rPr>
        <w:t xml:space="preserve"> evaporation on the same substrate</w:t>
      </w:r>
      <w:r w:rsidR="00C43C1E" w:rsidRPr="00C43C1E">
        <w:rPr>
          <w:rFonts w:cs="Times New Roman"/>
          <w:sz w:val="24"/>
          <w:szCs w:val="24"/>
        </w:rPr>
        <w:t xml:space="preserve"> with </w:t>
      </w:r>
      <w:r w:rsidR="00536F76">
        <w:rPr>
          <w:rFonts w:cs="Times New Roman"/>
          <w:sz w:val="24"/>
          <w:szCs w:val="24"/>
        </w:rPr>
        <w:t xml:space="preserve">a relatively </w:t>
      </w:r>
      <w:r w:rsidR="00C43C1E" w:rsidRPr="00C43C1E">
        <w:rPr>
          <w:rFonts w:cs="Times New Roman"/>
          <w:sz w:val="24"/>
          <w:szCs w:val="24"/>
        </w:rPr>
        <w:t>large volume</w:t>
      </w:r>
      <w:ins w:id="261" w:author="Huang Wenge" w:date="2021-07-19T13:56:00Z">
        <w:r w:rsidR="00AC4DB2">
          <w:rPr>
            <w:rFonts w:cs="Times New Roman"/>
            <w:sz w:val="24"/>
            <w:szCs w:val="24"/>
          </w:rPr>
          <w:t>.</w:t>
        </w:r>
      </w:ins>
      <w:r w:rsidR="00C43C1E" w:rsidRPr="00C43C1E">
        <w:rPr>
          <w:rFonts w:cs="Times New Roman"/>
          <w:sz w:val="24"/>
          <w:szCs w:val="24"/>
        </w:rPr>
        <w:t xml:space="preserve"> </w:t>
      </w:r>
      <w:del w:id="262" w:author="Huang Wenge" w:date="2021-07-19T13:56:00Z">
        <w:r w:rsidR="00C43C1E" w:rsidRPr="00C43C1E" w:rsidDel="00AC4DB2">
          <w:rPr>
            <w:rFonts w:cs="Times New Roman"/>
            <w:sz w:val="24"/>
            <w:szCs w:val="24"/>
          </w:rPr>
          <w:delText xml:space="preserve">(larger than </w:delText>
        </w:r>
        <w:commentRangeStart w:id="263"/>
        <w:r w:rsidR="00C43C1E" w:rsidRPr="00C43C1E" w:rsidDel="00AC4DB2">
          <w:rPr>
            <w:rFonts w:cs="Times New Roman"/>
            <w:sz w:val="24"/>
            <w:szCs w:val="24"/>
          </w:rPr>
          <w:delText>1.5 μL</w:delText>
        </w:r>
        <w:commentRangeEnd w:id="263"/>
        <w:r w:rsidR="00536F76" w:rsidDel="00AC4DB2">
          <w:rPr>
            <w:rStyle w:val="CommentReference"/>
          </w:rPr>
          <w:commentReference w:id="263"/>
        </w:r>
        <w:r w:rsidR="00CC2E3E" w:rsidDel="00AC4DB2">
          <w:rPr>
            <w:rFonts w:cs="Times New Roman"/>
            <w:sz w:val="24"/>
            <w:szCs w:val="24"/>
          </w:rPr>
          <w:delText xml:space="preserve"> at which the height of the droplet </w:delText>
        </w:r>
      </w:del>
      <w:ins w:id="264" w:author="Cheng, Jiangtao" w:date="2021-07-19T00:48:00Z">
        <w:del w:id="265" w:author="Huang Wenge" w:date="2021-07-19T13:56:00Z">
          <w:r w:rsidR="004C385B" w:rsidDel="00AC4DB2">
            <w:rPr>
              <w:rFonts w:cs="Times New Roman"/>
              <w:sz w:val="24"/>
              <w:szCs w:val="24"/>
            </w:rPr>
            <w:delText xml:space="preserve">is </w:delText>
          </w:r>
        </w:del>
      </w:ins>
      <w:del w:id="266" w:author="Huang Wenge" w:date="2021-07-19T13:56:00Z">
        <w:r w:rsidR="00CC2E3E" w:rsidDel="00AC4DB2">
          <w:rPr>
            <w:rFonts w:cs="Times New Roman"/>
            <w:sz w:val="24"/>
            <w:szCs w:val="24"/>
          </w:rPr>
          <w:delText>reduce</w:delText>
        </w:r>
      </w:del>
      <w:ins w:id="267" w:author="Cheng, Jiangtao" w:date="2021-07-19T00:48:00Z">
        <w:del w:id="268" w:author="Huang Wenge" w:date="2021-07-19T13:56:00Z">
          <w:r w:rsidR="004C385B" w:rsidDel="00AC4DB2">
            <w:rPr>
              <w:rFonts w:cs="Times New Roman"/>
              <w:sz w:val="24"/>
              <w:szCs w:val="24"/>
            </w:rPr>
            <w:delText>d</w:delText>
          </w:r>
        </w:del>
      </w:ins>
      <w:del w:id="269" w:author="Huang Wenge" w:date="2021-07-19T13:56:00Z">
        <w:r w:rsidR="00CC2E3E" w:rsidDel="00AC4DB2">
          <w:rPr>
            <w:rFonts w:cs="Times New Roman"/>
            <w:sz w:val="24"/>
            <w:szCs w:val="24"/>
          </w:rPr>
          <w:delText xml:space="preserve">s by half </w:delText>
        </w:r>
        <w:r w:rsidR="00C43C1E" w:rsidRPr="00C43C1E" w:rsidDel="00AC4DB2">
          <w:rPr>
            <w:rFonts w:cs="Times New Roman"/>
            <w:sz w:val="24"/>
            <w:szCs w:val="24"/>
          </w:rPr>
          <w:delText xml:space="preserve">). </w:delText>
        </w:r>
      </w:del>
      <w:r w:rsidR="00C43C1E" w:rsidRPr="00C43C1E">
        <w:rPr>
          <w:rFonts w:cs="Times New Roman"/>
          <w:sz w:val="24"/>
          <w:szCs w:val="24"/>
        </w:rPr>
        <w:t xml:space="preserve">The increase of </w:t>
      </w:r>
      <w:ins w:id="270" w:author="Cheng, Jiangtao" w:date="2021-07-19T00:50:00Z">
        <w:r w:rsidR="00887CD3">
          <w:rPr>
            <w:rFonts w:cs="Times New Roman"/>
            <w:sz w:val="24"/>
            <w:szCs w:val="24"/>
          </w:rPr>
          <w:t xml:space="preserve">the </w:t>
        </w:r>
      </w:ins>
      <w:r w:rsidR="00C43C1E" w:rsidRPr="00C43C1E">
        <w:rPr>
          <w:rFonts w:cs="Times New Roman"/>
          <w:sz w:val="24"/>
          <w:szCs w:val="24"/>
        </w:rPr>
        <w:t xml:space="preserve">substrate temperature will </w:t>
      </w:r>
      <w:r w:rsidR="00DD2F4D" w:rsidRPr="00C43C1E">
        <w:rPr>
          <w:rFonts w:cs="Times New Roman"/>
          <w:sz w:val="24"/>
          <w:szCs w:val="24"/>
        </w:rPr>
        <w:t>direct</w:t>
      </w:r>
      <w:r w:rsidR="00DD2F4D">
        <w:rPr>
          <w:rFonts w:cs="Times New Roman"/>
          <w:sz w:val="24"/>
          <w:szCs w:val="24"/>
        </w:rPr>
        <w:t>ly</w:t>
      </w:r>
      <w:r w:rsidR="00DD2F4D" w:rsidRPr="00C43C1E">
        <w:rPr>
          <w:rFonts w:cs="Times New Roman"/>
          <w:sz w:val="24"/>
          <w:szCs w:val="24"/>
        </w:rPr>
        <w:t xml:space="preserve"> </w:t>
      </w:r>
      <w:r w:rsidR="00C43C1E" w:rsidRPr="00C43C1E">
        <w:rPr>
          <w:rFonts w:cs="Times New Roman"/>
          <w:sz w:val="24"/>
          <w:szCs w:val="24"/>
        </w:rPr>
        <w:t xml:space="preserve">cause a temperature increase </w:t>
      </w:r>
      <w:ins w:id="271" w:author="Cheng, Jiangtao" w:date="2021-07-19T00:50:00Z">
        <w:r w:rsidR="00887CD3">
          <w:rPr>
            <w:rFonts w:cs="Times New Roman"/>
            <w:sz w:val="24"/>
            <w:szCs w:val="24"/>
          </w:rPr>
          <w:t>at</w:t>
        </w:r>
      </w:ins>
      <w:del w:id="272" w:author="Cheng, Jiangtao" w:date="2021-07-19T00:50:00Z">
        <w:r w:rsidR="00C43C1E" w:rsidRPr="00C43C1E" w:rsidDel="00887CD3">
          <w:rPr>
            <w:rFonts w:cs="Times New Roman"/>
            <w:sz w:val="24"/>
            <w:szCs w:val="24"/>
          </w:rPr>
          <w:delText>of</w:delText>
        </w:r>
      </w:del>
      <w:r w:rsidR="00C43C1E" w:rsidRPr="00C43C1E">
        <w:rPr>
          <w:rFonts w:cs="Times New Roman"/>
          <w:sz w:val="24"/>
          <w:szCs w:val="24"/>
        </w:rPr>
        <w:t xml:space="preserve"> the droplet base and </w:t>
      </w:r>
      <w:ins w:id="273" w:author="Cheng, Jiangtao" w:date="2021-07-19T00:52:00Z">
        <w:r w:rsidR="00362638">
          <w:rPr>
            <w:rFonts w:cs="Times New Roman"/>
            <w:sz w:val="24"/>
            <w:szCs w:val="24"/>
          </w:rPr>
          <w:t>subsequently</w:t>
        </w:r>
      </w:ins>
      <w:del w:id="274" w:author="Cheng, Jiangtao" w:date="2021-07-19T00:52:00Z">
        <w:r w:rsidR="00C43C1E" w:rsidRPr="00C43C1E" w:rsidDel="00362638">
          <w:rPr>
            <w:rFonts w:cs="Times New Roman"/>
            <w:sz w:val="24"/>
            <w:szCs w:val="24"/>
          </w:rPr>
          <w:delText>then</w:delText>
        </w:r>
      </w:del>
      <w:r w:rsidR="00C43C1E" w:rsidRPr="00C43C1E">
        <w:rPr>
          <w:rFonts w:cs="Times New Roman"/>
          <w:sz w:val="24"/>
          <w:szCs w:val="24"/>
        </w:rPr>
        <w:t xml:space="preserve"> </w:t>
      </w:r>
      <w:r w:rsidR="009E00E7">
        <w:rPr>
          <w:rFonts w:cs="Times New Roman"/>
          <w:sz w:val="24"/>
          <w:szCs w:val="24"/>
        </w:rPr>
        <w:t>induce</w:t>
      </w:r>
      <w:r w:rsidR="00C43C1E" w:rsidRPr="00C43C1E">
        <w:rPr>
          <w:rFonts w:cs="Times New Roman"/>
          <w:sz w:val="24"/>
          <w:szCs w:val="24"/>
        </w:rPr>
        <w:t xml:space="preserve"> the temperature increase </w:t>
      </w:r>
      <w:r w:rsidR="009E00E7">
        <w:rPr>
          <w:rFonts w:cs="Times New Roman"/>
          <w:sz w:val="24"/>
          <w:szCs w:val="24"/>
        </w:rPr>
        <w:t>at</w:t>
      </w:r>
      <w:r w:rsidR="00C43C1E" w:rsidRPr="00C43C1E">
        <w:rPr>
          <w:rFonts w:cs="Times New Roman"/>
          <w:sz w:val="24"/>
          <w:szCs w:val="24"/>
        </w:rPr>
        <w:t xml:space="preserve"> the droplet cap. Due to the thermal resistance </w:t>
      </w:r>
      <w:r w:rsidR="0067141C">
        <w:rPr>
          <w:rFonts w:cs="Times New Roman"/>
          <w:sz w:val="24"/>
          <w:szCs w:val="24"/>
        </w:rPr>
        <w:t>of</w:t>
      </w:r>
      <w:r w:rsidR="00C43C1E" w:rsidRPr="00C43C1E">
        <w:rPr>
          <w:rFonts w:cs="Times New Roman"/>
          <w:sz w:val="24"/>
          <w:szCs w:val="24"/>
        </w:rPr>
        <w:t xml:space="preserve"> the droplet bulk, the temperature </w:t>
      </w:r>
      <w:proofErr w:type="gramStart"/>
      <w:r w:rsidR="00C43C1E" w:rsidRPr="00C43C1E">
        <w:rPr>
          <w:rFonts w:cs="Times New Roman"/>
          <w:sz w:val="24"/>
          <w:szCs w:val="24"/>
        </w:rPr>
        <w:t>increase</w:t>
      </w:r>
      <w:proofErr w:type="gramEnd"/>
      <w:r w:rsidR="00C43C1E" w:rsidRPr="00C43C1E">
        <w:rPr>
          <w:rFonts w:cs="Times New Roman"/>
          <w:sz w:val="24"/>
          <w:szCs w:val="24"/>
        </w:rPr>
        <w:t xml:space="preserve"> </w:t>
      </w:r>
      <w:ins w:id="275" w:author="Cheng, Jiangtao" w:date="2021-07-19T00:52:00Z">
        <w:r w:rsidR="00362638">
          <w:rPr>
            <w:rFonts w:cs="Times New Roman"/>
            <w:sz w:val="24"/>
            <w:szCs w:val="24"/>
          </w:rPr>
          <w:t>at</w:t>
        </w:r>
      </w:ins>
      <w:del w:id="276" w:author="Cheng, Jiangtao" w:date="2021-07-19T00:52:00Z">
        <w:r w:rsidR="00C43C1E" w:rsidRPr="00C43C1E" w:rsidDel="00362638">
          <w:rPr>
            <w:rFonts w:cs="Times New Roman"/>
            <w:sz w:val="24"/>
            <w:szCs w:val="24"/>
          </w:rPr>
          <w:delText>of</w:delText>
        </w:r>
      </w:del>
      <w:r w:rsidR="00C43C1E" w:rsidRPr="00C43C1E">
        <w:rPr>
          <w:rFonts w:cs="Times New Roman"/>
          <w:sz w:val="24"/>
          <w:szCs w:val="24"/>
        </w:rPr>
        <w:t xml:space="preserve"> the droplet cap is smaller than that at the droplet base </w:t>
      </w:r>
      <w:ins w:id="277" w:author="Cheng, Jiangtao" w:date="2021-07-19T00:53:00Z">
        <w:r w:rsidR="00362638">
          <w:rPr>
            <w:rFonts w:cs="Times New Roman"/>
            <w:sz w:val="24"/>
            <w:szCs w:val="24"/>
          </w:rPr>
          <w:t>in response to</w:t>
        </w:r>
      </w:ins>
      <w:del w:id="278" w:author="Cheng, Jiangtao" w:date="2021-07-19T00:53:00Z">
        <w:r w:rsidR="00C43C1E" w:rsidRPr="00C43C1E" w:rsidDel="00362638">
          <w:rPr>
            <w:rFonts w:cs="Times New Roman"/>
            <w:sz w:val="24"/>
            <w:szCs w:val="24"/>
          </w:rPr>
          <w:delText>with</w:delText>
        </w:r>
      </w:del>
      <w:r w:rsidR="00C43C1E" w:rsidRPr="00C43C1E">
        <w:rPr>
          <w:rFonts w:cs="Times New Roman"/>
          <w:sz w:val="24"/>
          <w:szCs w:val="24"/>
        </w:rPr>
        <w:t xml:space="preserve"> the </w:t>
      </w:r>
      <w:del w:id="279" w:author="Cheng, Jiangtao" w:date="2021-07-19T00:54:00Z">
        <w:r w:rsidR="00C43C1E" w:rsidRPr="00C43C1E" w:rsidDel="00362638">
          <w:rPr>
            <w:rFonts w:cs="Times New Roman"/>
            <w:sz w:val="24"/>
            <w:szCs w:val="24"/>
          </w:rPr>
          <w:delText xml:space="preserve">increase of the </w:delText>
        </w:r>
      </w:del>
      <w:r w:rsidR="00C43C1E" w:rsidRPr="00C43C1E">
        <w:rPr>
          <w:rFonts w:cs="Times New Roman"/>
          <w:sz w:val="24"/>
          <w:szCs w:val="24"/>
        </w:rPr>
        <w:t>substrate temperature</w:t>
      </w:r>
      <w:ins w:id="280" w:author="Cheng, Jiangtao" w:date="2021-07-19T00:54:00Z">
        <w:r w:rsidR="00362638">
          <w:rPr>
            <w:rFonts w:cs="Times New Roman"/>
            <w:sz w:val="24"/>
            <w:szCs w:val="24"/>
          </w:rPr>
          <w:t xml:space="preserve"> </w:t>
        </w:r>
        <w:r w:rsidR="00362638" w:rsidRPr="00C43C1E">
          <w:rPr>
            <w:rFonts w:cs="Times New Roman"/>
            <w:sz w:val="24"/>
            <w:szCs w:val="24"/>
          </w:rPr>
          <w:t>increase</w:t>
        </w:r>
      </w:ins>
      <w:r w:rsidR="00C43C1E" w:rsidRPr="00C43C1E">
        <w:rPr>
          <w:rFonts w:cs="Times New Roman"/>
          <w:sz w:val="24"/>
          <w:szCs w:val="24"/>
        </w:rPr>
        <w:t xml:space="preserve">. </w:t>
      </w:r>
      <w:ins w:id="281" w:author="Huang Wenge" w:date="2021-07-19T14:37:00Z">
        <w:r w:rsidR="000666F1">
          <w:rPr>
            <w:rFonts w:cs="Times New Roman"/>
            <w:sz w:val="24"/>
            <w:szCs w:val="24"/>
          </w:rPr>
          <w:t>Thus, more evaporation occurs from the droplet ba</w:t>
        </w:r>
      </w:ins>
      <w:ins w:id="282" w:author="Huang Wenge" w:date="2021-07-19T14:38:00Z">
        <w:r w:rsidR="000666F1">
          <w:rPr>
            <w:rFonts w:cs="Times New Roman"/>
            <w:sz w:val="24"/>
            <w:szCs w:val="24"/>
          </w:rPr>
          <w:t>se than from the droplet cap with the increase of the substrate temperature.</w:t>
        </w:r>
      </w:ins>
      <w:ins w:id="283" w:author="Huang Wenge" w:date="2021-07-19T14:43:00Z">
        <w:r w:rsidR="000666F1">
          <w:rPr>
            <w:rFonts w:cs="Times New Roman"/>
            <w:sz w:val="24"/>
            <w:szCs w:val="24"/>
          </w:rPr>
          <w:t xml:space="preserve"> </w:t>
        </w:r>
      </w:ins>
      <w:del w:id="284" w:author="Huang Wenge" w:date="2021-07-19T14:41:00Z">
        <w:r w:rsidR="00C43C1E" w:rsidRPr="00C43C1E" w:rsidDel="000666F1">
          <w:rPr>
            <w:rFonts w:cs="Times New Roman"/>
            <w:sz w:val="24"/>
            <w:szCs w:val="24"/>
          </w:rPr>
          <w:delText xml:space="preserve">Thus, the substrate temperature increase leads to a higher evaporation rate increase at the droplet base for </w:delText>
        </w:r>
        <w:r w:rsidR="00C301F3" w:rsidDel="000666F1">
          <w:rPr>
            <w:rFonts w:cs="Times New Roman"/>
            <w:sz w:val="24"/>
            <w:szCs w:val="24"/>
          </w:rPr>
          <w:delText xml:space="preserve">a relatively </w:delText>
        </w:r>
        <w:r w:rsidR="00C43C1E" w:rsidRPr="00C43C1E" w:rsidDel="000666F1">
          <w:rPr>
            <w:rFonts w:cs="Times New Roman"/>
            <w:sz w:val="24"/>
            <w:szCs w:val="24"/>
          </w:rPr>
          <w:delText xml:space="preserve">large volume </w:delText>
        </w:r>
        <w:r w:rsidR="00C301F3" w:rsidDel="000666F1">
          <w:rPr>
            <w:rFonts w:cs="Times New Roman"/>
            <w:sz w:val="24"/>
            <w:szCs w:val="24"/>
          </w:rPr>
          <w:delText xml:space="preserve">of </w:delText>
        </w:r>
        <w:r w:rsidR="00C43C1E" w:rsidRPr="00C43C1E" w:rsidDel="000666F1">
          <w:rPr>
            <w:rFonts w:cs="Times New Roman"/>
            <w:sz w:val="24"/>
            <w:szCs w:val="24"/>
          </w:rPr>
          <w:delText xml:space="preserve">droplet. As a result, the evaporation ratio </w:delText>
        </w:r>
        <w:r w:rsidR="00C43C1E" w:rsidRPr="00C43C1E" w:rsidDel="000666F1">
          <w:rPr>
            <w:rFonts w:cs="Times New Roman"/>
            <w:i/>
            <w:iCs/>
            <w:sz w:val="24"/>
            <w:szCs w:val="24"/>
          </w:rPr>
          <w:delText>φ</w:delText>
        </w:r>
        <w:r w:rsidR="00C43C1E" w:rsidRPr="00C43C1E" w:rsidDel="000666F1">
          <w:rPr>
            <w:rFonts w:cs="Times New Roman"/>
            <w:sz w:val="24"/>
            <w:szCs w:val="24"/>
          </w:rPr>
          <w:delText xml:space="preserve"> increase</w:delText>
        </w:r>
      </w:del>
      <w:ins w:id="285" w:author="Cheng, Jiangtao" w:date="2021-07-19T00:55:00Z">
        <w:del w:id="286" w:author="Huang Wenge" w:date="2021-07-19T14:41:00Z">
          <w:r w:rsidR="001F6A54" w:rsidDel="000666F1">
            <w:rPr>
              <w:rFonts w:cs="Times New Roman"/>
              <w:sz w:val="24"/>
              <w:szCs w:val="24"/>
            </w:rPr>
            <w:delText>s</w:delText>
          </w:r>
        </w:del>
      </w:ins>
      <w:del w:id="287" w:author="Huang Wenge" w:date="2021-07-19T14:41:00Z">
        <w:r w:rsidR="00C43C1E" w:rsidRPr="00C43C1E" w:rsidDel="000666F1">
          <w:rPr>
            <w:rFonts w:cs="Times New Roman"/>
            <w:sz w:val="24"/>
            <w:szCs w:val="24"/>
          </w:rPr>
          <w:delText xml:space="preserve"> with the rise of the substrate temperature for droplet with </w:delText>
        </w:r>
        <w:r w:rsidR="00C301F3" w:rsidDel="000666F1">
          <w:rPr>
            <w:rFonts w:cs="Times New Roman"/>
            <w:sz w:val="24"/>
            <w:szCs w:val="24"/>
          </w:rPr>
          <w:delText xml:space="preserve">a </w:delText>
        </w:r>
        <w:r w:rsidR="00C43C1E" w:rsidRPr="00C43C1E" w:rsidDel="000666F1">
          <w:rPr>
            <w:rFonts w:cs="Times New Roman"/>
            <w:sz w:val="24"/>
            <w:szCs w:val="24"/>
          </w:rPr>
          <w:delText xml:space="preserve">large droplet volume. </w:delText>
        </w:r>
      </w:del>
      <w:ins w:id="288" w:author="Huang Wenge" w:date="2021-07-19T14:43:00Z">
        <w:r w:rsidR="000666F1">
          <w:rPr>
            <w:rFonts w:cs="Times New Roman"/>
            <w:sz w:val="24"/>
            <w:szCs w:val="24"/>
          </w:rPr>
          <w:t xml:space="preserve">It is </w:t>
        </w:r>
      </w:ins>
      <w:ins w:id="289" w:author="Huang Wenge" w:date="2021-07-19T14:44:00Z">
        <w:r w:rsidR="000666F1">
          <w:rPr>
            <w:rFonts w:cs="Times New Roman"/>
            <w:sz w:val="24"/>
            <w:szCs w:val="24"/>
          </w:rPr>
          <w:t xml:space="preserve">observed from Fig. (9) that the evaporation ratio </w:t>
        </w:r>
        <w:r w:rsidR="000666F1" w:rsidRPr="00C43C1E">
          <w:rPr>
            <w:rFonts w:cs="Times New Roman"/>
            <w:i/>
            <w:iCs/>
            <w:sz w:val="24"/>
            <w:szCs w:val="24"/>
          </w:rPr>
          <w:t>φ</w:t>
        </w:r>
        <w:r w:rsidR="000666F1">
          <w:rPr>
            <w:rFonts w:cs="Times New Roman"/>
            <w:sz w:val="24"/>
            <w:szCs w:val="24"/>
          </w:rPr>
          <w:t xml:space="preserve"> decreases with the increase of </w:t>
        </w:r>
      </w:ins>
      <w:ins w:id="290" w:author="Huang Wenge" w:date="2021-07-19T14:45:00Z">
        <w:r w:rsidR="000666F1">
          <w:rPr>
            <w:rFonts w:cs="Times New Roman"/>
            <w:sz w:val="24"/>
            <w:szCs w:val="24"/>
          </w:rPr>
          <w:t xml:space="preserve">the substrate temperature after the droplet volume shrinking to less than about </w:t>
        </w:r>
        <w:r w:rsidR="000666F1" w:rsidRPr="00C43C1E">
          <w:rPr>
            <w:rFonts w:cs="Times New Roman"/>
            <w:sz w:val="24"/>
            <w:szCs w:val="24"/>
          </w:rPr>
          <w:t xml:space="preserve">1.5 </w:t>
        </w:r>
        <w:proofErr w:type="spellStart"/>
        <w:r w:rsidR="000666F1" w:rsidRPr="00C43C1E">
          <w:rPr>
            <w:rFonts w:cs="Times New Roman"/>
            <w:sz w:val="24"/>
            <w:szCs w:val="24"/>
          </w:rPr>
          <w:t>μL</w:t>
        </w:r>
        <w:proofErr w:type="spellEnd"/>
        <w:r w:rsidR="000666F1">
          <w:rPr>
            <w:rFonts w:cs="Times New Roman"/>
            <w:sz w:val="24"/>
            <w:szCs w:val="24"/>
          </w:rPr>
          <w:t xml:space="preserve">. </w:t>
        </w:r>
        <w:r w:rsidR="00B34F40">
          <w:rPr>
            <w:rFonts w:cs="Times New Roman"/>
            <w:sz w:val="24"/>
            <w:szCs w:val="24"/>
          </w:rPr>
          <w:t>This</w:t>
        </w:r>
      </w:ins>
      <w:ins w:id="291" w:author="Huang Wenge" w:date="2021-07-19T14:46:00Z">
        <w:r w:rsidR="00B34F40">
          <w:rPr>
            <w:rFonts w:cs="Times New Roman"/>
            <w:sz w:val="24"/>
            <w:szCs w:val="24"/>
          </w:rPr>
          <w:t xml:space="preserve"> opposite variation of the evaporation ratio </w:t>
        </w:r>
      </w:ins>
      <w:ins w:id="292" w:author="Huang Wenge" w:date="2021-07-19T14:47:00Z">
        <w:r w:rsidR="00B34F40">
          <w:rPr>
            <w:rFonts w:cs="Times New Roman"/>
            <w:sz w:val="24"/>
            <w:szCs w:val="24"/>
          </w:rPr>
          <w:t>is caused by the decrease of droplet volume.</w:t>
        </w:r>
      </w:ins>
      <w:ins w:id="293" w:author="Huang Wenge" w:date="2021-07-19T14:52:00Z">
        <w:r w:rsidR="00B34F40">
          <w:rPr>
            <w:rFonts w:cs="Times New Roman"/>
            <w:sz w:val="24"/>
            <w:szCs w:val="24"/>
          </w:rPr>
          <w:t xml:space="preserve"> When the droplet volume shrinks to about the 1.5</w:t>
        </w:r>
        <w:r w:rsidR="00B34F40" w:rsidRPr="00B34F40">
          <w:rPr>
            <w:rFonts w:cs="Times New Roman"/>
            <w:sz w:val="24"/>
            <w:szCs w:val="24"/>
          </w:rPr>
          <w:t xml:space="preserve"> </w:t>
        </w:r>
        <w:proofErr w:type="spellStart"/>
        <w:r w:rsidR="00B34F40" w:rsidRPr="00C43C1E">
          <w:rPr>
            <w:rFonts w:cs="Times New Roman"/>
            <w:sz w:val="24"/>
            <w:szCs w:val="24"/>
          </w:rPr>
          <w:t>μL</w:t>
        </w:r>
        <w:proofErr w:type="spellEnd"/>
        <w:r w:rsidR="00B34F40">
          <w:rPr>
            <w:rFonts w:cs="Times New Roman"/>
            <w:sz w:val="24"/>
            <w:szCs w:val="24"/>
          </w:rPr>
          <w:t>, bot</w:t>
        </w:r>
      </w:ins>
      <w:ins w:id="294" w:author="Huang Wenge" w:date="2021-07-19T14:53:00Z">
        <w:r w:rsidR="00B34F40">
          <w:rPr>
            <w:rFonts w:cs="Times New Roman"/>
            <w:sz w:val="24"/>
            <w:szCs w:val="24"/>
          </w:rPr>
          <w:t>h the droplet height and the droplet cap surface area decrease rapidly</w:t>
        </w:r>
      </w:ins>
      <w:ins w:id="295" w:author="Huang Wenge" w:date="2021-07-19T15:00:00Z">
        <w:r w:rsidR="00A7021C">
          <w:rPr>
            <w:rFonts w:cs="Times New Roman"/>
            <w:sz w:val="24"/>
            <w:szCs w:val="24"/>
          </w:rPr>
          <w:t>,</w:t>
        </w:r>
      </w:ins>
      <w:ins w:id="296" w:author="Huang Wenge" w:date="2021-07-19T15:01:00Z">
        <w:r w:rsidR="00A7021C">
          <w:rPr>
            <w:rFonts w:cs="Times New Roman"/>
            <w:sz w:val="24"/>
            <w:szCs w:val="24"/>
          </w:rPr>
          <w:t xml:space="preserve"> </w:t>
        </w:r>
        <w:r w:rsidR="00A7021C">
          <w:rPr>
            <w:rFonts w:cs="Times New Roman"/>
            <w:i/>
            <w:iCs/>
            <w:sz w:val="24"/>
            <w:szCs w:val="24"/>
          </w:rPr>
          <w:t>e</w:t>
        </w:r>
        <w:r w:rsidR="00A7021C" w:rsidRPr="00A7021C">
          <w:rPr>
            <w:rFonts w:cs="Times New Roman"/>
            <w:i/>
            <w:iCs/>
            <w:sz w:val="24"/>
            <w:szCs w:val="24"/>
          </w:rPr>
          <w:t>.</w:t>
        </w:r>
      </w:ins>
      <w:ins w:id="297" w:author="Huang Wenge" w:date="2021-07-19T15:02:00Z">
        <w:r w:rsidR="00A7021C">
          <w:rPr>
            <w:rFonts w:cs="Times New Roman"/>
            <w:i/>
            <w:iCs/>
            <w:sz w:val="24"/>
            <w:szCs w:val="24"/>
          </w:rPr>
          <w:t>g</w:t>
        </w:r>
      </w:ins>
      <w:ins w:id="298" w:author="Huang Wenge" w:date="2021-07-19T15:01:00Z">
        <w:r w:rsidR="00A7021C" w:rsidRPr="00A7021C">
          <w:rPr>
            <w:rFonts w:cs="Times New Roman"/>
            <w:i/>
            <w:iCs/>
            <w:sz w:val="24"/>
            <w:szCs w:val="24"/>
          </w:rPr>
          <w:t>.</w:t>
        </w:r>
        <w:r w:rsidR="00A7021C">
          <w:rPr>
            <w:rFonts w:cs="Times New Roman"/>
            <w:sz w:val="24"/>
            <w:szCs w:val="24"/>
          </w:rPr>
          <w:t>, t</w:t>
        </w:r>
      </w:ins>
      <w:ins w:id="299" w:author="Huang Wenge" w:date="2021-07-19T15:00:00Z">
        <w:r w:rsidR="00A7021C">
          <w:rPr>
            <w:rFonts w:cs="Times New Roman"/>
            <w:sz w:val="24"/>
            <w:szCs w:val="24"/>
          </w:rPr>
          <w:t xml:space="preserve">he surface area of the droplet cap is reduced by half. </w:t>
        </w:r>
      </w:ins>
      <w:ins w:id="300" w:author="Huang Wenge" w:date="2021-07-19T14:58:00Z">
        <w:r w:rsidR="00A7021C">
          <w:rPr>
            <w:rFonts w:cs="Times New Roman"/>
            <w:sz w:val="24"/>
            <w:szCs w:val="24"/>
          </w:rPr>
          <w:t xml:space="preserve"> </w:t>
        </w:r>
      </w:ins>
      <w:ins w:id="301" w:author="Huang Wenge" w:date="2021-07-19T15:06:00Z">
        <w:r w:rsidR="00403824">
          <w:rPr>
            <w:rFonts w:cs="Times New Roman"/>
            <w:sz w:val="24"/>
            <w:szCs w:val="24"/>
          </w:rPr>
          <w:t>As a result</w:t>
        </w:r>
      </w:ins>
      <w:ins w:id="302" w:author="Huang Wenge" w:date="2021-07-19T15:02:00Z">
        <w:r w:rsidR="00A7021C">
          <w:rPr>
            <w:rFonts w:cs="Times New Roman"/>
            <w:sz w:val="24"/>
            <w:szCs w:val="24"/>
          </w:rPr>
          <w:t>,</w:t>
        </w:r>
      </w:ins>
      <w:ins w:id="303" w:author="Huang Wenge" w:date="2021-07-19T14:47:00Z">
        <w:r w:rsidR="00B34F40">
          <w:rPr>
            <w:rFonts w:cs="Times New Roman"/>
            <w:sz w:val="24"/>
            <w:szCs w:val="24"/>
          </w:rPr>
          <w:t xml:space="preserve"> </w:t>
        </w:r>
      </w:ins>
      <w:del w:id="304" w:author="Huang Wenge" w:date="2021-07-19T14:47:00Z">
        <w:r w:rsidR="00C43C1E" w:rsidRPr="00C43C1E" w:rsidDel="00B34F40">
          <w:rPr>
            <w:rFonts w:cs="Times New Roman"/>
            <w:sz w:val="24"/>
            <w:szCs w:val="24"/>
          </w:rPr>
          <w:delText>For droplets with</w:delText>
        </w:r>
        <w:r w:rsidR="004476CE" w:rsidDel="00B34F40">
          <w:rPr>
            <w:rFonts w:cs="Times New Roman"/>
            <w:sz w:val="24"/>
            <w:szCs w:val="24"/>
          </w:rPr>
          <w:delText xml:space="preserve"> a relatively</w:delText>
        </w:r>
        <w:r w:rsidR="00C43C1E" w:rsidRPr="00C43C1E" w:rsidDel="00B34F40">
          <w:rPr>
            <w:rFonts w:cs="Times New Roman"/>
            <w:sz w:val="24"/>
            <w:szCs w:val="24"/>
          </w:rPr>
          <w:delText xml:space="preserve"> small volume (smaller than</w:delText>
        </w:r>
        <w:r w:rsidR="00EF6DA4" w:rsidDel="00B34F40">
          <w:rPr>
            <w:rFonts w:cs="Times New Roman"/>
            <w:sz w:val="24"/>
            <w:szCs w:val="24"/>
          </w:rPr>
          <w:delText xml:space="preserve"> about</w:delText>
        </w:r>
        <w:r w:rsidR="00C43C1E" w:rsidRPr="00C43C1E" w:rsidDel="00B34F40">
          <w:rPr>
            <w:rFonts w:cs="Times New Roman"/>
            <w:sz w:val="24"/>
            <w:szCs w:val="24"/>
          </w:rPr>
          <w:delText xml:space="preserve"> 1.5 μL), the evaporation ratio </w:delText>
        </w:r>
        <w:r w:rsidR="00C43C1E" w:rsidRPr="00C43C1E" w:rsidDel="00B34F40">
          <w:rPr>
            <w:rFonts w:cs="Times New Roman"/>
            <w:i/>
            <w:iCs/>
            <w:sz w:val="24"/>
            <w:szCs w:val="24"/>
          </w:rPr>
          <w:delText>φ</w:delText>
        </w:r>
        <w:r w:rsidR="00C43C1E" w:rsidRPr="00C43C1E" w:rsidDel="00B34F40">
          <w:rPr>
            <w:rFonts w:cs="Times New Roman"/>
            <w:sz w:val="24"/>
            <w:szCs w:val="24"/>
          </w:rPr>
          <w:delText xml:space="preserve"> decreases with the increas</w:delText>
        </w:r>
        <w:r w:rsidR="00C301F3" w:rsidDel="00B34F40">
          <w:rPr>
            <w:rFonts w:cs="Times New Roman"/>
            <w:sz w:val="24"/>
            <w:szCs w:val="24"/>
          </w:rPr>
          <w:delText>ing</w:delText>
        </w:r>
        <w:r w:rsidR="00C43C1E" w:rsidRPr="00C43C1E" w:rsidDel="00B34F40">
          <w:rPr>
            <w:rFonts w:cs="Times New Roman"/>
            <w:sz w:val="24"/>
            <w:szCs w:val="24"/>
          </w:rPr>
          <w:delText xml:space="preserve"> substrate temperature. </w:delText>
        </w:r>
      </w:del>
      <w:del w:id="305" w:author="Huang Wenge" w:date="2021-07-19T15:02:00Z">
        <w:r w:rsidR="001F6A54" w:rsidDel="00A7021C">
          <w:rPr>
            <w:rFonts w:cs="Times New Roman"/>
            <w:sz w:val="24"/>
            <w:szCs w:val="24"/>
          </w:rPr>
          <w:delText>F</w:delText>
        </w:r>
        <w:r w:rsidR="001F6A54" w:rsidRPr="00C43C1E" w:rsidDel="00A7021C">
          <w:rPr>
            <w:rFonts w:cs="Times New Roman"/>
            <w:sz w:val="24"/>
            <w:szCs w:val="24"/>
          </w:rPr>
          <w:delText xml:space="preserve">or droplets with </w:delText>
        </w:r>
        <w:r w:rsidR="001F6A54" w:rsidDel="00A7021C">
          <w:rPr>
            <w:rFonts w:cs="Times New Roman"/>
            <w:sz w:val="24"/>
            <w:szCs w:val="24"/>
          </w:rPr>
          <w:delText xml:space="preserve">a relatively </w:delText>
        </w:r>
        <w:r w:rsidR="001F6A54" w:rsidRPr="00C43C1E" w:rsidDel="00A7021C">
          <w:rPr>
            <w:rFonts w:cs="Times New Roman"/>
            <w:sz w:val="24"/>
            <w:szCs w:val="24"/>
          </w:rPr>
          <w:delText>small volume</w:delText>
        </w:r>
        <w:r w:rsidR="00C43C1E" w:rsidRPr="00C43C1E" w:rsidDel="00A7021C">
          <w:rPr>
            <w:rFonts w:cs="Times New Roman"/>
            <w:sz w:val="24"/>
            <w:szCs w:val="24"/>
          </w:rPr>
          <w:delText xml:space="preserve">, </w:delText>
        </w:r>
      </w:del>
      <w:r w:rsidR="00C43C1E" w:rsidRPr="00C43C1E">
        <w:rPr>
          <w:rFonts w:cs="Times New Roman"/>
          <w:sz w:val="24"/>
          <w:szCs w:val="24"/>
        </w:rPr>
        <w:t xml:space="preserve">the thermal resistance of the droplet bulk is </w:t>
      </w:r>
      <w:r w:rsidR="00C301F3" w:rsidRPr="00C301F3">
        <w:rPr>
          <w:rFonts w:cs="Times New Roman"/>
          <w:sz w:val="24"/>
          <w:szCs w:val="24"/>
        </w:rPr>
        <w:t xml:space="preserve">comparatively </w:t>
      </w:r>
      <w:r w:rsidR="0067141C" w:rsidRPr="00C43C1E">
        <w:rPr>
          <w:rFonts w:cs="Times New Roman"/>
          <w:sz w:val="24"/>
          <w:szCs w:val="24"/>
        </w:rPr>
        <w:t>small,</w:t>
      </w:r>
      <w:r w:rsidR="00C43C1E" w:rsidRPr="00C43C1E">
        <w:rPr>
          <w:rFonts w:cs="Times New Roman"/>
          <w:sz w:val="24"/>
          <w:szCs w:val="24"/>
        </w:rPr>
        <w:t xml:space="preserve"> and the increase of the substrate temperature will cause a higher temperature </w:t>
      </w:r>
      <w:ins w:id="306" w:author="Cheng, Jiangtao" w:date="2021-07-19T00:56:00Z">
        <w:r w:rsidR="001F6A54">
          <w:rPr>
            <w:rFonts w:cs="Times New Roman"/>
            <w:sz w:val="24"/>
            <w:szCs w:val="24"/>
          </w:rPr>
          <w:t>rise</w:t>
        </w:r>
      </w:ins>
      <w:del w:id="307" w:author="Cheng, Jiangtao" w:date="2021-07-19T00:56:00Z">
        <w:r w:rsidR="00C43C1E" w:rsidRPr="00C43C1E" w:rsidDel="001F6A54">
          <w:rPr>
            <w:rFonts w:cs="Times New Roman"/>
            <w:sz w:val="24"/>
            <w:szCs w:val="24"/>
          </w:rPr>
          <w:delText>increase</w:delText>
        </w:r>
      </w:del>
      <w:r w:rsidR="00C43C1E" w:rsidRPr="00C43C1E">
        <w:rPr>
          <w:rFonts w:cs="Times New Roman"/>
          <w:sz w:val="24"/>
          <w:szCs w:val="24"/>
        </w:rPr>
        <w:t xml:space="preserve"> at </w:t>
      </w:r>
      <w:r w:rsidR="00C301F3">
        <w:rPr>
          <w:rFonts w:cs="Times New Roman"/>
          <w:sz w:val="24"/>
          <w:szCs w:val="24"/>
        </w:rPr>
        <w:t xml:space="preserve">the </w:t>
      </w:r>
      <w:r w:rsidR="00C43C1E" w:rsidRPr="00C43C1E">
        <w:rPr>
          <w:rFonts w:cs="Times New Roman"/>
          <w:sz w:val="24"/>
          <w:szCs w:val="24"/>
        </w:rPr>
        <w:t>droplet cap</w:t>
      </w:r>
      <w:del w:id="308" w:author="Cheng, Jiangtao" w:date="2021-07-19T00:56:00Z">
        <w:r w:rsidR="00C43C1E" w:rsidRPr="00C43C1E" w:rsidDel="001F6A54">
          <w:rPr>
            <w:rFonts w:cs="Times New Roman"/>
            <w:sz w:val="24"/>
            <w:szCs w:val="24"/>
          </w:rPr>
          <w:delText xml:space="preserve"> for droplets with </w:delText>
        </w:r>
        <w:r w:rsidR="000A63F5" w:rsidDel="001F6A54">
          <w:rPr>
            <w:rFonts w:cs="Times New Roman"/>
            <w:sz w:val="24"/>
            <w:szCs w:val="24"/>
          </w:rPr>
          <w:delText xml:space="preserve">a </w:delText>
        </w:r>
        <w:r w:rsidR="00C43C1E" w:rsidRPr="00C43C1E" w:rsidDel="001F6A54">
          <w:rPr>
            <w:rFonts w:cs="Times New Roman"/>
            <w:sz w:val="24"/>
            <w:szCs w:val="24"/>
          </w:rPr>
          <w:delText>small volume</w:delText>
        </w:r>
      </w:del>
      <w:r w:rsidR="00C43C1E" w:rsidRPr="00C43C1E">
        <w:rPr>
          <w:rFonts w:cs="Times New Roman"/>
          <w:sz w:val="24"/>
          <w:szCs w:val="24"/>
        </w:rPr>
        <w:t xml:space="preserve">. </w:t>
      </w:r>
      <w:r w:rsidR="00C43C1E" w:rsidRPr="00E44854">
        <w:rPr>
          <w:rFonts w:cs="Times New Roman"/>
          <w:sz w:val="24"/>
          <w:szCs w:val="24"/>
          <w:highlight w:val="yellow"/>
          <w:rPrChange w:id="309" w:author="Huang Wenge" w:date="2021-07-19T11:08:00Z">
            <w:rPr>
              <w:rFonts w:cs="Times New Roman"/>
              <w:sz w:val="24"/>
              <w:szCs w:val="24"/>
            </w:rPr>
          </w:rPrChange>
        </w:rPr>
        <w:t xml:space="preserve">Thus, </w:t>
      </w:r>
      <w:ins w:id="310" w:author="Huang Wenge" w:date="2021-07-19T15:07:00Z">
        <w:r w:rsidR="00403824">
          <w:rPr>
            <w:rFonts w:cs="Times New Roman"/>
            <w:sz w:val="24"/>
            <w:szCs w:val="24"/>
            <w:highlight w:val="yellow"/>
          </w:rPr>
          <w:t>more evaporation occurs from the droplet cap than from the droplet base</w:t>
        </w:r>
      </w:ins>
      <w:ins w:id="311" w:author="Huang Wenge" w:date="2021-07-19T15:08:00Z">
        <w:r w:rsidR="00403824">
          <w:rPr>
            <w:rFonts w:cs="Times New Roman"/>
            <w:sz w:val="24"/>
            <w:szCs w:val="24"/>
            <w:highlight w:val="yellow"/>
          </w:rPr>
          <w:t xml:space="preserve"> with </w:t>
        </w:r>
      </w:ins>
      <w:r w:rsidR="00C43C1E" w:rsidRPr="00E44854">
        <w:rPr>
          <w:rFonts w:cs="Times New Roman"/>
          <w:sz w:val="24"/>
          <w:szCs w:val="24"/>
          <w:highlight w:val="yellow"/>
          <w:rPrChange w:id="312" w:author="Huang Wenge" w:date="2021-07-19T11:08:00Z">
            <w:rPr>
              <w:rFonts w:cs="Times New Roman"/>
              <w:sz w:val="24"/>
              <w:szCs w:val="24"/>
            </w:rPr>
          </w:rPrChange>
        </w:rPr>
        <w:t>the increase of the substrate temperature</w:t>
      </w:r>
      <w:ins w:id="313" w:author="Huang Wenge" w:date="2021-07-19T15:08:00Z">
        <w:r w:rsidR="00403824">
          <w:rPr>
            <w:rFonts w:cs="Times New Roman"/>
            <w:sz w:val="24"/>
            <w:szCs w:val="24"/>
            <w:highlight w:val="yellow"/>
          </w:rPr>
          <w:t xml:space="preserve"> and there</w:t>
        </w:r>
      </w:ins>
      <w:ins w:id="314" w:author="Huang Wenge" w:date="2021-07-19T15:09:00Z">
        <w:r w:rsidR="00403824">
          <w:rPr>
            <w:rFonts w:cs="Times New Roman"/>
            <w:sz w:val="24"/>
            <w:szCs w:val="24"/>
            <w:highlight w:val="yellow"/>
          </w:rPr>
          <w:t>fore the evaporation ratio decreases</w:t>
        </w:r>
      </w:ins>
      <w:ins w:id="315" w:author="Huang Wenge" w:date="2021-07-19T15:08:00Z">
        <w:r w:rsidR="00403824">
          <w:rPr>
            <w:rFonts w:cs="Times New Roman"/>
            <w:sz w:val="24"/>
            <w:szCs w:val="24"/>
            <w:highlight w:val="yellow"/>
          </w:rPr>
          <w:t xml:space="preserve">. </w:t>
        </w:r>
      </w:ins>
      <w:r w:rsidR="00C43C1E" w:rsidRPr="00E44854">
        <w:rPr>
          <w:rFonts w:cs="Times New Roman"/>
          <w:sz w:val="24"/>
          <w:szCs w:val="24"/>
          <w:highlight w:val="yellow"/>
          <w:rPrChange w:id="316" w:author="Huang Wenge" w:date="2021-07-19T11:08:00Z">
            <w:rPr>
              <w:rFonts w:cs="Times New Roman"/>
              <w:sz w:val="24"/>
              <w:szCs w:val="24"/>
            </w:rPr>
          </w:rPrChange>
        </w:rPr>
        <w:t xml:space="preserve"> </w:t>
      </w:r>
      <w:del w:id="317" w:author="Huang Wenge" w:date="2021-07-19T15:09:00Z">
        <w:r w:rsidR="00C43C1E" w:rsidRPr="00E44854" w:rsidDel="00403824">
          <w:rPr>
            <w:rFonts w:cs="Times New Roman"/>
            <w:sz w:val="24"/>
            <w:szCs w:val="24"/>
            <w:highlight w:val="yellow"/>
            <w:rPrChange w:id="318" w:author="Huang Wenge" w:date="2021-07-19T11:08:00Z">
              <w:rPr>
                <w:rFonts w:cs="Times New Roman"/>
                <w:sz w:val="24"/>
                <w:szCs w:val="24"/>
              </w:rPr>
            </w:rPrChange>
          </w:rPr>
          <w:delText xml:space="preserve">causes a higher evaporation rate increase </w:delText>
        </w:r>
        <w:commentRangeStart w:id="319"/>
        <w:r w:rsidR="00C43C1E" w:rsidRPr="00E44854" w:rsidDel="00403824">
          <w:rPr>
            <w:rFonts w:cs="Times New Roman"/>
            <w:sz w:val="24"/>
            <w:szCs w:val="24"/>
            <w:highlight w:val="yellow"/>
            <w:rPrChange w:id="320" w:author="Huang Wenge" w:date="2021-07-19T11:08:00Z">
              <w:rPr>
                <w:rFonts w:cs="Times New Roman"/>
                <w:sz w:val="24"/>
                <w:szCs w:val="24"/>
              </w:rPr>
            </w:rPrChange>
          </w:rPr>
          <w:delText>than at the droplet base surface</w:delText>
        </w:r>
        <w:commentRangeEnd w:id="319"/>
        <w:r w:rsidR="00CB646A" w:rsidRPr="00E44854" w:rsidDel="00403824">
          <w:rPr>
            <w:rStyle w:val="CommentReference"/>
            <w:highlight w:val="yellow"/>
            <w:rPrChange w:id="321" w:author="Huang Wenge" w:date="2021-07-19T11:08:00Z">
              <w:rPr>
                <w:rStyle w:val="CommentReference"/>
              </w:rPr>
            </w:rPrChange>
          </w:rPr>
          <w:commentReference w:id="319"/>
        </w:r>
        <w:r w:rsidR="00C43C1E" w:rsidRPr="00E44854" w:rsidDel="00403824">
          <w:rPr>
            <w:rFonts w:cs="Times New Roman"/>
            <w:sz w:val="24"/>
            <w:szCs w:val="24"/>
            <w:highlight w:val="yellow"/>
            <w:rPrChange w:id="322" w:author="Huang Wenge" w:date="2021-07-19T11:08:00Z">
              <w:rPr>
                <w:rFonts w:cs="Times New Roman"/>
                <w:sz w:val="24"/>
                <w:szCs w:val="24"/>
              </w:rPr>
            </w:rPrChange>
          </w:rPr>
          <w:delText xml:space="preserve"> for droplets with </w:delText>
        </w:r>
      </w:del>
      <w:ins w:id="323" w:author="Cheng, Jiangtao" w:date="2021-07-19T00:59:00Z">
        <w:del w:id="324" w:author="Huang Wenge" w:date="2021-07-19T15:09:00Z">
          <w:r w:rsidR="00CB646A" w:rsidRPr="00E44854" w:rsidDel="00403824">
            <w:rPr>
              <w:rFonts w:cs="Times New Roman"/>
              <w:sz w:val="24"/>
              <w:szCs w:val="24"/>
              <w:highlight w:val="yellow"/>
              <w:rPrChange w:id="325" w:author="Huang Wenge" w:date="2021-07-19T11:08:00Z">
                <w:rPr>
                  <w:rFonts w:cs="Times New Roman"/>
                  <w:sz w:val="24"/>
                  <w:szCs w:val="24"/>
                </w:rPr>
              </w:rPrChange>
            </w:rPr>
            <w:delText xml:space="preserve">a </w:delText>
          </w:r>
        </w:del>
      </w:ins>
      <w:del w:id="326" w:author="Huang Wenge" w:date="2021-07-19T15:09:00Z">
        <w:r w:rsidR="00C43C1E" w:rsidRPr="00E44854" w:rsidDel="00403824">
          <w:rPr>
            <w:rFonts w:cs="Times New Roman"/>
            <w:sz w:val="24"/>
            <w:szCs w:val="24"/>
            <w:highlight w:val="yellow"/>
            <w:rPrChange w:id="327" w:author="Huang Wenge" w:date="2021-07-19T11:08:00Z">
              <w:rPr>
                <w:rFonts w:cs="Times New Roman"/>
                <w:sz w:val="24"/>
                <w:szCs w:val="24"/>
              </w:rPr>
            </w:rPrChange>
          </w:rPr>
          <w:delText xml:space="preserve">smaller volume. As a result, the evaporation ratio </w:delText>
        </w:r>
        <w:r w:rsidR="00C43C1E" w:rsidRPr="00E44854" w:rsidDel="00403824">
          <w:rPr>
            <w:rFonts w:cs="Times New Roman"/>
            <w:i/>
            <w:iCs/>
            <w:sz w:val="24"/>
            <w:szCs w:val="24"/>
            <w:highlight w:val="yellow"/>
            <w:rPrChange w:id="328" w:author="Huang Wenge" w:date="2021-07-19T11:08:00Z">
              <w:rPr>
                <w:rFonts w:cs="Times New Roman"/>
                <w:i/>
                <w:iCs/>
                <w:sz w:val="24"/>
                <w:szCs w:val="24"/>
              </w:rPr>
            </w:rPrChange>
          </w:rPr>
          <w:delText>φ</w:delText>
        </w:r>
        <w:r w:rsidR="00C43C1E" w:rsidRPr="00E44854" w:rsidDel="00403824">
          <w:rPr>
            <w:rFonts w:cs="Times New Roman"/>
            <w:sz w:val="24"/>
            <w:szCs w:val="24"/>
            <w:highlight w:val="yellow"/>
            <w:rPrChange w:id="329" w:author="Huang Wenge" w:date="2021-07-19T11:08:00Z">
              <w:rPr>
                <w:rFonts w:cs="Times New Roman"/>
                <w:sz w:val="24"/>
                <w:szCs w:val="24"/>
              </w:rPr>
            </w:rPrChange>
          </w:rPr>
          <w:delText xml:space="preserve"> decreases with </w:delText>
        </w:r>
      </w:del>
      <w:ins w:id="330" w:author="Cheng, Jiangtao" w:date="2021-07-19T00:59:00Z">
        <w:del w:id="331" w:author="Huang Wenge" w:date="2021-07-19T15:09:00Z">
          <w:r w:rsidR="00CB646A" w:rsidRPr="00E44854" w:rsidDel="00403824">
            <w:rPr>
              <w:rFonts w:cs="Times New Roman"/>
              <w:sz w:val="24"/>
              <w:szCs w:val="24"/>
              <w:highlight w:val="yellow"/>
              <w:rPrChange w:id="332" w:author="Huang Wenge" w:date="2021-07-19T11:08:00Z">
                <w:rPr>
                  <w:rFonts w:cs="Times New Roman"/>
                  <w:sz w:val="24"/>
                  <w:szCs w:val="24"/>
                </w:rPr>
              </w:rPrChange>
            </w:rPr>
            <w:delText xml:space="preserve">the </w:delText>
          </w:r>
        </w:del>
      </w:ins>
      <w:del w:id="333" w:author="Huang Wenge" w:date="2021-07-19T15:09:00Z">
        <w:r w:rsidR="00C43C1E" w:rsidRPr="00E44854" w:rsidDel="00403824">
          <w:rPr>
            <w:rFonts w:cs="Times New Roman"/>
            <w:sz w:val="24"/>
            <w:szCs w:val="24"/>
            <w:highlight w:val="yellow"/>
            <w:rPrChange w:id="334" w:author="Huang Wenge" w:date="2021-07-19T11:08:00Z">
              <w:rPr>
                <w:rFonts w:cs="Times New Roman"/>
                <w:sz w:val="24"/>
                <w:szCs w:val="24"/>
              </w:rPr>
            </w:rPrChange>
          </w:rPr>
          <w:delText xml:space="preserve">rise of the substrate temperature for droplet with </w:delText>
        </w:r>
        <w:r w:rsidR="00930185" w:rsidRPr="00E44854" w:rsidDel="00403824">
          <w:rPr>
            <w:rFonts w:cs="Times New Roman"/>
            <w:sz w:val="24"/>
            <w:szCs w:val="24"/>
            <w:highlight w:val="yellow"/>
            <w:rPrChange w:id="335" w:author="Huang Wenge" w:date="2021-07-19T11:08:00Z">
              <w:rPr>
                <w:rFonts w:cs="Times New Roman"/>
                <w:sz w:val="24"/>
                <w:szCs w:val="24"/>
              </w:rPr>
            </w:rPrChange>
          </w:rPr>
          <w:delText xml:space="preserve">a </w:delText>
        </w:r>
        <w:r w:rsidR="00C43C1E" w:rsidRPr="00E44854" w:rsidDel="00403824">
          <w:rPr>
            <w:rFonts w:cs="Times New Roman"/>
            <w:sz w:val="24"/>
            <w:szCs w:val="24"/>
            <w:highlight w:val="yellow"/>
            <w:rPrChange w:id="336" w:author="Huang Wenge" w:date="2021-07-19T11:08:00Z">
              <w:rPr>
                <w:rFonts w:cs="Times New Roman"/>
                <w:sz w:val="24"/>
                <w:szCs w:val="24"/>
              </w:rPr>
            </w:rPrChange>
          </w:rPr>
          <w:delText>small volume</w:delText>
        </w:r>
      </w:del>
      <w:ins w:id="337" w:author="Cheng, Jiangtao" w:date="2021-07-19T01:00:00Z">
        <w:del w:id="338" w:author="Huang Wenge" w:date="2021-07-19T15:09:00Z">
          <w:r w:rsidR="00CB646A" w:rsidRPr="00E44854" w:rsidDel="00403824">
            <w:rPr>
              <w:rFonts w:cs="Times New Roman"/>
              <w:sz w:val="24"/>
              <w:szCs w:val="24"/>
              <w:highlight w:val="yellow"/>
              <w:rPrChange w:id="339" w:author="Huang Wenge" w:date="2021-07-19T11:08:00Z">
                <w:rPr>
                  <w:rFonts w:cs="Times New Roman"/>
                  <w:sz w:val="24"/>
                  <w:szCs w:val="24"/>
                </w:rPr>
              </w:rPrChange>
            </w:rPr>
            <w:delText xml:space="preserve"> droplet</w:delText>
          </w:r>
        </w:del>
      </w:ins>
      <w:del w:id="340" w:author="Huang Wenge" w:date="2021-07-19T15:09:00Z">
        <w:r w:rsidR="00C43C1E" w:rsidRPr="00C43C1E" w:rsidDel="00403824">
          <w:rPr>
            <w:rFonts w:cs="Times New Roman"/>
            <w:sz w:val="24"/>
            <w:szCs w:val="24"/>
          </w:rPr>
          <w:delText xml:space="preserve">.     </w:delText>
        </w:r>
      </w:del>
    </w:p>
    <w:p w14:paraId="4318A9DF" w14:textId="7C641A4B" w:rsidR="00C43C1E" w:rsidRPr="00C43C1E" w:rsidRDefault="00C43C1E">
      <w:pPr>
        <w:spacing w:line="360" w:lineRule="auto"/>
        <w:rPr>
          <w:rFonts w:cs="Times New Roman"/>
          <w:sz w:val="24"/>
          <w:szCs w:val="24"/>
        </w:rPr>
      </w:pPr>
      <w:r w:rsidRPr="00C111B2">
        <w:rPr>
          <w:rFonts w:cs="Times New Roman"/>
          <w:b/>
          <w:bCs/>
          <w:sz w:val="24"/>
          <w:szCs w:val="24"/>
        </w:rPr>
        <w:t xml:space="preserve">4.3. Effective conductivity of water </w:t>
      </w:r>
      <w:r w:rsidR="00A043E3">
        <w:rPr>
          <w:rFonts w:cs="Times New Roman"/>
          <w:b/>
          <w:bCs/>
          <w:sz w:val="24"/>
          <w:szCs w:val="24"/>
        </w:rPr>
        <w:t xml:space="preserve">droplet </w:t>
      </w:r>
      <w:r w:rsidR="0067141C" w:rsidRPr="00C111B2">
        <w:rPr>
          <w:rFonts w:cs="Times New Roman"/>
          <w:b/>
          <w:bCs/>
          <w:sz w:val="24"/>
          <w:szCs w:val="24"/>
        </w:rPr>
        <w:t>for evaporation on</w:t>
      </w:r>
      <w:r w:rsidRPr="00C111B2">
        <w:rPr>
          <w:rFonts w:cs="Times New Roman"/>
          <w:b/>
          <w:bCs/>
          <w:sz w:val="24"/>
          <w:szCs w:val="24"/>
        </w:rPr>
        <w:t xml:space="preserve"> high temperature</w:t>
      </w:r>
      <w:r w:rsidR="0067141C" w:rsidRPr="00C111B2">
        <w:rPr>
          <w:rFonts w:cs="Times New Roman"/>
          <w:b/>
          <w:bCs/>
          <w:sz w:val="24"/>
          <w:szCs w:val="24"/>
        </w:rPr>
        <w:t xml:space="preserve"> substrate</w:t>
      </w:r>
    </w:p>
    <w:p w14:paraId="51A373F9" w14:textId="3245252D" w:rsidR="00C43C1E" w:rsidRDefault="00901F50" w:rsidP="00856045">
      <w:pPr>
        <w:spacing w:line="360" w:lineRule="auto"/>
        <w:ind w:firstLine="360"/>
        <w:rPr>
          <w:rFonts w:cs="Times New Roman"/>
          <w:sz w:val="24"/>
          <w:szCs w:val="24"/>
        </w:rPr>
      </w:pPr>
      <w:r w:rsidRPr="00244326">
        <w:rPr>
          <w:rFonts w:cs="Times New Roman"/>
          <w:sz w:val="24"/>
          <w:szCs w:val="24"/>
        </w:rPr>
        <w:lastRenderedPageBreak/>
        <w:t xml:space="preserve">We </w:t>
      </w:r>
      <w:r>
        <w:rPr>
          <w:rFonts w:cs="Times New Roman"/>
          <w:sz w:val="24"/>
          <w:szCs w:val="24"/>
        </w:rPr>
        <w:t xml:space="preserve">further conducted droplet evaporation experiments on the same micro-structured surfaces with even higher temperatures. </w:t>
      </w:r>
      <w:r w:rsidR="00C43C1E" w:rsidRPr="00901F50">
        <w:rPr>
          <w:rFonts w:cs="Times New Roman"/>
          <w:sz w:val="24"/>
          <w:szCs w:val="24"/>
        </w:rPr>
        <w:t>Fig</w:t>
      </w:r>
      <w:r w:rsidR="00A043E3">
        <w:rPr>
          <w:rFonts w:cs="Times New Roman"/>
          <w:sz w:val="24"/>
          <w:szCs w:val="24"/>
        </w:rPr>
        <w:t>s</w:t>
      </w:r>
      <w:r w:rsidR="00C43C1E" w:rsidRPr="00901F50">
        <w:rPr>
          <w:rFonts w:cs="Times New Roman"/>
          <w:sz w:val="24"/>
          <w:szCs w:val="24"/>
        </w:rPr>
        <w:t xml:space="preserve">. </w:t>
      </w:r>
      <w:r w:rsidR="009F574F" w:rsidRPr="00901F50">
        <w:rPr>
          <w:rFonts w:cs="Times New Roman"/>
          <w:sz w:val="24"/>
          <w:szCs w:val="24"/>
        </w:rPr>
        <w:t>1</w:t>
      </w:r>
      <w:r w:rsidR="00792C98" w:rsidRPr="00901F50">
        <w:rPr>
          <w:rFonts w:cs="Times New Roman"/>
          <w:sz w:val="24"/>
          <w:szCs w:val="24"/>
        </w:rPr>
        <w:t>0</w:t>
      </w:r>
      <w:r w:rsidR="00C43C1E" w:rsidRPr="00901F50">
        <w:rPr>
          <w:rFonts w:cs="Times New Roman"/>
          <w:sz w:val="24"/>
          <w:szCs w:val="24"/>
        </w:rPr>
        <w:t xml:space="preserve">(a), (b) and (c) show the </w:t>
      </w:r>
      <w:r w:rsidR="00F22DDB">
        <w:rPr>
          <w:rFonts w:cs="Times New Roman"/>
          <w:sz w:val="24"/>
          <w:szCs w:val="24"/>
        </w:rPr>
        <w:t xml:space="preserve">evolutions of </w:t>
      </w:r>
      <w:r w:rsidR="00C43C1E" w:rsidRPr="00901F50">
        <w:rPr>
          <w:rFonts w:cs="Times New Roman"/>
          <w:sz w:val="24"/>
          <w:szCs w:val="24"/>
        </w:rPr>
        <w:t xml:space="preserve">droplet cap temperature </w:t>
      </w:r>
      <w:r>
        <w:rPr>
          <w:rFonts w:cs="Times New Roman"/>
          <w:sz w:val="24"/>
          <w:szCs w:val="24"/>
        </w:rPr>
        <w:t xml:space="preserve">during droplet evaporation </w:t>
      </w:r>
      <w:r w:rsidR="00C43C1E" w:rsidRPr="00901F50">
        <w:rPr>
          <w:rFonts w:cs="Times New Roman"/>
          <w:sz w:val="24"/>
          <w:szCs w:val="24"/>
        </w:rPr>
        <w:t xml:space="preserve">on different </w:t>
      </w:r>
      <w:r w:rsidR="00F22DDB">
        <w:rPr>
          <w:rFonts w:cs="Times New Roman"/>
          <w:sz w:val="24"/>
          <w:szCs w:val="24"/>
        </w:rPr>
        <w:t>sample</w:t>
      </w:r>
      <w:r w:rsidR="00C43C1E" w:rsidRPr="00901F50">
        <w:rPr>
          <w:rFonts w:cs="Times New Roman"/>
          <w:sz w:val="24"/>
          <w:szCs w:val="24"/>
        </w:rPr>
        <w:t xml:space="preserve">s with </w:t>
      </w:r>
      <w:r>
        <w:rPr>
          <w:rFonts w:cs="Times New Roman"/>
          <w:sz w:val="24"/>
          <w:szCs w:val="24"/>
        </w:rPr>
        <w:t xml:space="preserve">the </w:t>
      </w:r>
      <w:r w:rsidR="00C43C1E" w:rsidRPr="00901F50">
        <w:rPr>
          <w:rFonts w:cs="Times New Roman"/>
          <w:sz w:val="24"/>
          <w:szCs w:val="24"/>
        </w:rPr>
        <w:t>substrate temperature at 100 °C and 120 °C</w:t>
      </w:r>
      <w:r>
        <w:rPr>
          <w:rFonts w:cs="Times New Roman"/>
          <w:sz w:val="24"/>
          <w:szCs w:val="24"/>
        </w:rPr>
        <w:t>, respectively</w:t>
      </w:r>
      <w:r w:rsidR="00C43C1E" w:rsidRPr="00901F50">
        <w:rPr>
          <w:rFonts w:cs="Times New Roman"/>
          <w:sz w:val="24"/>
          <w:szCs w:val="24"/>
        </w:rPr>
        <w:t>. The dash lines are the droplet cap temperatures calculated by the thermal circuit mode</w:t>
      </w:r>
      <w:r w:rsidR="009B53E5" w:rsidRPr="00901F50">
        <w:rPr>
          <w:rFonts w:cs="Times New Roman"/>
          <w:sz w:val="24"/>
          <w:szCs w:val="24"/>
        </w:rPr>
        <w:t>l</w:t>
      </w:r>
      <w:r w:rsidR="00C43C1E" w:rsidRPr="00901F50">
        <w:rPr>
          <w:rFonts w:cs="Times New Roman"/>
          <w:sz w:val="24"/>
          <w:szCs w:val="24"/>
        </w:rPr>
        <w:t xml:space="preserve">. For droplet evaporation on </w:t>
      </w:r>
      <w:r w:rsidR="00BB722C">
        <w:rPr>
          <w:rFonts w:cs="Times New Roman"/>
          <w:sz w:val="24"/>
          <w:szCs w:val="24"/>
        </w:rPr>
        <w:t xml:space="preserve">a </w:t>
      </w:r>
      <w:r w:rsidR="00C43C1E" w:rsidRPr="00901F50">
        <w:rPr>
          <w:rFonts w:cs="Times New Roman"/>
          <w:sz w:val="24"/>
          <w:szCs w:val="24"/>
        </w:rPr>
        <w:t>substrate with</w:t>
      </w:r>
      <w:r w:rsidR="009B53E5" w:rsidRPr="00901F50">
        <w:rPr>
          <w:rFonts w:cs="Times New Roman"/>
          <w:sz w:val="24"/>
          <w:szCs w:val="24"/>
        </w:rPr>
        <w:t xml:space="preserve"> </w:t>
      </w:r>
      <w:r w:rsidR="00F22DDB">
        <w:rPr>
          <w:rFonts w:cs="Times New Roman"/>
          <w:sz w:val="24"/>
          <w:szCs w:val="24"/>
        </w:rPr>
        <w:t xml:space="preserve">a </w:t>
      </w:r>
      <w:r w:rsidR="009B53E5" w:rsidRPr="00901F50">
        <w:rPr>
          <w:rFonts w:cs="Times New Roman"/>
          <w:sz w:val="24"/>
          <w:szCs w:val="24"/>
        </w:rPr>
        <w:t>relatively</w:t>
      </w:r>
      <w:r w:rsidR="00C43C1E" w:rsidRPr="00901F50">
        <w:rPr>
          <w:rFonts w:cs="Times New Roman"/>
          <w:sz w:val="24"/>
          <w:szCs w:val="24"/>
        </w:rPr>
        <w:t xml:space="preserve"> low temperature (40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80 °C), the droplet cap temperature calculated by the thermal circuit model match</w:t>
      </w:r>
      <w:r w:rsidR="00F22DDB">
        <w:rPr>
          <w:rFonts w:cs="Times New Roman"/>
          <w:sz w:val="24"/>
          <w:szCs w:val="24"/>
        </w:rPr>
        <w:t>es</w:t>
      </w:r>
      <w:r w:rsidR="00C43C1E" w:rsidRPr="00901F50">
        <w:rPr>
          <w:rFonts w:cs="Times New Roman"/>
          <w:sz w:val="24"/>
          <w:szCs w:val="24"/>
        </w:rPr>
        <w:t xml:space="preserve"> well with</w:t>
      </w:r>
      <w:r w:rsidR="009B53E5" w:rsidRPr="00901F50">
        <w:rPr>
          <w:rFonts w:cs="Times New Roman"/>
          <w:sz w:val="24"/>
          <w:szCs w:val="24"/>
        </w:rPr>
        <w:t xml:space="preserve"> the</w:t>
      </w:r>
      <w:r w:rsidR="00C43C1E" w:rsidRPr="00901F50">
        <w:rPr>
          <w:rFonts w:cs="Times New Roman"/>
          <w:sz w:val="24"/>
          <w:szCs w:val="24"/>
        </w:rPr>
        <w:t xml:space="preserve"> experimental results. However, for </w:t>
      </w:r>
      <w:r w:rsidR="00BB722C">
        <w:rPr>
          <w:rFonts w:cs="Times New Roman"/>
          <w:sz w:val="24"/>
          <w:szCs w:val="24"/>
        </w:rPr>
        <w:t xml:space="preserve">droplet </w:t>
      </w:r>
      <w:r w:rsidR="00C43C1E" w:rsidRPr="00901F50">
        <w:rPr>
          <w:rFonts w:cs="Times New Roman"/>
          <w:sz w:val="24"/>
          <w:szCs w:val="24"/>
        </w:rPr>
        <w:t>evaporation on</w:t>
      </w:r>
      <w:r w:rsidR="00BB722C">
        <w:rPr>
          <w:rFonts w:cs="Times New Roman"/>
          <w:sz w:val="24"/>
          <w:szCs w:val="24"/>
        </w:rPr>
        <w:t xml:space="preserve"> a</w:t>
      </w:r>
      <w:r w:rsidR="00C43C1E" w:rsidRPr="00901F50">
        <w:rPr>
          <w:rFonts w:cs="Times New Roman"/>
          <w:sz w:val="24"/>
          <w:szCs w:val="24"/>
        </w:rPr>
        <w:t xml:space="preserve"> high</w:t>
      </w:r>
      <w:r w:rsidR="00BB722C" w:rsidRPr="00BB722C">
        <w:rPr>
          <w:rFonts w:cs="Times New Roman"/>
          <w:sz w:val="24"/>
          <w:szCs w:val="24"/>
        </w:rPr>
        <w:t xml:space="preserve"> temperature</w:t>
      </w:r>
      <w:r w:rsidR="00C43C1E" w:rsidRPr="00901F50">
        <w:rPr>
          <w:rFonts w:cs="Times New Roman"/>
          <w:sz w:val="24"/>
          <w:szCs w:val="24"/>
        </w:rPr>
        <w:t xml:space="preserve"> substrate</w:t>
      </w:r>
      <w:r w:rsidR="00C43C1E" w:rsidRPr="00BB722C">
        <w:rPr>
          <w:rFonts w:cs="Times New Roman"/>
          <w:sz w:val="24"/>
          <w:szCs w:val="24"/>
        </w:rPr>
        <w:t xml:space="preserve">, there </w:t>
      </w:r>
      <w:r w:rsidR="00BB722C">
        <w:rPr>
          <w:rFonts w:cs="Times New Roman"/>
          <w:sz w:val="24"/>
          <w:szCs w:val="24"/>
        </w:rPr>
        <w:t>exist</w:t>
      </w:r>
      <w:r w:rsidR="00C43C1E" w:rsidRPr="00901F50">
        <w:rPr>
          <w:rFonts w:cs="Times New Roman"/>
          <w:sz w:val="24"/>
          <w:szCs w:val="24"/>
        </w:rPr>
        <w:t xml:space="preserve"> large </w:t>
      </w:r>
      <w:r w:rsidR="008A18E3">
        <w:rPr>
          <w:rFonts w:cs="Times New Roman"/>
          <w:sz w:val="24"/>
          <w:szCs w:val="24"/>
        </w:rPr>
        <w:t>deviations</w:t>
      </w:r>
      <w:r w:rsidR="00C43C1E" w:rsidRPr="00901F50">
        <w:rPr>
          <w:rFonts w:cs="Times New Roman"/>
          <w:sz w:val="24"/>
          <w:szCs w:val="24"/>
        </w:rPr>
        <w:t xml:space="preserve"> between the </w:t>
      </w:r>
      <w:r w:rsidR="00BB722C">
        <w:rPr>
          <w:rFonts w:cs="Times New Roman"/>
          <w:sz w:val="24"/>
          <w:szCs w:val="24"/>
        </w:rPr>
        <w:t>model-predicted</w:t>
      </w:r>
      <w:r w:rsidR="00C43C1E" w:rsidRPr="00901F50">
        <w:rPr>
          <w:rFonts w:cs="Times New Roman"/>
          <w:sz w:val="24"/>
          <w:szCs w:val="24"/>
        </w:rPr>
        <w:t xml:space="preserve"> results and the experimental </w:t>
      </w:r>
      <w:r w:rsidR="00F22DDB">
        <w:rPr>
          <w:rFonts w:cs="Times New Roman"/>
          <w:sz w:val="24"/>
          <w:szCs w:val="24"/>
        </w:rPr>
        <w:t>measurement</w:t>
      </w:r>
      <w:r w:rsidR="00C43C1E" w:rsidRPr="00901F50">
        <w:rPr>
          <w:rFonts w:cs="Times New Roman"/>
          <w:sz w:val="24"/>
          <w:szCs w:val="24"/>
        </w:rPr>
        <w:t>s. Th</w:t>
      </w:r>
      <w:r w:rsidR="002D68AF" w:rsidRPr="00901F50">
        <w:rPr>
          <w:rFonts w:cs="Times New Roman"/>
          <w:sz w:val="24"/>
          <w:szCs w:val="24"/>
        </w:rPr>
        <w:t>ese</w:t>
      </w:r>
      <w:r w:rsidR="00C43C1E" w:rsidRPr="00901F50">
        <w:rPr>
          <w:rFonts w:cs="Times New Roman"/>
          <w:sz w:val="24"/>
          <w:szCs w:val="24"/>
        </w:rPr>
        <w:t xml:space="preserve"> derivation</w:t>
      </w:r>
      <w:r w:rsidR="00B43773" w:rsidRPr="00901F50">
        <w:rPr>
          <w:rFonts w:cs="Times New Roman"/>
          <w:sz w:val="24"/>
          <w:szCs w:val="24"/>
        </w:rPr>
        <w:t>s</w:t>
      </w:r>
      <w:r w:rsidR="00C43C1E" w:rsidRPr="00901F50">
        <w:rPr>
          <w:rFonts w:cs="Times New Roman"/>
          <w:sz w:val="24"/>
          <w:szCs w:val="24"/>
        </w:rPr>
        <w:t xml:space="preserve"> </w:t>
      </w:r>
      <w:r w:rsidR="00B43773" w:rsidRPr="00901F50">
        <w:rPr>
          <w:rFonts w:cs="Times New Roman"/>
          <w:sz w:val="24"/>
          <w:szCs w:val="24"/>
        </w:rPr>
        <w:t>are</w:t>
      </w:r>
      <w:r w:rsidR="00C43C1E" w:rsidRPr="00901F50">
        <w:rPr>
          <w:rFonts w:cs="Times New Roman"/>
          <w:sz w:val="24"/>
          <w:szCs w:val="24"/>
        </w:rPr>
        <w:t xml:space="preserve"> </w:t>
      </w:r>
      <w:r w:rsidR="006373C8">
        <w:rPr>
          <w:rFonts w:cs="Times New Roman"/>
          <w:sz w:val="24"/>
          <w:szCs w:val="24"/>
        </w:rPr>
        <w:t>due to</w:t>
      </w:r>
      <w:r w:rsidR="00C43C1E" w:rsidRPr="00901F50">
        <w:rPr>
          <w:rFonts w:cs="Times New Roman"/>
          <w:sz w:val="24"/>
          <w:szCs w:val="24"/>
        </w:rPr>
        <w:t xml:space="preserve"> the </w:t>
      </w:r>
      <w:r w:rsidR="006373C8">
        <w:rPr>
          <w:rFonts w:cs="Times New Roman"/>
          <w:sz w:val="24"/>
          <w:szCs w:val="24"/>
        </w:rPr>
        <w:t xml:space="preserve">internal </w:t>
      </w:r>
      <w:r w:rsidR="00C43C1E" w:rsidRPr="00901F50">
        <w:rPr>
          <w:rFonts w:cs="Times New Roman"/>
          <w:sz w:val="24"/>
          <w:szCs w:val="24"/>
        </w:rPr>
        <w:t>fluid flow of the droplet</w:t>
      </w:r>
      <w:r w:rsidR="006373C8">
        <w:rPr>
          <w:rFonts w:cs="Times New Roman"/>
          <w:sz w:val="24"/>
          <w:szCs w:val="24"/>
        </w:rPr>
        <w:t>, which</w:t>
      </w:r>
      <w:r w:rsidR="00C43C1E" w:rsidRPr="00901F50">
        <w:rPr>
          <w:rFonts w:cs="Times New Roman"/>
          <w:sz w:val="24"/>
          <w:szCs w:val="24"/>
        </w:rPr>
        <w:t xml:space="preserve"> is not </w:t>
      </w:r>
      <w:proofErr w:type="gramStart"/>
      <w:r w:rsidR="00C43C1E" w:rsidRPr="00901F50">
        <w:rPr>
          <w:rFonts w:cs="Times New Roman"/>
          <w:sz w:val="24"/>
          <w:szCs w:val="24"/>
        </w:rPr>
        <w:t>taken into account</w:t>
      </w:r>
      <w:proofErr w:type="gramEnd"/>
      <w:r w:rsidR="00C43C1E" w:rsidRPr="00901F50">
        <w:rPr>
          <w:rFonts w:cs="Times New Roman"/>
          <w:sz w:val="24"/>
          <w:szCs w:val="24"/>
        </w:rPr>
        <w:t xml:space="preserve"> in the thermal circuit model. </w:t>
      </w:r>
      <w:r w:rsidR="000300C6">
        <w:rPr>
          <w:rFonts w:cs="Times New Roman"/>
          <w:sz w:val="24"/>
          <w:szCs w:val="24"/>
        </w:rPr>
        <w:t>T</w:t>
      </w:r>
      <w:r w:rsidR="000300C6" w:rsidRPr="00901F50">
        <w:rPr>
          <w:rFonts w:cs="Times New Roman"/>
          <w:sz w:val="24"/>
          <w:szCs w:val="24"/>
        </w:rPr>
        <w:t xml:space="preserve">he </w:t>
      </w:r>
      <w:r w:rsidR="00C43C1E" w:rsidRPr="00901F50">
        <w:rPr>
          <w:rFonts w:cs="Times New Roman"/>
          <w:sz w:val="24"/>
          <w:szCs w:val="24"/>
        </w:rPr>
        <w:t xml:space="preserve">effects of droplet </w:t>
      </w:r>
      <w:r w:rsidR="006373C8">
        <w:rPr>
          <w:rFonts w:cs="Times New Roman"/>
          <w:sz w:val="24"/>
          <w:szCs w:val="24"/>
        </w:rPr>
        <w:t xml:space="preserve">internal </w:t>
      </w:r>
      <w:r w:rsidR="00C43C1E" w:rsidRPr="00901F50">
        <w:rPr>
          <w:rFonts w:cs="Times New Roman"/>
          <w:sz w:val="24"/>
          <w:szCs w:val="24"/>
        </w:rPr>
        <w:t>flow</w:t>
      </w:r>
      <w:r w:rsidR="006373C8">
        <w:rPr>
          <w:rFonts w:cs="Times New Roman"/>
          <w:sz w:val="24"/>
          <w:szCs w:val="24"/>
        </w:rPr>
        <w:t xml:space="preserve"> </w:t>
      </w:r>
      <w:r w:rsidR="00C43C1E" w:rsidRPr="00901F50">
        <w:rPr>
          <w:rFonts w:cs="Times New Roman"/>
          <w:sz w:val="24"/>
          <w:szCs w:val="24"/>
        </w:rPr>
        <w:t xml:space="preserve">are not significant for droplet </w:t>
      </w:r>
      <w:r w:rsidR="006373C8">
        <w:rPr>
          <w:rFonts w:cs="Times New Roman"/>
          <w:sz w:val="24"/>
          <w:szCs w:val="24"/>
        </w:rPr>
        <w:t>evaporation</w:t>
      </w:r>
      <w:r w:rsidR="000300C6">
        <w:rPr>
          <w:rFonts w:cs="Times New Roman"/>
          <w:sz w:val="24"/>
          <w:szCs w:val="24"/>
        </w:rPr>
        <w:t xml:space="preserve"> on relatively low temperature substates </w:t>
      </w:r>
      <w:r w:rsidR="000300C6" w:rsidRPr="00901F50">
        <w:rPr>
          <w:rFonts w:cs="Times New Roman"/>
          <w:sz w:val="24"/>
          <w:szCs w:val="24"/>
        </w:rPr>
        <w:t>(40 °C – 80 °C)</w:t>
      </w:r>
      <w:r w:rsidR="00C43C1E" w:rsidRPr="00901F50">
        <w:rPr>
          <w:rFonts w:cs="Times New Roman"/>
          <w:sz w:val="24"/>
          <w:szCs w:val="24"/>
        </w:rPr>
        <w:t xml:space="preserve">. As mentioned by Dash </w:t>
      </w:r>
      <w:r w:rsidR="009B53E5" w:rsidRPr="00901F50">
        <w:rPr>
          <w:rFonts w:cs="Times New Roman"/>
          <w:sz w:val="24"/>
          <w:szCs w:val="24"/>
        </w:rPr>
        <w:t xml:space="preserve">and </w:t>
      </w:r>
      <w:proofErr w:type="spellStart"/>
      <w:r w:rsidR="009B53E5" w:rsidRPr="00901F50">
        <w:rPr>
          <w:rFonts w:cs="Times New Roman"/>
          <w:sz w:val="24"/>
          <w:szCs w:val="24"/>
        </w:rPr>
        <w:t>Garimella</w:t>
      </w:r>
      <w:proofErr w:type="spellEnd"/>
      <w:r w:rsidR="008A18E3">
        <w:rPr>
          <w:rFonts w:cs="Times New Roman"/>
          <w:sz w:val="24"/>
          <w:szCs w:val="24"/>
        </w:rPr>
        <w:fldChar w:fldCharType="begin"/>
      </w:r>
      <w:r w:rsidR="00366727">
        <w:rPr>
          <w:rFonts w:cs="Times New Roman"/>
          <w:sz w:val="24"/>
          <w:szCs w:val="24"/>
        </w:rPr>
        <w:instrText xml:space="preserve"> ADDIN EN.CITE &lt;EndNote&gt;&lt;Cite&gt;&lt;Author&gt;Dash&lt;/Author&gt;&lt;Year&gt;2014&lt;/Year&gt;&lt;RecNum&gt;321&lt;/RecNum&gt;&lt;DisplayText&gt;&lt;style font="Times New Roman" size="12"&gt;[36]&lt;/style&gt;&lt;/DisplayText&gt;&lt;record&gt;&lt;rec-number&gt;321&lt;/rec-number&gt;&lt;foreign-keys&gt;&lt;key app="EN" db-id="dzwapvwscfr509edaz9xzdtgzvpvrvftxers" timestamp="1625626962"&gt;321&lt;/key&gt;&lt;/foreign-keys&gt;&lt;ref-type name="Journal Article"&gt;17&lt;/ref-type&gt;&lt;contributors&gt;&lt;authors&gt;&lt;author&gt;S. Dash&lt;/author&gt;&lt;author&gt;S. V. Garimella&lt;/author&gt;&lt;/authors&gt;&lt;/contributors&gt;&lt;titles&gt;&lt;title&gt;Droplet evaporation on heated hydrophobic and superhydrophobic surfaces&lt;/title&gt;&lt;secondary-title&gt;Phys Rev E&lt;/secondary-title&gt;&lt;/titles&gt;&lt;periodical&gt;&lt;full-title&gt;Phys Rev E&lt;/full-title&gt;&lt;/periodical&gt;&lt;pages&gt;042402&lt;/pages&gt;&lt;volume&gt;89&lt;/volume&gt;&lt;dates&gt;&lt;year&gt;2014&lt;/year&gt;&lt;/dates&gt;&lt;urls&gt;&lt;/urls&gt;&lt;/record&gt;&lt;/Cite&gt;&lt;/EndNote&gt;</w:instrText>
      </w:r>
      <w:r w:rsidR="008A18E3">
        <w:rPr>
          <w:rFonts w:cs="Times New Roman"/>
          <w:sz w:val="24"/>
          <w:szCs w:val="24"/>
        </w:rPr>
        <w:fldChar w:fldCharType="separate"/>
      </w:r>
      <w:r w:rsidR="00366727">
        <w:rPr>
          <w:rFonts w:cs="Times New Roman"/>
          <w:noProof/>
          <w:sz w:val="24"/>
          <w:szCs w:val="24"/>
        </w:rPr>
        <w:t>[</w:t>
      </w:r>
      <w:hyperlink w:anchor="_ENREF_36" w:tooltip="Dash, 2014 #321" w:history="1">
        <w:r w:rsidR="00AF0C39">
          <w:rPr>
            <w:rFonts w:cs="Times New Roman"/>
            <w:noProof/>
            <w:sz w:val="24"/>
            <w:szCs w:val="24"/>
          </w:rPr>
          <w:t>36</w:t>
        </w:r>
      </w:hyperlink>
      <w:r w:rsidR="00366727">
        <w:rPr>
          <w:rFonts w:cs="Times New Roman"/>
          <w:noProof/>
          <w:sz w:val="24"/>
          <w:szCs w:val="24"/>
        </w:rPr>
        <w:t>]</w:t>
      </w:r>
      <w:r w:rsidR="008A18E3">
        <w:rPr>
          <w:rFonts w:cs="Times New Roman"/>
          <w:sz w:val="24"/>
          <w:szCs w:val="24"/>
        </w:rPr>
        <w:fldChar w:fldCharType="end"/>
      </w:r>
      <w:r w:rsidR="00C43C1E" w:rsidRPr="00901F50">
        <w:rPr>
          <w:rFonts w:cs="Times New Roman"/>
          <w:sz w:val="24"/>
          <w:szCs w:val="24"/>
        </w:rPr>
        <w:t xml:space="preserve">, the characteristic velocity of fluid </w:t>
      </w:r>
      <w:r w:rsidR="0076743E">
        <w:rPr>
          <w:rFonts w:cs="Times New Roman"/>
          <w:sz w:val="24"/>
          <w:szCs w:val="24"/>
        </w:rPr>
        <w:t xml:space="preserve">flow </w:t>
      </w:r>
      <w:r w:rsidR="00C43C1E" w:rsidRPr="00901F50">
        <w:rPr>
          <w:rFonts w:cs="Times New Roman"/>
          <w:sz w:val="24"/>
          <w:szCs w:val="24"/>
        </w:rPr>
        <w:t>in</w:t>
      </w:r>
      <w:r w:rsidR="009B53E5" w:rsidRPr="00901F50">
        <w:rPr>
          <w:rFonts w:cs="Times New Roman"/>
          <w:sz w:val="24"/>
          <w:szCs w:val="24"/>
        </w:rPr>
        <w:t xml:space="preserve"> a</w:t>
      </w:r>
      <w:r w:rsidR="00C43C1E" w:rsidRPr="00901F50">
        <w:rPr>
          <w:rFonts w:cs="Times New Roman"/>
          <w:sz w:val="24"/>
          <w:szCs w:val="24"/>
        </w:rPr>
        <w:t xml:space="preserve"> 3 </w:t>
      </w:r>
      <w:proofErr w:type="spellStart"/>
      <w:r w:rsidR="00C43C1E" w:rsidRPr="00901F50">
        <w:rPr>
          <w:rFonts w:cs="Times New Roman"/>
          <w:sz w:val="24"/>
          <w:szCs w:val="24"/>
        </w:rPr>
        <w:t>μL</w:t>
      </w:r>
      <w:proofErr w:type="spellEnd"/>
      <w:r w:rsidR="00C43C1E" w:rsidRPr="00901F50">
        <w:rPr>
          <w:rFonts w:cs="Times New Roman"/>
          <w:sz w:val="24"/>
          <w:szCs w:val="24"/>
        </w:rPr>
        <w:t xml:space="preserve"> water droplet evaporati</w:t>
      </w:r>
      <w:r w:rsidR="001A5623">
        <w:rPr>
          <w:rFonts w:cs="Times New Roman"/>
          <w:sz w:val="24"/>
          <w:szCs w:val="24"/>
        </w:rPr>
        <w:t>ng</w:t>
      </w:r>
      <w:r w:rsidR="00C43C1E" w:rsidRPr="00901F50">
        <w:rPr>
          <w:rFonts w:cs="Times New Roman"/>
          <w:sz w:val="24"/>
          <w:szCs w:val="24"/>
        </w:rPr>
        <w:t xml:space="preserve"> on </w:t>
      </w:r>
      <w:r w:rsidR="001A5623">
        <w:rPr>
          <w:rFonts w:cs="Times New Roman"/>
          <w:sz w:val="24"/>
          <w:szCs w:val="24"/>
        </w:rPr>
        <w:t xml:space="preserve">a </w:t>
      </w:r>
      <w:r w:rsidR="00C43C1E" w:rsidRPr="00901F50">
        <w:rPr>
          <w:rFonts w:cs="Times New Roman"/>
          <w:sz w:val="24"/>
          <w:szCs w:val="24"/>
        </w:rPr>
        <w:t>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60 °C substrate is of tens of microns per second and the Peclet number is less than 1. Thus, it is reasonable</w:t>
      </w:r>
      <w:r w:rsidR="009B53E5" w:rsidRPr="00901F50">
        <w:rPr>
          <w:rFonts w:cs="Times New Roman"/>
          <w:sz w:val="24"/>
          <w:szCs w:val="24"/>
        </w:rPr>
        <w:t xml:space="preserve"> </w:t>
      </w:r>
      <w:r w:rsidR="001A5623">
        <w:rPr>
          <w:rFonts w:cs="Times New Roman"/>
          <w:sz w:val="24"/>
          <w:szCs w:val="24"/>
        </w:rPr>
        <w:t xml:space="preserve">for us </w:t>
      </w:r>
      <w:r w:rsidR="009B53E5" w:rsidRPr="00901F50">
        <w:rPr>
          <w:rFonts w:cs="Times New Roman"/>
          <w:sz w:val="24"/>
          <w:szCs w:val="24"/>
        </w:rPr>
        <w:t xml:space="preserve">to only consider the conduction heat transfer </w:t>
      </w:r>
      <w:r w:rsidR="001A5623">
        <w:rPr>
          <w:rFonts w:cs="Times New Roman"/>
          <w:sz w:val="24"/>
          <w:szCs w:val="24"/>
        </w:rPr>
        <w:t>while</w:t>
      </w:r>
      <w:r w:rsidR="009B53E5" w:rsidRPr="00901F50">
        <w:rPr>
          <w:rFonts w:cs="Times New Roman"/>
          <w:sz w:val="24"/>
          <w:szCs w:val="24"/>
        </w:rPr>
        <w:t xml:space="preserve"> neglect</w:t>
      </w:r>
      <w:r w:rsidR="001A5623">
        <w:rPr>
          <w:rFonts w:cs="Times New Roman"/>
          <w:sz w:val="24"/>
          <w:szCs w:val="24"/>
        </w:rPr>
        <w:t>ing</w:t>
      </w:r>
      <w:r w:rsidR="00C43C1E" w:rsidRPr="00901F50">
        <w:rPr>
          <w:rFonts w:cs="Times New Roman"/>
          <w:sz w:val="24"/>
          <w:szCs w:val="24"/>
        </w:rPr>
        <w:t xml:space="preserve"> the internal convection of the water droplet </w:t>
      </w:r>
      <w:r w:rsidR="001A5623">
        <w:rPr>
          <w:rFonts w:cs="Times New Roman"/>
          <w:sz w:val="24"/>
          <w:szCs w:val="24"/>
        </w:rPr>
        <w:t>on</w:t>
      </w:r>
      <w:r w:rsidR="009B53E5" w:rsidRPr="00901F50">
        <w:rPr>
          <w:rFonts w:cs="Times New Roman"/>
          <w:sz w:val="24"/>
          <w:szCs w:val="24"/>
        </w:rPr>
        <w:t xml:space="preserve"> </w:t>
      </w:r>
      <w:r w:rsidR="001A5623">
        <w:rPr>
          <w:rFonts w:cs="Times New Roman"/>
          <w:sz w:val="24"/>
          <w:szCs w:val="24"/>
        </w:rPr>
        <w:t xml:space="preserve">a </w:t>
      </w:r>
      <w:r w:rsidR="001A5623" w:rsidRPr="001A5623">
        <w:rPr>
          <w:rFonts w:cs="Times New Roman"/>
          <w:sz w:val="24"/>
          <w:szCs w:val="24"/>
        </w:rPr>
        <w:t>substrate</w:t>
      </w:r>
      <w:r w:rsidR="001A5623" w:rsidRPr="00901F50">
        <w:rPr>
          <w:rFonts w:cs="Times New Roman"/>
          <w:sz w:val="24"/>
          <w:szCs w:val="24"/>
        </w:rPr>
        <w:t xml:space="preserve"> </w:t>
      </w:r>
      <w:r w:rsidR="001A5623">
        <w:rPr>
          <w:rFonts w:cs="Times New Roman"/>
          <w:sz w:val="24"/>
          <w:szCs w:val="24"/>
        </w:rPr>
        <w:t xml:space="preserve">with a </w:t>
      </w:r>
      <w:r w:rsidR="009B53E5" w:rsidRPr="00901F50">
        <w:rPr>
          <w:rFonts w:cs="Times New Roman"/>
          <w:sz w:val="24"/>
          <w:szCs w:val="24"/>
        </w:rPr>
        <w:t>relatively</w:t>
      </w:r>
      <w:r w:rsidR="00C43C1E" w:rsidRPr="00901F50">
        <w:rPr>
          <w:rFonts w:cs="Times New Roman"/>
          <w:sz w:val="24"/>
          <w:szCs w:val="24"/>
        </w:rPr>
        <w:t xml:space="preserve"> low temperature (40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 xml:space="preserve">80 </w:t>
      </w:r>
      <w:bookmarkStart w:id="341" w:name="_Hlk76761177"/>
      <w:r w:rsidR="00C43C1E" w:rsidRPr="00901F50">
        <w:rPr>
          <w:rFonts w:cs="Times New Roman"/>
          <w:sz w:val="24"/>
          <w:szCs w:val="24"/>
        </w:rPr>
        <w:t>°C</w:t>
      </w:r>
      <w:bookmarkEnd w:id="341"/>
      <w:r w:rsidR="00C43C1E" w:rsidRPr="00901F50">
        <w:rPr>
          <w:rFonts w:cs="Times New Roman"/>
          <w:sz w:val="24"/>
          <w:szCs w:val="24"/>
        </w:rPr>
        <w:t xml:space="preserve">). With the </w:t>
      </w:r>
      <w:r w:rsidR="0076743E">
        <w:rPr>
          <w:rFonts w:cs="Times New Roman"/>
          <w:sz w:val="24"/>
          <w:szCs w:val="24"/>
        </w:rPr>
        <w:t xml:space="preserve">further </w:t>
      </w:r>
      <w:r w:rsidR="00C43C1E" w:rsidRPr="00901F50">
        <w:rPr>
          <w:rFonts w:cs="Times New Roman"/>
          <w:sz w:val="24"/>
          <w:szCs w:val="24"/>
        </w:rPr>
        <w:t>increase of the substrate temperature, more heat is transferred through the droplet and the temperature difference between the droplet top and bottom becomes larger. Fluid motion driven by the temperature</w:t>
      </w:r>
      <w:r w:rsidR="009B53E5" w:rsidRPr="00901F50">
        <w:rPr>
          <w:rFonts w:cs="Times New Roman"/>
          <w:sz w:val="24"/>
          <w:szCs w:val="24"/>
        </w:rPr>
        <w:t xml:space="preserve"> gradient</w:t>
      </w:r>
      <w:r w:rsidR="00C43C1E" w:rsidRPr="00901F50">
        <w:rPr>
          <w:rFonts w:cs="Times New Roman"/>
          <w:sz w:val="24"/>
          <w:szCs w:val="24"/>
        </w:rPr>
        <w:t xml:space="preserve"> in the droplet becomes violent and the characteristic velocity of </w:t>
      </w:r>
      <w:r w:rsidR="007837AC">
        <w:rPr>
          <w:rFonts w:cs="Times New Roman"/>
          <w:sz w:val="24"/>
          <w:szCs w:val="24"/>
        </w:rPr>
        <w:t xml:space="preserve">internal </w:t>
      </w:r>
      <w:r w:rsidR="00A24D24">
        <w:rPr>
          <w:rFonts w:cs="Times New Roman"/>
          <w:sz w:val="24"/>
          <w:szCs w:val="24"/>
        </w:rPr>
        <w:t>flow</w:t>
      </w:r>
      <w:r w:rsidR="00C43C1E" w:rsidRPr="00901F50">
        <w:rPr>
          <w:rFonts w:cs="Times New Roman"/>
          <w:sz w:val="24"/>
          <w:szCs w:val="24"/>
        </w:rPr>
        <w:t xml:space="preserve"> increases. Thus, we need to </w:t>
      </w:r>
      <w:r w:rsidR="007837AC">
        <w:rPr>
          <w:rFonts w:cs="Times New Roman"/>
          <w:sz w:val="24"/>
          <w:szCs w:val="24"/>
        </w:rPr>
        <w:t>account for</w:t>
      </w:r>
      <w:r w:rsidR="002F7748" w:rsidRPr="00901F50">
        <w:rPr>
          <w:rFonts w:cs="Times New Roman"/>
          <w:sz w:val="24"/>
          <w:szCs w:val="24"/>
        </w:rPr>
        <w:t xml:space="preserve"> the effects of</w:t>
      </w:r>
      <w:r w:rsidR="00C43C1E" w:rsidRPr="00901F50">
        <w:rPr>
          <w:rFonts w:cs="Times New Roman"/>
          <w:sz w:val="24"/>
          <w:szCs w:val="24"/>
        </w:rPr>
        <w:t xml:space="preserve"> the </w:t>
      </w:r>
      <w:r w:rsidR="00010E69">
        <w:rPr>
          <w:rFonts w:cs="Times New Roman"/>
          <w:sz w:val="24"/>
          <w:szCs w:val="24"/>
        </w:rPr>
        <w:t xml:space="preserve">droplet </w:t>
      </w:r>
      <w:r w:rsidR="007837AC">
        <w:rPr>
          <w:rFonts w:cs="Times New Roman"/>
          <w:sz w:val="24"/>
          <w:szCs w:val="24"/>
        </w:rPr>
        <w:t xml:space="preserve">internal </w:t>
      </w:r>
      <w:r w:rsidR="00A24D24">
        <w:rPr>
          <w:rFonts w:cs="Times New Roman"/>
          <w:sz w:val="24"/>
          <w:szCs w:val="24"/>
        </w:rPr>
        <w:t>flow field</w:t>
      </w:r>
      <w:r w:rsidR="00C43C1E" w:rsidRPr="00901F50">
        <w:rPr>
          <w:rFonts w:cs="Times New Roman"/>
          <w:sz w:val="24"/>
          <w:szCs w:val="24"/>
        </w:rPr>
        <w:t xml:space="preserve"> </w:t>
      </w:r>
      <w:r w:rsidR="009B53E5" w:rsidRPr="00901F50">
        <w:rPr>
          <w:rFonts w:cs="Times New Roman"/>
          <w:sz w:val="24"/>
          <w:szCs w:val="24"/>
        </w:rPr>
        <w:t>in the thermal circuit model</w:t>
      </w:r>
      <w:r w:rsidR="00010E69">
        <w:rPr>
          <w:rFonts w:cs="Times New Roman"/>
          <w:sz w:val="24"/>
          <w:szCs w:val="24"/>
        </w:rPr>
        <w:t xml:space="preserve"> for high temperature evaporation analysis</w:t>
      </w:r>
      <w:r w:rsidR="00C43C1E" w:rsidRPr="00901F50">
        <w:rPr>
          <w:rFonts w:cs="Times New Roman"/>
          <w:sz w:val="24"/>
          <w:szCs w:val="24"/>
        </w:rPr>
        <w:t xml:space="preserve">. </w:t>
      </w:r>
    </w:p>
    <w:p w14:paraId="208F6E00" w14:textId="6749D78B" w:rsidR="00A25C17" w:rsidRDefault="00A25C17" w:rsidP="00856045">
      <w:pPr>
        <w:spacing w:line="360" w:lineRule="auto"/>
        <w:ind w:firstLine="360"/>
        <w:rPr>
          <w:rFonts w:cs="Times New Roman"/>
          <w:sz w:val="24"/>
          <w:szCs w:val="24"/>
        </w:rPr>
      </w:pPr>
      <w:r>
        <w:rPr>
          <w:rFonts w:cs="Times New Roman"/>
          <w:sz w:val="24"/>
          <w:szCs w:val="24"/>
        </w:rPr>
        <w:t xml:space="preserve">Driven by the surface tension gradient (caused by the surface temperature gradient), water at the droplet bottom will flow </w:t>
      </w:r>
      <w:r>
        <w:rPr>
          <w:rFonts w:cs="Times New Roman" w:hint="eastAsia"/>
          <w:sz w:val="24"/>
          <w:szCs w:val="24"/>
        </w:rPr>
        <w:t>up</w:t>
      </w:r>
      <w:r w:rsidR="007C139D">
        <w:rPr>
          <w:rFonts w:cs="Times New Roman"/>
          <w:sz w:val="24"/>
          <w:szCs w:val="24"/>
        </w:rPr>
        <w:t>wards</w:t>
      </w:r>
      <w:r>
        <w:rPr>
          <w:rFonts w:cs="Times New Roman"/>
          <w:sz w:val="24"/>
          <w:szCs w:val="24"/>
        </w:rPr>
        <w:t xml:space="preserve">, which will in turn minish the temperature gradient on the droplet surface. As a result, the upper hemispherical part of the droplet will </w:t>
      </w:r>
      <w:r w:rsidR="00EC7776">
        <w:rPr>
          <w:rFonts w:cs="Times New Roman"/>
          <w:sz w:val="24"/>
          <w:szCs w:val="24"/>
        </w:rPr>
        <w:t>get</w:t>
      </w:r>
      <w:r>
        <w:rPr>
          <w:rFonts w:cs="Times New Roman"/>
          <w:sz w:val="24"/>
          <w:szCs w:val="24"/>
        </w:rPr>
        <w:t xml:space="preserve"> warmed</w:t>
      </w:r>
      <w:r w:rsidR="00EC7776">
        <w:rPr>
          <w:rFonts w:cs="Times New Roman"/>
          <w:sz w:val="24"/>
          <w:szCs w:val="24"/>
        </w:rPr>
        <w:t xml:space="preserve"> up</w:t>
      </w:r>
      <w:r>
        <w:rPr>
          <w:rFonts w:cs="Times New Roman"/>
          <w:sz w:val="24"/>
          <w:szCs w:val="24"/>
        </w:rPr>
        <w:t xml:space="preserve"> by the </w:t>
      </w:r>
      <w:proofErr w:type="spellStart"/>
      <w:r w:rsidR="0085037A">
        <w:rPr>
          <w:rFonts w:cs="Times New Roman"/>
          <w:sz w:val="24"/>
          <w:szCs w:val="24"/>
        </w:rPr>
        <w:t>upflowing</w:t>
      </w:r>
      <w:proofErr w:type="spellEnd"/>
      <w:r w:rsidR="0085037A">
        <w:rPr>
          <w:rFonts w:cs="Times New Roman"/>
          <w:sz w:val="24"/>
          <w:szCs w:val="24"/>
        </w:rPr>
        <w:t xml:space="preserve"> hot water, and the temperature of the upper hemispherical </w:t>
      </w:r>
      <w:r w:rsidR="002077D8">
        <w:rPr>
          <w:rFonts w:cs="Times New Roman"/>
          <w:sz w:val="24"/>
          <w:szCs w:val="24"/>
        </w:rPr>
        <w:t>portion</w:t>
      </w:r>
      <w:r w:rsidR="0085037A">
        <w:rPr>
          <w:rFonts w:cs="Times New Roman"/>
          <w:sz w:val="24"/>
          <w:szCs w:val="24"/>
        </w:rPr>
        <w:t xml:space="preserve"> should become higher than the case </w:t>
      </w:r>
      <w:r w:rsidR="002077D8">
        <w:rPr>
          <w:rFonts w:cs="Times New Roman"/>
          <w:sz w:val="24"/>
          <w:szCs w:val="24"/>
        </w:rPr>
        <w:t xml:space="preserve">without </w:t>
      </w:r>
      <w:r w:rsidR="0085037A">
        <w:rPr>
          <w:rFonts w:cs="Times New Roman"/>
          <w:sz w:val="24"/>
          <w:szCs w:val="24"/>
        </w:rPr>
        <w:t xml:space="preserve">internal flow considered. </w:t>
      </w:r>
      <w:r w:rsidR="007B485F">
        <w:rPr>
          <w:rFonts w:cs="Times New Roman"/>
          <w:sz w:val="24"/>
          <w:szCs w:val="24"/>
        </w:rPr>
        <w:t>To account for the effect of internal fluid flow</w:t>
      </w:r>
      <w:r w:rsidR="00705398">
        <w:rPr>
          <w:rFonts w:cs="Times New Roman"/>
          <w:sz w:val="24"/>
          <w:szCs w:val="24"/>
        </w:rPr>
        <w:t>,</w:t>
      </w:r>
      <w:r w:rsidR="007B485F">
        <w:rPr>
          <w:rFonts w:cs="Times New Roman"/>
          <w:sz w:val="24"/>
          <w:szCs w:val="24"/>
        </w:rPr>
        <w:t xml:space="preserve"> the overall average</w:t>
      </w:r>
      <w:r w:rsidR="00705398">
        <w:rPr>
          <w:rFonts w:cs="Times New Roman"/>
          <w:sz w:val="24"/>
          <w:szCs w:val="24"/>
        </w:rPr>
        <w:t>d</w:t>
      </w:r>
      <w:r w:rsidR="007B485F">
        <w:rPr>
          <w:rFonts w:cs="Times New Roman"/>
          <w:sz w:val="24"/>
          <w:szCs w:val="24"/>
        </w:rPr>
        <w:t xml:space="preserve"> </w:t>
      </w:r>
      <w:r w:rsidR="00705398">
        <w:rPr>
          <w:rFonts w:cs="Times New Roman"/>
          <w:sz w:val="24"/>
          <w:szCs w:val="24"/>
        </w:rPr>
        <w:t xml:space="preserve">cap </w:t>
      </w:r>
      <w:r w:rsidR="007B485F">
        <w:rPr>
          <w:rFonts w:cs="Times New Roman"/>
          <w:sz w:val="24"/>
          <w:szCs w:val="24"/>
        </w:rPr>
        <w:t xml:space="preserve">surface temperature is calculated as the </w:t>
      </w:r>
      <w:commentRangeStart w:id="342"/>
      <w:del w:id="343" w:author="Huang Wenge" w:date="2021-07-19T11:13:00Z">
        <w:r w:rsidR="007B485F" w:rsidRPr="00705398" w:rsidDel="00185E9D">
          <w:rPr>
            <w:rFonts w:cs="Times New Roman"/>
            <w:sz w:val="24"/>
            <w:szCs w:val="24"/>
            <w:highlight w:val="red"/>
            <w:rPrChange w:id="344" w:author="Cheng, Jiangtao" w:date="2021-07-19T01:50:00Z">
              <w:rPr>
                <w:rFonts w:cs="Times New Roman"/>
                <w:sz w:val="24"/>
                <w:szCs w:val="24"/>
              </w:rPr>
            </w:rPrChange>
          </w:rPr>
          <w:delText>modelled</w:delText>
        </w:r>
        <w:commentRangeEnd w:id="342"/>
        <w:r w:rsidR="00705398" w:rsidDel="00185E9D">
          <w:rPr>
            <w:rStyle w:val="CommentReference"/>
          </w:rPr>
          <w:commentReference w:id="342"/>
        </w:r>
        <w:r w:rsidR="007B485F" w:rsidDel="00185E9D">
          <w:rPr>
            <w:rFonts w:cs="Times New Roman"/>
            <w:sz w:val="24"/>
            <w:szCs w:val="24"/>
          </w:rPr>
          <w:delText xml:space="preserve"> </w:delText>
        </w:r>
      </w:del>
      <w:ins w:id="345" w:author="Huang Wenge" w:date="2021-07-19T11:13:00Z">
        <w:r w:rsidR="00185E9D">
          <w:rPr>
            <w:rFonts w:cs="Times New Roman"/>
            <w:sz w:val="24"/>
            <w:szCs w:val="24"/>
          </w:rPr>
          <w:t xml:space="preserve">modified </w:t>
        </w:r>
      </w:ins>
      <w:r w:rsidR="007B485F">
        <w:rPr>
          <w:rFonts w:cs="Times New Roman"/>
          <w:sz w:val="24"/>
          <w:szCs w:val="24"/>
        </w:rPr>
        <w:lastRenderedPageBreak/>
        <w:t>temperature:</w:t>
      </w:r>
    </w:p>
    <w:p w14:paraId="64081B21" w14:textId="78E896E8" w:rsidR="007B485F" w:rsidRDefault="00F8290A" w:rsidP="007B485F">
      <w:pPr>
        <w:spacing w:line="360" w:lineRule="auto"/>
        <w:ind w:firstLine="2880"/>
        <w:rPr>
          <w:rFonts w:cs="Times New Roman"/>
          <w:sz w:val="24"/>
          <w:szCs w:val="24"/>
        </w:rPr>
      </w:pPr>
      <m:oMath>
        <m:sSubSup>
          <m:sSubSupPr>
            <m:ctrlPr>
              <w:rPr>
                <w:rFonts w:ascii="Cambria Math" w:eastAsia="DengXian" w:hAnsi="Cambria Math" w:cs="Times New Roman"/>
                <w:i/>
                <w:kern w:val="14"/>
                <w:sz w:val="24"/>
                <w:szCs w:val="24"/>
              </w:rPr>
            </m:ctrlPr>
          </m:sSubSup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model</m:t>
            </m:r>
          </m:sub>
          <m:sup>
            <m:r>
              <w:rPr>
                <w:rFonts w:ascii="Cambria Math" w:eastAsia="DengXian" w:hAnsi="Cambria Math" w:cs="Times New Roman"/>
                <w:kern w:val="14"/>
                <w:sz w:val="24"/>
                <w:szCs w:val="24"/>
              </w:rPr>
              <m:t>'</m:t>
            </m:r>
          </m:sup>
        </m:sSubSup>
        <m:r>
          <m:rPr>
            <m:sty m:val="p"/>
          </m:rPr>
          <w:rPr>
            <w:rFonts w:ascii="Cambria Math" w:eastAsia="DengXian" w:cs="Times New Roman"/>
            <w:kern w:val="14"/>
            <w:sz w:val="24"/>
            <w:szCs w:val="24"/>
          </w:rPr>
          <m:t>=</m:t>
        </m:r>
        <m:f>
          <m:fPr>
            <m:type m:val="lin"/>
            <m:ctrlPr>
              <w:rPr>
                <w:rFonts w:ascii="Cambria Math" w:eastAsia="DengXian" w:hAnsi="Cambria Math" w:cs="Times New Roman"/>
                <w:i/>
                <w:kern w:val="14"/>
                <w:sz w:val="24"/>
                <w:szCs w:val="24"/>
              </w:rPr>
            </m:ctrlPr>
          </m:fPr>
          <m:num>
            <m:nary>
              <m:naryPr>
                <m:chr m:val="∑"/>
                <m:limLoc m:val="undOvr"/>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i=1</m:t>
                </m:r>
              </m:sub>
              <m:sup>
                <m:r>
                  <w:rPr>
                    <w:rFonts w:ascii="Cambria Math" w:eastAsia="DengXian" w:hAnsi="Cambria Math" w:cs="Times New Roman"/>
                    <w:kern w:val="14"/>
                    <w:sz w:val="24"/>
                    <w:szCs w:val="24"/>
                  </w:rPr>
                  <m:t>X</m:t>
                </m:r>
              </m:sup>
              <m:e>
                <m:sSub>
                  <m:sSubPr>
                    <m:ctrlPr>
                      <w:rPr>
                        <w:rFonts w:ascii="Cambria Math" w:eastAsia="DengXian" w:hAnsi="Cambria Math" w:cs="Times New Roman"/>
                        <w:i/>
                        <w:kern w:val="14"/>
                        <w:sz w:val="24"/>
                        <w:szCs w:val="24"/>
                      </w:rPr>
                    </m:ctrlPr>
                  </m:sSubPr>
                  <m:e>
                    <m:r>
                      <w:rPr>
                        <w:rFonts w:ascii="Cambria Math" w:eastAsia="DengXian" w:cs="Times New Roman"/>
                        <w:kern w:val="14"/>
                        <w:sz w:val="24"/>
                        <w:szCs w:val="24"/>
                      </w:rPr>
                      <m:t>T</m:t>
                    </m:r>
                  </m:e>
                  <m:sub>
                    <m:r>
                      <m:rPr>
                        <m:sty m:val="p"/>
                      </m:rPr>
                      <w:rPr>
                        <w:rFonts w:ascii="Cambria Math" w:eastAsia="DengXian" w:cs="Times New Roman"/>
                        <w:kern w:val="14"/>
                        <w:sz w:val="24"/>
                        <w:szCs w:val="24"/>
                      </w:rPr>
                      <m:t>i</m:t>
                    </m:r>
                  </m:sub>
                </m:sSub>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e>
            </m:nary>
          </m:num>
          <m:den>
            <m:r>
              <w:rPr>
                <w:rFonts w:ascii="Cambria Math" w:eastAsia="DengXian" w:cs="Times New Roman"/>
                <w:kern w:val="14"/>
                <w:sz w:val="24"/>
                <w:szCs w:val="24"/>
              </w:rPr>
              <m:t>2</m:t>
            </m:r>
            <m:r>
              <w:rPr>
                <w:rFonts w:ascii="Cambria Math" w:eastAsia="DengXian" w:hAnsi="Cambria Math" w:cs="Times New Roman"/>
                <w:kern w:val="14"/>
                <w:sz w:val="24"/>
                <w:szCs w:val="24"/>
              </w:rPr>
              <m:t>π</m:t>
            </m:r>
            <m:sSubSup>
              <m:sSubSupPr>
                <m:ctrlPr>
                  <w:rPr>
                    <w:rFonts w:ascii="Cambria Math" w:eastAsia="DengXian" w:hAnsi="Cambria Math" w:cs="Times New Roman"/>
                    <w:i/>
                    <w:kern w:val="14"/>
                    <w:sz w:val="24"/>
                    <w:szCs w:val="24"/>
                  </w:rPr>
                </m:ctrlPr>
              </m:sSubSupPr>
              <m:e>
                <m:r>
                  <w:rPr>
                    <w:rFonts w:ascii="Cambria Math" w:eastAsia="DengXian" w:cs="Times New Roman"/>
                    <w:kern w:val="14"/>
                    <w:sz w:val="24"/>
                    <w:szCs w:val="24"/>
                  </w:rPr>
                  <m:t>r</m:t>
                </m:r>
              </m:e>
              <m:sub>
                <m:r>
                  <w:rPr>
                    <w:rFonts w:ascii="Cambria Math" w:eastAsia="DengXian" w:cs="Times New Roman"/>
                    <w:kern w:val="14"/>
                    <w:sz w:val="24"/>
                    <w:szCs w:val="24"/>
                  </w:rPr>
                  <m:t>w</m:t>
                </m:r>
              </m:sub>
              <m:sup>
                <m:r>
                  <w:rPr>
                    <w:rFonts w:ascii="Cambria Math" w:eastAsia="DengXian" w:cs="Times New Roman"/>
                    <w:kern w:val="14"/>
                    <w:sz w:val="24"/>
                    <w:szCs w:val="24"/>
                  </w:rPr>
                  <m:t>2</m:t>
                </m:r>
              </m:sup>
            </m:sSubSup>
            <m:r>
              <w:rPr>
                <w:rFonts w:ascii="Cambria Math" w:eastAsia="DengXian" w:hAnsi="Cambria Math" w:cs="Times New Roman"/>
                <w:kern w:val="14"/>
                <w:sz w:val="24"/>
                <w:szCs w:val="24"/>
              </w:rPr>
              <m:t>(1-</m:t>
            </m:r>
            <m:r>
              <m:rPr>
                <m:sty m:val="p"/>
              </m:rPr>
              <w:rPr>
                <w:rFonts w:ascii="Cambria Math" w:eastAsia="DengXian" w:hAnsi="Cambria Math" w:cs="Times New Roman"/>
                <w:kern w:val="14"/>
                <w:sz w:val="24"/>
                <w:szCs w:val="24"/>
              </w:rPr>
              <m:t>cos</m:t>
            </m:r>
            <m:r>
              <w:rPr>
                <w:rFonts w:ascii="Cambria Math" w:eastAsia="DengXian" w:hAnsi="Cambria Math" w:cs="Times New Roman"/>
                <w:kern w:val="14"/>
                <w:sz w:val="24"/>
                <w:szCs w:val="24"/>
              </w:rPr>
              <m:t>θ)</m:t>
            </m:r>
          </m:den>
        </m:f>
      </m:oMath>
      <w:r w:rsidR="007B485F">
        <w:rPr>
          <w:rFonts w:cs="Times New Roman"/>
          <w:kern w:val="14"/>
          <w:sz w:val="24"/>
          <w:szCs w:val="24"/>
        </w:rPr>
        <w:t xml:space="preserve">      </w:t>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t xml:space="preserve">  (</w:t>
      </w:r>
      <w:ins w:id="346" w:author="Huang Wenge" w:date="2021-07-19T15:13:00Z">
        <w:r w:rsidR="00403824">
          <w:rPr>
            <w:rFonts w:cs="Times New Roman"/>
            <w:kern w:val="14"/>
            <w:sz w:val="24"/>
            <w:szCs w:val="24"/>
          </w:rPr>
          <w:t>27</w:t>
        </w:r>
      </w:ins>
      <w:r w:rsidR="007B485F">
        <w:rPr>
          <w:rFonts w:cs="Times New Roman"/>
          <w:kern w:val="14"/>
          <w:sz w:val="24"/>
          <w:szCs w:val="24"/>
        </w:rPr>
        <w:t>)</w:t>
      </w:r>
    </w:p>
    <w:p w14:paraId="495C343D" w14:textId="35050B4C" w:rsidR="00DA29D0" w:rsidRDefault="00FB5D9F" w:rsidP="00856045">
      <w:pPr>
        <w:spacing w:line="360" w:lineRule="auto"/>
        <w:ind w:firstLine="360"/>
        <w:rPr>
          <w:rFonts w:cs="Times New Roman"/>
          <w:sz w:val="24"/>
          <w:szCs w:val="24"/>
        </w:rPr>
      </w:pPr>
      <w:r>
        <w:rPr>
          <w:rFonts w:cs="Times New Roman"/>
          <w:sz w:val="24"/>
          <w:szCs w:val="24"/>
        </w:rPr>
        <w:t>A</w:t>
      </w:r>
      <w:r w:rsidRPr="00C43C1E">
        <w:rPr>
          <w:rFonts w:cs="Times New Roman"/>
          <w:sz w:val="24"/>
          <w:szCs w:val="24"/>
        </w:rPr>
        <w:t>s shown in Fig</w:t>
      </w:r>
      <w:r>
        <w:rPr>
          <w:rFonts w:cs="Times New Roman"/>
          <w:sz w:val="24"/>
          <w:szCs w:val="24"/>
        </w:rPr>
        <w:t>s</w:t>
      </w:r>
      <w:r w:rsidRPr="00C43C1E">
        <w:rPr>
          <w:rFonts w:cs="Times New Roman"/>
          <w:sz w:val="24"/>
          <w:szCs w:val="24"/>
        </w:rPr>
        <w:t xml:space="preserve">. </w:t>
      </w:r>
      <w:r>
        <w:rPr>
          <w:rFonts w:cs="Times New Roman" w:hint="eastAsia"/>
          <w:sz w:val="24"/>
          <w:szCs w:val="24"/>
        </w:rPr>
        <w:t>1</w:t>
      </w:r>
      <w:r>
        <w:rPr>
          <w:rFonts w:cs="Times New Roman"/>
          <w:sz w:val="24"/>
          <w:szCs w:val="24"/>
        </w:rPr>
        <w:t>0</w:t>
      </w:r>
      <w:r w:rsidRPr="00C43C1E">
        <w:rPr>
          <w:rFonts w:cs="Times New Roman"/>
          <w:sz w:val="24"/>
          <w:szCs w:val="24"/>
        </w:rPr>
        <w:t>(a), (b) and (c)</w:t>
      </w:r>
      <w:r>
        <w:rPr>
          <w:rFonts w:cs="Times New Roman"/>
          <w:sz w:val="24"/>
          <w:szCs w:val="24"/>
        </w:rPr>
        <w:t>, t</w:t>
      </w:r>
      <w:r w:rsidR="00C43C1E" w:rsidRPr="00C43C1E">
        <w:rPr>
          <w:rFonts w:cs="Times New Roman"/>
          <w:sz w:val="24"/>
          <w:szCs w:val="24"/>
        </w:rPr>
        <w:t>he modified temperature</w:t>
      </w:r>
      <w:r w:rsidR="007B485F">
        <w:rPr>
          <w:rFonts w:cs="Times New Roman"/>
          <w:sz w:val="24"/>
          <w:szCs w:val="24"/>
        </w:rPr>
        <w:t xml:space="preserve"> calculated by Eq. (</w:t>
      </w:r>
      <w:ins w:id="347" w:author="Huang Wenge" w:date="2021-07-19T15:13:00Z">
        <w:r w:rsidR="00403824">
          <w:rPr>
            <w:rFonts w:cs="Times New Roman"/>
            <w:sz w:val="24"/>
            <w:szCs w:val="24"/>
          </w:rPr>
          <w:t>27</w:t>
        </w:r>
      </w:ins>
      <w:r w:rsidR="007B485F">
        <w:rPr>
          <w:rFonts w:cs="Times New Roman"/>
          <w:sz w:val="24"/>
          <w:szCs w:val="24"/>
        </w:rPr>
        <w:t>)</w:t>
      </w:r>
      <w:r w:rsidR="00C43C1E" w:rsidRPr="00C43C1E">
        <w:rPr>
          <w:rFonts w:cs="Times New Roman"/>
          <w:sz w:val="24"/>
          <w:szCs w:val="24"/>
        </w:rPr>
        <w:t xml:space="preserve"> match</w:t>
      </w:r>
      <w:r w:rsidR="00705398">
        <w:rPr>
          <w:rFonts w:cs="Times New Roman"/>
          <w:sz w:val="24"/>
          <w:szCs w:val="24"/>
        </w:rPr>
        <w:t>es</w:t>
      </w:r>
      <w:r w:rsidR="00C43C1E" w:rsidRPr="00C43C1E">
        <w:rPr>
          <w:rFonts w:cs="Times New Roman"/>
          <w:sz w:val="24"/>
          <w:szCs w:val="24"/>
        </w:rPr>
        <w:t xml:space="preserve"> well with the experimental data for droplet evaporation on sample</w:t>
      </w:r>
      <w:r w:rsidR="00AC62B7">
        <w:rPr>
          <w:rFonts w:cs="Times New Roman"/>
          <w:sz w:val="24"/>
          <w:szCs w:val="24"/>
        </w:rPr>
        <w:t>s</w:t>
      </w:r>
      <w:r w:rsidR="00C43C1E" w:rsidRPr="00C43C1E">
        <w:rPr>
          <w:rFonts w:cs="Times New Roman"/>
          <w:sz w:val="24"/>
          <w:szCs w:val="24"/>
        </w:rPr>
        <w:t xml:space="preserve"> 1, 2 and 3 with </w:t>
      </w:r>
      <w:r w:rsidR="004C04E6">
        <w:rPr>
          <w:rFonts w:cs="Times New Roman"/>
          <w:sz w:val="24"/>
          <w:szCs w:val="24"/>
        </w:rPr>
        <w:t xml:space="preserve">the </w:t>
      </w:r>
      <w:r w:rsidR="00C43C1E" w:rsidRPr="00C43C1E">
        <w:rPr>
          <w:rFonts w:cs="Times New Roman"/>
          <w:sz w:val="24"/>
          <w:szCs w:val="24"/>
        </w:rPr>
        <w:t xml:space="preserve">substrate base temperature </w:t>
      </w:r>
      <w:r w:rsidR="00761A6D">
        <w:rPr>
          <w:rFonts w:cs="Times New Roman"/>
          <w:sz w:val="24"/>
          <w:szCs w:val="24"/>
        </w:rPr>
        <w:t xml:space="preserve">maintained </w:t>
      </w:r>
      <w:r w:rsidR="00C43C1E" w:rsidRPr="00C43C1E">
        <w:rPr>
          <w:rFonts w:cs="Times New Roman"/>
          <w:sz w:val="24"/>
          <w:szCs w:val="24"/>
        </w:rPr>
        <w:t xml:space="preserve">at 100 °C. </w:t>
      </w:r>
    </w:p>
    <w:p w14:paraId="758B151B" w14:textId="5B19F6C8" w:rsidR="0040288A" w:rsidRDefault="006D6A8B" w:rsidP="006E62CF">
      <w:pPr>
        <w:jc w:val="center"/>
        <w:rPr>
          <w:rFonts w:cs="Times New Roman"/>
          <w:b/>
          <w:bCs/>
          <w:sz w:val="24"/>
          <w:szCs w:val="24"/>
        </w:rPr>
      </w:pPr>
      <w:ins w:id="348" w:author="Huang Wenge" w:date="2021-07-19T11:49:00Z">
        <w:r>
          <w:rPr>
            <w:noProof/>
          </w:rPr>
          <w:drawing>
            <wp:inline distT="0" distB="0" distL="0" distR="0" wp14:anchorId="2561BBFD" wp14:editId="25DE456C">
              <wp:extent cx="5207000" cy="384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846" t="3291" r="8547" b="1911"/>
                      <a:stretch/>
                    </pic:blipFill>
                    <pic:spPr bwMode="auto">
                      <a:xfrm>
                        <a:off x="0" y="0"/>
                        <a:ext cx="5207000" cy="38417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ins>
      <w:del w:id="349" w:author="Huang Wenge" w:date="2021-07-19T11:49:00Z">
        <w:r w:rsidR="006E62CF" w:rsidDel="006D6A8B">
          <w:rPr>
            <w:noProof/>
          </w:rPr>
          <w:lastRenderedPageBreak/>
          <w:drawing>
            <wp:inline distT="0" distB="0" distL="0" distR="0" wp14:anchorId="0E6817F8" wp14:editId="0E1D397D">
              <wp:extent cx="5376672" cy="39410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312" t="3291" r="8440" b="1754"/>
                      <a:stretch/>
                    </pic:blipFill>
                    <pic:spPr bwMode="auto">
                      <a:xfrm>
                        <a:off x="0" y="0"/>
                        <a:ext cx="5376672" cy="394106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AB9139F" w14:textId="6314FE69" w:rsidR="0040288A" w:rsidRDefault="0040288A" w:rsidP="00A04C68">
      <w:pPr>
        <w:spacing w:after="60"/>
        <w:rPr>
          <w:rFonts w:cs="Times New Roman"/>
          <w:sz w:val="24"/>
          <w:szCs w:val="24"/>
        </w:rPr>
      </w:pPr>
      <w:r w:rsidRPr="00DA29D0">
        <w:rPr>
          <w:rFonts w:cs="Times New Roman"/>
          <w:b/>
          <w:bCs/>
          <w:sz w:val="24"/>
          <w:szCs w:val="24"/>
        </w:rPr>
        <w:t xml:space="preserve">Figure </w:t>
      </w:r>
      <w:r w:rsidRPr="00DA29D0">
        <w:rPr>
          <w:rFonts w:cs="Times New Roman" w:hint="eastAsia"/>
          <w:b/>
          <w:bCs/>
          <w:sz w:val="24"/>
          <w:szCs w:val="24"/>
        </w:rPr>
        <w:t>1</w:t>
      </w:r>
      <w:r w:rsidRPr="00DA29D0">
        <w:rPr>
          <w:rFonts w:cs="Times New Roman"/>
          <w:b/>
          <w:bCs/>
          <w:sz w:val="24"/>
          <w:szCs w:val="24"/>
        </w:rPr>
        <w:t>0.</w:t>
      </w:r>
      <w:r w:rsidRPr="00C43C1E">
        <w:rPr>
          <w:rFonts w:cs="Times New Roman"/>
          <w:sz w:val="24"/>
          <w:szCs w:val="24"/>
        </w:rPr>
        <w:t xml:space="preserve"> Evolution of droplet cap temperature on </w:t>
      </w:r>
      <w:r w:rsidR="0083241F" w:rsidRPr="00C43C1E">
        <w:rPr>
          <w:rFonts w:cs="Times New Roman"/>
          <w:sz w:val="24"/>
          <w:szCs w:val="24"/>
        </w:rPr>
        <w:t>(a)</w:t>
      </w:r>
      <w:r w:rsidR="0083241F">
        <w:rPr>
          <w:rFonts w:cs="Times New Roman"/>
          <w:sz w:val="24"/>
          <w:szCs w:val="24"/>
        </w:rPr>
        <w:t xml:space="preserve"> </w:t>
      </w:r>
      <w:r w:rsidRPr="00C43C1E">
        <w:rPr>
          <w:rFonts w:cs="Times New Roman"/>
          <w:sz w:val="24"/>
          <w:szCs w:val="24"/>
        </w:rPr>
        <w:t>sample 1</w:t>
      </w:r>
      <w:r w:rsidR="0083241F">
        <w:rPr>
          <w:rFonts w:cs="Times New Roman"/>
          <w:sz w:val="24"/>
          <w:szCs w:val="24"/>
        </w:rPr>
        <w:t>,</w:t>
      </w:r>
      <w:r w:rsidRPr="00C43C1E">
        <w:rPr>
          <w:rFonts w:cs="Times New Roman"/>
          <w:sz w:val="24"/>
          <w:szCs w:val="24"/>
        </w:rPr>
        <w:t xml:space="preserve"> (b) sample 2 </w:t>
      </w:r>
      <w:r w:rsidR="0083241F">
        <w:rPr>
          <w:rFonts w:cs="Times New Roman"/>
          <w:sz w:val="24"/>
          <w:szCs w:val="24"/>
        </w:rPr>
        <w:t>and</w:t>
      </w:r>
      <w:r w:rsidRPr="00C43C1E">
        <w:rPr>
          <w:rFonts w:cs="Times New Roman"/>
          <w:sz w:val="24"/>
          <w:szCs w:val="24"/>
        </w:rPr>
        <w:t xml:space="preserve"> (c) sample 3. The dash lines represent the droplet cap temperatures calculated by thermal circuit model, the solid lines represent the droplet cap temperatures modified with</w:t>
      </w:r>
      <w:r w:rsidR="008E502D">
        <w:rPr>
          <w:rFonts w:cs="Times New Roman"/>
          <w:sz w:val="24"/>
          <w:szCs w:val="24"/>
        </w:rPr>
        <w:t xml:space="preserve"> </w:t>
      </w:r>
      <w:r w:rsidRPr="00C43C1E">
        <w:rPr>
          <w:rFonts w:cs="Times New Roman"/>
          <w:sz w:val="24"/>
          <w:szCs w:val="24"/>
        </w:rPr>
        <w:t>total average temperature and effective conductivity</w:t>
      </w:r>
      <w:r w:rsidR="008E502D">
        <w:rPr>
          <w:rFonts w:cs="Times New Roman"/>
          <w:sz w:val="24"/>
          <w:szCs w:val="24"/>
        </w:rPr>
        <w:t>,</w:t>
      </w:r>
      <w:r w:rsidRPr="00C43C1E">
        <w:rPr>
          <w:rFonts w:cs="Times New Roman"/>
          <w:sz w:val="24"/>
          <w:szCs w:val="24"/>
        </w:rPr>
        <w:t xml:space="preserve"> and the scatter dots are the experimental results by IR camera. </w:t>
      </w:r>
      <w:commentRangeStart w:id="350"/>
      <w:r w:rsidRPr="00C43C1E">
        <w:rPr>
          <w:rFonts w:cs="Times New Roman"/>
          <w:sz w:val="24"/>
          <w:szCs w:val="24"/>
        </w:rPr>
        <w:t>(d)</w:t>
      </w:r>
      <w:commentRangeEnd w:id="350"/>
      <w:r w:rsidR="00855AEE">
        <w:rPr>
          <w:rStyle w:val="CommentReference"/>
        </w:rPr>
        <w:commentReference w:id="350"/>
      </w:r>
      <w:r w:rsidRPr="00C43C1E">
        <w:rPr>
          <w:rFonts w:cs="Times New Roman"/>
          <w:sz w:val="24"/>
          <w:szCs w:val="24"/>
        </w:rPr>
        <w:t xml:space="preserve"> Evolution of droplet base temperature on sample</w:t>
      </w:r>
      <w:r w:rsidR="008E502D">
        <w:rPr>
          <w:rFonts w:cs="Times New Roman"/>
          <w:sz w:val="24"/>
          <w:szCs w:val="24"/>
        </w:rPr>
        <w:t>s</w:t>
      </w:r>
      <w:r w:rsidRPr="00C43C1E">
        <w:rPr>
          <w:rFonts w:cs="Times New Roman"/>
          <w:sz w:val="24"/>
          <w:szCs w:val="24"/>
        </w:rPr>
        <w:t xml:space="preserve"> 1</w:t>
      </w:r>
      <w:r w:rsidR="00761A6D">
        <w:rPr>
          <w:rFonts w:cs="Times New Roman"/>
          <w:sz w:val="24"/>
          <w:szCs w:val="24"/>
        </w:rPr>
        <w:t xml:space="preserve">, 2 and </w:t>
      </w:r>
      <w:r w:rsidRPr="00C43C1E">
        <w:rPr>
          <w:rFonts w:cs="Times New Roman"/>
          <w:sz w:val="24"/>
          <w:szCs w:val="24"/>
        </w:rPr>
        <w:t xml:space="preserve">3 with </w:t>
      </w:r>
      <w:r w:rsidR="00405C44">
        <w:rPr>
          <w:rFonts w:cs="Times New Roman"/>
          <w:sz w:val="24"/>
          <w:szCs w:val="24"/>
        </w:rPr>
        <w:t>substrate</w:t>
      </w:r>
      <w:r w:rsidRPr="00C43C1E">
        <w:rPr>
          <w:rFonts w:cs="Times New Roman"/>
          <w:sz w:val="24"/>
          <w:szCs w:val="24"/>
        </w:rPr>
        <w:t xml:space="preserve"> temperature </w:t>
      </w:r>
      <w:r w:rsidR="00761A6D">
        <w:rPr>
          <w:rFonts w:cs="Times New Roman"/>
          <w:sz w:val="24"/>
          <w:szCs w:val="24"/>
        </w:rPr>
        <w:t>at</w:t>
      </w:r>
      <w:r w:rsidR="008E502D">
        <w:rPr>
          <w:rFonts w:cs="Times New Roman"/>
          <w:sz w:val="24"/>
          <w:szCs w:val="24"/>
        </w:rPr>
        <w:t xml:space="preserve"> </w:t>
      </w:r>
      <w:r w:rsidRPr="00C43C1E">
        <w:rPr>
          <w:rFonts w:cs="Times New Roman"/>
          <w:sz w:val="24"/>
          <w:szCs w:val="24"/>
        </w:rPr>
        <w:t>100 °C and 120°C</w:t>
      </w:r>
      <w:r w:rsidR="00596793">
        <w:rPr>
          <w:rFonts w:cs="Times New Roman"/>
          <w:sz w:val="24"/>
          <w:szCs w:val="24"/>
        </w:rPr>
        <w:t>, respectively</w:t>
      </w:r>
      <w:r w:rsidRPr="00C43C1E">
        <w:rPr>
          <w:rFonts w:cs="Times New Roman"/>
          <w:sz w:val="24"/>
          <w:szCs w:val="24"/>
        </w:rPr>
        <w:t>.</w:t>
      </w:r>
    </w:p>
    <w:p w14:paraId="0772E2F7" w14:textId="5BC9072E" w:rsidR="00C10CF9" w:rsidRDefault="00C43C1E" w:rsidP="00856045">
      <w:pPr>
        <w:spacing w:line="360" w:lineRule="auto"/>
        <w:ind w:firstLine="360"/>
        <w:rPr>
          <w:rFonts w:cs="Times New Roman"/>
          <w:sz w:val="24"/>
          <w:szCs w:val="24"/>
        </w:rPr>
      </w:pPr>
      <w:r w:rsidRPr="00C43C1E">
        <w:rPr>
          <w:rFonts w:cs="Times New Roman"/>
          <w:sz w:val="24"/>
          <w:szCs w:val="24"/>
        </w:rPr>
        <w:t xml:space="preserve">But there </w:t>
      </w:r>
      <w:r w:rsidR="002D4F65" w:rsidRPr="00C43C1E">
        <w:rPr>
          <w:rFonts w:cs="Times New Roman"/>
          <w:sz w:val="24"/>
          <w:szCs w:val="24"/>
        </w:rPr>
        <w:t>still</w:t>
      </w:r>
      <w:r w:rsidR="002D4F65">
        <w:rPr>
          <w:rFonts w:cs="Times New Roman"/>
          <w:sz w:val="24"/>
          <w:szCs w:val="24"/>
        </w:rPr>
        <w:t xml:space="preserve"> exist</w:t>
      </w:r>
      <w:r w:rsidRPr="00C43C1E">
        <w:rPr>
          <w:rFonts w:cs="Times New Roman"/>
          <w:sz w:val="24"/>
          <w:szCs w:val="24"/>
        </w:rPr>
        <w:t xml:space="preserve"> large derivation</w:t>
      </w:r>
      <w:r w:rsidR="00B43773">
        <w:rPr>
          <w:rFonts w:cs="Times New Roman"/>
          <w:sz w:val="24"/>
          <w:szCs w:val="24"/>
        </w:rPr>
        <w:t>s</w:t>
      </w:r>
      <w:r w:rsidRPr="00C43C1E">
        <w:rPr>
          <w:rFonts w:cs="Times New Roman"/>
          <w:sz w:val="24"/>
          <w:szCs w:val="24"/>
        </w:rPr>
        <w:t xml:space="preserve"> between the</w:t>
      </w:r>
      <w:r w:rsidR="00F51726">
        <w:rPr>
          <w:rFonts w:cs="Times New Roman"/>
          <w:sz w:val="24"/>
          <w:szCs w:val="24"/>
        </w:rPr>
        <w:t xml:space="preserve"> </w:t>
      </w:r>
      <w:r w:rsidR="000100A7">
        <w:rPr>
          <w:rFonts w:cs="Times New Roman"/>
          <w:sz w:val="24"/>
          <w:szCs w:val="24"/>
        </w:rPr>
        <w:t>modifi</w:t>
      </w:r>
      <w:r w:rsidR="00F51726">
        <w:rPr>
          <w:rFonts w:cs="Times New Roman"/>
          <w:sz w:val="24"/>
          <w:szCs w:val="24"/>
        </w:rPr>
        <w:t>ed</w:t>
      </w:r>
      <w:r w:rsidRPr="00C43C1E">
        <w:rPr>
          <w:rFonts w:cs="Times New Roman"/>
          <w:sz w:val="24"/>
          <w:szCs w:val="24"/>
        </w:rPr>
        <w:t xml:space="preserve"> results</w:t>
      </w:r>
      <w:r w:rsidR="00F51726">
        <w:rPr>
          <w:rFonts w:cs="Times New Roman"/>
          <w:sz w:val="24"/>
          <w:szCs w:val="24"/>
        </w:rPr>
        <w:t xml:space="preserve"> and the experimental data</w:t>
      </w:r>
      <w:r w:rsidRPr="00C43C1E">
        <w:rPr>
          <w:rFonts w:cs="Times New Roman"/>
          <w:sz w:val="24"/>
          <w:szCs w:val="24"/>
        </w:rPr>
        <w:t xml:space="preserve"> for droplet evaporation on </w:t>
      </w:r>
      <w:r w:rsidR="000100A7">
        <w:rPr>
          <w:rFonts w:cs="Times New Roman"/>
          <w:sz w:val="24"/>
          <w:szCs w:val="24"/>
        </w:rPr>
        <w:t>sample</w:t>
      </w:r>
      <w:r w:rsidRPr="00C43C1E">
        <w:rPr>
          <w:rFonts w:cs="Times New Roman"/>
          <w:sz w:val="24"/>
          <w:szCs w:val="24"/>
        </w:rPr>
        <w:t xml:space="preserve">s with </w:t>
      </w:r>
      <w:r w:rsidR="00F51726">
        <w:rPr>
          <w:rFonts w:cs="Times New Roman"/>
          <w:sz w:val="24"/>
          <w:szCs w:val="24"/>
        </w:rPr>
        <w:t xml:space="preserve">the </w:t>
      </w:r>
      <w:r w:rsidR="000100A7">
        <w:rPr>
          <w:rFonts w:cs="Times New Roman"/>
          <w:sz w:val="24"/>
          <w:szCs w:val="24"/>
        </w:rPr>
        <w:t>substrate</w:t>
      </w:r>
      <w:r w:rsidRPr="00C43C1E">
        <w:rPr>
          <w:rFonts w:cs="Times New Roman"/>
          <w:sz w:val="24"/>
          <w:szCs w:val="24"/>
        </w:rPr>
        <w:t xml:space="preserve"> temperature</w:t>
      </w:r>
      <w:r w:rsidR="00F51726">
        <w:rPr>
          <w:rFonts w:cs="Times New Roman"/>
          <w:sz w:val="24"/>
          <w:szCs w:val="24"/>
        </w:rPr>
        <w:t xml:space="preserve"> heated </w:t>
      </w:r>
      <w:r w:rsidR="002D4F65">
        <w:rPr>
          <w:rFonts w:cs="Times New Roman"/>
          <w:sz w:val="24"/>
          <w:szCs w:val="24"/>
        </w:rPr>
        <w:t xml:space="preserve">up </w:t>
      </w:r>
      <w:r w:rsidR="00F51726">
        <w:rPr>
          <w:rFonts w:cs="Times New Roman"/>
          <w:sz w:val="24"/>
          <w:szCs w:val="24"/>
        </w:rPr>
        <w:t>to</w:t>
      </w:r>
      <w:r w:rsidRPr="00C43C1E">
        <w:rPr>
          <w:rFonts w:cs="Times New Roman"/>
          <w:sz w:val="24"/>
          <w:szCs w:val="24"/>
        </w:rPr>
        <w:t xml:space="preserve"> 120 °C. </w:t>
      </w:r>
      <w:r w:rsidR="002D4F65">
        <w:rPr>
          <w:rFonts w:cs="Times New Roman"/>
          <w:sz w:val="24"/>
          <w:szCs w:val="24"/>
        </w:rPr>
        <w:t>In this scenario</w:t>
      </w:r>
      <w:r w:rsidR="00A24D24">
        <w:rPr>
          <w:rFonts w:cs="Times New Roman"/>
          <w:sz w:val="24"/>
          <w:szCs w:val="24"/>
        </w:rPr>
        <w:t>, t</w:t>
      </w:r>
      <w:r w:rsidRPr="00C43C1E">
        <w:rPr>
          <w:rFonts w:cs="Times New Roman"/>
          <w:sz w:val="24"/>
          <w:szCs w:val="24"/>
        </w:rPr>
        <w:t xml:space="preserve">he convection heat transfer in the droplet </w:t>
      </w:r>
      <w:r w:rsidR="00B43773" w:rsidRPr="00C43C1E">
        <w:rPr>
          <w:rFonts w:cs="Times New Roman"/>
          <w:sz w:val="24"/>
          <w:szCs w:val="24"/>
        </w:rPr>
        <w:t>cannot</w:t>
      </w:r>
      <w:r w:rsidRPr="00C43C1E">
        <w:rPr>
          <w:rFonts w:cs="Times New Roman"/>
          <w:sz w:val="24"/>
          <w:szCs w:val="24"/>
        </w:rPr>
        <w:t xml:space="preserve"> be neglected. In the thermal circuit model, only the conductive thermal resistance </w:t>
      </w:r>
      <w:r w:rsidR="002D4F65">
        <w:rPr>
          <w:rFonts w:cs="Times New Roman"/>
          <w:sz w:val="24"/>
          <w:szCs w:val="24"/>
        </w:rPr>
        <w:t>of the droplet is</w:t>
      </w:r>
      <w:r w:rsidRPr="00C43C1E">
        <w:rPr>
          <w:rFonts w:cs="Times New Roman"/>
          <w:sz w:val="24"/>
          <w:szCs w:val="24"/>
        </w:rPr>
        <w:t xml:space="preserve"> </w:t>
      </w:r>
      <w:proofErr w:type="gramStart"/>
      <w:r w:rsidR="00F51726">
        <w:rPr>
          <w:rFonts w:cs="Times New Roman"/>
          <w:sz w:val="24"/>
          <w:szCs w:val="24"/>
        </w:rPr>
        <w:t xml:space="preserve">taken </w:t>
      </w:r>
      <w:r w:rsidR="002D4F65">
        <w:rPr>
          <w:rFonts w:cs="Times New Roman"/>
          <w:sz w:val="24"/>
          <w:szCs w:val="24"/>
        </w:rPr>
        <w:t>into</w:t>
      </w:r>
      <w:r w:rsidR="00F51726">
        <w:rPr>
          <w:rFonts w:cs="Times New Roman"/>
          <w:sz w:val="24"/>
          <w:szCs w:val="24"/>
        </w:rPr>
        <w:t xml:space="preserve"> account</w:t>
      </w:r>
      <w:proofErr w:type="gramEnd"/>
      <w:r w:rsidRPr="00C43C1E">
        <w:rPr>
          <w:rFonts w:cs="Times New Roman"/>
          <w:sz w:val="24"/>
          <w:szCs w:val="24"/>
        </w:rPr>
        <w:t>. Convection in</w:t>
      </w:r>
      <w:r w:rsidR="002D4F65">
        <w:rPr>
          <w:rFonts w:cs="Times New Roman"/>
          <w:sz w:val="24"/>
          <w:szCs w:val="24"/>
        </w:rPr>
        <w:t>side</w:t>
      </w:r>
      <w:r w:rsidRPr="00C43C1E">
        <w:rPr>
          <w:rFonts w:cs="Times New Roman"/>
          <w:sz w:val="24"/>
          <w:szCs w:val="24"/>
        </w:rPr>
        <w:t xml:space="preserve"> the droplet will </w:t>
      </w:r>
      <w:r w:rsidR="00A24D24">
        <w:rPr>
          <w:rFonts w:cs="Times New Roman"/>
          <w:sz w:val="24"/>
          <w:szCs w:val="24"/>
        </w:rPr>
        <w:t xml:space="preserve">remarkably </w:t>
      </w:r>
      <w:r w:rsidRPr="00C43C1E">
        <w:rPr>
          <w:rFonts w:cs="Times New Roman"/>
          <w:sz w:val="24"/>
          <w:szCs w:val="24"/>
        </w:rPr>
        <w:t xml:space="preserve">enhance heat transfer </w:t>
      </w:r>
      <w:r w:rsidR="002D4F65">
        <w:rPr>
          <w:rFonts w:cs="Times New Roman"/>
          <w:sz w:val="24"/>
          <w:szCs w:val="24"/>
        </w:rPr>
        <w:t>therein</w:t>
      </w:r>
      <w:r w:rsidRPr="00C43C1E">
        <w:rPr>
          <w:rFonts w:cs="Times New Roman"/>
          <w:sz w:val="24"/>
          <w:szCs w:val="24"/>
        </w:rPr>
        <w:t xml:space="preserve"> and reduce the total thermal resistance</w:t>
      </w:r>
      <w:r w:rsidR="00B43773">
        <w:rPr>
          <w:rFonts w:cs="Times New Roman"/>
          <w:sz w:val="24"/>
          <w:szCs w:val="24"/>
        </w:rPr>
        <w:t>s</w:t>
      </w:r>
      <w:r w:rsidRPr="00C43C1E">
        <w:rPr>
          <w:rFonts w:cs="Times New Roman"/>
          <w:sz w:val="24"/>
          <w:szCs w:val="24"/>
        </w:rPr>
        <w:t xml:space="preserve"> of the droplet. Because of the complexity of internal flow, it is not practical to analyze the convection heat transfer </w:t>
      </w:r>
      <w:r w:rsidR="00A24D24">
        <w:rPr>
          <w:rFonts w:cs="Times New Roman"/>
          <w:sz w:val="24"/>
          <w:szCs w:val="24"/>
        </w:rPr>
        <w:t xml:space="preserve">simply </w:t>
      </w:r>
      <w:r w:rsidRPr="00C43C1E">
        <w:rPr>
          <w:rFonts w:cs="Times New Roman"/>
          <w:sz w:val="24"/>
          <w:szCs w:val="24"/>
        </w:rPr>
        <w:t>base</w:t>
      </w:r>
      <w:r w:rsidR="00A24D24">
        <w:rPr>
          <w:rFonts w:cs="Times New Roman"/>
          <w:sz w:val="24"/>
          <w:szCs w:val="24"/>
        </w:rPr>
        <w:t>d</w:t>
      </w:r>
      <w:r w:rsidRPr="00C43C1E">
        <w:rPr>
          <w:rFonts w:cs="Times New Roman"/>
          <w:sz w:val="24"/>
          <w:szCs w:val="24"/>
        </w:rPr>
        <w:t xml:space="preserve"> on the droplet </w:t>
      </w:r>
      <w:r w:rsidR="002D4F65">
        <w:rPr>
          <w:rFonts w:cs="Times New Roman"/>
          <w:sz w:val="24"/>
          <w:szCs w:val="24"/>
        </w:rPr>
        <w:t xml:space="preserve">characteristic </w:t>
      </w:r>
      <w:r w:rsidRPr="00C43C1E">
        <w:rPr>
          <w:rFonts w:cs="Times New Roman"/>
          <w:sz w:val="24"/>
          <w:szCs w:val="24"/>
        </w:rPr>
        <w:t xml:space="preserve">velocity. Alternatively, an effective thermal conductivity is </w:t>
      </w:r>
      <w:r w:rsidR="00A24D24">
        <w:rPr>
          <w:rFonts w:cs="Times New Roman"/>
          <w:sz w:val="24"/>
          <w:szCs w:val="24"/>
        </w:rPr>
        <w:t>adopted</w:t>
      </w:r>
      <w:r w:rsidRPr="00C43C1E">
        <w:rPr>
          <w:rFonts w:cs="Times New Roman"/>
          <w:sz w:val="24"/>
          <w:szCs w:val="24"/>
        </w:rPr>
        <w:t xml:space="preserve"> to </w:t>
      </w:r>
      <w:r w:rsidR="00A24D24">
        <w:rPr>
          <w:rFonts w:cs="Times New Roman"/>
          <w:sz w:val="24"/>
          <w:szCs w:val="24"/>
        </w:rPr>
        <w:t>account for</w:t>
      </w:r>
      <w:r w:rsidRPr="00C43C1E">
        <w:rPr>
          <w:rFonts w:cs="Times New Roman"/>
          <w:sz w:val="24"/>
          <w:szCs w:val="24"/>
        </w:rPr>
        <w:t xml:space="preserve"> both the convection and conduction</w:t>
      </w:r>
      <w:r w:rsidR="00A24D24" w:rsidRPr="00C43C1E">
        <w:rPr>
          <w:rFonts w:cs="Times New Roman"/>
          <w:sz w:val="24"/>
          <w:szCs w:val="24"/>
        </w:rPr>
        <w:t xml:space="preserve"> heat transfer</w:t>
      </w:r>
      <w:r w:rsidR="00A24D24">
        <w:rPr>
          <w:rFonts w:cs="Times New Roman"/>
          <w:sz w:val="24"/>
          <w:szCs w:val="24"/>
        </w:rPr>
        <w:t xml:space="preserve"> in the droplet</w:t>
      </w:r>
      <w:r w:rsidRPr="00C43C1E">
        <w:rPr>
          <w:rFonts w:cs="Times New Roman"/>
          <w:sz w:val="24"/>
          <w:szCs w:val="24"/>
        </w:rPr>
        <w:t xml:space="preserve">. </w:t>
      </w:r>
      <w:r w:rsidR="002D4F65">
        <w:rPr>
          <w:rFonts w:cs="Times New Roman"/>
          <w:sz w:val="24"/>
          <w:szCs w:val="24"/>
        </w:rPr>
        <w:t>As such, the</w:t>
      </w:r>
      <w:r w:rsidRPr="00C43C1E">
        <w:rPr>
          <w:rFonts w:cs="Times New Roman"/>
          <w:sz w:val="24"/>
          <w:szCs w:val="24"/>
        </w:rPr>
        <w:t xml:space="preserve"> effective conductivity</w:t>
      </w:r>
      <w:r w:rsidR="008A18E3">
        <w:rPr>
          <w:rFonts w:cs="Times New Roman"/>
          <w:sz w:val="24"/>
          <w:szCs w:val="24"/>
        </w:rPr>
        <w:fldChar w:fldCharType="begin"/>
      </w:r>
      <w:r w:rsidR="00AF0C39">
        <w:rPr>
          <w:rFonts w:cs="Times New Roman"/>
          <w:sz w:val="24"/>
          <w:szCs w:val="24"/>
        </w:rPr>
        <w:instrText xml:space="preserve"> ADDIN EN.CITE &lt;EndNote&gt;&lt;Cite&gt;&lt;Author&gt;B. Abrambon&lt;/Author&gt;&lt;Year&gt;1989&lt;/Year&gt;&lt;RecNum&gt;21&lt;/RecNum&gt;&lt;DisplayText&gt;&lt;style font="Times New Roman" size="12"&gt;[53]&lt;/style&gt;&lt;/DisplayText&gt;&lt;record&gt;&lt;rec-number&gt;21&lt;/rec-number&gt;&lt;foreign-keys&gt;&lt;key app="EN" db-id="dzwapvwscfr509edaz9xzdtgzvpvrvftxers" timestamp="1624807824"&gt;21&lt;/key&gt;&lt;/foreign-keys&gt;&lt;ref-type name="Journal Article"&gt;17&lt;/ref-type&gt;&lt;contributors&gt;&lt;authors&gt;&lt;author&gt;B. Abrambon, W. A. Sirignano&lt;/author&gt;&lt;/authors&gt;&lt;/contributors&gt;&lt;titles&gt;&lt;title&gt;Droplet vaporization model for spray combusition calculations&lt;/title&gt;&lt;secondary-title&gt;International Journal of Heat and Mass Transfer&lt;/secondary-title&gt;&lt;/titles&gt;&lt;periodical&gt;&lt;full-title&gt;International Journal of Heat and Mass Transfer&lt;/full-title&gt;&lt;/periodical&gt;&lt;pages&gt;1605-1618&lt;/pages&gt;&lt;volume&gt;32&lt;/volume&gt;&lt;dates&gt;&lt;year&gt;1989&lt;/year&gt;&lt;/dates&gt;&lt;urls&gt;&lt;/urls&gt;&lt;/record&gt;&lt;/Cite&gt;&lt;/EndNote&gt;</w:instrText>
      </w:r>
      <w:r w:rsidR="008A18E3">
        <w:rPr>
          <w:rFonts w:cs="Times New Roman"/>
          <w:sz w:val="24"/>
          <w:szCs w:val="24"/>
        </w:rPr>
        <w:fldChar w:fldCharType="separate"/>
      </w:r>
      <w:r w:rsidR="00AF0C39">
        <w:rPr>
          <w:rFonts w:cs="Times New Roman"/>
          <w:noProof/>
          <w:sz w:val="24"/>
          <w:szCs w:val="24"/>
        </w:rPr>
        <w:t>[</w:t>
      </w:r>
      <w:hyperlink w:anchor="_ENREF_53" w:tooltip="B. Abrambon, 1989 #21" w:history="1">
        <w:r w:rsidR="00AF0C39">
          <w:rPr>
            <w:rFonts w:cs="Times New Roman"/>
            <w:noProof/>
            <w:sz w:val="24"/>
            <w:szCs w:val="24"/>
          </w:rPr>
          <w:t>53</w:t>
        </w:r>
      </w:hyperlink>
      <w:r w:rsidR="00AF0C39">
        <w:rPr>
          <w:rFonts w:cs="Times New Roman"/>
          <w:noProof/>
          <w:sz w:val="24"/>
          <w:szCs w:val="24"/>
        </w:rPr>
        <w:t>]</w:t>
      </w:r>
      <w:r w:rsidR="008A18E3">
        <w:rPr>
          <w:rFonts w:cs="Times New Roman"/>
          <w:sz w:val="24"/>
          <w:szCs w:val="24"/>
        </w:rPr>
        <w:fldChar w:fldCharType="end"/>
      </w:r>
      <w:r w:rsidR="00C10CF9">
        <w:rPr>
          <w:rFonts w:cs="Times New Roman"/>
          <w:sz w:val="24"/>
          <w:szCs w:val="24"/>
        </w:rPr>
        <w:t xml:space="preserve"> </w:t>
      </w:r>
      <w:r w:rsidR="002D4F65">
        <w:rPr>
          <w:rFonts w:cs="Times New Roman"/>
          <w:sz w:val="24"/>
          <w:szCs w:val="24"/>
        </w:rPr>
        <w:t xml:space="preserve">of an evaporating droplet </w:t>
      </w:r>
      <w:r w:rsidR="00C10CF9">
        <w:rPr>
          <w:rFonts w:cs="Times New Roman"/>
          <w:sz w:val="24"/>
          <w:szCs w:val="24"/>
        </w:rPr>
        <w:t>is defined as:</w:t>
      </w:r>
    </w:p>
    <w:p w14:paraId="23AC8354" w14:textId="1AB89D55" w:rsidR="00C10CF9" w:rsidRDefault="00F8290A" w:rsidP="00DA29D0">
      <w:pPr>
        <w:spacing w:line="360" w:lineRule="auto"/>
        <w:ind w:firstLine="4140"/>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C43C1E" w:rsidRPr="00C43C1E">
        <w:rPr>
          <w:rFonts w:cs="Times New Roman"/>
          <w:sz w:val="24"/>
          <w:szCs w:val="24"/>
        </w:rPr>
        <w:t xml:space="preserve"> </w:t>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760507">
        <w:rPr>
          <w:rFonts w:cs="Times New Roman"/>
          <w:sz w:val="24"/>
          <w:szCs w:val="24"/>
        </w:rPr>
        <w:tab/>
      </w:r>
      <w:r w:rsidR="00DA29D0">
        <w:rPr>
          <w:rFonts w:cs="Times New Roman"/>
          <w:sz w:val="24"/>
          <w:szCs w:val="24"/>
        </w:rPr>
        <w:t xml:space="preserve"> </w:t>
      </w:r>
      <w:r w:rsidR="00C10CF9">
        <w:rPr>
          <w:rFonts w:cs="Times New Roman"/>
          <w:sz w:val="24"/>
          <w:szCs w:val="24"/>
        </w:rPr>
        <w:t>(</w:t>
      </w:r>
      <w:ins w:id="351" w:author="Huang Wenge" w:date="2021-07-19T15:12:00Z">
        <w:r w:rsidR="00403824">
          <w:rPr>
            <w:rFonts w:cs="Times New Roman"/>
            <w:sz w:val="24"/>
            <w:szCs w:val="24"/>
          </w:rPr>
          <w:t>2</w:t>
        </w:r>
      </w:ins>
      <w:ins w:id="352" w:author="Huang Wenge" w:date="2021-07-19T15:13:00Z">
        <w:r w:rsidR="00403824">
          <w:rPr>
            <w:rFonts w:cs="Times New Roman"/>
            <w:sz w:val="24"/>
            <w:szCs w:val="24"/>
          </w:rPr>
          <w:t>8</w:t>
        </w:r>
      </w:ins>
      <w:r w:rsidR="00C10CF9">
        <w:rPr>
          <w:rFonts w:cs="Times New Roman"/>
          <w:sz w:val="24"/>
          <w:szCs w:val="24"/>
        </w:rPr>
        <w:t>)</w:t>
      </w:r>
    </w:p>
    <w:p w14:paraId="1DC88EF5" w14:textId="2495E8D0" w:rsidR="00C10CF9" w:rsidRDefault="00C10CF9" w:rsidP="00C10CF9">
      <w:pPr>
        <w:spacing w:line="360" w:lineRule="auto"/>
        <w:rPr>
          <w:rFonts w:cs="Times New Roman"/>
          <w:sz w:val="24"/>
          <w:szCs w:val="24"/>
        </w:rPr>
      </w:pPr>
      <w:r>
        <w:rPr>
          <w:rFonts w:cs="Times New Roman"/>
          <w:sz w:val="24"/>
          <w:szCs w:val="24"/>
        </w:rPr>
        <w:t xml:space="preserve">where </w:t>
      </w:r>
      <w:r w:rsidRPr="00C10CF9">
        <w:rPr>
          <w:rFonts w:cs="Times New Roman"/>
          <w:i/>
          <w:iCs/>
          <w:sz w:val="24"/>
          <w:szCs w:val="24"/>
        </w:rPr>
        <w:t>e</w:t>
      </w:r>
      <w:r>
        <w:rPr>
          <w:rFonts w:cs="Times New Roman"/>
          <w:sz w:val="24"/>
          <w:szCs w:val="24"/>
        </w:rPr>
        <w:t xml:space="preserve"> is a coefficient of the effective conductivity.</w:t>
      </w:r>
    </w:p>
    <w:p w14:paraId="13A6A75D" w14:textId="0C26D76B" w:rsidR="00B408E6" w:rsidRDefault="00C10CF9" w:rsidP="00231A3E">
      <w:pPr>
        <w:spacing w:line="360" w:lineRule="auto"/>
        <w:ind w:firstLine="360"/>
        <w:rPr>
          <w:rFonts w:cs="Times New Roman"/>
          <w:sz w:val="24"/>
          <w:szCs w:val="24"/>
        </w:rPr>
      </w:pPr>
      <w:r>
        <w:rPr>
          <w:rFonts w:cs="Times New Roman"/>
          <w:sz w:val="24"/>
          <w:szCs w:val="24"/>
        </w:rPr>
        <w:t>The effective conductivity</w:t>
      </w:r>
      <w:r w:rsidR="00B408E6">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cs="Times New Roman"/>
          <w:sz w:val="24"/>
          <w:szCs w:val="24"/>
        </w:rPr>
        <w:t xml:space="preserve"> </w:t>
      </w:r>
      <w:r w:rsidR="00C43C1E" w:rsidRPr="00C43C1E">
        <w:rPr>
          <w:rFonts w:cs="Times New Roman"/>
          <w:sz w:val="24"/>
          <w:szCs w:val="24"/>
        </w:rPr>
        <w:t xml:space="preserve">is </w:t>
      </w:r>
      <w:r w:rsidR="002D4F65">
        <w:rPr>
          <w:rFonts w:cs="Times New Roman"/>
          <w:sz w:val="24"/>
          <w:szCs w:val="24"/>
        </w:rPr>
        <w:t>adopted</w:t>
      </w:r>
      <w:r w:rsidR="00C43C1E" w:rsidRPr="00C43C1E">
        <w:rPr>
          <w:rFonts w:cs="Times New Roman"/>
          <w:sz w:val="24"/>
          <w:szCs w:val="24"/>
        </w:rPr>
        <w:t xml:space="preserve"> in the thermal circuit model</w:t>
      </w:r>
      <w:r w:rsidR="00B408E6">
        <w:rPr>
          <w:rFonts w:cs="Times New Roman"/>
          <w:sz w:val="24"/>
          <w:szCs w:val="24"/>
        </w:rPr>
        <w:t xml:space="preserve"> in place of the original water conductivity</w:t>
      </w:r>
      <w:r w:rsidR="00C43C1E" w:rsidRPr="00C43C1E">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B408E6">
        <w:rPr>
          <w:rFonts w:cs="Times New Roman"/>
          <w:sz w:val="24"/>
          <w:szCs w:val="24"/>
        </w:rPr>
        <w:t xml:space="preserve"> </w:t>
      </w:r>
      <w:r>
        <w:rPr>
          <w:rFonts w:cs="Times New Roman"/>
          <w:sz w:val="24"/>
          <w:szCs w:val="24"/>
        </w:rPr>
        <w:t xml:space="preserve">to </w:t>
      </w:r>
      <w:r w:rsidR="002D4F65">
        <w:rPr>
          <w:rFonts w:cs="Times New Roman"/>
          <w:sz w:val="24"/>
          <w:szCs w:val="24"/>
        </w:rPr>
        <w:t>account for</w:t>
      </w:r>
      <w:r>
        <w:rPr>
          <w:rFonts w:cs="Times New Roman"/>
          <w:sz w:val="24"/>
          <w:szCs w:val="24"/>
        </w:rPr>
        <w:t xml:space="preserve"> both the conduction and the convection heat transfer in the droplet.</w:t>
      </w:r>
      <w:r w:rsidR="00CE6F4F">
        <w:rPr>
          <w:rFonts w:cs="Times New Roman"/>
          <w:sz w:val="24"/>
          <w:szCs w:val="24"/>
        </w:rPr>
        <w:t xml:space="preserve"> </w:t>
      </w:r>
      <w:r w:rsidR="00231A3E">
        <w:rPr>
          <w:rFonts w:cs="Times New Roman"/>
          <w:sz w:val="24"/>
          <w:szCs w:val="24"/>
        </w:rPr>
        <w:t xml:space="preserve">The effect of convection in the heat transfer is equivalent as an increase of the </w:t>
      </w:r>
      <w:r w:rsidR="00D04FD4">
        <w:rPr>
          <w:rFonts w:cs="Times New Roman"/>
          <w:sz w:val="24"/>
          <w:szCs w:val="24"/>
        </w:rPr>
        <w:t xml:space="preserve">thermal </w:t>
      </w:r>
      <w:r w:rsidR="00231A3E">
        <w:rPr>
          <w:rFonts w:cs="Times New Roman"/>
          <w:sz w:val="24"/>
          <w:szCs w:val="24"/>
        </w:rPr>
        <w:t>conductivity of the working fluid</w:t>
      </w:r>
      <w:r w:rsidR="00B408E6">
        <w:rPr>
          <w:rFonts w:cs="Times New Roman"/>
          <w:sz w:val="24"/>
          <w:szCs w:val="24"/>
        </w:rPr>
        <w:t xml:space="preserve">. </w:t>
      </w:r>
      <w:r w:rsidR="00C43C1E" w:rsidRPr="00C43C1E">
        <w:rPr>
          <w:rFonts w:cs="Times New Roman"/>
          <w:sz w:val="24"/>
          <w:szCs w:val="24"/>
        </w:rPr>
        <w:t xml:space="preserve">The minimum value of </w:t>
      </w:r>
      <w:r>
        <w:rPr>
          <w:rFonts w:cs="Times New Roman"/>
          <w:i/>
          <w:iCs/>
          <w:sz w:val="24"/>
          <w:szCs w:val="24"/>
        </w:rPr>
        <w:t>e</w:t>
      </w:r>
      <w:r w:rsidR="00C43C1E" w:rsidRPr="00C43C1E">
        <w:rPr>
          <w:rFonts w:cs="Times New Roman"/>
          <w:sz w:val="24"/>
          <w:szCs w:val="24"/>
        </w:rPr>
        <w:t xml:space="preserve"> allow</w:t>
      </w:r>
      <w:r w:rsidR="00A110D2">
        <w:rPr>
          <w:rFonts w:cs="Times New Roman"/>
          <w:sz w:val="24"/>
          <w:szCs w:val="24"/>
        </w:rPr>
        <w:t>ing for</w:t>
      </w:r>
      <w:r w:rsidR="00C43C1E" w:rsidRPr="00C43C1E">
        <w:rPr>
          <w:rFonts w:cs="Times New Roman"/>
          <w:sz w:val="24"/>
          <w:szCs w:val="24"/>
        </w:rPr>
        <w:t xml:space="preserve"> the average difference between the model </w:t>
      </w:r>
      <w:r w:rsidR="00B408E6">
        <w:rPr>
          <w:rFonts w:cs="Times New Roman"/>
          <w:sz w:val="24"/>
          <w:szCs w:val="24"/>
        </w:rPr>
        <w:t xml:space="preserve">predicted surface </w:t>
      </w:r>
      <w:r w:rsidR="00C43C1E" w:rsidRPr="00C43C1E">
        <w:rPr>
          <w:rFonts w:cs="Times New Roman"/>
          <w:sz w:val="24"/>
          <w:szCs w:val="24"/>
        </w:rPr>
        <w:t xml:space="preserve">temperature and the experimental </w:t>
      </w:r>
      <w:r w:rsidR="00A110D2">
        <w:rPr>
          <w:rFonts w:cs="Times New Roman"/>
          <w:sz w:val="24"/>
          <w:szCs w:val="24"/>
        </w:rPr>
        <w:t>value</w:t>
      </w:r>
      <w:r w:rsidR="00C43C1E" w:rsidRPr="00C43C1E">
        <w:rPr>
          <w:rFonts w:cs="Times New Roman"/>
          <w:sz w:val="24"/>
          <w:szCs w:val="24"/>
        </w:rPr>
        <w:t xml:space="preserve"> less than 2</w:t>
      </w:r>
      <w:r w:rsidR="00B408E6">
        <w:rPr>
          <w:rFonts w:cs="Times New Roman"/>
          <w:sz w:val="24"/>
          <w:szCs w:val="24"/>
        </w:rPr>
        <w:t xml:space="preserve"> °C</w:t>
      </w:r>
      <w:r w:rsidR="00C43C1E" w:rsidRPr="00C43C1E">
        <w:rPr>
          <w:rFonts w:cs="Times New Roman"/>
          <w:sz w:val="24"/>
          <w:szCs w:val="24"/>
        </w:rPr>
        <w:t xml:space="preserve"> is chosen as the coefficient </w:t>
      </w:r>
      <w:r w:rsidR="00B408E6">
        <w:rPr>
          <w:rFonts w:cs="Times New Roman"/>
          <w:sz w:val="24"/>
          <w:szCs w:val="24"/>
        </w:rPr>
        <w:t>of</w:t>
      </w:r>
      <w:r w:rsidR="00C43C1E" w:rsidRPr="00C43C1E">
        <w:rPr>
          <w:rFonts w:cs="Times New Roman"/>
          <w:sz w:val="24"/>
          <w:szCs w:val="24"/>
        </w:rPr>
        <w:t xml:space="preserve"> the effective conductivity</w:t>
      </w:r>
      <w:r w:rsidR="00B408E6">
        <w:rPr>
          <w:rFonts w:cs="Times New Roman"/>
          <w:sz w:val="24"/>
          <w:szCs w:val="24"/>
        </w:rPr>
        <w:t>:</w:t>
      </w:r>
      <w:r w:rsidR="00C43C1E" w:rsidRPr="00C43C1E">
        <w:rPr>
          <w:rFonts w:cs="Times New Roman"/>
          <w:sz w:val="24"/>
          <w:szCs w:val="24"/>
        </w:rPr>
        <w:t xml:space="preserve"> </w:t>
      </w:r>
    </w:p>
    <w:p w14:paraId="5F08E803" w14:textId="250ADBC4" w:rsidR="00C43C1E" w:rsidRPr="00C43C1E" w:rsidRDefault="00F8290A" w:rsidP="00DA29D0">
      <w:pPr>
        <w:spacing w:line="360" w:lineRule="auto"/>
        <w:ind w:firstLine="3780"/>
        <w:rPr>
          <w:rFonts w:cs="Times New Roman"/>
          <w:sz w:val="24"/>
          <w:szCs w:val="24"/>
        </w:rPr>
      </w:pP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model</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expt</m:t>
                </m:r>
              </m:sub>
            </m:sSub>
          </m:e>
        </m:d>
        <m:r>
          <w:rPr>
            <w:rFonts w:ascii="Cambria Math" w:hAnsi="Cambria Math" w:cs="Times New Roman"/>
            <w:sz w:val="24"/>
            <w:szCs w:val="24"/>
          </w:rPr>
          <m:t>≤2 °</m:t>
        </m:r>
        <m:r>
          <m:rPr>
            <m:sty m:val="p"/>
          </m:rPr>
          <w:rPr>
            <w:rFonts w:ascii="Cambria Math" w:hAnsi="Cambria Math" w:cs="Times New Roman"/>
            <w:sz w:val="24"/>
            <w:szCs w:val="24"/>
          </w:rPr>
          <m:t>C</m:t>
        </m:r>
      </m:oMath>
      <w:r w:rsidR="00B408E6">
        <w:rPr>
          <w:rFonts w:cs="Times New Roman"/>
          <w:sz w:val="24"/>
          <w:szCs w:val="24"/>
        </w:rPr>
        <w:t xml:space="preserve"> </w:t>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DA29D0">
        <w:rPr>
          <w:rFonts w:cs="Times New Roman"/>
          <w:sz w:val="24"/>
          <w:szCs w:val="24"/>
        </w:rPr>
        <w:t xml:space="preserve"> </w:t>
      </w:r>
      <w:r w:rsidR="00B408E6">
        <w:rPr>
          <w:rFonts w:cs="Times New Roman"/>
          <w:sz w:val="24"/>
          <w:szCs w:val="24"/>
        </w:rPr>
        <w:t>(</w:t>
      </w:r>
      <w:ins w:id="353" w:author="Huang Wenge" w:date="2021-07-19T15:12:00Z">
        <w:r w:rsidR="00403824">
          <w:rPr>
            <w:rFonts w:cs="Times New Roman"/>
            <w:sz w:val="24"/>
            <w:szCs w:val="24"/>
          </w:rPr>
          <w:t>2</w:t>
        </w:r>
      </w:ins>
      <w:ins w:id="354" w:author="Huang Wenge" w:date="2021-07-19T15:13:00Z">
        <w:r w:rsidR="00403824">
          <w:rPr>
            <w:rFonts w:cs="Times New Roman"/>
            <w:sz w:val="24"/>
            <w:szCs w:val="24"/>
          </w:rPr>
          <w:t>9</w:t>
        </w:r>
      </w:ins>
      <w:r w:rsidR="00B408E6">
        <w:rPr>
          <w:rFonts w:cs="Times New Roman"/>
          <w:sz w:val="24"/>
          <w:szCs w:val="24"/>
        </w:rPr>
        <w:t>)</w:t>
      </w:r>
    </w:p>
    <w:p w14:paraId="365EB460" w14:textId="6BE4D48A" w:rsidR="00C43C1E" w:rsidRPr="00C43C1E" w:rsidRDefault="00C43C1E" w:rsidP="00F81AF9">
      <w:pPr>
        <w:spacing w:line="360" w:lineRule="auto"/>
        <w:ind w:firstLine="360"/>
        <w:rPr>
          <w:rFonts w:cs="Times New Roman"/>
          <w:sz w:val="24"/>
          <w:szCs w:val="24"/>
        </w:rPr>
      </w:pPr>
      <w:r w:rsidRPr="00C43C1E">
        <w:rPr>
          <w:rFonts w:cs="Times New Roman"/>
          <w:sz w:val="24"/>
          <w:szCs w:val="24"/>
        </w:rPr>
        <w:t xml:space="preserve">The coefficient </w:t>
      </w:r>
      <w:r w:rsidR="00A110D2">
        <w:rPr>
          <w:rFonts w:cs="Times New Roman"/>
          <w:i/>
          <w:iCs/>
          <w:sz w:val="24"/>
          <w:szCs w:val="24"/>
        </w:rPr>
        <w:t>e</w:t>
      </w:r>
      <w:r w:rsidR="00A110D2" w:rsidRPr="00C43C1E">
        <w:rPr>
          <w:rFonts w:cs="Times New Roman"/>
          <w:sz w:val="24"/>
          <w:szCs w:val="24"/>
        </w:rPr>
        <w:t xml:space="preserve"> </w:t>
      </w:r>
      <w:r w:rsidRPr="00C43C1E">
        <w:rPr>
          <w:rFonts w:cs="Times New Roman"/>
          <w:sz w:val="24"/>
          <w:szCs w:val="24"/>
        </w:rPr>
        <w:t xml:space="preserve">for the effective thermal conductivity </w:t>
      </w:r>
      <w:r w:rsidR="00A110D2">
        <w:rPr>
          <w:rFonts w:cs="Times New Roman"/>
          <w:sz w:val="24"/>
          <w:szCs w:val="24"/>
        </w:rPr>
        <w:t>of</w:t>
      </w:r>
      <w:r w:rsidRPr="00C43C1E">
        <w:rPr>
          <w:rFonts w:cs="Times New Roman"/>
          <w:sz w:val="24"/>
          <w:szCs w:val="24"/>
        </w:rPr>
        <w:t xml:space="preserve"> droplet evaporation on sample</w:t>
      </w:r>
      <w:r w:rsidR="00A110D2">
        <w:rPr>
          <w:rFonts w:cs="Times New Roman"/>
          <w:sz w:val="24"/>
          <w:szCs w:val="24"/>
        </w:rPr>
        <w:t>s</w:t>
      </w:r>
      <w:r w:rsidRPr="00C43C1E">
        <w:rPr>
          <w:rFonts w:cs="Times New Roman"/>
          <w:sz w:val="24"/>
          <w:szCs w:val="24"/>
        </w:rPr>
        <w:t xml:space="preserve"> 1, 2 and 3 </w:t>
      </w:r>
      <w:r w:rsidR="00A110D2">
        <w:rPr>
          <w:rFonts w:cs="Times New Roman"/>
          <w:sz w:val="24"/>
          <w:szCs w:val="24"/>
        </w:rPr>
        <w:t>with</w:t>
      </w:r>
      <w:r w:rsidRPr="00C43C1E">
        <w:rPr>
          <w:rFonts w:cs="Times New Roman"/>
          <w:sz w:val="24"/>
          <w:szCs w:val="24"/>
        </w:rPr>
        <w:t xml:space="preserve"> substrate temperature</w:t>
      </w:r>
      <w:r w:rsidR="00A110D2">
        <w:rPr>
          <w:rFonts w:cs="Times New Roman"/>
          <w:sz w:val="24"/>
          <w:szCs w:val="24"/>
        </w:rPr>
        <w:t xml:space="preserve"> of </w:t>
      </w:r>
      <w:r w:rsidR="00A110D2" w:rsidRPr="00C43C1E">
        <w:rPr>
          <w:rFonts w:cs="Times New Roman"/>
          <w:sz w:val="24"/>
          <w:szCs w:val="24"/>
        </w:rPr>
        <w:t>120 °C</w:t>
      </w:r>
      <w:r w:rsidRPr="00C43C1E">
        <w:rPr>
          <w:rFonts w:cs="Times New Roman"/>
          <w:sz w:val="24"/>
          <w:szCs w:val="24"/>
        </w:rPr>
        <w:t xml:space="preserve"> is </w:t>
      </w:r>
      <w:r w:rsidR="00E30532">
        <w:rPr>
          <w:rFonts w:cs="Times New Roman"/>
          <w:sz w:val="24"/>
          <w:szCs w:val="24"/>
        </w:rPr>
        <w:t>found to be</w:t>
      </w:r>
      <w:r w:rsidRPr="00C43C1E">
        <w:rPr>
          <w:rFonts w:cs="Times New Roman"/>
          <w:sz w:val="24"/>
          <w:szCs w:val="24"/>
        </w:rPr>
        <w:t xml:space="preserve"> 3.2, 2.9 and 2.7</w:t>
      </w:r>
      <w:r w:rsidR="00B408E6">
        <w:rPr>
          <w:rFonts w:cs="Times New Roman"/>
          <w:sz w:val="24"/>
          <w:szCs w:val="24"/>
        </w:rPr>
        <w:t>,</w:t>
      </w:r>
      <w:r w:rsidRPr="00C43C1E">
        <w:rPr>
          <w:rFonts w:cs="Times New Roman"/>
          <w:sz w:val="24"/>
          <w:szCs w:val="24"/>
        </w:rPr>
        <w:t xml:space="preserve"> respectively</w:t>
      </w:r>
      <w:r w:rsidR="005F0D5D">
        <w:rPr>
          <w:rFonts w:cs="Times New Roman"/>
          <w:sz w:val="24"/>
          <w:szCs w:val="24"/>
        </w:rPr>
        <w:t>. Our results of coefficient</w:t>
      </w:r>
      <w:r w:rsidR="00E30532" w:rsidRPr="00E30532">
        <w:rPr>
          <w:rFonts w:cs="Times New Roman"/>
          <w:i/>
          <w:iCs/>
          <w:sz w:val="24"/>
          <w:szCs w:val="24"/>
        </w:rPr>
        <w:t xml:space="preserve"> </w:t>
      </w:r>
      <w:proofErr w:type="spellStart"/>
      <w:r w:rsidR="00E30532">
        <w:rPr>
          <w:rFonts w:cs="Times New Roman"/>
          <w:i/>
          <w:iCs/>
          <w:sz w:val="24"/>
          <w:szCs w:val="24"/>
        </w:rPr>
        <w:t>e</w:t>
      </w:r>
      <w:proofErr w:type="spellEnd"/>
      <w:r w:rsidR="005F0D5D">
        <w:rPr>
          <w:rFonts w:cs="Times New Roman"/>
          <w:sz w:val="24"/>
          <w:szCs w:val="24"/>
        </w:rPr>
        <w:t xml:space="preserve"> are </w:t>
      </w:r>
      <w:r w:rsidR="00E30532">
        <w:rPr>
          <w:rFonts w:cs="Times New Roman"/>
          <w:sz w:val="24"/>
          <w:szCs w:val="24"/>
        </w:rPr>
        <w:t xml:space="preserve">very </w:t>
      </w:r>
      <w:r w:rsidR="005F0D5D">
        <w:rPr>
          <w:rFonts w:cs="Times New Roman"/>
          <w:sz w:val="24"/>
          <w:szCs w:val="24"/>
        </w:rPr>
        <w:t xml:space="preserve">close to the numerical fitting coefficient 2.72 obtained </w:t>
      </w:r>
      <w:r w:rsidR="00A110D2">
        <w:rPr>
          <w:rFonts w:cs="Times New Roman"/>
          <w:sz w:val="24"/>
          <w:szCs w:val="24"/>
        </w:rPr>
        <w:t xml:space="preserve">by </w:t>
      </w:r>
      <w:proofErr w:type="spellStart"/>
      <w:r w:rsidR="005F0D5D">
        <w:rPr>
          <w:rFonts w:cs="Times New Roman"/>
          <w:sz w:val="24"/>
          <w:szCs w:val="24"/>
        </w:rPr>
        <w:t>Abramzon</w:t>
      </w:r>
      <w:proofErr w:type="spellEnd"/>
      <w:r w:rsidR="005F0D5D">
        <w:rPr>
          <w:rFonts w:cs="Times New Roman"/>
          <w:sz w:val="24"/>
          <w:szCs w:val="24"/>
        </w:rPr>
        <w:t xml:space="preserve"> and </w:t>
      </w:r>
      <w:proofErr w:type="spellStart"/>
      <w:r w:rsidR="005F0D5D">
        <w:rPr>
          <w:rFonts w:cs="Times New Roman"/>
          <w:sz w:val="24"/>
          <w:szCs w:val="24"/>
        </w:rPr>
        <w:t>Sirignano</w:t>
      </w:r>
      <w:bookmarkStart w:id="355" w:name="_Hlk77455012"/>
      <w:proofErr w:type="spellEnd"/>
      <w:r w:rsidR="00B86B78">
        <w:rPr>
          <w:rFonts w:cs="Times New Roman"/>
          <w:sz w:val="24"/>
          <w:szCs w:val="24"/>
        </w:rPr>
        <w:fldChar w:fldCharType="begin"/>
      </w:r>
      <w:r w:rsidR="00AF0C39">
        <w:rPr>
          <w:rFonts w:cs="Times New Roman"/>
          <w:sz w:val="24"/>
          <w:szCs w:val="24"/>
        </w:rPr>
        <w:instrText xml:space="preserve"> ADDIN EN.CITE &lt;EndNote&gt;&lt;Cite&gt;&lt;Author&gt;B. Abrambon&lt;/Author&gt;&lt;Year&gt;1989&lt;/Year&gt;&lt;RecNum&gt;21&lt;/RecNum&gt;&lt;DisplayText&gt;&lt;style font="Times New Roman" size="12"&gt;[53]&lt;/style&gt;&lt;/DisplayText&gt;&lt;record&gt;&lt;rec-number&gt;21&lt;/rec-number&gt;&lt;foreign-keys&gt;&lt;key app="EN" db-id="dzwapvwscfr509edaz9xzdtgzvpvrvftxers" timestamp="1624807824"&gt;21&lt;/key&gt;&lt;/foreign-keys&gt;&lt;ref-type name="Journal Article"&gt;17&lt;/ref-type&gt;&lt;contributors&gt;&lt;authors&gt;&lt;author&gt;B. Abrambon, W. A. Sirignano&lt;/author&gt;&lt;/authors&gt;&lt;/contributors&gt;&lt;titles&gt;&lt;title&gt;Droplet vaporization model for spray combusition calculations&lt;/title&gt;&lt;secondary-title&gt;International Journal of Heat and Mass Transfer&lt;/secondary-title&gt;&lt;/titles&gt;&lt;periodical&gt;&lt;full-title&gt;International Journal of Heat and Mass Transfer&lt;/full-title&gt;&lt;/periodical&gt;&lt;pages&gt;1605-1618&lt;/pages&gt;&lt;volume&gt;32&lt;/volume&gt;&lt;dates&gt;&lt;year&gt;1989&lt;/year&gt;&lt;/dates&gt;&lt;urls&gt;&lt;/urls&gt;&lt;/record&gt;&lt;/Cite&gt;&lt;/EndNote&gt;</w:instrText>
      </w:r>
      <w:r w:rsidR="00B86B78">
        <w:rPr>
          <w:rFonts w:cs="Times New Roman"/>
          <w:sz w:val="24"/>
          <w:szCs w:val="24"/>
        </w:rPr>
        <w:fldChar w:fldCharType="separate"/>
      </w:r>
      <w:r w:rsidR="00AF0C39">
        <w:rPr>
          <w:rFonts w:cs="Times New Roman"/>
          <w:noProof/>
          <w:sz w:val="24"/>
          <w:szCs w:val="24"/>
        </w:rPr>
        <w:t>[</w:t>
      </w:r>
      <w:hyperlink w:anchor="_ENREF_53" w:tooltip="B. Abrambon, 1989 #21" w:history="1">
        <w:r w:rsidR="00AF0C39">
          <w:rPr>
            <w:rFonts w:cs="Times New Roman"/>
            <w:noProof/>
            <w:sz w:val="24"/>
            <w:szCs w:val="24"/>
          </w:rPr>
          <w:t>53</w:t>
        </w:r>
      </w:hyperlink>
      <w:r w:rsidR="00AF0C39">
        <w:rPr>
          <w:rFonts w:cs="Times New Roman"/>
          <w:noProof/>
          <w:sz w:val="24"/>
          <w:szCs w:val="24"/>
        </w:rPr>
        <w:t>]</w:t>
      </w:r>
      <w:r w:rsidR="00B86B78">
        <w:rPr>
          <w:rFonts w:cs="Times New Roman"/>
          <w:sz w:val="24"/>
          <w:szCs w:val="24"/>
        </w:rPr>
        <w:fldChar w:fldCharType="end"/>
      </w:r>
      <w:bookmarkEnd w:id="355"/>
      <w:r w:rsidR="005F0D5D">
        <w:rPr>
          <w:rFonts w:cs="Times New Roman"/>
          <w:sz w:val="24"/>
          <w:szCs w:val="24"/>
        </w:rPr>
        <w:t xml:space="preserve">. </w:t>
      </w:r>
      <w:proofErr w:type="gramStart"/>
      <w:r w:rsidR="00050D21">
        <w:rPr>
          <w:rFonts w:cs="Times New Roman"/>
          <w:sz w:val="24"/>
          <w:szCs w:val="24"/>
        </w:rPr>
        <w:t>Actually, t</w:t>
      </w:r>
      <w:r w:rsidRPr="00C43C1E">
        <w:rPr>
          <w:rFonts w:cs="Times New Roman"/>
          <w:sz w:val="24"/>
          <w:szCs w:val="24"/>
        </w:rPr>
        <w:t>he</w:t>
      </w:r>
      <w:r w:rsidR="00050D21">
        <w:rPr>
          <w:rFonts w:cs="Times New Roman"/>
          <w:sz w:val="24"/>
          <w:szCs w:val="24"/>
        </w:rPr>
        <w:t>se</w:t>
      </w:r>
      <w:proofErr w:type="gramEnd"/>
      <w:r w:rsidRPr="00C43C1E">
        <w:rPr>
          <w:rFonts w:cs="Times New Roman"/>
          <w:sz w:val="24"/>
          <w:szCs w:val="24"/>
        </w:rPr>
        <w:t xml:space="preserve"> substrates </w:t>
      </w:r>
      <w:r w:rsidR="00050D21">
        <w:rPr>
          <w:rFonts w:cs="Times New Roman"/>
          <w:sz w:val="24"/>
          <w:szCs w:val="24"/>
        </w:rPr>
        <w:t>had been</w:t>
      </w:r>
      <w:r w:rsidRPr="00C43C1E">
        <w:rPr>
          <w:rFonts w:cs="Times New Roman"/>
          <w:sz w:val="24"/>
          <w:szCs w:val="24"/>
        </w:rPr>
        <w:t xml:space="preserve"> heated to a </w:t>
      </w:r>
      <w:r w:rsidR="00050D21">
        <w:rPr>
          <w:rFonts w:cs="Times New Roman"/>
          <w:sz w:val="24"/>
          <w:szCs w:val="24"/>
        </w:rPr>
        <w:t>level</w:t>
      </w:r>
      <w:r w:rsidRPr="00C43C1E">
        <w:rPr>
          <w:rFonts w:cs="Times New Roman"/>
          <w:sz w:val="24"/>
          <w:szCs w:val="24"/>
        </w:rPr>
        <w:t xml:space="preserve"> over the boiling temperature of water droplet. However, no boiling </w:t>
      </w:r>
      <w:r w:rsidR="00050D21">
        <w:rPr>
          <w:rFonts w:cs="Times New Roman"/>
          <w:sz w:val="24"/>
          <w:szCs w:val="24"/>
        </w:rPr>
        <w:t>was</w:t>
      </w:r>
      <w:r w:rsidRPr="00C43C1E">
        <w:rPr>
          <w:rFonts w:cs="Times New Roman"/>
          <w:sz w:val="24"/>
          <w:szCs w:val="24"/>
        </w:rPr>
        <w:t xml:space="preserve"> observed in the droplet even </w:t>
      </w:r>
      <w:r w:rsidR="00A110D2">
        <w:rPr>
          <w:rFonts w:cs="Times New Roman"/>
          <w:sz w:val="24"/>
          <w:szCs w:val="24"/>
        </w:rPr>
        <w:t>with</w:t>
      </w:r>
      <w:r w:rsidR="00A110D2" w:rsidRPr="00C43C1E">
        <w:rPr>
          <w:rFonts w:cs="Times New Roman"/>
          <w:sz w:val="24"/>
          <w:szCs w:val="24"/>
        </w:rPr>
        <w:t xml:space="preserve"> </w:t>
      </w:r>
      <w:r w:rsidRPr="00C43C1E">
        <w:rPr>
          <w:rFonts w:cs="Times New Roman"/>
          <w:sz w:val="24"/>
          <w:szCs w:val="24"/>
        </w:rPr>
        <w:t xml:space="preserve">the substrate temperature </w:t>
      </w:r>
      <w:r w:rsidR="00A110D2">
        <w:rPr>
          <w:rFonts w:cs="Times New Roman"/>
          <w:sz w:val="24"/>
          <w:szCs w:val="24"/>
        </w:rPr>
        <w:t>reaching</w:t>
      </w:r>
      <w:r w:rsidRPr="00C43C1E">
        <w:rPr>
          <w:rFonts w:cs="Times New Roman"/>
          <w:sz w:val="24"/>
          <w:szCs w:val="24"/>
        </w:rPr>
        <w:t xml:space="preserve"> 120 °C</w:t>
      </w:r>
      <w:r w:rsidR="00A110D2">
        <w:rPr>
          <w:rFonts w:cs="Times New Roman"/>
          <w:sz w:val="24"/>
          <w:szCs w:val="24"/>
        </w:rPr>
        <w:t>,</w:t>
      </w:r>
      <w:r w:rsidRPr="00C43C1E">
        <w:rPr>
          <w:rFonts w:cs="Times New Roman"/>
          <w:sz w:val="24"/>
          <w:szCs w:val="24"/>
        </w:rPr>
        <w:t xml:space="preserve"> </w:t>
      </w:r>
      <w:r w:rsidR="00A110D2">
        <w:rPr>
          <w:rFonts w:cs="Times New Roman"/>
          <w:sz w:val="24"/>
          <w:szCs w:val="24"/>
        </w:rPr>
        <w:t xml:space="preserve">which is </w:t>
      </w:r>
      <w:r w:rsidR="00050D21">
        <w:rPr>
          <w:rFonts w:cs="Times New Roman"/>
          <w:sz w:val="24"/>
          <w:szCs w:val="24"/>
        </w:rPr>
        <w:t xml:space="preserve">possibly </w:t>
      </w:r>
      <w:r w:rsidR="00A110D2">
        <w:rPr>
          <w:rFonts w:cs="Times New Roman"/>
          <w:sz w:val="24"/>
          <w:szCs w:val="24"/>
        </w:rPr>
        <w:t>due to</w:t>
      </w:r>
      <w:r w:rsidRPr="00C43C1E">
        <w:rPr>
          <w:rFonts w:cs="Times New Roman"/>
          <w:sz w:val="24"/>
          <w:szCs w:val="24"/>
        </w:rPr>
        <w:t xml:space="preserve"> </w:t>
      </w:r>
      <w:r w:rsidR="00A110D2">
        <w:rPr>
          <w:rFonts w:cs="Times New Roman"/>
          <w:sz w:val="24"/>
          <w:szCs w:val="24"/>
        </w:rPr>
        <w:t xml:space="preserve">the </w:t>
      </w:r>
      <w:r w:rsidRPr="00C43C1E">
        <w:rPr>
          <w:rFonts w:cs="Times New Roman"/>
          <w:sz w:val="24"/>
          <w:szCs w:val="24"/>
        </w:rPr>
        <w:t xml:space="preserve">evaporative cooling at the droplet base. </w:t>
      </w:r>
      <w:r w:rsidR="00050D21">
        <w:rPr>
          <w:rFonts w:cs="Times New Roman"/>
          <w:sz w:val="24"/>
          <w:szCs w:val="24"/>
        </w:rPr>
        <w:t>As e</w:t>
      </w:r>
      <w:r w:rsidRPr="00C43C1E">
        <w:rPr>
          <w:rFonts w:cs="Times New Roman"/>
          <w:sz w:val="24"/>
          <w:szCs w:val="24"/>
        </w:rPr>
        <w:t xml:space="preserve">vaporation at the droplet base will cool down the </w:t>
      </w:r>
      <w:r w:rsidR="00050D21">
        <w:rPr>
          <w:rFonts w:cs="Times New Roman"/>
          <w:sz w:val="24"/>
          <w:szCs w:val="24"/>
        </w:rPr>
        <w:t xml:space="preserve">local </w:t>
      </w:r>
      <w:r w:rsidRPr="00C43C1E">
        <w:rPr>
          <w:rFonts w:cs="Times New Roman"/>
          <w:sz w:val="24"/>
          <w:szCs w:val="24"/>
        </w:rPr>
        <w:t>surface temperature</w:t>
      </w:r>
      <w:r w:rsidR="00050D21">
        <w:rPr>
          <w:rFonts w:cs="Times New Roman"/>
          <w:sz w:val="24"/>
          <w:szCs w:val="24"/>
        </w:rPr>
        <w:t xml:space="preserve">, </w:t>
      </w:r>
      <w:r w:rsidRPr="00C43C1E">
        <w:rPr>
          <w:rFonts w:cs="Times New Roman"/>
          <w:sz w:val="24"/>
          <w:szCs w:val="24"/>
        </w:rPr>
        <w:t>we calculate</w:t>
      </w:r>
      <w:r w:rsidR="00A110D2">
        <w:rPr>
          <w:rFonts w:cs="Times New Roman"/>
          <w:sz w:val="24"/>
          <w:szCs w:val="24"/>
        </w:rPr>
        <w:t>d</w:t>
      </w:r>
      <w:r w:rsidRPr="00C43C1E">
        <w:rPr>
          <w:rFonts w:cs="Times New Roman"/>
          <w:sz w:val="24"/>
          <w:szCs w:val="24"/>
        </w:rPr>
        <w:t xml:space="preserve"> the average temperature of the droplet base as shown in Fig. </w:t>
      </w:r>
      <w:r w:rsidR="009F574F" w:rsidRPr="00A04C68">
        <w:rPr>
          <w:rFonts w:cs="Times New Roman"/>
          <w:sz w:val="24"/>
          <w:szCs w:val="24"/>
        </w:rPr>
        <w:t>1</w:t>
      </w:r>
      <w:r w:rsidR="008A18E3" w:rsidRPr="00A04C68">
        <w:rPr>
          <w:rFonts w:cs="Times New Roman"/>
          <w:sz w:val="24"/>
          <w:szCs w:val="24"/>
        </w:rPr>
        <w:t>0</w:t>
      </w:r>
      <w:r w:rsidRPr="00A04C68">
        <w:rPr>
          <w:rFonts w:cs="Times New Roman"/>
          <w:sz w:val="24"/>
          <w:szCs w:val="24"/>
        </w:rPr>
        <w:t>(d)</w:t>
      </w:r>
      <w:r w:rsidRPr="00C43C1E">
        <w:rPr>
          <w:rFonts w:cs="Times New Roman"/>
          <w:sz w:val="24"/>
          <w:szCs w:val="24"/>
        </w:rPr>
        <w:t xml:space="preserve">. For droplet evaporation on </w:t>
      </w:r>
      <w:r w:rsidR="00A110D2">
        <w:rPr>
          <w:rFonts w:cs="Times New Roman"/>
          <w:sz w:val="24"/>
          <w:szCs w:val="24"/>
        </w:rPr>
        <w:t xml:space="preserve">the </w:t>
      </w:r>
      <w:r w:rsidRPr="00C43C1E">
        <w:rPr>
          <w:rFonts w:cs="Times New Roman"/>
          <w:sz w:val="24"/>
          <w:szCs w:val="24"/>
        </w:rPr>
        <w:t xml:space="preserve">100 °C substrate, the base temperature </w:t>
      </w:r>
      <w:r w:rsidR="00050D21">
        <w:rPr>
          <w:rFonts w:cs="Times New Roman"/>
          <w:sz w:val="24"/>
          <w:szCs w:val="24"/>
        </w:rPr>
        <w:t>was</w:t>
      </w:r>
      <w:r w:rsidRPr="00C43C1E">
        <w:rPr>
          <w:rFonts w:cs="Times New Roman"/>
          <w:sz w:val="24"/>
          <w:szCs w:val="24"/>
        </w:rPr>
        <w:t xml:space="preserve"> about 88 °C and for droplet evaporation on </w:t>
      </w:r>
      <w:r w:rsidR="00A110D2">
        <w:rPr>
          <w:rFonts w:cs="Times New Roman"/>
          <w:sz w:val="24"/>
          <w:szCs w:val="24"/>
        </w:rPr>
        <w:t xml:space="preserve">the </w:t>
      </w:r>
      <w:r w:rsidRPr="00C43C1E">
        <w:rPr>
          <w:rFonts w:cs="Times New Roman"/>
          <w:sz w:val="24"/>
          <w:szCs w:val="24"/>
        </w:rPr>
        <w:t xml:space="preserve">120 °C substrate, the base temperature </w:t>
      </w:r>
      <w:r w:rsidR="00050D21">
        <w:rPr>
          <w:rFonts w:cs="Times New Roman"/>
          <w:sz w:val="24"/>
          <w:szCs w:val="24"/>
        </w:rPr>
        <w:t>was</w:t>
      </w:r>
      <w:r w:rsidRPr="00C43C1E">
        <w:rPr>
          <w:rFonts w:cs="Times New Roman"/>
          <w:sz w:val="24"/>
          <w:szCs w:val="24"/>
        </w:rPr>
        <w:t xml:space="preserve"> about 102 °C</w:t>
      </w:r>
      <w:r w:rsidR="00A110D2">
        <w:rPr>
          <w:rFonts w:cs="Times New Roman"/>
          <w:sz w:val="24"/>
          <w:szCs w:val="24"/>
        </w:rPr>
        <w:t>,</w:t>
      </w:r>
      <w:r w:rsidR="005F0D5D">
        <w:rPr>
          <w:rFonts w:cs="Times New Roman"/>
          <w:sz w:val="24"/>
          <w:szCs w:val="24"/>
        </w:rPr>
        <w:t xml:space="preserve"> which is very close to</w:t>
      </w:r>
      <w:r w:rsidR="00A110D2">
        <w:rPr>
          <w:rFonts w:cs="Times New Roman"/>
          <w:sz w:val="24"/>
          <w:szCs w:val="24"/>
        </w:rPr>
        <w:t xml:space="preserve"> the saturation temperature of</w:t>
      </w:r>
      <w:r w:rsidR="005F0D5D">
        <w:rPr>
          <w:rFonts w:cs="Times New Roman"/>
          <w:sz w:val="24"/>
          <w:szCs w:val="24"/>
        </w:rPr>
        <w:t xml:space="preserve"> 100 °C</w:t>
      </w:r>
      <w:r w:rsidRPr="00C43C1E">
        <w:rPr>
          <w:rFonts w:cs="Times New Roman"/>
          <w:sz w:val="24"/>
          <w:szCs w:val="24"/>
        </w:rPr>
        <w:t>.</w:t>
      </w:r>
      <w:r w:rsidR="005F0D5D">
        <w:rPr>
          <w:rFonts w:cs="Times New Roman"/>
          <w:sz w:val="24"/>
          <w:szCs w:val="24"/>
        </w:rPr>
        <w:t xml:space="preserve"> Our </w:t>
      </w:r>
      <w:r w:rsidR="00A110D2">
        <w:rPr>
          <w:rFonts w:cs="Times New Roman"/>
          <w:sz w:val="24"/>
          <w:szCs w:val="24"/>
        </w:rPr>
        <w:t>analysis</w:t>
      </w:r>
      <w:r w:rsidR="005F0D5D">
        <w:rPr>
          <w:rFonts w:cs="Times New Roman"/>
          <w:sz w:val="24"/>
          <w:szCs w:val="24"/>
        </w:rPr>
        <w:t xml:space="preserve"> show that evaporation </w:t>
      </w:r>
      <w:r w:rsidR="00A110D2">
        <w:rPr>
          <w:rFonts w:cs="Times New Roman"/>
          <w:sz w:val="24"/>
          <w:szCs w:val="24"/>
        </w:rPr>
        <w:t xml:space="preserve">cooling </w:t>
      </w:r>
      <w:r w:rsidR="005F0D5D">
        <w:rPr>
          <w:rFonts w:cs="Times New Roman"/>
          <w:sz w:val="24"/>
          <w:szCs w:val="24"/>
        </w:rPr>
        <w:t>from the droplet base can significantly delay the onset of droplet boiling with the substrate temperature</w:t>
      </w:r>
      <w:r w:rsidR="00A110D2">
        <w:rPr>
          <w:rFonts w:cs="Times New Roman"/>
          <w:sz w:val="24"/>
          <w:szCs w:val="24"/>
        </w:rPr>
        <w:t xml:space="preserve"> even </w:t>
      </w:r>
      <w:r w:rsidR="00050D21">
        <w:rPr>
          <w:rFonts w:cs="Times New Roman"/>
          <w:sz w:val="24"/>
          <w:szCs w:val="24"/>
        </w:rPr>
        <w:t>reaching</w:t>
      </w:r>
      <w:r w:rsidR="00A8542F">
        <w:rPr>
          <w:rFonts w:cs="Times New Roman"/>
          <w:sz w:val="24"/>
          <w:szCs w:val="24"/>
        </w:rPr>
        <w:t xml:space="preserve"> 120 </w:t>
      </w:r>
      <w:r w:rsidR="00A8542F" w:rsidRPr="00C43C1E">
        <w:rPr>
          <w:rFonts w:cs="Times New Roman"/>
          <w:sz w:val="24"/>
          <w:szCs w:val="24"/>
        </w:rPr>
        <w:t>°C</w:t>
      </w:r>
      <w:r w:rsidR="005F0D5D">
        <w:rPr>
          <w:rFonts w:cs="Times New Roman"/>
          <w:sz w:val="24"/>
          <w:szCs w:val="24"/>
        </w:rPr>
        <w:t xml:space="preserve">. </w:t>
      </w:r>
    </w:p>
    <w:p w14:paraId="6A3A9D6A" w14:textId="12FED5BD" w:rsidR="00C43C1E" w:rsidRDefault="00C111B2" w:rsidP="00C43C1E">
      <w:pPr>
        <w:spacing w:line="360" w:lineRule="auto"/>
        <w:rPr>
          <w:rFonts w:cs="Times New Roman"/>
          <w:b/>
          <w:bCs/>
          <w:sz w:val="24"/>
          <w:szCs w:val="24"/>
        </w:rPr>
      </w:pPr>
      <w:r>
        <w:rPr>
          <w:rFonts w:cs="Times New Roman"/>
          <w:b/>
          <w:bCs/>
          <w:sz w:val="24"/>
          <w:szCs w:val="24"/>
        </w:rPr>
        <w:t xml:space="preserve">5. </w:t>
      </w:r>
      <w:r w:rsidR="00C43C1E" w:rsidRPr="00680E81">
        <w:rPr>
          <w:rFonts w:cs="Times New Roman"/>
          <w:b/>
          <w:bCs/>
          <w:sz w:val="24"/>
          <w:szCs w:val="24"/>
        </w:rPr>
        <w:t>Conclusion</w:t>
      </w:r>
      <w:r w:rsidR="00303C9D">
        <w:rPr>
          <w:rFonts w:cs="Times New Roman"/>
          <w:b/>
          <w:bCs/>
          <w:sz w:val="24"/>
          <w:szCs w:val="24"/>
        </w:rPr>
        <w:t>s</w:t>
      </w:r>
    </w:p>
    <w:p w14:paraId="51F1CCB3" w14:textId="224C8FE9" w:rsidR="00575269" w:rsidRDefault="00977C44" w:rsidP="00856045">
      <w:pPr>
        <w:spacing w:line="360" w:lineRule="auto"/>
        <w:ind w:firstLine="360"/>
        <w:rPr>
          <w:rFonts w:cs="Times New Roman"/>
          <w:sz w:val="24"/>
          <w:szCs w:val="24"/>
        </w:rPr>
      </w:pPr>
      <w:r>
        <w:rPr>
          <w:rFonts w:cs="Times New Roman"/>
          <w:sz w:val="24"/>
          <w:szCs w:val="24"/>
        </w:rPr>
        <w:t xml:space="preserve">In this </w:t>
      </w:r>
      <w:r w:rsidR="00E22527">
        <w:rPr>
          <w:rFonts w:cs="Times New Roman"/>
          <w:sz w:val="24"/>
          <w:szCs w:val="24"/>
        </w:rPr>
        <w:t>work</w:t>
      </w:r>
      <w:r>
        <w:rPr>
          <w:rFonts w:cs="Times New Roman"/>
          <w:sz w:val="24"/>
          <w:szCs w:val="24"/>
        </w:rPr>
        <w:t xml:space="preserve">, </w:t>
      </w:r>
      <w:r w:rsidR="00B47C5E">
        <w:rPr>
          <w:rFonts w:cs="Times New Roman"/>
          <w:sz w:val="24"/>
          <w:szCs w:val="24"/>
        </w:rPr>
        <w:t>the evaporation of</w:t>
      </w:r>
      <w:r w:rsidR="006E3CCC">
        <w:rPr>
          <w:rFonts w:cs="Times New Roman"/>
          <w:sz w:val="24"/>
          <w:szCs w:val="24"/>
        </w:rPr>
        <w:t xml:space="preserve"> water droplet on hot micro-structured superhydrophobic surfaces ha</w:t>
      </w:r>
      <w:r w:rsidR="00E22527">
        <w:rPr>
          <w:rFonts w:cs="Times New Roman"/>
          <w:sz w:val="24"/>
          <w:szCs w:val="24"/>
        </w:rPr>
        <w:t>s</w:t>
      </w:r>
      <w:r w:rsidR="006E3CCC">
        <w:rPr>
          <w:rFonts w:cs="Times New Roman"/>
          <w:sz w:val="24"/>
          <w:szCs w:val="24"/>
        </w:rPr>
        <w:t xml:space="preserve"> been experimentally and theoretically investigated. </w:t>
      </w:r>
      <w:r w:rsidR="00E22527">
        <w:rPr>
          <w:rFonts w:cs="Times New Roman"/>
          <w:sz w:val="24"/>
          <w:szCs w:val="24"/>
        </w:rPr>
        <w:t>Prior s</w:t>
      </w:r>
      <w:r w:rsidR="00DE27F5">
        <w:rPr>
          <w:rFonts w:cs="Times New Roman"/>
          <w:sz w:val="24"/>
          <w:szCs w:val="24"/>
        </w:rPr>
        <w:t xml:space="preserve">tudies about the effects of substrate temperature on the sessile droplet evaporation mainly focused on the </w:t>
      </w:r>
      <w:proofErr w:type="spellStart"/>
      <w:r w:rsidR="00DE27F5">
        <w:rPr>
          <w:rFonts w:cs="Times New Roman"/>
          <w:sz w:val="24"/>
          <w:szCs w:val="24"/>
        </w:rPr>
        <w:t>Leidenfrost</w:t>
      </w:r>
      <w:proofErr w:type="spellEnd"/>
      <w:r w:rsidR="00DE27F5">
        <w:rPr>
          <w:rFonts w:cs="Times New Roman"/>
          <w:sz w:val="24"/>
          <w:szCs w:val="24"/>
        </w:rPr>
        <w:t xml:space="preserve"> effect</w:t>
      </w:r>
      <w:r w:rsidR="00401B03">
        <w:rPr>
          <w:rFonts w:cs="Times New Roman"/>
          <w:sz w:val="24"/>
          <w:szCs w:val="24"/>
        </w:rPr>
        <w:fldChar w:fldCharType="begin">
          <w:fldData xml:space="preserve">PEVuZE5vdGU+PENpdGU+PEF1dGhvcj5XZWk8L0F1dGhvcj48WWVhcj4yMDIwPC9ZZWFyPjxSZWNO
dW0+ODQ8L1JlY051bT48RGlzcGxheVRleHQ+PHN0eWxlIGZvbnQ9IlRpbWVzIE5ldyBSb21hbiIg
c2l6ZT0iMTIiPlszOSwgNTQsIDU1XTwvc3R5bGU+PC9EaXNwbGF5VGV4dD48cmVjb3JkPjxyZWMt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dHJvbmljLXJlc291cmNlLW51bT48L3JlY29yZD48L0NpdGU+PENpdGU+PEF1dGhvcj5kZWwgQ2Vy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</w:fldData>
        </w:fldChar>
      </w:r>
      <w:r w:rsidR="00AF0C39">
        <w:rPr>
          <w:rFonts w:cs="Times New Roman"/>
          <w:sz w:val="24"/>
          <w:szCs w:val="24"/>
        </w:rPr>
        <w:instrText xml:space="preserve"> ADDIN EN.CITE </w:instrText>
      </w:r>
      <w:r w:rsidR="00AF0C39">
        <w:rPr>
          <w:rFonts w:cs="Times New Roman"/>
          <w:sz w:val="24"/>
          <w:szCs w:val="24"/>
        </w:rPr>
        <w:fldChar w:fldCharType="begin">
          <w:fldData xml:space="preserve">PEVuZE5vdGU+PENpdGU+PEF1dGhvcj5XZWk8L0F1dGhvcj48WWVhcj4yMDIwPC9ZZWFyPjxSZWNO
dW0+ODQ8L1JlY051bT48RGlzcGxheVRleHQ+PHN0eWxlIGZvbnQ9IlRpbWVzIE5ldyBSb21hbiIg
c2l6ZT0iMTIiPlszOSwgNTQsIDU1XTwvc3R5bGU+PC9EaXNwbGF5VGV4dD48cmVjb3JkPjxyZWMt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dHJvbmljLXJlc291cmNlLW51bT48L3JlY29yZD48L0NpdGU+PENpdGU+PEF1dGhvcj5kZWwgQ2Vy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</w:fldData>
        </w:fldChar>
      </w:r>
      <w:r w:rsidR="00AF0C39">
        <w:rPr>
          <w:rFonts w:cs="Times New Roman"/>
          <w:sz w:val="24"/>
          <w:szCs w:val="24"/>
        </w:rPr>
        <w:instrText xml:space="preserve"> ADDIN EN.CITE.DATA </w:instrText>
      </w:r>
      <w:r w:rsidR="00AF0C39">
        <w:rPr>
          <w:rFonts w:cs="Times New Roman"/>
          <w:sz w:val="24"/>
          <w:szCs w:val="24"/>
        </w:rPr>
      </w:r>
      <w:r w:rsidR="00AF0C39">
        <w:rPr>
          <w:rFonts w:cs="Times New Roman"/>
          <w:sz w:val="24"/>
          <w:szCs w:val="24"/>
        </w:rPr>
        <w:fldChar w:fldCharType="end"/>
      </w:r>
      <w:r w:rsidR="00401B03">
        <w:rPr>
          <w:rFonts w:cs="Times New Roman"/>
          <w:sz w:val="24"/>
          <w:szCs w:val="24"/>
        </w:rPr>
      </w:r>
      <w:r w:rsidR="00401B03">
        <w:rPr>
          <w:rFonts w:cs="Times New Roman"/>
          <w:sz w:val="24"/>
          <w:szCs w:val="24"/>
        </w:rPr>
        <w:fldChar w:fldCharType="separate"/>
      </w:r>
      <w:r w:rsidR="00AF0C39">
        <w:rPr>
          <w:rFonts w:cs="Times New Roman"/>
          <w:noProof/>
          <w:sz w:val="24"/>
          <w:szCs w:val="24"/>
        </w:rPr>
        <w:t>[</w:t>
      </w:r>
      <w:hyperlink w:anchor="_ENREF_39" w:tooltip="Wei, 2020 #84" w:history="1">
        <w:r w:rsidR="00AF0C39">
          <w:rPr>
            <w:rFonts w:cs="Times New Roman"/>
            <w:noProof/>
            <w:sz w:val="24"/>
            <w:szCs w:val="24"/>
          </w:rPr>
          <w:t>39</w:t>
        </w:r>
      </w:hyperlink>
      <w:r w:rsidR="00AF0C39">
        <w:rPr>
          <w:rFonts w:cs="Times New Roman"/>
          <w:noProof/>
          <w:sz w:val="24"/>
          <w:szCs w:val="24"/>
        </w:rPr>
        <w:t xml:space="preserve">, </w:t>
      </w:r>
      <w:hyperlink w:anchor="_ENREF_54" w:tooltip="del Cerro, 2012 #170" w:history="1">
        <w:r w:rsidR="00AF0C39">
          <w:rPr>
            <w:rFonts w:cs="Times New Roman"/>
            <w:noProof/>
            <w:sz w:val="24"/>
            <w:szCs w:val="24"/>
          </w:rPr>
          <w:t>54</w:t>
        </w:r>
      </w:hyperlink>
      <w:r w:rsidR="00AF0C39">
        <w:rPr>
          <w:rFonts w:cs="Times New Roman"/>
          <w:noProof/>
          <w:sz w:val="24"/>
          <w:szCs w:val="24"/>
        </w:rPr>
        <w:t xml:space="preserve">, </w:t>
      </w:r>
      <w:hyperlink w:anchor="_ENREF_55" w:tooltip="Kim, 2013 #50" w:history="1">
        <w:r w:rsidR="00AF0C39">
          <w:rPr>
            <w:rFonts w:cs="Times New Roman"/>
            <w:noProof/>
            <w:sz w:val="24"/>
            <w:szCs w:val="24"/>
          </w:rPr>
          <w:t>55</w:t>
        </w:r>
      </w:hyperlink>
      <w:r w:rsidR="00AF0C39">
        <w:rPr>
          <w:rFonts w:cs="Times New Roman"/>
          <w:noProof/>
          <w:sz w:val="24"/>
          <w:szCs w:val="24"/>
        </w:rPr>
        <w:t>]</w:t>
      </w:r>
      <w:r w:rsidR="00401B03">
        <w:rPr>
          <w:rFonts w:cs="Times New Roman"/>
          <w:sz w:val="24"/>
          <w:szCs w:val="24"/>
        </w:rPr>
        <w:fldChar w:fldCharType="end"/>
      </w:r>
      <w:r w:rsidR="00B555CE">
        <w:rPr>
          <w:rFonts w:cs="Times New Roman"/>
          <w:sz w:val="24"/>
          <w:szCs w:val="24"/>
        </w:rPr>
        <w:t>,</w:t>
      </w:r>
      <w:r w:rsidR="00DE27F5">
        <w:rPr>
          <w:rFonts w:cs="Times New Roman"/>
          <w:sz w:val="24"/>
          <w:szCs w:val="24"/>
        </w:rPr>
        <w:t xml:space="preserve"> </w:t>
      </w:r>
      <w:r w:rsidR="003A5C86">
        <w:rPr>
          <w:rFonts w:cs="Times New Roman"/>
          <w:sz w:val="24"/>
          <w:szCs w:val="24"/>
        </w:rPr>
        <w:t xml:space="preserve">in which the droplet is levitated by the </w:t>
      </w:r>
      <w:r w:rsidR="00BE2296">
        <w:rPr>
          <w:rFonts w:cs="Times New Roman"/>
          <w:sz w:val="24"/>
          <w:szCs w:val="24"/>
        </w:rPr>
        <w:t xml:space="preserve">evaporating </w:t>
      </w:r>
      <w:r w:rsidR="003A5C86">
        <w:rPr>
          <w:rFonts w:cs="Times New Roman"/>
          <w:sz w:val="24"/>
          <w:szCs w:val="24"/>
        </w:rPr>
        <w:t xml:space="preserve">vapor </w:t>
      </w:r>
      <w:r w:rsidR="00B555CE">
        <w:rPr>
          <w:rFonts w:cs="Times New Roman"/>
          <w:sz w:val="24"/>
          <w:szCs w:val="24"/>
        </w:rPr>
        <w:t>on</w:t>
      </w:r>
      <w:r w:rsidR="00DE27F5">
        <w:rPr>
          <w:rFonts w:cs="Times New Roman"/>
          <w:sz w:val="24"/>
          <w:szCs w:val="24"/>
        </w:rPr>
        <w:t xml:space="preserve"> a</w:t>
      </w:r>
      <w:r w:rsidR="00BE2296">
        <w:rPr>
          <w:rFonts w:cs="Times New Roman"/>
          <w:sz w:val="24"/>
          <w:szCs w:val="24"/>
        </w:rPr>
        <w:t xml:space="preserve"> very</w:t>
      </w:r>
      <w:r w:rsidR="00DE27F5">
        <w:rPr>
          <w:rFonts w:cs="Times New Roman"/>
          <w:sz w:val="24"/>
          <w:szCs w:val="24"/>
        </w:rPr>
        <w:t xml:space="preserve"> high </w:t>
      </w:r>
      <w:r w:rsidR="00DE27F5">
        <w:rPr>
          <w:rFonts w:cs="Times New Roman"/>
          <w:sz w:val="24"/>
          <w:szCs w:val="24"/>
        </w:rPr>
        <w:lastRenderedPageBreak/>
        <w:t xml:space="preserve">temperature </w:t>
      </w:r>
      <w:r w:rsidR="003A5C86">
        <w:rPr>
          <w:rFonts w:cs="Times New Roman"/>
          <w:sz w:val="24"/>
          <w:szCs w:val="24"/>
        </w:rPr>
        <w:t>substrate</w:t>
      </w:r>
      <w:r w:rsidR="00BE2296">
        <w:rPr>
          <w:rFonts w:cs="Times New Roman"/>
          <w:sz w:val="24"/>
          <w:szCs w:val="24"/>
        </w:rPr>
        <w:t xml:space="preserve"> (200 °C – 300 °C)</w:t>
      </w:r>
      <w:r w:rsidR="00DE27F5">
        <w:rPr>
          <w:rFonts w:cs="Times New Roman"/>
          <w:sz w:val="24"/>
          <w:szCs w:val="24"/>
        </w:rPr>
        <w:t xml:space="preserve">. Only a few studies investigated the sessile droplet evaporation dynamics </w:t>
      </w:r>
      <w:r w:rsidR="003A5C86">
        <w:rPr>
          <w:rFonts w:cs="Times New Roman"/>
          <w:sz w:val="24"/>
          <w:szCs w:val="24"/>
        </w:rPr>
        <w:t>on substrate</w:t>
      </w:r>
      <w:r w:rsidR="00643A7D">
        <w:rPr>
          <w:rFonts w:cs="Times New Roman"/>
          <w:sz w:val="24"/>
          <w:szCs w:val="24"/>
        </w:rPr>
        <w:t>s</w:t>
      </w:r>
      <w:r w:rsidR="003A5C86">
        <w:rPr>
          <w:rFonts w:cs="Times New Roman"/>
          <w:sz w:val="24"/>
          <w:szCs w:val="24"/>
        </w:rPr>
        <w:t xml:space="preserve"> </w:t>
      </w:r>
      <w:r w:rsidR="00BE2296">
        <w:rPr>
          <w:rFonts w:cs="Times New Roman"/>
          <w:sz w:val="24"/>
          <w:szCs w:val="24"/>
        </w:rPr>
        <w:t>with</w:t>
      </w:r>
      <w:r w:rsidR="003A5C86">
        <w:rPr>
          <w:rFonts w:cs="Times New Roman"/>
          <w:sz w:val="24"/>
          <w:szCs w:val="24"/>
        </w:rPr>
        <w:t xml:space="preserve"> </w:t>
      </w:r>
      <w:r w:rsidR="003602CF">
        <w:rPr>
          <w:rFonts w:cs="Times New Roman"/>
          <w:sz w:val="24"/>
          <w:szCs w:val="24"/>
        </w:rPr>
        <w:t xml:space="preserve">a </w:t>
      </w:r>
      <w:r w:rsidR="003A5C86">
        <w:rPr>
          <w:rFonts w:cs="Times New Roman"/>
          <w:sz w:val="24"/>
          <w:szCs w:val="24"/>
        </w:rPr>
        <w:t>relative low temperature (</w:t>
      </w:r>
      <w:bookmarkStart w:id="356" w:name="_Hlk76811490"/>
      <w:r w:rsidR="003A5C86">
        <w:rPr>
          <w:rFonts w:cs="Times New Roman"/>
          <w:sz w:val="24"/>
          <w:szCs w:val="24"/>
        </w:rPr>
        <w:t>40 °C – 100 °C</w:t>
      </w:r>
      <w:bookmarkEnd w:id="356"/>
      <w:r w:rsidR="003A5C86">
        <w:rPr>
          <w:rFonts w:cs="Times New Roman"/>
          <w:sz w:val="24"/>
          <w:szCs w:val="24"/>
        </w:rPr>
        <w:t>) and very limited attention ha</w:t>
      </w:r>
      <w:r w:rsidR="003602CF">
        <w:rPr>
          <w:rFonts w:cs="Times New Roman"/>
          <w:sz w:val="24"/>
          <w:szCs w:val="24"/>
        </w:rPr>
        <w:t>d</w:t>
      </w:r>
      <w:r w:rsidR="003A5C86">
        <w:rPr>
          <w:rFonts w:cs="Times New Roman"/>
          <w:sz w:val="24"/>
          <w:szCs w:val="24"/>
        </w:rPr>
        <w:t xml:space="preserve"> been paid to the evaporation from the droplet base </w:t>
      </w:r>
      <w:r w:rsidR="00643A7D">
        <w:rPr>
          <w:rFonts w:cs="Times New Roman"/>
          <w:sz w:val="24"/>
          <w:szCs w:val="24"/>
        </w:rPr>
        <w:t>that becomes</w:t>
      </w:r>
      <w:r w:rsidR="003A5C86">
        <w:rPr>
          <w:rFonts w:cs="Times New Roman"/>
          <w:sz w:val="24"/>
          <w:szCs w:val="24"/>
        </w:rPr>
        <w:t xml:space="preserve"> amplified </w:t>
      </w:r>
      <w:r w:rsidR="00643A7D">
        <w:rPr>
          <w:rFonts w:cs="Times New Roman"/>
          <w:sz w:val="24"/>
          <w:szCs w:val="24"/>
        </w:rPr>
        <w:t>with</w:t>
      </w:r>
      <w:r w:rsidR="003A5C86">
        <w:rPr>
          <w:rFonts w:cs="Times New Roman"/>
          <w:sz w:val="24"/>
          <w:szCs w:val="24"/>
        </w:rPr>
        <w:t xml:space="preserve"> the increas</w:t>
      </w:r>
      <w:r w:rsidR="00643A7D">
        <w:rPr>
          <w:rFonts w:cs="Times New Roman"/>
          <w:sz w:val="24"/>
          <w:szCs w:val="24"/>
        </w:rPr>
        <w:t>ing</w:t>
      </w:r>
      <w:r w:rsidR="003A5C86">
        <w:rPr>
          <w:rFonts w:cs="Times New Roman"/>
          <w:sz w:val="24"/>
          <w:szCs w:val="24"/>
        </w:rPr>
        <w:t xml:space="preserve"> substrate temperature. </w:t>
      </w:r>
      <w:r w:rsidR="00BE2296">
        <w:rPr>
          <w:rFonts w:cs="Times New Roman"/>
          <w:sz w:val="24"/>
          <w:szCs w:val="24"/>
        </w:rPr>
        <w:t xml:space="preserve">Here, for the first time, we </w:t>
      </w:r>
      <w:r w:rsidR="00D758AD">
        <w:rPr>
          <w:rFonts w:cs="Times New Roman"/>
          <w:sz w:val="24"/>
          <w:szCs w:val="24"/>
        </w:rPr>
        <w:t>conducted a comprehensive thermal resistance analysis for the sessile droplet evaporation on hot micro-structured superhydrophobic substrates</w:t>
      </w:r>
      <w:r w:rsidR="00685625">
        <w:rPr>
          <w:rFonts w:cs="Times New Roman"/>
          <w:sz w:val="24"/>
          <w:szCs w:val="24"/>
        </w:rPr>
        <w:t xml:space="preserve"> to analyze </w:t>
      </w:r>
      <w:r w:rsidR="004965D8">
        <w:rPr>
          <w:rFonts w:cs="Times New Roman"/>
          <w:sz w:val="24"/>
          <w:szCs w:val="24"/>
        </w:rPr>
        <w:t xml:space="preserve">the </w:t>
      </w:r>
      <w:r w:rsidR="00685625">
        <w:rPr>
          <w:rFonts w:cs="Times New Roman"/>
          <w:sz w:val="24"/>
          <w:szCs w:val="24"/>
        </w:rPr>
        <w:t xml:space="preserve">evaporation from </w:t>
      </w:r>
      <w:r w:rsidR="00B555CE">
        <w:rPr>
          <w:rFonts w:cs="Times New Roman"/>
          <w:sz w:val="24"/>
          <w:szCs w:val="24"/>
        </w:rPr>
        <w:t xml:space="preserve">both the </w:t>
      </w:r>
      <w:r w:rsidR="00685625">
        <w:rPr>
          <w:rFonts w:cs="Times New Roman"/>
          <w:sz w:val="24"/>
          <w:szCs w:val="24"/>
        </w:rPr>
        <w:t xml:space="preserve">droplet cap and </w:t>
      </w:r>
      <w:r w:rsidR="00B555CE">
        <w:rPr>
          <w:rFonts w:cs="Times New Roman"/>
          <w:sz w:val="24"/>
          <w:szCs w:val="24"/>
        </w:rPr>
        <w:t xml:space="preserve">the </w:t>
      </w:r>
      <w:r w:rsidR="00685625">
        <w:rPr>
          <w:rFonts w:cs="Times New Roman"/>
          <w:sz w:val="24"/>
          <w:szCs w:val="24"/>
        </w:rPr>
        <w:t xml:space="preserve">droplet base. </w:t>
      </w:r>
      <w:r w:rsidR="00D758AD">
        <w:rPr>
          <w:rFonts w:cs="Times New Roman"/>
          <w:sz w:val="24"/>
          <w:szCs w:val="24"/>
        </w:rPr>
        <w:t xml:space="preserve"> </w:t>
      </w:r>
    </w:p>
    <w:p w14:paraId="7DB3A00B" w14:textId="2AA79AF2" w:rsidR="0015631E" w:rsidRDefault="00911A46" w:rsidP="00856045">
      <w:pPr>
        <w:spacing w:line="360" w:lineRule="auto"/>
        <w:ind w:firstLine="360"/>
        <w:rPr>
          <w:rFonts w:cs="Times New Roman"/>
          <w:sz w:val="24"/>
          <w:szCs w:val="24"/>
        </w:rPr>
      </w:pPr>
      <w:r>
        <w:rPr>
          <w:rFonts w:cs="Times New Roman"/>
          <w:sz w:val="24"/>
          <w:szCs w:val="24"/>
        </w:rPr>
        <w:t>According to our theoretical analysis, d</w:t>
      </w:r>
      <w:r w:rsidR="00395CF8">
        <w:rPr>
          <w:rFonts w:cs="Times New Roman"/>
          <w:sz w:val="24"/>
          <w:szCs w:val="24"/>
        </w:rPr>
        <w:t xml:space="preserve">roplet cap temperature shows </w:t>
      </w:r>
      <w:r w:rsidR="009921F9">
        <w:rPr>
          <w:rFonts w:cs="Times New Roman"/>
          <w:sz w:val="24"/>
          <w:szCs w:val="24"/>
        </w:rPr>
        <w:t>distinct</w:t>
      </w:r>
      <w:r w:rsidR="00395CF8">
        <w:rPr>
          <w:rFonts w:cs="Times New Roman"/>
          <w:sz w:val="24"/>
          <w:szCs w:val="24"/>
        </w:rPr>
        <w:t xml:space="preserve"> trends in different evaporation mode</w:t>
      </w:r>
      <w:r>
        <w:rPr>
          <w:rFonts w:cs="Times New Roman"/>
          <w:sz w:val="24"/>
          <w:szCs w:val="24"/>
        </w:rPr>
        <w:t>s</w:t>
      </w:r>
      <w:r w:rsidR="00395CF8">
        <w:rPr>
          <w:rFonts w:cs="Times New Roman"/>
          <w:sz w:val="24"/>
          <w:szCs w:val="24"/>
        </w:rPr>
        <w:t xml:space="preserve">, </w:t>
      </w:r>
      <w:r w:rsidR="00395CF8" w:rsidRPr="00F81AF9">
        <w:rPr>
          <w:rFonts w:cs="Times New Roman"/>
          <w:i/>
          <w:iCs/>
          <w:sz w:val="24"/>
          <w:szCs w:val="24"/>
        </w:rPr>
        <w:t>i.e</w:t>
      </w:r>
      <w:r w:rsidR="00395CF8">
        <w:rPr>
          <w:rFonts w:cs="Times New Roman"/>
          <w:sz w:val="24"/>
          <w:szCs w:val="24"/>
        </w:rPr>
        <w:t xml:space="preserve">., droplet cap temperature increases in the CCR mode </w:t>
      </w:r>
      <w:r w:rsidR="009921F9">
        <w:rPr>
          <w:rFonts w:cs="Times New Roman"/>
          <w:sz w:val="24"/>
          <w:szCs w:val="24"/>
        </w:rPr>
        <w:t>while</w:t>
      </w:r>
      <w:r w:rsidR="00395CF8">
        <w:rPr>
          <w:rFonts w:cs="Times New Roman"/>
          <w:sz w:val="24"/>
          <w:szCs w:val="24"/>
        </w:rPr>
        <w:t xml:space="preserve"> keep</w:t>
      </w:r>
      <w:r w:rsidR="002C0E39">
        <w:rPr>
          <w:rFonts w:cs="Times New Roman"/>
          <w:sz w:val="24"/>
          <w:szCs w:val="24"/>
        </w:rPr>
        <w:t>ing</w:t>
      </w:r>
      <w:r w:rsidR="00CC474B">
        <w:rPr>
          <w:rFonts w:cs="Times New Roman"/>
          <w:sz w:val="24"/>
          <w:szCs w:val="24"/>
        </w:rPr>
        <w:t xml:space="preserve"> </w:t>
      </w:r>
      <w:del w:id="357" w:author="Huang Wenge" w:date="2021-07-19T15:22:00Z">
        <w:r w:rsidR="00CC474B" w:rsidDel="00BE4B03">
          <w:rPr>
            <w:rFonts w:cs="Times New Roman"/>
            <w:sz w:val="24"/>
            <w:szCs w:val="24"/>
          </w:rPr>
          <w:delText>essentially</w:delText>
        </w:r>
        <w:r w:rsidR="00395CF8" w:rsidDel="00BE4B03">
          <w:rPr>
            <w:rFonts w:cs="Times New Roman"/>
            <w:sz w:val="24"/>
            <w:szCs w:val="24"/>
          </w:rPr>
          <w:delText xml:space="preserve"> </w:delText>
        </w:r>
      </w:del>
      <w:ins w:id="358" w:author="Huang Wenge" w:date="2021-07-19T15:22:00Z">
        <w:r w:rsidR="00BE4B03">
          <w:rPr>
            <w:rFonts w:cs="Times New Roman"/>
            <w:sz w:val="24"/>
            <w:szCs w:val="24"/>
          </w:rPr>
          <w:t xml:space="preserve">almost </w:t>
        </w:r>
      </w:ins>
      <w:r w:rsidR="00395CF8">
        <w:rPr>
          <w:rFonts w:cs="Times New Roman"/>
          <w:sz w:val="24"/>
          <w:szCs w:val="24"/>
        </w:rPr>
        <w:t>constant in the CCA mode.</w:t>
      </w:r>
      <w:r w:rsidR="00003614">
        <w:rPr>
          <w:rFonts w:cs="Times New Roman"/>
          <w:sz w:val="24"/>
          <w:szCs w:val="24"/>
        </w:rPr>
        <w:t xml:space="preserve"> </w:t>
      </w:r>
      <w:r w:rsidR="006C0701">
        <w:rPr>
          <w:rFonts w:cs="Times New Roman"/>
          <w:sz w:val="24"/>
          <w:szCs w:val="24"/>
        </w:rPr>
        <w:t xml:space="preserve">The total evaporation rate of the droplet decreases during the evaporation process. </w:t>
      </w:r>
      <w:r w:rsidR="00CC474B">
        <w:rPr>
          <w:rFonts w:cs="Times New Roman"/>
          <w:sz w:val="24"/>
          <w:szCs w:val="24"/>
        </w:rPr>
        <w:t>In the</w:t>
      </w:r>
      <w:r w:rsidR="006C0701" w:rsidRPr="00C43C1E">
        <w:rPr>
          <w:rFonts w:cs="Times New Roman"/>
          <w:sz w:val="24"/>
          <w:szCs w:val="24"/>
        </w:rPr>
        <w:t xml:space="preserve"> CCR mode</w:t>
      </w:r>
      <w:r w:rsidR="009921F9">
        <w:rPr>
          <w:rFonts w:cs="Times New Roman"/>
          <w:sz w:val="24"/>
          <w:szCs w:val="24"/>
        </w:rPr>
        <w:t>,</w:t>
      </w:r>
      <w:r w:rsidR="006C0701" w:rsidRPr="00C43C1E">
        <w:rPr>
          <w:rFonts w:cs="Times New Roman"/>
          <w:sz w:val="24"/>
          <w:szCs w:val="24"/>
        </w:rPr>
        <w:t xml:space="preserve"> the decrease of the total evaporation rate of the droplet is mainly caused by the decreas</w:t>
      </w:r>
      <w:r w:rsidR="002C0E39">
        <w:rPr>
          <w:rFonts w:cs="Times New Roman"/>
          <w:sz w:val="24"/>
          <w:szCs w:val="24"/>
        </w:rPr>
        <w:t>ing</w:t>
      </w:r>
      <w:r w:rsidR="006C0701" w:rsidRPr="00C43C1E">
        <w:rPr>
          <w:rFonts w:cs="Times New Roman"/>
          <w:sz w:val="24"/>
          <w:szCs w:val="24"/>
        </w:rPr>
        <w:t xml:space="preserve"> evaporation rate from the droplet base</w:t>
      </w:r>
      <w:r w:rsidR="009921F9">
        <w:rPr>
          <w:rFonts w:cs="Times New Roman"/>
          <w:sz w:val="24"/>
          <w:szCs w:val="24"/>
        </w:rPr>
        <w:t>.</w:t>
      </w:r>
      <w:r w:rsidR="006C0701" w:rsidRPr="00C43C1E">
        <w:rPr>
          <w:rFonts w:cs="Times New Roman"/>
          <w:sz w:val="24"/>
          <w:szCs w:val="24"/>
        </w:rPr>
        <w:t xml:space="preserve"> </w:t>
      </w:r>
      <w:r w:rsidR="009921F9">
        <w:rPr>
          <w:rFonts w:cs="Times New Roman"/>
          <w:sz w:val="24"/>
          <w:szCs w:val="24"/>
        </w:rPr>
        <w:t>A</w:t>
      </w:r>
      <w:r w:rsidR="006C0701" w:rsidRPr="00C43C1E">
        <w:rPr>
          <w:rFonts w:cs="Times New Roman"/>
          <w:sz w:val="24"/>
          <w:szCs w:val="24"/>
        </w:rPr>
        <w:t xml:space="preserve">nd in </w:t>
      </w:r>
      <w:r>
        <w:rPr>
          <w:rFonts w:cs="Times New Roman"/>
          <w:sz w:val="24"/>
          <w:szCs w:val="24"/>
        </w:rPr>
        <w:t xml:space="preserve">the </w:t>
      </w:r>
      <w:r w:rsidR="006C0701" w:rsidRPr="00C43C1E">
        <w:rPr>
          <w:rFonts w:cs="Times New Roman"/>
          <w:sz w:val="24"/>
          <w:szCs w:val="24"/>
        </w:rPr>
        <w:t>CCA mode</w:t>
      </w:r>
      <w:r w:rsidR="002C0E39">
        <w:rPr>
          <w:rFonts w:cs="Times New Roman"/>
          <w:sz w:val="24"/>
          <w:szCs w:val="24"/>
        </w:rPr>
        <w:t>,</w:t>
      </w:r>
      <w:r w:rsidR="006C0701" w:rsidRPr="00C43C1E">
        <w:rPr>
          <w:rFonts w:cs="Times New Roman"/>
          <w:sz w:val="24"/>
          <w:szCs w:val="24"/>
        </w:rPr>
        <w:t xml:space="preserve"> the decrease of the total evaporation rate is mainly </w:t>
      </w:r>
      <w:r w:rsidR="009921F9">
        <w:rPr>
          <w:rFonts w:cs="Times New Roman"/>
          <w:sz w:val="24"/>
          <w:szCs w:val="24"/>
        </w:rPr>
        <w:t>induced</w:t>
      </w:r>
      <w:r w:rsidR="006C0701" w:rsidRPr="00C43C1E">
        <w:rPr>
          <w:rFonts w:cs="Times New Roman"/>
          <w:sz w:val="24"/>
          <w:szCs w:val="24"/>
        </w:rPr>
        <w:t xml:space="preserve"> by the decreas</w:t>
      </w:r>
      <w:r w:rsidR="009921F9">
        <w:rPr>
          <w:rFonts w:cs="Times New Roman"/>
          <w:sz w:val="24"/>
          <w:szCs w:val="24"/>
        </w:rPr>
        <w:t>ing</w:t>
      </w:r>
      <w:r w:rsidR="006C0701" w:rsidRPr="00C43C1E">
        <w:rPr>
          <w:rFonts w:cs="Times New Roman"/>
          <w:sz w:val="24"/>
          <w:szCs w:val="24"/>
        </w:rPr>
        <w:t xml:space="preserve"> evaporation rate from the droplet cap. </w:t>
      </w:r>
      <w:r w:rsidR="00FE3E7A">
        <w:rPr>
          <w:rFonts w:eastAsia="DengXian" w:cs="Times New Roman"/>
          <w:kern w:val="0"/>
          <w:sz w:val="24"/>
          <w:szCs w:val="24"/>
        </w:rPr>
        <w:t xml:space="preserve">The evaporation ratio </w:t>
      </w:r>
      <w:r w:rsidR="00FE3E7A" w:rsidRPr="008D6A47">
        <w:rPr>
          <w:rFonts w:ascii="Cambria Math" w:eastAsia="DengXian" w:hAnsi="Cambria Math" w:cs="Cambria Math"/>
          <w:kern w:val="0"/>
          <w:sz w:val="24"/>
          <w:szCs w:val="24"/>
        </w:rPr>
        <w:t>𝜑</w:t>
      </w:r>
      <w:r w:rsidR="00FE3E7A">
        <w:rPr>
          <w:rFonts w:ascii="Cambria Math" w:eastAsia="DengXian" w:hAnsi="Cambria Math" w:cs="Cambria Math"/>
          <w:kern w:val="0"/>
          <w:sz w:val="24"/>
          <w:szCs w:val="24"/>
        </w:rPr>
        <w:t xml:space="preserve"> </w:t>
      </w:r>
      <w:r w:rsidR="00FE3E7A" w:rsidRPr="00F77D9C">
        <w:rPr>
          <w:rFonts w:eastAsia="DengXian" w:cs="Times New Roman"/>
          <w:kern w:val="0"/>
          <w:sz w:val="24"/>
          <w:szCs w:val="24"/>
        </w:rPr>
        <w:t>decrease</w:t>
      </w:r>
      <w:r w:rsidR="00FE3E7A">
        <w:rPr>
          <w:rFonts w:eastAsia="DengXian" w:cs="Times New Roman"/>
          <w:kern w:val="0"/>
          <w:sz w:val="24"/>
          <w:szCs w:val="24"/>
        </w:rPr>
        <w:t xml:space="preserve">s in the CCR mode and </w:t>
      </w:r>
      <w:r w:rsidR="00FE3E7A" w:rsidRPr="00A04C68">
        <w:rPr>
          <w:rFonts w:eastAsia="DengXian" w:cs="Times New Roman"/>
          <w:kern w:val="0"/>
          <w:sz w:val="24"/>
          <w:szCs w:val="24"/>
        </w:rPr>
        <w:t xml:space="preserve">increases </w:t>
      </w:r>
      <w:r w:rsidR="00AC62B7" w:rsidRPr="00A04C68">
        <w:rPr>
          <w:rFonts w:eastAsia="DengXian" w:cs="Times New Roman"/>
          <w:kern w:val="0"/>
          <w:sz w:val="24"/>
          <w:szCs w:val="24"/>
        </w:rPr>
        <w:t>approaching the</w:t>
      </w:r>
      <w:r w:rsidR="00FE3E7A">
        <w:rPr>
          <w:rFonts w:eastAsia="DengXian" w:cs="Times New Roman"/>
          <w:kern w:val="0"/>
          <w:sz w:val="24"/>
          <w:szCs w:val="24"/>
        </w:rPr>
        <w:t xml:space="preserve"> end of </w:t>
      </w:r>
      <w:r w:rsidR="004D4E45">
        <w:rPr>
          <w:rFonts w:eastAsia="DengXian" w:cs="Times New Roman"/>
          <w:kern w:val="0"/>
          <w:sz w:val="24"/>
          <w:szCs w:val="24"/>
        </w:rPr>
        <w:t xml:space="preserve">the </w:t>
      </w:r>
      <w:r w:rsidR="00FE3E7A">
        <w:rPr>
          <w:rFonts w:eastAsia="DengXian" w:cs="Times New Roman"/>
          <w:kern w:val="0"/>
          <w:sz w:val="24"/>
          <w:szCs w:val="24"/>
        </w:rPr>
        <w:t xml:space="preserve">CCA mode. </w:t>
      </w:r>
      <w:ins w:id="359" w:author="Huang Wenge" w:date="2021-07-19T15:15:00Z">
        <w:r w:rsidR="00403824">
          <w:rPr>
            <w:rFonts w:eastAsia="DengXian" w:cs="Times New Roman"/>
            <w:kern w:val="0"/>
            <w:sz w:val="24"/>
            <w:szCs w:val="24"/>
          </w:rPr>
          <w:t xml:space="preserve">Meanwhile, the evaporation ratio </w:t>
        </w:r>
        <w:r w:rsidR="00403824" w:rsidRPr="008D6A47">
          <w:rPr>
            <w:rFonts w:ascii="Cambria Math" w:eastAsia="DengXian" w:hAnsi="Cambria Math" w:cs="Cambria Math"/>
            <w:kern w:val="0"/>
            <w:sz w:val="24"/>
            <w:szCs w:val="24"/>
          </w:rPr>
          <w:t>𝜑</w:t>
        </w:r>
        <w:r w:rsidR="00403824">
          <w:rPr>
            <w:rFonts w:ascii="Cambria Math" w:eastAsia="DengXian" w:hAnsi="Cambria Math" w:cs="Cambria Math"/>
            <w:kern w:val="0"/>
            <w:sz w:val="24"/>
            <w:szCs w:val="24"/>
          </w:rPr>
          <w:t xml:space="preserve"> </w:t>
        </w:r>
        <w:r w:rsidR="00403824" w:rsidRPr="00BE4B03">
          <w:rPr>
            <w:rFonts w:eastAsia="DengXian" w:cs="Times New Roman"/>
            <w:kern w:val="0"/>
            <w:sz w:val="24"/>
            <w:szCs w:val="24"/>
            <w:rPrChange w:id="360" w:author="Huang Wenge" w:date="2021-07-19T15:23:00Z">
              <w:rPr>
                <w:rFonts w:ascii="Cambria Math" w:eastAsia="DengXian" w:hAnsi="Cambria Math" w:cs="Cambria Math"/>
                <w:kern w:val="0"/>
                <w:sz w:val="24"/>
                <w:szCs w:val="24"/>
              </w:rPr>
            </w:rPrChange>
          </w:rPr>
          <w:t xml:space="preserve">increases with the increase of the </w:t>
        </w:r>
      </w:ins>
      <w:ins w:id="361" w:author="Huang Wenge" w:date="2021-07-19T15:16:00Z">
        <w:r w:rsidR="00403824" w:rsidRPr="00BE4B03">
          <w:rPr>
            <w:rFonts w:eastAsia="DengXian" w:cs="Times New Roman"/>
            <w:kern w:val="0"/>
            <w:sz w:val="24"/>
            <w:szCs w:val="24"/>
            <w:rPrChange w:id="362" w:author="Huang Wenge" w:date="2021-07-19T15:23:00Z">
              <w:rPr>
                <w:rFonts w:ascii="Cambria Math" w:eastAsia="DengXian" w:hAnsi="Cambria Math" w:cs="Cambria Math"/>
                <w:kern w:val="0"/>
                <w:sz w:val="24"/>
                <w:szCs w:val="24"/>
              </w:rPr>
            </w:rPrChange>
          </w:rPr>
          <w:t>substrate temperature</w:t>
        </w:r>
      </w:ins>
      <w:ins w:id="363" w:author="Huang Wenge" w:date="2021-07-19T15:17:00Z">
        <w:r w:rsidR="00BE4B03" w:rsidRPr="00BE4B03">
          <w:rPr>
            <w:rFonts w:eastAsia="DengXian" w:cs="Times New Roman"/>
            <w:kern w:val="0"/>
            <w:sz w:val="24"/>
            <w:szCs w:val="24"/>
            <w:rPrChange w:id="364" w:author="Huang Wenge" w:date="2021-07-19T15:23:00Z">
              <w:rPr>
                <w:rFonts w:ascii="Cambria Math" w:eastAsia="DengXian" w:hAnsi="Cambria Math" w:cs="Cambria Math"/>
                <w:kern w:val="0"/>
                <w:sz w:val="24"/>
                <w:szCs w:val="24"/>
              </w:rPr>
            </w:rPrChange>
          </w:rPr>
          <w:t xml:space="preserve"> </w:t>
        </w:r>
      </w:ins>
      <w:ins w:id="365" w:author="Huang Wenge" w:date="2021-07-19T15:19:00Z">
        <w:r w:rsidR="00BE4B03" w:rsidRPr="00BE4B03">
          <w:rPr>
            <w:rFonts w:eastAsia="DengXian" w:cs="Times New Roman"/>
            <w:kern w:val="0"/>
            <w:sz w:val="24"/>
            <w:szCs w:val="24"/>
            <w:rPrChange w:id="366" w:author="Huang Wenge" w:date="2021-07-19T15:23:00Z">
              <w:rPr>
                <w:rFonts w:ascii="Cambria Math" w:eastAsia="DengXian" w:hAnsi="Cambria Math" w:cs="Cambria Math"/>
                <w:kern w:val="0"/>
                <w:sz w:val="24"/>
                <w:szCs w:val="24"/>
              </w:rPr>
            </w:rPrChange>
          </w:rPr>
          <w:t>when</w:t>
        </w:r>
      </w:ins>
      <w:ins w:id="367" w:author="Huang Wenge" w:date="2021-07-19T15:17:00Z">
        <w:r w:rsidR="00BE4B03" w:rsidRPr="00BE4B03">
          <w:rPr>
            <w:rFonts w:eastAsia="DengXian" w:cs="Times New Roman"/>
            <w:kern w:val="0"/>
            <w:sz w:val="24"/>
            <w:szCs w:val="24"/>
            <w:rPrChange w:id="368" w:author="Huang Wenge" w:date="2021-07-19T15:23:00Z">
              <w:rPr>
                <w:rFonts w:ascii="Cambria Math" w:eastAsia="DengXian" w:hAnsi="Cambria Math" w:cs="Cambria Math"/>
                <w:kern w:val="0"/>
                <w:sz w:val="24"/>
                <w:szCs w:val="24"/>
              </w:rPr>
            </w:rPrChange>
          </w:rPr>
          <w:t xml:space="preserve"> droplet</w:t>
        </w:r>
      </w:ins>
      <w:ins w:id="369" w:author="Huang Wenge" w:date="2021-07-19T15:19:00Z">
        <w:r w:rsidR="00BE4B03" w:rsidRPr="00BE4B03">
          <w:rPr>
            <w:rFonts w:eastAsia="DengXian" w:cs="Times New Roman"/>
            <w:kern w:val="0"/>
            <w:sz w:val="24"/>
            <w:szCs w:val="24"/>
            <w:rPrChange w:id="370" w:author="Huang Wenge" w:date="2021-07-19T15:23:00Z">
              <w:rPr>
                <w:rFonts w:ascii="Cambria Math" w:eastAsia="DengXian" w:hAnsi="Cambria Math" w:cs="Cambria Math"/>
                <w:kern w:val="0"/>
                <w:sz w:val="24"/>
                <w:szCs w:val="24"/>
              </w:rPr>
            </w:rPrChange>
          </w:rPr>
          <w:t xml:space="preserve"> volume is</w:t>
        </w:r>
      </w:ins>
      <w:ins w:id="371" w:author="Huang Wenge" w:date="2021-07-19T15:17:00Z">
        <w:r w:rsidR="00BE4B03" w:rsidRPr="00BE4B03">
          <w:rPr>
            <w:rFonts w:eastAsia="DengXian" w:cs="Times New Roman"/>
            <w:kern w:val="0"/>
            <w:sz w:val="24"/>
            <w:szCs w:val="24"/>
            <w:rPrChange w:id="372" w:author="Huang Wenge" w:date="2021-07-19T15:23:00Z">
              <w:rPr>
                <w:rFonts w:ascii="Cambria Math" w:eastAsia="DengXian" w:hAnsi="Cambria Math" w:cs="Cambria Math"/>
                <w:kern w:val="0"/>
                <w:sz w:val="24"/>
                <w:szCs w:val="24"/>
              </w:rPr>
            </w:rPrChange>
          </w:rPr>
          <w:t xml:space="preserve"> </w:t>
        </w:r>
      </w:ins>
      <w:ins w:id="373" w:author="Huang Wenge" w:date="2021-07-19T15:19:00Z">
        <w:r w:rsidR="00BE4B03" w:rsidRPr="00BE4B03">
          <w:rPr>
            <w:rFonts w:eastAsia="DengXian" w:cs="Times New Roman"/>
            <w:kern w:val="0"/>
            <w:sz w:val="24"/>
            <w:szCs w:val="24"/>
            <w:rPrChange w:id="374" w:author="Huang Wenge" w:date="2021-07-19T15:23:00Z">
              <w:rPr>
                <w:rFonts w:ascii="Cambria Math" w:eastAsia="DengXian" w:hAnsi="Cambria Math" w:cs="Cambria Math"/>
                <w:kern w:val="0"/>
                <w:sz w:val="24"/>
                <w:szCs w:val="24"/>
              </w:rPr>
            </w:rPrChange>
          </w:rPr>
          <w:t xml:space="preserve">relatively large </w:t>
        </w:r>
      </w:ins>
      <w:ins w:id="375" w:author="Huang Wenge" w:date="2021-07-19T15:20:00Z">
        <w:r w:rsidR="00BE4B03" w:rsidRPr="00BE4B03">
          <w:rPr>
            <w:rFonts w:eastAsia="DengXian" w:cs="Times New Roman"/>
            <w:kern w:val="0"/>
            <w:sz w:val="24"/>
            <w:szCs w:val="24"/>
            <w:rPrChange w:id="376" w:author="Huang Wenge" w:date="2021-07-19T15:23:00Z">
              <w:rPr>
                <w:rFonts w:ascii="Cambria Math" w:eastAsia="DengXian" w:hAnsi="Cambria Math" w:cs="Cambria Math"/>
                <w:kern w:val="0"/>
                <w:sz w:val="24"/>
                <w:szCs w:val="24"/>
              </w:rPr>
            </w:rPrChange>
          </w:rPr>
          <w:t xml:space="preserve">during the evaporation. </w:t>
        </w:r>
      </w:ins>
      <w:ins w:id="377" w:author="Huang Wenge" w:date="2021-07-19T15:21:00Z">
        <w:r w:rsidR="00BE4B03" w:rsidRPr="00BE4B03">
          <w:rPr>
            <w:rFonts w:eastAsia="DengXian" w:cs="Times New Roman"/>
            <w:kern w:val="0"/>
            <w:sz w:val="24"/>
            <w:szCs w:val="24"/>
            <w:rPrChange w:id="378" w:author="Huang Wenge" w:date="2021-07-19T15:23:00Z">
              <w:rPr>
                <w:rFonts w:ascii="Cambria Math" w:eastAsia="DengXian" w:hAnsi="Cambria Math" w:cs="Cambria Math"/>
                <w:kern w:val="0"/>
                <w:sz w:val="24"/>
                <w:szCs w:val="24"/>
              </w:rPr>
            </w:rPrChange>
          </w:rPr>
          <w:t>Then a</w:t>
        </w:r>
      </w:ins>
      <w:ins w:id="379" w:author="Huang Wenge" w:date="2021-07-19T15:20:00Z">
        <w:r w:rsidR="00BE4B03" w:rsidRPr="00BE4B03">
          <w:rPr>
            <w:rFonts w:eastAsia="DengXian" w:cs="Times New Roman"/>
            <w:kern w:val="0"/>
            <w:sz w:val="24"/>
            <w:szCs w:val="24"/>
            <w:rPrChange w:id="380" w:author="Huang Wenge" w:date="2021-07-19T15:23:00Z">
              <w:rPr>
                <w:rFonts w:ascii="Cambria Math" w:eastAsia="DengXian" w:hAnsi="Cambria Math" w:cs="Cambria Math"/>
                <w:kern w:val="0"/>
                <w:sz w:val="24"/>
                <w:szCs w:val="24"/>
              </w:rPr>
            </w:rPrChange>
          </w:rPr>
          <w:t>fter the droplet shrink</w:t>
        </w:r>
      </w:ins>
      <w:ins w:id="381" w:author="Huang Wenge" w:date="2021-07-19T15:21:00Z">
        <w:r w:rsidR="00BE4B03" w:rsidRPr="00BE4B03">
          <w:rPr>
            <w:rFonts w:eastAsia="DengXian" w:cs="Times New Roman"/>
            <w:kern w:val="0"/>
            <w:sz w:val="24"/>
            <w:szCs w:val="24"/>
            <w:rPrChange w:id="382" w:author="Huang Wenge" w:date="2021-07-19T15:23:00Z">
              <w:rPr>
                <w:rFonts w:ascii="Cambria Math" w:eastAsia="DengXian" w:hAnsi="Cambria Math" w:cs="Cambria Math"/>
                <w:kern w:val="0"/>
                <w:sz w:val="24"/>
                <w:szCs w:val="24"/>
              </w:rPr>
            </w:rPrChange>
          </w:rPr>
          <w:t xml:space="preserve">ing to a small volume, the </w:t>
        </w:r>
        <w:r w:rsidR="00BE4B03" w:rsidRPr="00BE4B03">
          <w:rPr>
            <w:rFonts w:eastAsia="DengXian" w:cs="Times New Roman"/>
            <w:kern w:val="0"/>
            <w:sz w:val="24"/>
            <w:szCs w:val="24"/>
          </w:rPr>
          <w:t xml:space="preserve">evaporation ratio </w:t>
        </w:r>
        <w:r w:rsidR="00BE4B03" w:rsidRPr="00BE4B03">
          <w:rPr>
            <w:rFonts w:ascii="Cambria Math" w:eastAsia="DengXian" w:hAnsi="Cambria Math" w:cs="Cambria Math"/>
            <w:kern w:val="0"/>
            <w:sz w:val="24"/>
            <w:szCs w:val="24"/>
          </w:rPr>
          <w:t>𝜑</w:t>
        </w:r>
        <w:r w:rsidR="00BE4B03" w:rsidRPr="00BE4B03">
          <w:rPr>
            <w:rFonts w:eastAsia="DengXian" w:cs="Times New Roman"/>
            <w:kern w:val="0"/>
            <w:sz w:val="24"/>
            <w:szCs w:val="24"/>
            <w:rPrChange w:id="383" w:author="Huang Wenge" w:date="2021-07-19T15:23:00Z">
              <w:rPr>
                <w:rFonts w:ascii="Cambria Math" w:eastAsia="DengXian" w:hAnsi="Cambria Math" w:cs="Cambria Math"/>
                <w:kern w:val="0"/>
                <w:sz w:val="24"/>
                <w:szCs w:val="24"/>
              </w:rPr>
            </w:rPrChange>
          </w:rPr>
          <w:t xml:space="preserve"> decreases with the increase of the substrate temperature.</w:t>
        </w:r>
        <w:r w:rsidR="00BE4B03">
          <w:rPr>
            <w:rFonts w:ascii="Cambria Math" w:eastAsia="DengXian" w:hAnsi="Cambria Math" w:cs="Cambria Math"/>
            <w:kern w:val="0"/>
            <w:sz w:val="24"/>
            <w:szCs w:val="24"/>
          </w:rPr>
          <w:t xml:space="preserve"> </w:t>
        </w:r>
      </w:ins>
      <w:del w:id="384" w:author="Huang Wenge" w:date="2021-07-19T15:21:00Z">
        <w:r w:rsidR="00FE3E7A" w:rsidRPr="00BE4B03" w:rsidDel="00BE4B03">
          <w:rPr>
            <w:rFonts w:eastAsia="DengXian" w:cs="Times New Roman"/>
            <w:kern w:val="0"/>
            <w:sz w:val="24"/>
            <w:szCs w:val="24"/>
          </w:rPr>
          <w:delText xml:space="preserve">For droplet </w:delText>
        </w:r>
      </w:del>
      <w:del w:id="385" w:author="Huang Wenge" w:date="2021-07-19T15:14:00Z">
        <w:r w:rsidR="00FE3E7A" w:rsidRPr="00BE4B03" w:rsidDel="00403824">
          <w:rPr>
            <w:rFonts w:eastAsia="DengXian" w:cs="Times New Roman"/>
            <w:kern w:val="0"/>
            <w:sz w:val="24"/>
            <w:szCs w:val="24"/>
          </w:rPr>
          <w:delText xml:space="preserve">volume </w:delText>
        </w:r>
      </w:del>
      <w:del w:id="386" w:author="Huang Wenge" w:date="2021-07-19T15:21:00Z">
        <w:r w:rsidR="00FE3E7A" w:rsidRPr="00BE4B03" w:rsidDel="00BE4B03">
          <w:rPr>
            <w:rFonts w:eastAsia="DengXian" w:cs="Times New Roman"/>
            <w:kern w:val="0"/>
            <w:sz w:val="24"/>
            <w:szCs w:val="24"/>
          </w:rPr>
          <w:delText>large</w:delText>
        </w:r>
      </w:del>
      <w:del w:id="387" w:author="Huang Wenge" w:date="2021-07-19T15:14:00Z">
        <w:r w:rsidR="00FE3E7A" w:rsidRPr="00BE4B03" w:rsidDel="00403824">
          <w:rPr>
            <w:rFonts w:eastAsia="DengXian" w:cs="Times New Roman"/>
            <w:kern w:val="0"/>
            <w:sz w:val="24"/>
            <w:szCs w:val="24"/>
          </w:rPr>
          <w:delText>r than 1.5 μL</w:delText>
        </w:r>
      </w:del>
      <w:del w:id="388" w:author="Huang Wenge" w:date="2021-07-19T15:21:00Z">
        <w:r w:rsidR="00FE3E7A" w:rsidRPr="00BE4B03" w:rsidDel="00BE4B03">
          <w:rPr>
            <w:rFonts w:eastAsia="DengXian" w:cs="Times New Roman"/>
            <w:kern w:val="0"/>
            <w:sz w:val="24"/>
            <w:szCs w:val="24"/>
          </w:rPr>
          <w:delText xml:space="preserve">, </w:delText>
        </w:r>
        <w:r w:rsidR="00FE3E7A" w:rsidRPr="00BE4B03" w:rsidDel="00BE4B03">
          <w:rPr>
            <w:rFonts w:ascii="Cambria Math" w:eastAsia="DengXian" w:hAnsi="Cambria Math" w:cs="Cambria Math"/>
            <w:kern w:val="0"/>
            <w:sz w:val="24"/>
            <w:szCs w:val="24"/>
          </w:rPr>
          <w:delText>𝜑</w:delText>
        </w:r>
        <w:r w:rsidR="00FE3E7A" w:rsidRPr="00BE4B03" w:rsidDel="00BE4B03">
          <w:rPr>
            <w:rFonts w:eastAsia="DengXian" w:cs="Times New Roman"/>
            <w:kern w:val="0"/>
            <w:sz w:val="24"/>
            <w:szCs w:val="24"/>
          </w:rPr>
          <w:delText xml:space="preserve"> increases with the rise of the substrate temperature and for small droplet volume </w:delText>
        </w:r>
        <w:r w:rsidR="00FE3E7A" w:rsidRPr="00BE4B03" w:rsidDel="00BE4B03">
          <w:rPr>
            <w:rFonts w:ascii="Cambria Math" w:eastAsia="DengXian" w:hAnsi="Cambria Math" w:cs="Cambria Math"/>
            <w:kern w:val="0"/>
            <w:sz w:val="24"/>
            <w:szCs w:val="24"/>
          </w:rPr>
          <w:delText>𝜑</w:delText>
        </w:r>
        <w:r w:rsidR="00FE3E7A" w:rsidRPr="00BE4B03" w:rsidDel="00BE4B03">
          <w:rPr>
            <w:rFonts w:eastAsia="DengXian" w:cs="Times New Roman"/>
            <w:kern w:val="0"/>
            <w:sz w:val="24"/>
            <w:szCs w:val="24"/>
          </w:rPr>
          <w:delText xml:space="preserve"> decreases with the rise of the substrate temperature</w:delText>
        </w:r>
        <w:r w:rsidR="00FE3E7A" w:rsidDel="00BE4B03">
          <w:rPr>
            <w:rFonts w:eastAsia="DengXian" w:cs="Times New Roman"/>
            <w:kern w:val="0"/>
            <w:sz w:val="24"/>
            <w:szCs w:val="24"/>
          </w:rPr>
          <w:delText xml:space="preserve">. </w:delText>
        </w:r>
      </w:del>
      <w:r>
        <w:rPr>
          <w:rFonts w:cs="Times New Roman"/>
          <w:sz w:val="24"/>
          <w:szCs w:val="24"/>
        </w:rPr>
        <w:t xml:space="preserve">Internal fluid motion affects the droplet evaporation process on substrates with </w:t>
      </w:r>
      <w:r w:rsidR="004D4E45">
        <w:rPr>
          <w:rFonts w:cs="Times New Roman"/>
          <w:sz w:val="24"/>
          <w:szCs w:val="24"/>
        </w:rPr>
        <w:t xml:space="preserve">a </w:t>
      </w:r>
      <w:r>
        <w:rPr>
          <w:rFonts w:cs="Times New Roman"/>
          <w:sz w:val="24"/>
          <w:szCs w:val="24"/>
        </w:rPr>
        <w:t>high temperature (100 °C</w:t>
      </w:r>
      <w:ins w:id="389" w:author="Cheng, Jiangtao" w:date="2021-07-18T23:20:00Z">
        <w:r w:rsidR="00CE22C7">
          <w:rPr>
            <w:rFonts w:cs="Times New Roman"/>
            <w:sz w:val="24"/>
            <w:szCs w:val="24"/>
          </w:rPr>
          <w:t xml:space="preserve"> </w:t>
        </w:r>
      </w:ins>
      <w:r w:rsidR="004D4E45" w:rsidRPr="00F27E1A">
        <w:rPr>
          <w:rFonts w:cs="Times New Roman"/>
          <w:sz w:val="24"/>
          <w:szCs w:val="24"/>
        </w:rPr>
        <w:t>–</w:t>
      </w:r>
      <w:ins w:id="390" w:author="Cheng, Jiangtao" w:date="2021-07-18T23:20:00Z">
        <w:r w:rsidR="00CE22C7">
          <w:rPr>
            <w:rFonts w:cs="Times New Roman"/>
            <w:sz w:val="24"/>
            <w:szCs w:val="24"/>
          </w:rPr>
          <w:t xml:space="preserve"> </w:t>
        </w:r>
      </w:ins>
      <w:r>
        <w:rPr>
          <w:rFonts w:cs="Times New Roman"/>
          <w:sz w:val="24"/>
          <w:szCs w:val="24"/>
        </w:rPr>
        <w:t>120 °C) and a</w:t>
      </w:r>
      <w:r w:rsidRPr="008D6A47">
        <w:rPr>
          <w:rFonts w:eastAsia="DengXian" w:cs="Times New Roman"/>
          <w:kern w:val="0"/>
          <w:sz w:val="24"/>
          <w:szCs w:val="24"/>
        </w:rPr>
        <w:t>n effective thermal conductivity</w:t>
      </w:r>
      <w:r>
        <w:rPr>
          <w:rFonts w:eastAsia="DengXian" w:cs="Times New Roman"/>
          <w:kern w:val="0"/>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eastAsia="DengXian" w:cs="Times New Roman"/>
          <w:kern w:val="0"/>
          <w:sz w:val="24"/>
          <w:szCs w:val="24"/>
        </w:rPr>
        <w:t xml:space="preserve">, which is about three times of water conductivity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Pr>
          <w:rFonts w:eastAsia="DengXian" w:cs="Times New Roman"/>
          <w:kern w:val="0"/>
          <w:sz w:val="24"/>
          <w:szCs w:val="24"/>
        </w:rPr>
        <w:t>,</w:t>
      </w:r>
      <w:r w:rsidRPr="008D6A47">
        <w:rPr>
          <w:rFonts w:eastAsia="DengXian" w:cs="Times New Roman"/>
          <w:kern w:val="0"/>
          <w:sz w:val="24"/>
          <w:szCs w:val="24"/>
        </w:rPr>
        <w:t xml:space="preserve"> is employed </w:t>
      </w:r>
      <w:r w:rsidR="004D4E45">
        <w:rPr>
          <w:rFonts w:eastAsia="DengXian" w:cs="Times New Roman"/>
          <w:kern w:val="0"/>
          <w:sz w:val="24"/>
          <w:szCs w:val="24"/>
        </w:rPr>
        <w:t xml:space="preserve">by us </w:t>
      </w:r>
      <w:r w:rsidRPr="008D6A47">
        <w:rPr>
          <w:rFonts w:eastAsia="DengXian" w:cs="Times New Roman"/>
          <w:kern w:val="0"/>
          <w:sz w:val="24"/>
          <w:szCs w:val="24"/>
        </w:rPr>
        <w:t xml:space="preserve">as a correction factor for the thermal circuit model to </w:t>
      </w:r>
      <w:r w:rsidR="004D4E45">
        <w:rPr>
          <w:rFonts w:eastAsia="DengXian" w:cs="Times New Roman"/>
          <w:kern w:val="0"/>
          <w:sz w:val="24"/>
          <w:szCs w:val="24"/>
        </w:rPr>
        <w:t>account for</w:t>
      </w:r>
      <w:r w:rsidR="004D4E45" w:rsidRPr="008D6A47">
        <w:rPr>
          <w:rFonts w:eastAsia="DengXian" w:cs="Times New Roman"/>
          <w:kern w:val="0"/>
          <w:sz w:val="24"/>
          <w:szCs w:val="24"/>
        </w:rPr>
        <w:t xml:space="preserve"> </w:t>
      </w:r>
      <w:r w:rsidRPr="008D6A47">
        <w:rPr>
          <w:rFonts w:eastAsia="DengXian" w:cs="Times New Roman"/>
          <w:kern w:val="0"/>
          <w:sz w:val="24"/>
          <w:szCs w:val="24"/>
        </w:rPr>
        <w:t>the convection heat transfer in the water droplet.</w:t>
      </w:r>
      <w:r w:rsidR="00D8706B">
        <w:rPr>
          <w:rFonts w:cs="Times New Roman"/>
          <w:sz w:val="24"/>
          <w:szCs w:val="24"/>
        </w:rPr>
        <w:t xml:space="preserve"> </w:t>
      </w:r>
      <w:r w:rsidR="002C0E39">
        <w:rPr>
          <w:rFonts w:cs="Times New Roman"/>
          <w:sz w:val="24"/>
          <w:szCs w:val="24"/>
        </w:rPr>
        <w:t>Furthermore, t</w:t>
      </w:r>
      <w:r w:rsidR="00F4314A">
        <w:rPr>
          <w:rFonts w:cs="Times New Roman"/>
          <w:sz w:val="24"/>
          <w:szCs w:val="24"/>
        </w:rPr>
        <w:t xml:space="preserve">he average temperature </w:t>
      </w:r>
      <w:r w:rsidR="002C0E39">
        <w:rPr>
          <w:rFonts w:cs="Times New Roman"/>
          <w:sz w:val="24"/>
          <w:szCs w:val="24"/>
        </w:rPr>
        <w:t>at</w:t>
      </w:r>
      <w:r w:rsidR="00F4314A">
        <w:rPr>
          <w:rFonts w:cs="Times New Roman"/>
          <w:sz w:val="24"/>
          <w:szCs w:val="24"/>
        </w:rPr>
        <w:t xml:space="preserve"> the droplet base </w:t>
      </w:r>
      <w:r w:rsidR="004D4E45">
        <w:rPr>
          <w:rFonts w:cs="Times New Roman"/>
          <w:sz w:val="24"/>
          <w:szCs w:val="24"/>
        </w:rPr>
        <w:t>is</w:t>
      </w:r>
      <w:r w:rsidR="00F4314A">
        <w:rPr>
          <w:rFonts w:cs="Times New Roman"/>
          <w:sz w:val="24"/>
          <w:szCs w:val="24"/>
        </w:rPr>
        <w:t xml:space="preserve"> calculated </w:t>
      </w:r>
      <w:r w:rsidR="00D8706B">
        <w:rPr>
          <w:rFonts w:cs="Times New Roman"/>
          <w:sz w:val="24"/>
          <w:szCs w:val="24"/>
        </w:rPr>
        <w:t xml:space="preserve">and </w:t>
      </w:r>
      <w:r w:rsidR="004D4E45">
        <w:rPr>
          <w:rFonts w:cs="Times New Roman"/>
          <w:sz w:val="24"/>
          <w:szCs w:val="24"/>
        </w:rPr>
        <w:t xml:space="preserve">a </w:t>
      </w:r>
      <w:r w:rsidR="00F4314A">
        <w:rPr>
          <w:rFonts w:cs="Times New Roman"/>
          <w:sz w:val="24"/>
          <w:szCs w:val="24"/>
        </w:rPr>
        <w:t>large temperature difference between the droplet base</w:t>
      </w:r>
      <w:r w:rsidR="004D4E45">
        <w:rPr>
          <w:rFonts w:cs="Times New Roman"/>
          <w:sz w:val="24"/>
          <w:szCs w:val="24"/>
        </w:rPr>
        <w:t xml:space="preserve"> and the substrate</w:t>
      </w:r>
      <w:r w:rsidR="00C858FA">
        <w:rPr>
          <w:rFonts w:cs="Times New Roman"/>
          <w:sz w:val="24"/>
          <w:szCs w:val="24"/>
        </w:rPr>
        <w:t xml:space="preserve"> surface</w:t>
      </w:r>
      <w:r w:rsidR="00D8706B">
        <w:rPr>
          <w:rFonts w:cs="Times New Roman"/>
          <w:sz w:val="24"/>
          <w:szCs w:val="24"/>
        </w:rPr>
        <w:t xml:space="preserve"> </w:t>
      </w:r>
      <w:r w:rsidR="004D4E45">
        <w:rPr>
          <w:rFonts w:cs="Times New Roman"/>
          <w:sz w:val="24"/>
          <w:szCs w:val="24"/>
        </w:rPr>
        <w:t>is</w:t>
      </w:r>
      <w:r w:rsidR="00D8706B">
        <w:rPr>
          <w:rFonts w:cs="Times New Roman"/>
          <w:sz w:val="24"/>
          <w:szCs w:val="24"/>
        </w:rPr>
        <w:t xml:space="preserve"> observed</w:t>
      </w:r>
      <w:r w:rsidR="00F4314A">
        <w:rPr>
          <w:rFonts w:cs="Times New Roman"/>
          <w:sz w:val="24"/>
          <w:szCs w:val="24"/>
        </w:rPr>
        <w:t xml:space="preserve">. </w:t>
      </w:r>
      <w:bookmarkStart w:id="391" w:name="_Hlk77259911"/>
      <w:r w:rsidR="00F4314A">
        <w:rPr>
          <w:rFonts w:cs="Times New Roman"/>
          <w:sz w:val="24"/>
          <w:szCs w:val="24"/>
        </w:rPr>
        <w:t xml:space="preserve">The </w:t>
      </w:r>
      <w:r w:rsidR="004D4E45">
        <w:rPr>
          <w:rFonts w:cs="Times New Roman"/>
          <w:sz w:val="24"/>
          <w:szCs w:val="24"/>
        </w:rPr>
        <w:t xml:space="preserve">apparent </w:t>
      </w:r>
      <w:r w:rsidR="00F4314A">
        <w:rPr>
          <w:rFonts w:cs="Times New Roman"/>
          <w:sz w:val="24"/>
          <w:szCs w:val="24"/>
        </w:rPr>
        <w:t>temperature difference</w:t>
      </w:r>
      <w:r w:rsidR="004D4E45">
        <w:rPr>
          <w:rFonts w:cs="Times New Roman"/>
          <w:sz w:val="24"/>
          <w:szCs w:val="24"/>
        </w:rPr>
        <w:t>s</w:t>
      </w:r>
      <w:r w:rsidR="00F4314A">
        <w:rPr>
          <w:rFonts w:cs="Times New Roman"/>
          <w:sz w:val="24"/>
          <w:szCs w:val="24"/>
        </w:rPr>
        <w:t xml:space="preserve"> between the droplet base and </w:t>
      </w:r>
      <w:r w:rsidR="004D4E45">
        <w:rPr>
          <w:rFonts w:cs="Times New Roman"/>
          <w:sz w:val="24"/>
          <w:szCs w:val="24"/>
        </w:rPr>
        <w:t xml:space="preserve">the </w:t>
      </w:r>
      <w:r w:rsidR="00F4314A">
        <w:rPr>
          <w:rFonts w:cs="Times New Roman"/>
          <w:sz w:val="24"/>
          <w:szCs w:val="24"/>
        </w:rPr>
        <w:t xml:space="preserve">substrate base are about 2 °C, 5 °C, 8 °C, 12.5 °C and 18 °C for the </w:t>
      </w:r>
      <w:r w:rsidR="007E6FD0">
        <w:rPr>
          <w:rFonts w:cs="Times New Roman"/>
          <w:sz w:val="24"/>
          <w:szCs w:val="24"/>
        </w:rPr>
        <w:t>evaporating</w:t>
      </w:r>
      <w:r w:rsidR="00F4314A">
        <w:rPr>
          <w:rFonts w:cs="Times New Roman"/>
          <w:sz w:val="24"/>
          <w:szCs w:val="24"/>
        </w:rPr>
        <w:t xml:space="preserve"> droplet on </w:t>
      </w:r>
      <w:r w:rsidR="004D4E45">
        <w:rPr>
          <w:rFonts w:cs="Times New Roman"/>
          <w:sz w:val="24"/>
          <w:szCs w:val="24"/>
        </w:rPr>
        <w:t xml:space="preserve">the micro-structured </w:t>
      </w:r>
      <w:r w:rsidR="00F4314A">
        <w:rPr>
          <w:rFonts w:cs="Times New Roman"/>
          <w:sz w:val="24"/>
          <w:szCs w:val="24"/>
        </w:rPr>
        <w:t>substrate</w:t>
      </w:r>
      <w:r w:rsidR="007E6FD0">
        <w:rPr>
          <w:rFonts w:cs="Times New Roman"/>
          <w:sz w:val="24"/>
          <w:szCs w:val="24"/>
        </w:rPr>
        <w:t>s</w:t>
      </w:r>
      <w:r w:rsidR="00F4314A">
        <w:rPr>
          <w:rFonts w:cs="Times New Roman"/>
          <w:sz w:val="24"/>
          <w:szCs w:val="24"/>
        </w:rPr>
        <w:t xml:space="preserve"> with </w:t>
      </w:r>
      <w:r w:rsidR="004D4E45">
        <w:rPr>
          <w:rFonts w:cs="Times New Roman"/>
          <w:sz w:val="24"/>
          <w:szCs w:val="24"/>
        </w:rPr>
        <w:lastRenderedPageBreak/>
        <w:t xml:space="preserve">the </w:t>
      </w:r>
      <w:r w:rsidR="00F4314A">
        <w:rPr>
          <w:rFonts w:cs="Times New Roman"/>
          <w:sz w:val="24"/>
          <w:szCs w:val="24"/>
        </w:rPr>
        <w:t xml:space="preserve">base temperature </w:t>
      </w:r>
      <w:r w:rsidR="00DC4EB7">
        <w:rPr>
          <w:rFonts w:cs="Times New Roman"/>
          <w:sz w:val="24"/>
          <w:szCs w:val="24"/>
        </w:rPr>
        <w:t xml:space="preserve">maintained </w:t>
      </w:r>
      <w:r w:rsidR="00F4314A">
        <w:rPr>
          <w:rFonts w:cs="Times New Roman"/>
          <w:sz w:val="24"/>
          <w:szCs w:val="24"/>
        </w:rPr>
        <w:t>at 40 °C, 60 °C, 80 °C, 100 °C and 120 °C, respectively</w:t>
      </w:r>
      <w:bookmarkEnd w:id="391"/>
      <w:r w:rsidR="00F4314A">
        <w:rPr>
          <w:rFonts w:cs="Times New Roman"/>
          <w:sz w:val="24"/>
          <w:szCs w:val="24"/>
        </w:rPr>
        <w:t xml:space="preserve">. </w:t>
      </w:r>
    </w:p>
    <w:p w14:paraId="1F7FC4ED" w14:textId="5F0B4944" w:rsidR="00A9447C" w:rsidRDefault="00E472B4" w:rsidP="00856045">
      <w:pPr>
        <w:spacing w:line="360" w:lineRule="auto"/>
        <w:ind w:firstLine="360"/>
        <w:rPr>
          <w:rFonts w:cs="Times New Roman"/>
          <w:sz w:val="24"/>
          <w:szCs w:val="24"/>
        </w:rPr>
      </w:pPr>
      <w:r>
        <w:rPr>
          <w:rFonts w:cs="Times New Roman"/>
          <w:sz w:val="24"/>
          <w:szCs w:val="24"/>
        </w:rPr>
        <w:t xml:space="preserve">Our </w:t>
      </w:r>
      <w:r w:rsidR="004D4E45">
        <w:rPr>
          <w:rFonts w:cs="Times New Roman"/>
          <w:sz w:val="24"/>
          <w:szCs w:val="24"/>
        </w:rPr>
        <w:t>study</w:t>
      </w:r>
      <w:r>
        <w:rPr>
          <w:rFonts w:cs="Times New Roman"/>
          <w:sz w:val="24"/>
          <w:szCs w:val="24"/>
        </w:rPr>
        <w:t xml:space="preserve"> about the sessile droplet evaporation on hot micro-structured superhydrophobic surface</w:t>
      </w:r>
      <w:r w:rsidR="004D4E45">
        <w:rPr>
          <w:rFonts w:cs="Times New Roman"/>
          <w:sz w:val="24"/>
          <w:szCs w:val="24"/>
        </w:rPr>
        <w:t>s</w:t>
      </w:r>
      <w:r>
        <w:rPr>
          <w:rFonts w:cs="Times New Roman"/>
          <w:sz w:val="24"/>
          <w:szCs w:val="24"/>
        </w:rPr>
        <w:t xml:space="preserve"> can deepen our understanding </w:t>
      </w:r>
      <w:r w:rsidR="00855AEE">
        <w:rPr>
          <w:rFonts w:cs="Times New Roman"/>
          <w:sz w:val="24"/>
          <w:szCs w:val="24"/>
        </w:rPr>
        <w:t>of</w:t>
      </w:r>
      <w:r>
        <w:rPr>
          <w:rFonts w:cs="Times New Roman"/>
          <w:sz w:val="24"/>
          <w:szCs w:val="24"/>
        </w:rPr>
        <w:t xml:space="preserve"> the heat and mass transfer </w:t>
      </w:r>
      <w:r w:rsidR="00855AEE">
        <w:rPr>
          <w:rFonts w:cs="Times New Roman"/>
          <w:sz w:val="24"/>
          <w:szCs w:val="24"/>
        </w:rPr>
        <w:t>not only from</w:t>
      </w:r>
      <w:r>
        <w:rPr>
          <w:rFonts w:cs="Times New Roman"/>
          <w:sz w:val="24"/>
          <w:szCs w:val="24"/>
        </w:rPr>
        <w:t xml:space="preserve"> the droplet</w:t>
      </w:r>
      <w:r w:rsidR="00855AEE">
        <w:rPr>
          <w:rFonts w:cs="Times New Roman"/>
          <w:sz w:val="24"/>
          <w:szCs w:val="24"/>
        </w:rPr>
        <w:t xml:space="preserve"> cap but also from droplet base</w:t>
      </w:r>
      <w:r>
        <w:rPr>
          <w:rFonts w:cs="Times New Roman"/>
          <w:sz w:val="24"/>
          <w:szCs w:val="24"/>
        </w:rPr>
        <w:t xml:space="preserve">. Meanwhile this thermal circuit model provides us a convenient tool to </w:t>
      </w:r>
      <w:r w:rsidR="00855AEE">
        <w:rPr>
          <w:rFonts w:cs="Times New Roman"/>
          <w:sz w:val="24"/>
          <w:szCs w:val="24"/>
        </w:rPr>
        <w:t>analyze</w:t>
      </w:r>
      <w:r w:rsidR="00B70944">
        <w:rPr>
          <w:rFonts w:cs="Times New Roman"/>
          <w:sz w:val="24"/>
          <w:szCs w:val="24"/>
        </w:rPr>
        <w:t xml:space="preserve"> the evaporation dynamics</w:t>
      </w:r>
      <w:r>
        <w:rPr>
          <w:rFonts w:cs="Times New Roman"/>
          <w:sz w:val="24"/>
          <w:szCs w:val="24"/>
        </w:rPr>
        <w:t xml:space="preserve"> </w:t>
      </w:r>
      <w:r w:rsidR="004D4E45">
        <w:rPr>
          <w:rFonts w:cs="Times New Roman"/>
          <w:sz w:val="24"/>
          <w:szCs w:val="24"/>
        </w:rPr>
        <w:t>of</w:t>
      </w:r>
      <w:r>
        <w:rPr>
          <w:rFonts w:cs="Times New Roman"/>
          <w:sz w:val="24"/>
          <w:szCs w:val="24"/>
        </w:rPr>
        <w:t xml:space="preserve"> </w:t>
      </w:r>
      <w:r w:rsidR="00855AEE">
        <w:rPr>
          <w:rFonts w:cs="Times New Roman"/>
          <w:sz w:val="24"/>
          <w:szCs w:val="24"/>
        </w:rPr>
        <w:t xml:space="preserve">a </w:t>
      </w:r>
      <w:r>
        <w:rPr>
          <w:rFonts w:cs="Times New Roman"/>
          <w:sz w:val="24"/>
          <w:szCs w:val="24"/>
        </w:rPr>
        <w:t xml:space="preserve">sessile droplet on hot micro-structured substrates. </w:t>
      </w:r>
    </w:p>
    <w:p w14:paraId="447ED3D3" w14:textId="552E4BAD" w:rsidR="00D432AD" w:rsidRPr="00A9447C" w:rsidRDefault="00C111B2" w:rsidP="00C43C1E">
      <w:pPr>
        <w:spacing w:line="360" w:lineRule="auto"/>
        <w:rPr>
          <w:rFonts w:cs="Times New Roman"/>
          <w:b/>
          <w:bCs/>
          <w:sz w:val="24"/>
          <w:szCs w:val="24"/>
        </w:rPr>
      </w:pPr>
      <w:r>
        <w:rPr>
          <w:rFonts w:cs="Times New Roman"/>
          <w:b/>
          <w:bCs/>
          <w:sz w:val="24"/>
          <w:szCs w:val="24"/>
        </w:rPr>
        <w:t xml:space="preserve">6. </w:t>
      </w:r>
      <w:proofErr w:type="spellStart"/>
      <w:r w:rsidR="00A9447C" w:rsidRPr="00A9447C">
        <w:rPr>
          <w:rFonts w:cs="Times New Roman"/>
          <w:b/>
          <w:bCs/>
          <w:sz w:val="24"/>
          <w:szCs w:val="24"/>
        </w:rPr>
        <w:t>CRediT</w:t>
      </w:r>
      <w:proofErr w:type="spellEnd"/>
      <w:r w:rsidR="00A9447C" w:rsidRPr="00A9447C">
        <w:rPr>
          <w:rFonts w:cs="Times New Roman"/>
          <w:b/>
          <w:bCs/>
          <w:sz w:val="24"/>
          <w:szCs w:val="24"/>
        </w:rPr>
        <w:t xml:space="preserve"> authorship contribution statement</w:t>
      </w:r>
    </w:p>
    <w:p w14:paraId="676876BE" w14:textId="06E8582F" w:rsidR="00297C2F" w:rsidRDefault="00297C2F" w:rsidP="00297C2F">
      <w:pPr>
        <w:spacing w:line="360" w:lineRule="auto"/>
        <w:rPr>
          <w:ins w:id="392" w:author="Huang Wenge" w:date="2021-07-19T07:48:00Z"/>
          <w:sz w:val="24"/>
          <w:szCs w:val="32"/>
        </w:rPr>
      </w:pPr>
      <w:ins w:id="393" w:author="Huang Wenge" w:date="2021-07-19T07:48:00Z">
        <w:r w:rsidRPr="00A9447C">
          <w:rPr>
            <w:sz w:val="24"/>
            <w:szCs w:val="32"/>
            <w:vertAlign w:val="superscript"/>
          </w:rPr>
          <w:t>†</w:t>
        </w:r>
        <w:r w:rsidRPr="00266818">
          <w:rPr>
            <w:b/>
            <w:bCs/>
            <w:sz w:val="24"/>
            <w:szCs w:val="32"/>
          </w:rPr>
          <w:t>Wenge Huang</w:t>
        </w:r>
        <w:r>
          <w:rPr>
            <w:sz w:val="24"/>
            <w:szCs w:val="32"/>
          </w:rPr>
          <w:t xml:space="preserve"> and </w:t>
        </w:r>
        <w:proofErr w:type="spellStart"/>
        <w:r w:rsidRPr="00266818">
          <w:rPr>
            <w:b/>
            <w:bCs/>
            <w:sz w:val="24"/>
            <w:szCs w:val="32"/>
          </w:rPr>
          <w:t>Xukun</w:t>
        </w:r>
        <w:proofErr w:type="spellEnd"/>
        <w:r w:rsidRPr="00266818">
          <w:rPr>
            <w:b/>
            <w:bCs/>
            <w:sz w:val="24"/>
            <w:szCs w:val="32"/>
          </w:rPr>
          <w:t xml:space="preserve"> He</w:t>
        </w:r>
        <w:r>
          <w:rPr>
            <w:sz w:val="24"/>
            <w:szCs w:val="32"/>
          </w:rPr>
          <w:t xml:space="preserve"> are co-first authors with equal contribution to this work. </w:t>
        </w:r>
        <w:r w:rsidRPr="00266818">
          <w:rPr>
            <w:b/>
            <w:bCs/>
            <w:sz w:val="24"/>
            <w:szCs w:val="32"/>
          </w:rPr>
          <w:t>Wenge Huang:</w:t>
        </w:r>
        <w:r>
          <w:rPr>
            <w:sz w:val="24"/>
            <w:szCs w:val="32"/>
          </w:rPr>
          <w:t xml:space="preserve"> Conceptualization, Methodology, Investigation, Formal analysis, Writing – Original Draft. </w:t>
        </w:r>
        <w:proofErr w:type="spellStart"/>
        <w:r w:rsidRPr="00266818">
          <w:rPr>
            <w:b/>
            <w:bCs/>
            <w:sz w:val="24"/>
            <w:szCs w:val="32"/>
          </w:rPr>
          <w:t>Xukun</w:t>
        </w:r>
        <w:proofErr w:type="spellEnd"/>
        <w:r w:rsidRPr="00266818">
          <w:rPr>
            <w:b/>
            <w:bCs/>
            <w:sz w:val="24"/>
            <w:szCs w:val="32"/>
          </w:rPr>
          <w:t xml:space="preserve"> He:</w:t>
        </w:r>
        <w:r>
          <w:rPr>
            <w:sz w:val="24"/>
            <w:szCs w:val="32"/>
          </w:rPr>
          <w:t xml:space="preserve"> Conceptualization, Methodology, Writing – Review &amp; Editing. </w:t>
        </w:r>
        <w:proofErr w:type="spellStart"/>
        <w:r w:rsidRPr="00266818">
          <w:rPr>
            <w:b/>
            <w:bCs/>
            <w:sz w:val="24"/>
            <w:szCs w:val="32"/>
          </w:rPr>
          <w:t>Jiangtao</w:t>
        </w:r>
        <w:proofErr w:type="spellEnd"/>
        <w:r w:rsidRPr="00266818">
          <w:rPr>
            <w:b/>
            <w:bCs/>
            <w:sz w:val="24"/>
            <w:szCs w:val="32"/>
          </w:rPr>
          <w:t xml:space="preserve"> Cheng:</w:t>
        </w:r>
        <w:r>
          <w:rPr>
            <w:sz w:val="24"/>
            <w:szCs w:val="32"/>
          </w:rPr>
          <w:t xml:space="preserve"> Conceptualization, </w:t>
        </w:r>
        <w:r w:rsidRPr="00266818">
          <w:rPr>
            <w:sz w:val="24"/>
            <w:szCs w:val="32"/>
          </w:rPr>
          <w:t>Writing –</w:t>
        </w:r>
        <w:r>
          <w:rPr>
            <w:sz w:val="24"/>
            <w:szCs w:val="32"/>
          </w:rPr>
          <w:t xml:space="preserve"> R</w:t>
        </w:r>
        <w:r w:rsidRPr="00266818">
          <w:rPr>
            <w:sz w:val="24"/>
            <w:szCs w:val="32"/>
          </w:rPr>
          <w:t xml:space="preserve">eview &amp; </w:t>
        </w:r>
        <w:r>
          <w:rPr>
            <w:sz w:val="24"/>
            <w:szCs w:val="32"/>
          </w:rPr>
          <w:t>E</w:t>
        </w:r>
        <w:r w:rsidRPr="00266818">
          <w:rPr>
            <w:sz w:val="24"/>
            <w:szCs w:val="32"/>
          </w:rPr>
          <w:t>diting, Superv</w:t>
        </w:r>
        <w:r>
          <w:rPr>
            <w:sz w:val="24"/>
            <w:szCs w:val="32"/>
          </w:rPr>
          <w:t>i</w:t>
        </w:r>
        <w:r w:rsidRPr="00266818">
          <w:rPr>
            <w:sz w:val="24"/>
            <w:szCs w:val="32"/>
          </w:rPr>
          <w:t>sion, Project administration, Funding acquisition.</w:t>
        </w:r>
        <w:r>
          <w:rPr>
            <w:sz w:val="24"/>
            <w:szCs w:val="32"/>
          </w:rPr>
          <w:t xml:space="preserve"> </w:t>
        </w:r>
        <w:r w:rsidRPr="00A46A08">
          <w:rPr>
            <w:rFonts w:eastAsia="DengXian" w:cs="Times New Roman"/>
            <w:b/>
            <w:bCs/>
            <w:kern w:val="0"/>
            <w:sz w:val="24"/>
            <w:szCs w:val="24"/>
          </w:rPr>
          <w:t>Cong Liu:</w:t>
        </w:r>
        <w:r>
          <w:rPr>
            <w:rFonts w:eastAsia="DengXian" w:cs="Times New Roman"/>
            <w:kern w:val="0"/>
            <w:sz w:val="24"/>
            <w:szCs w:val="24"/>
          </w:rPr>
          <w:t xml:space="preserve"> Resources. </w:t>
        </w:r>
        <w:proofErr w:type="spellStart"/>
        <w:r w:rsidRPr="00A46A08">
          <w:rPr>
            <w:rFonts w:eastAsia="DengXian" w:cs="Times New Roman"/>
            <w:b/>
            <w:bCs/>
            <w:kern w:val="0"/>
            <w:sz w:val="24"/>
            <w:szCs w:val="24"/>
          </w:rPr>
          <w:t>Xiaojie</w:t>
        </w:r>
        <w:proofErr w:type="spellEnd"/>
        <w:r w:rsidRPr="00A46A08">
          <w:rPr>
            <w:rFonts w:eastAsia="DengXian" w:cs="Times New Roman"/>
            <w:b/>
            <w:bCs/>
            <w:kern w:val="0"/>
            <w:sz w:val="24"/>
            <w:szCs w:val="24"/>
          </w:rPr>
          <w:t xml:space="preserve"> Li:</w:t>
        </w:r>
        <w:r>
          <w:rPr>
            <w:rFonts w:eastAsia="DengXian" w:cs="Times New Roman"/>
            <w:kern w:val="0"/>
            <w:sz w:val="24"/>
            <w:szCs w:val="24"/>
          </w:rPr>
          <w:t xml:space="preserve"> Resources. </w:t>
        </w:r>
        <w:proofErr w:type="spellStart"/>
        <w:r w:rsidRPr="00A46A08">
          <w:rPr>
            <w:rFonts w:eastAsia="DengXian" w:cs="Times New Roman"/>
            <w:b/>
            <w:bCs/>
            <w:kern w:val="0"/>
            <w:sz w:val="24"/>
            <w:szCs w:val="24"/>
          </w:rPr>
          <w:t>Yahua</w:t>
        </w:r>
        <w:proofErr w:type="spellEnd"/>
        <w:r w:rsidRPr="00A46A08">
          <w:rPr>
            <w:rFonts w:eastAsia="DengXian" w:cs="Times New Roman"/>
            <w:b/>
            <w:bCs/>
            <w:kern w:val="0"/>
            <w:sz w:val="24"/>
            <w:szCs w:val="24"/>
          </w:rPr>
          <w:t xml:space="preserve"> Liu:</w:t>
        </w:r>
        <w:r>
          <w:rPr>
            <w:rFonts w:eastAsia="DengXian" w:cs="Times New Roman"/>
            <w:kern w:val="0"/>
            <w:sz w:val="24"/>
            <w:szCs w:val="24"/>
          </w:rPr>
          <w:t xml:space="preserve"> Resources</w:t>
        </w:r>
      </w:ins>
      <w:ins w:id="394" w:author="Huang Wenge" w:date="2021-07-19T11:59:00Z">
        <w:r w:rsidR="00EF70DB">
          <w:rPr>
            <w:rFonts w:eastAsia="DengXian" w:cs="Times New Roman"/>
            <w:kern w:val="0"/>
            <w:sz w:val="24"/>
            <w:szCs w:val="24"/>
          </w:rPr>
          <w:t xml:space="preserve">, </w:t>
        </w:r>
        <w:r w:rsidR="00EF70DB" w:rsidRPr="00266818">
          <w:rPr>
            <w:sz w:val="24"/>
            <w:szCs w:val="32"/>
          </w:rPr>
          <w:t>Superv</w:t>
        </w:r>
        <w:r w:rsidR="00EF70DB">
          <w:rPr>
            <w:sz w:val="24"/>
            <w:szCs w:val="32"/>
          </w:rPr>
          <w:t>i</w:t>
        </w:r>
        <w:r w:rsidR="00EF70DB" w:rsidRPr="00266818">
          <w:rPr>
            <w:sz w:val="24"/>
            <w:szCs w:val="32"/>
          </w:rPr>
          <w:t>sion</w:t>
        </w:r>
        <w:r w:rsidR="00EF70DB">
          <w:rPr>
            <w:sz w:val="24"/>
            <w:szCs w:val="32"/>
          </w:rPr>
          <w:t xml:space="preserve">, </w:t>
        </w:r>
        <w:r w:rsidR="00EF70DB" w:rsidRPr="00266818">
          <w:rPr>
            <w:sz w:val="24"/>
            <w:szCs w:val="32"/>
          </w:rPr>
          <w:t>Funding acquisition</w:t>
        </w:r>
      </w:ins>
      <w:ins w:id="395" w:author="Huang Wenge" w:date="2021-07-19T07:48:00Z">
        <w:r>
          <w:rPr>
            <w:rFonts w:eastAsia="DengXian" w:cs="Times New Roman"/>
            <w:kern w:val="0"/>
            <w:sz w:val="24"/>
            <w:szCs w:val="24"/>
          </w:rPr>
          <w:t>.</w:t>
        </w:r>
      </w:ins>
    </w:p>
    <w:p w14:paraId="3C8141E9" w14:textId="1A7DCE85" w:rsidR="00A9447C" w:rsidDel="00297C2F" w:rsidRDefault="00A9447C" w:rsidP="006E2AE3">
      <w:pPr>
        <w:spacing w:line="360" w:lineRule="auto"/>
        <w:rPr>
          <w:del w:id="396" w:author="Huang Wenge" w:date="2021-07-19T07:48:00Z"/>
          <w:sz w:val="24"/>
          <w:szCs w:val="32"/>
        </w:rPr>
      </w:pPr>
      <w:del w:id="397" w:author="Huang Wenge" w:date="2021-07-19T07:48:00Z">
        <w:r w:rsidRPr="00A9447C" w:rsidDel="00297C2F">
          <w:rPr>
            <w:sz w:val="24"/>
            <w:szCs w:val="32"/>
            <w:vertAlign w:val="superscript"/>
          </w:rPr>
          <w:delText>†</w:delText>
        </w:r>
        <w:r w:rsidRPr="00A9447C" w:rsidDel="00297C2F">
          <w:rPr>
            <w:sz w:val="24"/>
            <w:szCs w:val="32"/>
          </w:rPr>
          <w:delText>W</w:delText>
        </w:r>
        <w:r w:rsidDel="00297C2F">
          <w:rPr>
            <w:sz w:val="24"/>
            <w:szCs w:val="32"/>
          </w:rPr>
          <w:delText>.H. and X.H. are co-first authors with equal contribution to this work. W.H., X.H and J.C. conceived the research idea. W.H</w:delText>
        </w:r>
        <w:r w:rsidR="000A2681" w:rsidDel="00297C2F">
          <w:rPr>
            <w:sz w:val="24"/>
            <w:szCs w:val="32"/>
          </w:rPr>
          <w:delText>.</w:delText>
        </w:r>
        <w:r w:rsidR="00DD44F6" w:rsidDel="00297C2F">
          <w:rPr>
            <w:sz w:val="24"/>
            <w:szCs w:val="32"/>
          </w:rPr>
          <w:delText xml:space="preserve"> designed and</w:delText>
        </w:r>
        <w:r w:rsidR="000A2681" w:rsidDel="00297C2F">
          <w:rPr>
            <w:sz w:val="24"/>
            <w:szCs w:val="32"/>
          </w:rPr>
          <w:delText xml:space="preserve"> carried out</w:delText>
        </w:r>
        <w:r w:rsidDel="00297C2F">
          <w:rPr>
            <w:sz w:val="24"/>
            <w:szCs w:val="32"/>
          </w:rPr>
          <w:delText xml:space="preserve"> the experiments</w:delText>
        </w:r>
        <w:r w:rsidR="00DD44F6" w:rsidDel="00297C2F">
          <w:rPr>
            <w:sz w:val="24"/>
            <w:szCs w:val="32"/>
          </w:rPr>
          <w:delText>, W.H. and X.H.</w:delText>
        </w:r>
        <w:r w:rsidR="00047D34" w:rsidDel="00297C2F">
          <w:rPr>
            <w:sz w:val="24"/>
            <w:szCs w:val="32"/>
          </w:rPr>
          <w:delText xml:space="preserve"> conducted</w:delText>
        </w:r>
        <w:r w:rsidR="000676CA" w:rsidDel="00297C2F">
          <w:rPr>
            <w:sz w:val="24"/>
            <w:szCs w:val="32"/>
          </w:rPr>
          <w:delText xml:space="preserve"> the</w:delText>
        </w:r>
        <w:r w:rsidR="000A2681" w:rsidDel="00297C2F">
          <w:rPr>
            <w:sz w:val="24"/>
            <w:szCs w:val="32"/>
          </w:rPr>
          <w:delText xml:space="preserve"> theoretical analysis.</w:delText>
        </w:r>
        <w:r w:rsidR="00DD44F6" w:rsidDel="00297C2F">
          <w:rPr>
            <w:sz w:val="24"/>
            <w:szCs w:val="32"/>
          </w:rPr>
          <w:delText xml:space="preserve"> Y.L. fabricated the devices.</w:delText>
        </w:r>
        <w:r w:rsidR="00ED0441" w:rsidDel="00297C2F">
          <w:rPr>
            <w:sz w:val="24"/>
            <w:szCs w:val="32"/>
          </w:rPr>
          <w:delText xml:space="preserve"> W.H., X.H. and</w:delText>
        </w:r>
        <w:r w:rsidR="000A2681" w:rsidDel="00297C2F">
          <w:rPr>
            <w:sz w:val="24"/>
            <w:szCs w:val="32"/>
          </w:rPr>
          <w:delText xml:space="preserve"> </w:delText>
        </w:r>
        <w:r w:rsidR="00ED0441" w:rsidDel="00297C2F">
          <w:rPr>
            <w:sz w:val="24"/>
            <w:szCs w:val="32"/>
          </w:rPr>
          <w:delText xml:space="preserve">J.C. wrote the manuscript. </w:delText>
        </w:r>
        <w:r w:rsidR="00DD44F6" w:rsidDel="00297C2F">
          <w:rPr>
            <w:sz w:val="24"/>
            <w:szCs w:val="32"/>
          </w:rPr>
          <w:delText xml:space="preserve">Y.L. edited the manuscript. </w:delText>
        </w:r>
      </w:del>
    </w:p>
    <w:p w14:paraId="5DBB5F75" w14:textId="440CE9A7" w:rsidR="00ED0441" w:rsidRPr="00ED0441" w:rsidRDefault="00C111B2" w:rsidP="006E2AE3">
      <w:pPr>
        <w:spacing w:line="360" w:lineRule="auto"/>
        <w:rPr>
          <w:b/>
          <w:bCs/>
          <w:sz w:val="24"/>
          <w:szCs w:val="32"/>
        </w:rPr>
      </w:pPr>
      <w:r>
        <w:rPr>
          <w:b/>
          <w:bCs/>
          <w:sz w:val="24"/>
          <w:szCs w:val="32"/>
        </w:rPr>
        <w:t xml:space="preserve">7. </w:t>
      </w:r>
      <w:r w:rsidR="00ED0441" w:rsidRPr="00ED0441">
        <w:rPr>
          <w:b/>
          <w:bCs/>
          <w:sz w:val="24"/>
          <w:szCs w:val="32"/>
        </w:rPr>
        <w:t>Declaration of Competing Interest</w:t>
      </w:r>
    </w:p>
    <w:p w14:paraId="1A5EA5A6" w14:textId="4C5C70EE" w:rsidR="00ED0441" w:rsidRDefault="00ED0441" w:rsidP="006E2AE3">
      <w:pPr>
        <w:spacing w:line="360" w:lineRule="auto"/>
        <w:rPr>
          <w:sz w:val="24"/>
          <w:szCs w:val="32"/>
        </w:rPr>
      </w:pPr>
      <w:r>
        <w:rPr>
          <w:sz w:val="24"/>
          <w:szCs w:val="32"/>
        </w:rPr>
        <w:t>None.</w:t>
      </w:r>
    </w:p>
    <w:p w14:paraId="11654443" w14:textId="1EE6C2FD" w:rsidR="00DD44F6" w:rsidRPr="00DD44F6" w:rsidRDefault="00DD44F6" w:rsidP="006E2AE3">
      <w:pPr>
        <w:spacing w:line="360" w:lineRule="auto"/>
        <w:rPr>
          <w:b/>
          <w:bCs/>
          <w:sz w:val="24"/>
          <w:szCs w:val="32"/>
        </w:rPr>
      </w:pPr>
      <w:r w:rsidRPr="00DD44F6">
        <w:rPr>
          <w:b/>
          <w:bCs/>
          <w:sz w:val="24"/>
          <w:szCs w:val="32"/>
        </w:rPr>
        <w:t>8. Acknowledgment</w:t>
      </w:r>
    </w:p>
    <w:p w14:paraId="55701F4F" w14:textId="5E8C8E6D" w:rsidR="00BA38EC" w:rsidRDefault="00DD44F6">
      <w:pPr>
        <w:spacing w:after="120" w:line="360" w:lineRule="auto"/>
        <w:rPr>
          <w:rFonts w:cs="Times New Roman"/>
          <w:kern w:val="0"/>
          <w:sz w:val="24"/>
          <w:szCs w:val="24"/>
        </w:rPr>
        <w:pPrChange w:id="398" w:author="Cheng, Jiangtao" w:date="2021-07-18T11:23:00Z">
          <w:pPr>
            <w:spacing w:line="360" w:lineRule="auto"/>
          </w:pPr>
        </w:pPrChange>
      </w:pPr>
      <w:r w:rsidRPr="00DD44F6">
        <w:rPr>
          <w:rFonts w:cs="Times New Roman"/>
          <w:kern w:val="0"/>
          <w:sz w:val="24"/>
          <w:szCs w:val="24"/>
        </w:rPr>
        <w:t>This work is financially supported by NSF CBET under grant number 1550299</w:t>
      </w:r>
      <w:ins w:id="399" w:author="Cheng, Jiangtao" w:date="2021-07-18T09:19:00Z">
        <w:r w:rsidR="00F96152">
          <w:rPr>
            <w:rFonts w:cs="Times New Roman"/>
            <w:kern w:val="0"/>
            <w:sz w:val="24"/>
            <w:szCs w:val="24"/>
          </w:rPr>
          <w:t>,</w:t>
        </w:r>
      </w:ins>
      <w:r w:rsidRPr="00DD44F6">
        <w:rPr>
          <w:rFonts w:cs="Times New Roman"/>
          <w:kern w:val="0"/>
          <w:sz w:val="24"/>
          <w:szCs w:val="24"/>
        </w:rPr>
        <w:t xml:space="preserve"> NSF ECCS under grant</w:t>
      </w:r>
      <w:r w:rsidR="003F7596">
        <w:rPr>
          <w:rFonts w:cs="Times New Roman"/>
          <w:kern w:val="0"/>
          <w:sz w:val="24"/>
          <w:szCs w:val="24"/>
        </w:rPr>
        <w:t xml:space="preserve"> 1808931</w:t>
      </w:r>
      <w:r w:rsidR="00F96152">
        <w:rPr>
          <w:rFonts w:cs="Times New Roman"/>
          <w:kern w:val="0"/>
          <w:sz w:val="24"/>
          <w:szCs w:val="24"/>
        </w:rPr>
        <w:t xml:space="preserve"> and </w:t>
      </w:r>
      <w:r w:rsidR="00F96152" w:rsidRPr="00F96152">
        <w:rPr>
          <w:rFonts w:cs="Times New Roman"/>
          <w:kern w:val="0"/>
          <w:sz w:val="24"/>
          <w:szCs w:val="24"/>
        </w:rPr>
        <w:t xml:space="preserve">NSFC </w:t>
      </w:r>
      <w:r w:rsidR="00F96152">
        <w:rPr>
          <w:rFonts w:cs="Times New Roman"/>
          <w:kern w:val="0"/>
          <w:sz w:val="24"/>
          <w:szCs w:val="24"/>
        </w:rPr>
        <w:t>under grant number</w:t>
      </w:r>
      <w:r w:rsidR="00F96152" w:rsidRPr="00F96152">
        <w:rPr>
          <w:rFonts w:cs="Times New Roman"/>
          <w:kern w:val="0"/>
          <w:sz w:val="24"/>
          <w:szCs w:val="24"/>
        </w:rPr>
        <w:t xml:space="preserve"> 52075071</w:t>
      </w:r>
      <w:r w:rsidR="003F7596">
        <w:rPr>
          <w:rFonts w:cs="Times New Roman"/>
          <w:kern w:val="0"/>
          <w:sz w:val="24"/>
          <w:szCs w:val="24"/>
        </w:rPr>
        <w:t>.</w:t>
      </w:r>
    </w:p>
    <w:p w14:paraId="5D9451B8" w14:textId="77777777" w:rsidR="00510701" w:rsidRPr="00510701" w:rsidRDefault="00510701" w:rsidP="00510701">
      <w:pPr>
        <w:widowControl/>
        <w:spacing w:after="160" w:line="259" w:lineRule="auto"/>
        <w:jc w:val="left"/>
        <w:rPr>
          <w:ins w:id="400" w:author="Huang Wenge" w:date="2021-07-20T20:24:00Z"/>
          <w:rFonts w:eastAsia="DengXian" w:cs="Times New Roman"/>
          <w:b/>
          <w:bCs/>
          <w:kern w:val="0"/>
          <w:sz w:val="24"/>
          <w:szCs w:val="24"/>
        </w:rPr>
      </w:pPr>
      <w:ins w:id="401" w:author="Huang Wenge" w:date="2021-07-20T20:24:00Z">
        <w:r w:rsidRPr="00510701">
          <w:rPr>
            <w:rFonts w:eastAsia="DengXian" w:cs="Times New Roman"/>
            <w:b/>
            <w:bCs/>
            <w:kern w:val="0"/>
            <w:sz w:val="24"/>
            <w:szCs w:val="24"/>
          </w:rPr>
          <w:t>Nomenclature</w:t>
        </w:r>
      </w:ins>
    </w:p>
    <w:tbl>
      <w:tblPr>
        <w:tblStyle w:val="TableGrid311"/>
        <w:tblW w:w="0" w:type="auto"/>
        <w:tblInd w:w="108" w:type="dxa"/>
        <w:tblBorders>
          <w:insideH w:val="none" w:sz="0" w:space="0" w:color="auto"/>
          <w:insideV w:val="none" w:sz="0" w:space="0" w:color="auto"/>
        </w:tblBorders>
        <w:tblLook w:val="04A0" w:firstRow="1" w:lastRow="0" w:firstColumn="1" w:lastColumn="0" w:noHBand="0" w:noVBand="1"/>
        <w:tblPrChange w:id="402" w:author="Cheng, Jiangtao" w:date="2021-07-18T11:29:00Z">
          <w:tblPr>
            <w:tblStyle w:val="TableGrid311"/>
            <w:tblW w:w="0" w:type="auto"/>
            <w:tblBorders>
              <w:insideH w:val="none" w:sz="0" w:space="0" w:color="auto"/>
              <w:insideV w:val="none" w:sz="0" w:space="0" w:color="auto"/>
            </w:tblBorders>
            <w:tblLook w:val="04A0" w:firstRow="1" w:lastRow="0" w:firstColumn="1" w:lastColumn="0" w:noHBand="0" w:noVBand="1"/>
          </w:tblPr>
        </w:tblPrChange>
      </w:tblPr>
      <w:tblGrid>
        <w:gridCol w:w="1705"/>
        <w:gridCol w:w="7645"/>
        <w:tblGridChange w:id="403">
          <w:tblGrid>
            <w:gridCol w:w="108"/>
            <w:gridCol w:w="1597"/>
            <w:gridCol w:w="108"/>
            <w:gridCol w:w="7537"/>
            <w:gridCol w:w="108"/>
          </w:tblGrid>
        </w:tblGridChange>
      </w:tblGrid>
      <w:tr w:rsidR="00510701" w:rsidRPr="00510701" w14:paraId="5E207DF3" w14:textId="77777777" w:rsidTr="00EF5A12">
        <w:trPr>
          <w:ins w:id="404" w:author="Huang Wenge" w:date="2021-07-20T20:24:00Z"/>
          <w:trPrChange w:id="405" w:author="Cheng, Jiangtao" w:date="2021-07-18T11:29:00Z">
            <w:trPr>
              <w:gridAfter w:val="0"/>
            </w:trPr>
          </w:trPrChange>
        </w:trPr>
        <w:tc>
          <w:tcPr>
            <w:tcW w:w="1705" w:type="dxa"/>
            <w:tcPrChange w:id="406" w:author="Cheng, Jiangtao" w:date="2021-07-18T11:29:00Z">
              <w:tcPr>
                <w:tcW w:w="1705" w:type="dxa"/>
                <w:gridSpan w:val="2"/>
              </w:tcPr>
            </w:tcPrChange>
          </w:tcPr>
          <w:p w14:paraId="1E0FFACE" w14:textId="77777777" w:rsidR="00510701" w:rsidRPr="00510701" w:rsidRDefault="00510701" w:rsidP="00510701">
            <w:pPr>
              <w:widowControl/>
              <w:spacing w:line="276" w:lineRule="auto"/>
              <w:jc w:val="left"/>
              <w:rPr>
                <w:ins w:id="407" w:author="Huang Wenge" w:date="2021-07-20T20:24:00Z"/>
                <w:rFonts w:cs="Times New Roman"/>
                <w:i/>
                <w:iCs/>
                <w:sz w:val="24"/>
                <w:szCs w:val="24"/>
              </w:rPr>
            </w:pPr>
            <m:oMathPara>
              <m:oMath>
                <m:r>
                  <w:ins w:id="408" w:author="Huang Wenge" w:date="2021-07-20T20:24:00Z">
                    <w:rPr>
                      <w:rFonts w:ascii="Cambria Math" w:hAnsi="Cambria Math" w:cs="Times New Roman"/>
                      <w:sz w:val="24"/>
                      <w:szCs w:val="24"/>
                    </w:rPr>
                    <m:t>a</m:t>
                  </w:ins>
                </m:r>
              </m:oMath>
            </m:oMathPara>
          </w:p>
        </w:tc>
        <w:tc>
          <w:tcPr>
            <w:tcW w:w="7645" w:type="dxa"/>
            <w:tcPrChange w:id="409" w:author="Cheng, Jiangtao" w:date="2021-07-18T11:29:00Z">
              <w:tcPr>
                <w:tcW w:w="7645" w:type="dxa"/>
                <w:gridSpan w:val="2"/>
              </w:tcPr>
            </w:tcPrChange>
          </w:tcPr>
          <w:p w14:paraId="66156715" w14:textId="77777777" w:rsidR="00510701" w:rsidRPr="00510701" w:rsidRDefault="00510701" w:rsidP="00510701">
            <w:pPr>
              <w:widowControl/>
              <w:spacing w:line="276" w:lineRule="auto"/>
              <w:jc w:val="left"/>
              <w:rPr>
                <w:ins w:id="410" w:author="Huang Wenge" w:date="2021-07-20T20:24:00Z"/>
                <w:rFonts w:cs="Times New Roman"/>
                <w:sz w:val="24"/>
                <w:szCs w:val="24"/>
              </w:rPr>
            </w:pPr>
            <w:ins w:id="411" w:author="Huang Wenge" w:date="2021-07-20T20:24:00Z">
              <w:r w:rsidRPr="00510701">
                <w:rPr>
                  <w:rFonts w:cs="Times New Roman"/>
                  <w:sz w:val="24"/>
                  <w:szCs w:val="24"/>
                </w:rPr>
                <w:t>radius of micropillar [µm]</w:t>
              </w:r>
            </w:ins>
          </w:p>
        </w:tc>
      </w:tr>
      <w:tr w:rsidR="00510701" w:rsidRPr="00510701" w14:paraId="3A6684AA" w14:textId="77777777" w:rsidTr="00EF5A12">
        <w:trPr>
          <w:ins w:id="412" w:author="Huang Wenge" w:date="2021-07-20T20:24:00Z"/>
          <w:trPrChange w:id="413" w:author="Cheng, Jiangtao" w:date="2021-07-18T11:29:00Z">
            <w:trPr>
              <w:gridAfter w:val="0"/>
            </w:trPr>
          </w:trPrChange>
        </w:trPr>
        <w:tc>
          <w:tcPr>
            <w:tcW w:w="1705" w:type="dxa"/>
            <w:tcPrChange w:id="414" w:author="Cheng, Jiangtao" w:date="2021-07-18T11:29:00Z">
              <w:tcPr>
                <w:tcW w:w="1705" w:type="dxa"/>
                <w:gridSpan w:val="2"/>
              </w:tcPr>
            </w:tcPrChange>
          </w:tcPr>
          <w:p w14:paraId="1F8CADA5" w14:textId="77777777" w:rsidR="00510701" w:rsidRPr="00510701" w:rsidRDefault="00510701" w:rsidP="00510701">
            <w:pPr>
              <w:widowControl/>
              <w:spacing w:line="276" w:lineRule="auto"/>
              <w:jc w:val="left"/>
              <w:rPr>
                <w:ins w:id="415" w:author="Huang Wenge" w:date="2021-07-20T20:24:00Z"/>
                <w:rFonts w:cs="Times New Roman"/>
                <w:i/>
                <w:iCs/>
                <w:sz w:val="24"/>
                <w:szCs w:val="24"/>
              </w:rPr>
            </w:pPr>
            <m:oMathPara>
              <m:oMath>
                <m:r>
                  <w:ins w:id="416" w:author="Huang Wenge" w:date="2021-07-20T20:24:00Z">
                    <w:rPr>
                      <w:rFonts w:ascii="Cambria Math" w:hAnsi="Cambria Math" w:cs="Times New Roman"/>
                      <w:sz w:val="24"/>
                      <w:szCs w:val="24"/>
                    </w:rPr>
                    <m:t>b</m:t>
                  </w:ins>
                </m:r>
              </m:oMath>
            </m:oMathPara>
          </w:p>
        </w:tc>
        <w:tc>
          <w:tcPr>
            <w:tcW w:w="7645" w:type="dxa"/>
            <w:tcPrChange w:id="417" w:author="Cheng, Jiangtao" w:date="2021-07-18T11:29:00Z">
              <w:tcPr>
                <w:tcW w:w="7645" w:type="dxa"/>
                <w:gridSpan w:val="2"/>
              </w:tcPr>
            </w:tcPrChange>
          </w:tcPr>
          <w:p w14:paraId="72EE48AA" w14:textId="77777777" w:rsidR="00510701" w:rsidRPr="00510701" w:rsidRDefault="00510701" w:rsidP="00510701">
            <w:pPr>
              <w:widowControl/>
              <w:spacing w:line="276" w:lineRule="auto"/>
              <w:jc w:val="left"/>
              <w:rPr>
                <w:ins w:id="418" w:author="Huang Wenge" w:date="2021-07-20T20:24:00Z"/>
                <w:rFonts w:cs="Times New Roman"/>
                <w:sz w:val="24"/>
                <w:szCs w:val="24"/>
              </w:rPr>
            </w:pPr>
            <w:ins w:id="419" w:author="Huang Wenge" w:date="2021-07-20T20:24:00Z">
              <w:r w:rsidRPr="00510701">
                <w:rPr>
                  <w:rFonts w:cs="Times New Roman"/>
                  <w:sz w:val="24"/>
                  <w:szCs w:val="24"/>
                </w:rPr>
                <w:t>radius of water/substrate layer in one unit cell [µm]</w:t>
              </w:r>
            </w:ins>
          </w:p>
        </w:tc>
      </w:tr>
      <w:tr w:rsidR="00510701" w:rsidRPr="00510701" w14:paraId="24EA1620" w14:textId="77777777" w:rsidTr="00EF5A12">
        <w:trPr>
          <w:ins w:id="420" w:author="Huang Wenge" w:date="2021-07-20T20:24:00Z"/>
          <w:trPrChange w:id="421" w:author="Cheng, Jiangtao" w:date="2021-07-18T11:29:00Z">
            <w:trPr>
              <w:gridAfter w:val="0"/>
            </w:trPr>
          </w:trPrChange>
        </w:trPr>
        <w:tc>
          <w:tcPr>
            <w:tcW w:w="1705" w:type="dxa"/>
            <w:tcPrChange w:id="422" w:author="Cheng, Jiangtao" w:date="2021-07-18T11:29:00Z">
              <w:tcPr>
                <w:tcW w:w="1705" w:type="dxa"/>
                <w:gridSpan w:val="2"/>
              </w:tcPr>
            </w:tcPrChange>
          </w:tcPr>
          <w:p w14:paraId="09FC3E9C" w14:textId="77777777" w:rsidR="00510701" w:rsidRPr="00510701" w:rsidRDefault="00510701" w:rsidP="00510701">
            <w:pPr>
              <w:widowControl/>
              <w:spacing w:line="276" w:lineRule="auto"/>
              <w:jc w:val="left"/>
              <w:rPr>
                <w:ins w:id="423" w:author="Huang Wenge" w:date="2021-07-20T20:24:00Z"/>
                <w:rFonts w:cs="Times New Roman"/>
                <w:sz w:val="24"/>
                <w:szCs w:val="24"/>
              </w:rPr>
            </w:pPr>
            <m:oMathPara>
              <m:oMath>
                <m:sSub>
                  <m:sSubPr>
                    <m:ctrlPr>
                      <w:ins w:id="424" w:author="Huang Wenge" w:date="2021-07-20T20:24:00Z">
                        <w:rPr>
                          <w:rFonts w:ascii="Cambria Math" w:hAnsi="Cambria Math" w:cs="Times New Roman"/>
                          <w:i/>
                          <w:sz w:val="24"/>
                          <w:szCs w:val="24"/>
                        </w:rPr>
                      </w:ins>
                    </m:ctrlPr>
                  </m:sSubPr>
                  <m:e>
                    <m:r>
                      <w:ins w:id="425" w:author="Huang Wenge" w:date="2021-07-20T20:24:00Z">
                        <w:rPr>
                          <w:rFonts w:ascii="Cambria Math" w:hAnsi="Cambria Math" w:cs="Times New Roman"/>
                          <w:sz w:val="24"/>
                          <w:szCs w:val="24"/>
                        </w:rPr>
                        <m:t>c</m:t>
                      </w:ins>
                    </m:r>
                  </m:e>
                  <m:sub>
                    <m:r>
                      <w:ins w:id="426" w:author="Huang Wenge" w:date="2021-07-20T20:24:00Z">
                        <m:rPr>
                          <m:sty m:val="p"/>
                        </m:rPr>
                        <w:rPr>
                          <w:rFonts w:ascii="Cambria Math" w:hAnsi="Cambria Math" w:cs="Times New Roman"/>
                          <w:sz w:val="24"/>
                          <w:szCs w:val="24"/>
                        </w:rPr>
                        <m:t>Si</m:t>
                      </w:ins>
                    </m:r>
                  </m:sub>
                </m:sSub>
              </m:oMath>
            </m:oMathPara>
          </w:p>
        </w:tc>
        <w:tc>
          <w:tcPr>
            <w:tcW w:w="7645" w:type="dxa"/>
            <w:tcPrChange w:id="427" w:author="Cheng, Jiangtao" w:date="2021-07-18T11:29:00Z">
              <w:tcPr>
                <w:tcW w:w="7645" w:type="dxa"/>
                <w:gridSpan w:val="2"/>
              </w:tcPr>
            </w:tcPrChange>
          </w:tcPr>
          <w:p w14:paraId="2CFA99C6" w14:textId="77777777" w:rsidR="00510701" w:rsidRPr="00510701" w:rsidRDefault="00510701" w:rsidP="00510701">
            <w:pPr>
              <w:widowControl/>
              <w:spacing w:line="276" w:lineRule="auto"/>
              <w:jc w:val="left"/>
              <w:rPr>
                <w:ins w:id="428" w:author="Huang Wenge" w:date="2021-07-20T20:24:00Z"/>
                <w:rFonts w:cs="Times New Roman"/>
                <w:sz w:val="24"/>
                <w:szCs w:val="24"/>
              </w:rPr>
            </w:pPr>
            <w:ins w:id="429" w:author="Huang Wenge" w:date="2021-07-20T20:24:00Z">
              <w:r w:rsidRPr="00510701">
                <w:rPr>
                  <w:rFonts w:cs="Times New Roman"/>
                  <w:sz w:val="24"/>
                  <w:szCs w:val="24"/>
                </w:rPr>
                <w:t>specific heat capacity of silicon [J/(kg</w:t>
              </w:r>
            </w:ins>
            <m:oMath>
              <m:r>
                <w:ins w:id="430" w:author="Huang Wenge" w:date="2021-07-20T20:24:00Z">
                  <w:rPr>
                    <w:rFonts w:ascii="Cambria Math" w:hAnsi="Cambria Math" w:cs="Times New Roman"/>
                    <w:sz w:val="24"/>
                    <w:szCs w:val="24"/>
                  </w:rPr>
                  <m:t>∙</m:t>
                </w:ins>
              </m:r>
            </m:oMath>
            <w:ins w:id="431" w:author="Huang Wenge" w:date="2021-07-20T20:24:00Z">
              <w:r w:rsidRPr="00510701">
                <w:rPr>
                  <w:rFonts w:cs="Times New Roman"/>
                  <w:sz w:val="24"/>
                  <w:szCs w:val="24"/>
                </w:rPr>
                <w:t>K)]</w:t>
              </w:r>
            </w:ins>
          </w:p>
        </w:tc>
      </w:tr>
      <w:tr w:rsidR="00510701" w:rsidRPr="00510701" w14:paraId="738D3CE0" w14:textId="77777777" w:rsidTr="00EF5A12">
        <w:trPr>
          <w:ins w:id="432" w:author="Huang Wenge" w:date="2021-07-20T20:24:00Z"/>
          <w:trPrChange w:id="433" w:author="Cheng, Jiangtao" w:date="2021-07-18T11:29:00Z">
            <w:trPr>
              <w:gridAfter w:val="0"/>
            </w:trPr>
          </w:trPrChange>
        </w:trPr>
        <w:tc>
          <w:tcPr>
            <w:tcW w:w="1705" w:type="dxa"/>
            <w:tcPrChange w:id="434" w:author="Cheng, Jiangtao" w:date="2021-07-18T11:29:00Z">
              <w:tcPr>
                <w:tcW w:w="1705" w:type="dxa"/>
                <w:gridSpan w:val="2"/>
              </w:tcPr>
            </w:tcPrChange>
          </w:tcPr>
          <w:p w14:paraId="435F9142" w14:textId="77777777" w:rsidR="00510701" w:rsidRPr="00510701" w:rsidRDefault="00510701" w:rsidP="00510701">
            <w:pPr>
              <w:widowControl/>
              <w:spacing w:line="276" w:lineRule="auto"/>
              <w:jc w:val="left"/>
              <w:rPr>
                <w:ins w:id="435" w:author="Huang Wenge" w:date="2021-07-20T20:24:00Z"/>
                <w:rFonts w:cs="Times New Roman"/>
                <w:sz w:val="24"/>
                <w:szCs w:val="24"/>
              </w:rPr>
            </w:pPr>
            <m:oMathPara>
              <m:oMath>
                <m:sSub>
                  <m:sSubPr>
                    <m:ctrlPr>
                      <w:ins w:id="436" w:author="Huang Wenge" w:date="2021-07-20T20:24:00Z">
                        <w:rPr>
                          <w:rFonts w:ascii="Cambria Math" w:hAnsi="Cambria Math" w:cs="Times New Roman"/>
                          <w:i/>
                          <w:sz w:val="24"/>
                          <w:szCs w:val="24"/>
                        </w:rPr>
                      </w:ins>
                    </m:ctrlPr>
                  </m:sSubPr>
                  <m:e>
                    <m:r>
                      <w:ins w:id="437" w:author="Huang Wenge" w:date="2021-07-20T20:24:00Z">
                        <w:rPr>
                          <w:rFonts w:ascii="Cambria Math" w:hAnsi="Cambria Math" w:cs="Times New Roman"/>
                          <w:sz w:val="24"/>
                          <w:szCs w:val="24"/>
                        </w:rPr>
                        <m:t>c</m:t>
                      </w:ins>
                    </m:r>
                  </m:e>
                  <m:sub>
                    <m:r>
                      <w:ins w:id="438" w:author="Huang Wenge" w:date="2021-07-20T20:24:00Z">
                        <m:rPr>
                          <m:sty m:val="p"/>
                        </m:rPr>
                        <w:rPr>
                          <w:rFonts w:ascii="Cambria Math" w:hAnsi="Cambria Math" w:cs="Times New Roman"/>
                          <w:sz w:val="24"/>
                          <w:szCs w:val="24"/>
                        </w:rPr>
                        <m:t>s</m:t>
                      </w:ins>
                    </m:r>
                  </m:sub>
                </m:sSub>
              </m:oMath>
            </m:oMathPara>
          </w:p>
        </w:tc>
        <w:tc>
          <w:tcPr>
            <w:tcW w:w="7645" w:type="dxa"/>
            <w:tcPrChange w:id="439" w:author="Cheng, Jiangtao" w:date="2021-07-18T11:29:00Z">
              <w:tcPr>
                <w:tcW w:w="7645" w:type="dxa"/>
                <w:gridSpan w:val="2"/>
              </w:tcPr>
            </w:tcPrChange>
          </w:tcPr>
          <w:p w14:paraId="44545D54" w14:textId="77777777" w:rsidR="00510701" w:rsidRPr="00510701" w:rsidRDefault="00510701" w:rsidP="00510701">
            <w:pPr>
              <w:widowControl/>
              <w:spacing w:line="276" w:lineRule="auto"/>
              <w:jc w:val="left"/>
              <w:rPr>
                <w:ins w:id="440" w:author="Huang Wenge" w:date="2021-07-20T20:24:00Z"/>
                <w:rFonts w:cs="Times New Roman"/>
                <w:sz w:val="24"/>
                <w:szCs w:val="24"/>
              </w:rPr>
            </w:pPr>
            <w:ins w:id="441" w:author="Huang Wenge" w:date="2021-07-20T20:24:00Z">
              <w:r w:rsidRPr="00510701">
                <w:rPr>
                  <w:rFonts w:cs="Times New Roman"/>
                  <w:sz w:val="24"/>
                  <w:szCs w:val="24"/>
                </w:rPr>
                <w:t>saturated vapor concentration [kg/m</w:t>
              </w:r>
              <w:r w:rsidRPr="00510701">
                <w:rPr>
                  <w:rFonts w:cs="Times New Roman"/>
                  <w:sz w:val="24"/>
                  <w:szCs w:val="24"/>
                  <w:vertAlign w:val="superscript"/>
                </w:rPr>
                <w:t>3</w:t>
              </w:r>
              <w:r w:rsidRPr="00510701">
                <w:rPr>
                  <w:rFonts w:cs="Times New Roman"/>
                  <w:sz w:val="24"/>
                  <w:szCs w:val="24"/>
                </w:rPr>
                <w:t>]</w:t>
              </w:r>
            </w:ins>
          </w:p>
        </w:tc>
      </w:tr>
      <w:tr w:rsidR="00510701" w:rsidRPr="00510701" w14:paraId="11C50BC8" w14:textId="77777777" w:rsidTr="00EF5A12">
        <w:trPr>
          <w:ins w:id="442" w:author="Huang Wenge" w:date="2021-07-20T20:24:00Z"/>
          <w:trPrChange w:id="443" w:author="Cheng, Jiangtao" w:date="2021-07-18T11:29:00Z">
            <w:trPr>
              <w:gridAfter w:val="0"/>
            </w:trPr>
          </w:trPrChange>
        </w:trPr>
        <w:tc>
          <w:tcPr>
            <w:tcW w:w="1705" w:type="dxa"/>
            <w:tcPrChange w:id="444" w:author="Cheng, Jiangtao" w:date="2021-07-18T11:29:00Z">
              <w:tcPr>
                <w:tcW w:w="1705" w:type="dxa"/>
                <w:gridSpan w:val="2"/>
              </w:tcPr>
            </w:tcPrChange>
          </w:tcPr>
          <w:p w14:paraId="0C6543A8" w14:textId="77777777" w:rsidR="00510701" w:rsidRPr="00510701" w:rsidRDefault="00510701" w:rsidP="00510701">
            <w:pPr>
              <w:widowControl/>
              <w:spacing w:line="276" w:lineRule="auto"/>
              <w:jc w:val="left"/>
              <w:rPr>
                <w:ins w:id="445" w:author="Huang Wenge" w:date="2021-07-20T20:24:00Z"/>
                <w:rFonts w:cs="Times New Roman"/>
                <w:sz w:val="24"/>
                <w:szCs w:val="24"/>
              </w:rPr>
            </w:pPr>
            <m:oMathPara>
              <m:oMath>
                <m:sSub>
                  <m:sSubPr>
                    <m:ctrlPr>
                      <w:ins w:id="446" w:author="Huang Wenge" w:date="2021-07-20T20:24:00Z">
                        <w:rPr>
                          <w:rFonts w:ascii="Cambria Math" w:hAnsi="Cambria Math" w:cs="Times New Roman"/>
                          <w:i/>
                          <w:sz w:val="24"/>
                          <w:szCs w:val="24"/>
                        </w:rPr>
                      </w:ins>
                    </m:ctrlPr>
                  </m:sSubPr>
                  <m:e>
                    <m:r>
                      <w:ins w:id="447" w:author="Huang Wenge" w:date="2021-07-20T20:24:00Z">
                        <w:rPr>
                          <w:rFonts w:ascii="Cambria Math" w:hAnsi="Cambria Math" w:cs="Times New Roman"/>
                          <w:sz w:val="24"/>
                          <w:szCs w:val="24"/>
                        </w:rPr>
                        <m:t>c</m:t>
                      </w:ins>
                    </m:r>
                  </m:e>
                  <m:sub>
                    <m:r>
                      <w:ins w:id="448" w:author="Huang Wenge" w:date="2021-07-20T20:24:00Z">
                        <m:rPr>
                          <m:sty m:val="p"/>
                        </m:rPr>
                        <w:rPr>
                          <w:rFonts w:ascii="Cambria Math" w:hAnsi="Cambria Math" w:cs="Times New Roman"/>
                          <w:sz w:val="24"/>
                          <w:szCs w:val="24"/>
                        </w:rPr>
                        <m:t>w</m:t>
                      </w:ins>
                    </m:r>
                  </m:sub>
                </m:sSub>
              </m:oMath>
            </m:oMathPara>
          </w:p>
        </w:tc>
        <w:tc>
          <w:tcPr>
            <w:tcW w:w="7645" w:type="dxa"/>
            <w:tcPrChange w:id="449" w:author="Cheng, Jiangtao" w:date="2021-07-18T11:29:00Z">
              <w:tcPr>
                <w:tcW w:w="7645" w:type="dxa"/>
                <w:gridSpan w:val="2"/>
              </w:tcPr>
            </w:tcPrChange>
          </w:tcPr>
          <w:p w14:paraId="23E13543" w14:textId="77777777" w:rsidR="00510701" w:rsidRPr="00510701" w:rsidRDefault="00510701" w:rsidP="00510701">
            <w:pPr>
              <w:widowControl/>
              <w:spacing w:line="276" w:lineRule="auto"/>
              <w:jc w:val="left"/>
              <w:rPr>
                <w:ins w:id="450" w:author="Huang Wenge" w:date="2021-07-20T20:24:00Z"/>
                <w:rFonts w:cs="Times New Roman"/>
                <w:sz w:val="24"/>
                <w:szCs w:val="24"/>
              </w:rPr>
            </w:pPr>
            <w:ins w:id="451" w:author="Huang Wenge" w:date="2021-07-20T20:24:00Z">
              <w:r w:rsidRPr="00510701">
                <w:rPr>
                  <w:rFonts w:cs="Times New Roman"/>
                  <w:sz w:val="24"/>
                  <w:szCs w:val="24"/>
                </w:rPr>
                <w:t>specific heat capacity of water [J/(kg</w:t>
              </w:r>
            </w:ins>
            <m:oMath>
              <m:r>
                <w:ins w:id="452" w:author="Huang Wenge" w:date="2021-07-20T20:24:00Z">
                  <w:rPr>
                    <w:rFonts w:ascii="Cambria Math" w:hAnsi="Cambria Math" w:cs="Times New Roman"/>
                    <w:sz w:val="24"/>
                    <w:szCs w:val="24"/>
                  </w:rPr>
                  <m:t>∙</m:t>
                </w:ins>
              </m:r>
            </m:oMath>
            <w:ins w:id="453" w:author="Huang Wenge" w:date="2021-07-20T20:24:00Z">
              <w:r w:rsidRPr="00510701">
                <w:rPr>
                  <w:rFonts w:cs="Times New Roman"/>
                  <w:sz w:val="24"/>
                  <w:szCs w:val="24"/>
                </w:rPr>
                <w:t>K)]</w:t>
              </w:r>
            </w:ins>
          </w:p>
        </w:tc>
      </w:tr>
      <w:tr w:rsidR="00510701" w:rsidRPr="00510701" w14:paraId="22EEB0C3" w14:textId="77777777" w:rsidTr="00EF5A12">
        <w:trPr>
          <w:ins w:id="454" w:author="Huang Wenge" w:date="2021-07-20T20:24:00Z"/>
          <w:trPrChange w:id="455" w:author="Cheng, Jiangtao" w:date="2021-07-18T11:29:00Z">
            <w:trPr>
              <w:gridAfter w:val="0"/>
            </w:trPr>
          </w:trPrChange>
        </w:trPr>
        <w:tc>
          <w:tcPr>
            <w:tcW w:w="1705" w:type="dxa"/>
            <w:tcPrChange w:id="456" w:author="Cheng, Jiangtao" w:date="2021-07-18T11:29:00Z">
              <w:tcPr>
                <w:tcW w:w="1705" w:type="dxa"/>
                <w:gridSpan w:val="2"/>
              </w:tcPr>
            </w:tcPrChange>
          </w:tcPr>
          <w:p w14:paraId="4F61B339" w14:textId="77777777" w:rsidR="00510701" w:rsidRPr="00510701" w:rsidRDefault="00510701" w:rsidP="00510701">
            <w:pPr>
              <w:widowControl/>
              <w:spacing w:line="276" w:lineRule="auto"/>
              <w:jc w:val="left"/>
              <w:rPr>
                <w:ins w:id="457" w:author="Huang Wenge" w:date="2021-07-20T20:24:00Z"/>
                <w:rFonts w:cs="Times New Roman"/>
                <w:sz w:val="24"/>
                <w:szCs w:val="24"/>
              </w:rPr>
            </w:pPr>
            <m:oMathPara>
              <m:oMath>
                <m:r>
                  <w:ins w:id="458" w:author="Huang Wenge" w:date="2021-07-20T20:24:00Z">
                    <w:rPr>
                      <w:rFonts w:ascii="Cambria Math" w:hAnsi="Cambria Math" w:cs="Times New Roman"/>
                      <w:sz w:val="24"/>
                      <w:szCs w:val="24"/>
                    </w:rPr>
                    <m:t>D</m:t>
                  </w:ins>
                </m:r>
              </m:oMath>
            </m:oMathPara>
          </w:p>
        </w:tc>
        <w:tc>
          <w:tcPr>
            <w:tcW w:w="7645" w:type="dxa"/>
            <w:tcPrChange w:id="459" w:author="Cheng, Jiangtao" w:date="2021-07-18T11:29:00Z">
              <w:tcPr>
                <w:tcW w:w="7645" w:type="dxa"/>
                <w:gridSpan w:val="2"/>
              </w:tcPr>
            </w:tcPrChange>
          </w:tcPr>
          <w:p w14:paraId="72257B0E" w14:textId="77777777" w:rsidR="00510701" w:rsidRPr="00510701" w:rsidRDefault="00510701" w:rsidP="00510701">
            <w:pPr>
              <w:widowControl/>
              <w:spacing w:line="276" w:lineRule="auto"/>
              <w:jc w:val="left"/>
              <w:rPr>
                <w:ins w:id="460" w:author="Huang Wenge" w:date="2021-07-20T20:24:00Z"/>
                <w:rFonts w:cs="Times New Roman"/>
                <w:sz w:val="24"/>
                <w:szCs w:val="24"/>
              </w:rPr>
            </w:pPr>
            <w:ins w:id="461" w:author="Huang Wenge" w:date="2021-07-20T20:24:00Z">
              <w:r w:rsidRPr="00510701">
                <w:rPr>
                  <w:rFonts w:cs="Times New Roman"/>
                  <w:sz w:val="24"/>
                  <w:szCs w:val="24"/>
                </w:rPr>
                <w:t>diameter of micropillar [µm]</w:t>
              </w:r>
            </w:ins>
          </w:p>
        </w:tc>
      </w:tr>
      <w:tr w:rsidR="00510701" w:rsidRPr="00510701" w14:paraId="00FAFF46" w14:textId="77777777" w:rsidTr="00EF5A12">
        <w:trPr>
          <w:ins w:id="462" w:author="Huang Wenge" w:date="2021-07-20T20:24:00Z"/>
          <w:trPrChange w:id="463" w:author="Cheng, Jiangtao" w:date="2021-07-18T11:29:00Z">
            <w:trPr>
              <w:gridAfter w:val="0"/>
            </w:trPr>
          </w:trPrChange>
        </w:trPr>
        <w:tc>
          <w:tcPr>
            <w:tcW w:w="1705" w:type="dxa"/>
            <w:tcPrChange w:id="464" w:author="Cheng, Jiangtao" w:date="2021-07-18T11:29:00Z">
              <w:tcPr>
                <w:tcW w:w="1705" w:type="dxa"/>
                <w:gridSpan w:val="2"/>
              </w:tcPr>
            </w:tcPrChange>
          </w:tcPr>
          <w:p w14:paraId="39FFF93D" w14:textId="77777777" w:rsidR="00510701" w:rsidRPr="00510701" w:rsidRDefault="00510701" w:rsidP="00510701">
            <w:pPr>
              <w:widowControl/>
              <w:spacing w:line="276" w:lineRule="auto"/>
              <w:jc w:val="left"/>
              <w:rPr>
                <w:ins w:id="465" w:author="Huang Wenge" w:date="2021-07-20T20:24:00Z"/>
                <w:rFonts w:cs="Times New Roman"/>
                <w:sz w:val="24"/>
                <w:szCs w:val="24"/>
              </w:rPr>
            </w:pPr>
            <m:oMathPara>
              <m:oMath>
                <m:sSub>
                  <m:sSubPr>
                    <m:ctrlPr>
                      <w:ins w:id="466" w:author="Huang Wenge" w:date="2021-07-20T20:24:00Z">
                        <w:rPr>
                          <w:rFonts w:ascii="Cambria Math" w:hAnsi="Cambria Math" w:cs="Times New Roman"/>
                          <w:i/>
                          <w:sz w:val="24"/>
                          <w:szCs w:val="24"/>
                        </w:rPr>
                      </w:ins>
                    </m:ctrlPr>
                  </m:sSubPr>
                  <m:e>
                    <m:r>
                      <w:ins w:id="467" w:author="Huang Wenge" w:date="2021-07-20T20:24:00Z">
                        <w:rPr>
                          <w:rFonts w:ascii="Cambria Math" w:hAnsi="Cambria Math" w:cs="Times New Roman"/>
                          <w:sz w:val="24"/>
                          <w:szCs w:val="24"/>
                        </w:rPr>
                        <m:t>D</m:t>
                      </w:ins>
                    </m:r>
                  </m:e>
                  <m:sub>
                    <m:r>
                      <w:ins w:id="468" w:author="Huang Wenge" w:date="2021-07-20T20:24:00Z">
                        <m:rPr>
                          <m:sty m:val="p"/>
                        </m:rPr>
                        <w:rPr>
                          <w:rFonts w:ascii="Cambria Math" w:hAnsi="Cambria Math" w:cs="Times New Roman"/>
                          <w:sz w:val="24"/>
                          <w:szCs w:val="24"/>
                        </w:rPr>
                        <m:t>d</m:t>
                      </w:ins>
                    </m:r>
                  </m:sub>
                </m:sSub>
              </m:oMath>
            </m:oMathPara>
          </w:p>
        </w:tc>
        <w:tc>
          <w:tcPr>
            <w:tcW w:w="7645" w:type="dxa"/>
            <w:tcPrChange w:id="469" w:author="Cheng, Jiangtao" w:date="2021-07-18T11:29:00Z">
              <w:tcPr>
                <w:tcW w:w="7645" w:type="dxa"/>
                <w:gridSpan w:val="2"/>
              </w:tcPr>
            </w:tcPrChange>
          </w:tcPr>
          <w:p w14:paraId="2C096F2E" w14:textId="77777777" w:rsidR="00510701" w:rsidRPr="00510701" w:rsidRDefault="00510701" w:rsidP="00510701">
            <w:pPr>
              <w:widowControl/>
              <w:spacing w:line="276" w:lineRule="auto"/>
              <w:jc w:val="left"/>
              <w:rPr>
                <w:ins w:id="470" w:author="Huang Wenge" w:date="2021-07-20T20:24:00Z"/>
                <w:rFonts w:cs="Times New Roman"/>
                <w:sz w:val="24"/>
                <w:szCs w:val="24"/>
              </w:rPr>
            </w:pPr>
            <w:ins w:id="471" w:author="Huang Wenge" w:date="2021-07-20T20:24:00Z">
              <w:r w:rsidRPr="00510701">
                <w:rPr>
                  <w:rFonts w:cs="Times New Roman"/>
                  <w:sz w:val="24"/>
                  <w:szCs w:val="24"/>
                </w:rPr>
                <w:t>coefficient of vapor diffusion [m</w:t>
              </w:r>
              <w:r w:rsidRPr="00510701">
                <w:rPr>
                  <w:rFonts w:cs="Times New Roman"/>
                  <w:sz w:val="24"/>
                  <w:szCs w:val="24"/>
                  <w:vertAlign w:val="superscript"/>
                </w:rPr>
                <w:t>2</w:t>
              </w:r>
              <w:r w:rsidRPr="00510701">
                <w:rPr>
                  <w:rFonts w:cs="Times New Roman"/>
                  <w:sz w:val="24"/>
                  <w:szCs w:val="24"/>
                </w:rPr>
                <w:t>/s]</w:t>
              </w:r>
            </w:ins>
          </w:p>
        </w:tc>
      </w:tr>
      <w:tr w:rsidR="00510701" w:rsidRPr="00510701" w14:paraId="6F455557" w14:textId="77777777" w:rsidTr="00EF5A12">
        <w:trPr>
          <w:ins w:id="472" w:author="Huang Wenge" w:date="2021-07-20T20:24:00Z"/>
          <w:trPrChange w:id="473" w:author="Cheng, Jiangtao" w:date="2021-07-18T11:29:00Z">
            <w:trPr>
              <w:gridAfter w:val="0"/>
            </w:trPr>
          </w:trPrChange>
        </w:trPr>
        <w:tc>
          <w:tcPr>
            <w:tcW w:w="1705" w:type="dxa"/>
            <w:tcPrChange w:id="474" w:author="Cheng, Jiangtao" w:date="2021-07-18T11:29:00Z">
              <w:tcPr>
                <w:tcW w:w="1705" w:type="dxa"/>
                <w:gridSpan w:val="2"/>
              </w:tcPr>
            </w:tcPrChange>
          </w:tcPr>
          <w:p w14:paraId="381FBF73" w14:textId="77777777" w:rsidR="00510701" w:rsidRPr="00510701" w:rsidRDefault="00510701" w:rsidP="00510701">
            <w:pPr>
              <w:widowControl/>
              <w:spacing w:line="276" w:lineRule="auto"/>
              <w:jc w:val="left"/>
              <w:rPr>
                <w:ins w:id="475" w:author="Huang Wenge" w:date="2021-07-20T20:24:00Z"/>
                <w:rFonts w:cs="Times New Roman"/>
                <w:sz w:val="24"/>
                <w:szCs w:val="24"/>
              </w:rPr>
            </w:pPr>
            <m:oMathPara>
              <m:oMath>
                <m:r>
                  <w:ins w:id="476" w:author="Huang Wenge" w:date="2021-07-20T20:24:00Z">
                    <w:rPr>
                      <w:rFonts w:ascii="Cambria Math" w:hAnsi="Cambria Math" w:cs="Times New Roman"/>
                      <w:sz w:val="24"/>
                      <w:szCs w:val="24"/>
                    </w:rPr>
                    <w:lastRenderedPageBreak/>
                    <m:t>e</m:t>
                  </w:ins>
                </m:r>
              </m:oMath>
            </m:oMathPara>
          </w:p>
        </w:tc>
        <w:tc>
          <w:tcPr>
            <w:tcW w:w="7645" w:type="dxa"/>
            <w:tcPrChange w:id="477" w:author="Cheng, Jiangtao" w:date="2021-07-18T11:29:00Z">
              <w:tcPr>
                <w:tcW w:w="7645" w:type="dxa"/>
                <w:gridSpan w:val="2"/>
              </w:tcPr>
            </w:tcPrChange>
          </w:tcPr>
          <w:p w14:paraId="35008043" w14:textId="77777777" w:rsidR="00510701" w:rsidRPr="00510701" w:rsidRDefault="00510701" w:rsidP="00510701">
            <w:pPr>
              <w:widowControl/>
              <w:spacing w:line="276" w:lineRule="auto"/>
              <w:jc w:val="left"/>
              <w:rPr>
                <w:ins w:id="478" w:author="Huang Wenge" w:date="2021-07-20T20:24:00Z"/>
                <w:rFonts w:cs="Times New Roman"/>
                <w:sz w:val="24"/>
                <w:szCs w:val="24"/>
              </w:rPr>
            </w:pPr>
            <w:ins w:id="479" w:author="Huang Wenge" w:date="2021-07-20T20:24:00Z">
              <w:r w:rsidRPr="00510701">
                <w:rPr>
                  <w:rFonts w:cs="Times New Roman"/>
                  <w:sz w:val="24"/>
                  <w:szCs w:val="24"/>
                </w:rPr>
                <w:t>coefficient of effective conductivity</w:t>
              </w:r>
            </w:ins>
          </w:p>
        </w:tc>
      </w:tr>
      <w:tr w:rsidR="00510701" w:rsidRPr="00510701" w14:paraId="65B01859" w14:textId="77777777" w:rsidTr="00EF5A12">
        <w:trPr>
          <w:ins w:id="480" w:author="Huang Wenge" w:date="2021-07-20T20:24:00Z"/>
          <w:trPrChange w:id="481" w:author="Cheng, Jiangtao" w:date="2021-07-18T11:29:00Z">
            <w:trPr>
              <w:gridAfter w:val="0"/>
            </w:trPr>
          </w:trPrChange>
        </w:trPr>
        <w:tc>
          <w:tcPr>
            <w:tcW w:w="1705" w:type="dxa"/>
            <w:tcPrChange w:id="482" w:author="Cheng, Jiangtao" w:date="2021-07-18T11:29:00Z">
              <w:tcPr>
                <w:tcW w:w="1705" w:type="dxa"/>
                <w:gridSpan w:val="2"/>
              </w:tcPr>
            </w:tcPrChange>
          </w:tcPr>
          <w:p w14:paraId="51E7E3FD" w14:textId="77777777" w:rsidR="00510701" w:rsidRPr="00510701" w:rsidRDefault="00510701" w:rsidP="00510701">
            <w:pPr>
              <w:widowControl/>
              <w:spacing w:line="276" w:lineRule="auto"/>
              <w:jc w:val="left"/>
              <w:rPr>
                <w:ins w:id="483" w:author="Huang Wenge" w:date="2021-07-20T20:24:00Z"/>
                <w:rFonts w:cs="Times New Roman"/>
                <w:sz w:val="24"/>
                <w:szCs w:val="24"/>
              </w:rPr>
            </w:pPr>
            <m:oMathPara>
              <m:oMath>
                <m:r>
                  <w:ins w:id="484" w:author="Huang Wenge" w:date="2021-07-20T20:24:00Z">
                    <w:rPr>
                      <w:rFonts w:ascii="Cambria Math" w:hAnsi="Cambria Math" w:cs="Times New Roman"/>
                      <w:sz w:val="24"/>
                      <w:szCs w:val="24"/>
                    </w:rPr>
                    <m:t>H</m:t>
                  </w:ins>
                </m:r>
              </m:oMath>
            </m:oMathPara>
          </w:p>
        </w:tc>
        <w:tc>
          <w:tcPr>
            <w:tcW w:w="7645" w:type="dxa"/>
            <w:tcPrChange w:id="485" w:author="Cheng, Jiangtao" w:date="2021-07-18T11:29:00Z">
              <w:tcPr>
                <w:tcW w:w="7645" w:type="dxa"/>
                <w:gridSpan w:val="2"/>
              </w:tcPr>
            </w:tcPrChange>
          </w:tcPr>
          <w:p w14:paraId="482244A4" w14:textId="77777777" w:rsidR="00510701" w:rsidRPr="00510701" w:rsidRDefault="00510701" w:rsidP="00510701">
            <w:pPr>
              <w:widowControl/>
              <w:spacing w:line="276" w:lineRule="auto"/>
              <w:jc w:val="left"/>
              <w:rPr>
                <w:ins w:id="486" w:author="Huang Wenge" w:date="2021-07-20T20:24:00Z"/>
                <w:rFonts w:cs="Times New Roman"/>
                <w:sz w:val="24"/>
                <w:szCs w:val="24"/>
              </w:rPr>
            </w:pPr>
            <w:ins w:id="487" w:author="Huang Wenge" w:date="2021-07-20T20:24:00Z">
              <w:r w:rsidRPr="00510701">
                <w:rPr>
                  <w:rFonts w:cs="Times New Roman"/>
                  <w:sz w:val="24"/>
                  <w:szCs w:val="24"/>
                </w:rPr>
                <w:t>height of micropillar [µm]</w:t>
              </w:r>
            </w:ins>
          </w:p>
        </w:tc>
      </w:tr>
      <w:tr w:rsidR="00510701" w:rsidRPr="00510701" w14:paraId="6CD89227" w14:textId="77777777" w:rsidTr="00EF5A12">
        <w:trPr>
          <w:ins w:id="488" w:author="Huang Wenge" w:date="2021-07-20T20:24:00Z"/>
          <w:trPrChange w:id="489" w:author="Cheng, Jiangtao" w:date="2021-07-18T11:29:00Z">
            <w:trPr>
              <w:gridAfter w:val="0"/>
            </w:trPr>
          </w:trPrChange>
        </w:trPr>
        <w:tc>
          <w:tcPr>
            <w:tcW w:w="1705" w:type="dxa"/>
            <w:tcPrChange w:id="490" w:author="Cheng, Jiangtao" w:date="2021-07-18T11:29:00Z">
              <w:tcPr>
                <w:tcW w:w="1705" w:type="dxa"/>
                <w:gridSpan w:val="2"/>
              </w:tcPr>
            </w:tcPrChange>
          </w:tcPr>
          <w:p w14:paraId="2FA30731" w14:textId="77777777" w:rsidR="00510701" w:rsidRPr="00510701" w:rsidRDefault="00510701" w:rsidP="00510701">
            <w:pPr>
              <w:widowControl/>
              <w:spacing w:line="276" w:lineRule="auto"/>
              <w:jc w:val="left"/>
              <w:rPr>
                <w:ins w:id="491" w:author="Huang Wenge" w:date="2021-07-20T20:24:00Z"/>
                <w:rFonts w:cs="Times New Roman"/>
                <w:sz w:val="24"/>
                <w:szCs w:val="24"/>
              </w:rPr>
            </w:pPr>
            <m:oMathPara>
              <m:oMath>
                <m:sSub>
                  <m:sSubPr>
                    <m:ctrlPr>
                      <w:ins w:id="492" w:author="Huang Wenge" w:date="2021-07-20T20:24:00Z">
                        <w:rPr>
                          <w:rFonts w:ascii="Cambria Math" w:hAnsi="Cambria Math" w:cs="Times New Roman"/>
                          <w:i/>
                          <w:sz w:val="24"/>
                          <w:szCs w:val="24"/>
                        </w:rPr>
                      </w:ins>
                    </m:ctrlPr>
                  </m:sSubPr>
                  <m:e>
                    <m:r>
                      <w:ins w:id="493" w:author="Huang Wenge" w:date="2021-07-20T20:24:00Z">
                        <w:rPr>
                          <w:rFonts w:ascii="Cambria Math" w:hAnsi="Cambria Math" w:cs="Times New Roman"/>
                          <w:sz w:val="24"/>
                          <w:szCs w:val="24"/>
                        </w:rPr>
                        <m:t>h</m:t>
                      </w:ins>
                    </m:r>
                  </m:e>
                  <m:sub>
                    <m:r>
                      <w:ins w:id="494" w:author="Huang Wenge" w:date="2021-07-20T20:24:00Z">
                        <m:rPr>
                          <m:sty m:val="p"/>
                        </m:rPr>
                        <w:rPr>
                          <w:rFonts w:ascii="Cambria Math" w:hAnsi="Cambria Math" w:cs="Times New Roman"/>
                          <w:sz w:val="24"/>
                          <w:szCs w:val="24"/>
                        </w:rPr>
                        <m:t>conv</m:t>
                      </w:ins>
                    </m:r>
                  </m:sub>
                </m:sSub>
              </m:oMath>
            </m:oMathPara>
          </w:p>
        </w:tc>
        <w:tc>
          <w:tcPr>
            <w:tcW w:w="7645" w:type="dxa"/>
            <w:tcPrChange w:id="495" w:author="Cheng, Jiangtao" w:date="2021-07-18T11:29:00Z">
              <w:tcPr>
                <w:tcW w:w="7645" w:type="dxa"/>
                <w:gridSpan w:val="2"/>
              </w:tcPr>
            </w:tcPrChange>
          </w:tcPr>
          <w:p w14:paraId="1C57BC1E" w14:textId="77777777" w:rsidR="00510701" w:rsidRPr="00510701" w:rsidRDefault="00510701" w:rsidP="00510701">
            <w:pPr>
              <w:widowControl/>
              <w:spacing w:line="276" w:lineRule="auto"/>
              <w:jc w:val="left"/>
              <w:rPr>
                <w:ins w:id="496" w:author="Huang Wenge" w:date="2021-07-20T20:24:00Z"/>
                <w:rFonts w:cs="Times New Roman"/>
                <w:sz w:val="24"/>
                <w:szCs w:val="24"/>
              </w:rPr>
            </w:pPr>
            <w:ins w:id="497" w:author="Huang Wenge" w:date="2021-07-20T20:24:00Z">
              <w:r w:rsidRPr="00510701">
                <w:rPr>
                  <w:rFonts w:cs="Times New Roman"/>
                  <w:sz w:val="24"/>
                  <w:szCs w:val="24"/>
                </w:rPr>
                <w:t>convection heat transfer coefficient of air [W/(m</w:t>
              </w:r>
              <w:r w:rsidRPr="00510701">
                <w:rPr>
                  <w:rFonts w:cs="Times New Roman"/>
                  <w:sz w:val="24"/>
                  <w:szCs w:val="24"/>
                  <w:vertAlign w:val="superscript"/>
                </w:rPr>
                <w:t>2</w:t>
              </w:r>
            </w:ins>
            <m:oMath>
              <m:r>
                <w:ins w:id="498" w:author="Huang Wenge" w:date="2021-07-20T20:24:00Z">
                  <w:rPr>
                    <w:rFonts w:ascii="Cambria Math" w:hAnsi="Cambria Math" w:cs="Times New Roman"/>
                    <w:sz w:val="24"/>
                    <w:szCs w:val="24"/>
                  </w:rPr>
                  <m:t>∙</m:t>
                </w:ins>
              </m:r>
            </m:oMath>
            <w:ins w:id="499" w:author="Huang Wenge" w:date="2021-07-20T20:24:00Z">
              <w:r w:rsidRPr="00510701">
                <w:rPr>
                  <w:rFonts w:cs="Times New Roman"/>
                  <w:sz w:val="24"/>
                  <w:szCs w:val="24"/>
                </w:rPr>
                <w:t>K)]</w:t>
              </w:r>
            </w:ins>
          </w:p>
        </w:tc>
      </w:tr>
      <w:tr w:rsidR="00510701" w:rsidRPr="00510701" w14:paraId="28FB28C0" w14:textId="77777777" w:rsidTr="00EF5A12">
        <w:trPr>
          <w:ins w:id="500" w:author="Huang Wenge" w:date="2021-07-20T20:24:00Z"/>
          <w:trPrChange w:id="501" w:author="Cheng, Jiangtao" w:date="2021-07-18T11:29:00Z">
            <w:trPr>
              <w:gridAfter w:val="0"/>
            </w:trPr>
          </w:trPrChange>
        </w:trPr>
        <w:tc>
          <w:tcPr>
            <w:tcW w:w="1705" w:type="dxa"/>
            <w:tcPrChange w:id="502" w:author="Cheng, Jiangtao" w:date="2021-07-18T11:29:00Z">
              <w:tcPr>
                <w:tcW w:w="1705" w:type="dxa"/>
                <w:gridSpan w:val="2"/>
              </w:tcPr>
            </w:tcPrChange>
          </w:tcPr>
          <w:p w14:paraId="4B6BD868" w14:textId="77777777" w:rsidR="00510701" w:rsidRPr="00510701" w:rsidRDefault="00510701" w:rsidP="00510701">
            <w:pPr>
              <w:widowControl/>
              <w:spacing w:line="276" w:lineRule="auto"/>
              <w:jc w:val="left"/>
              <w:rPr>
                <w:ins w:id="503" w:author="Huang Wenge" w:date="2021-07-20T20:24:00Z"/>
                <w:rFonts w:cs="Times New Roman"/>
                <w:sz w:val="24"/>
                <w:szCs w:val="24"/>
              </w:rPr>
            </w:pPr>
            <m:oMathPara>
              <m:oMath>
                <m:sSub>
                  <m:sSubPr>
                    <m:ctrlPr>
                      <w:ins w:id="504" w:author="Huang Wenge" w:date="2021-07-20T20:24:00Z">
                        <w:rPr>
                          <w:rFonts w:ascii="Cambria Math" w:hAnsi="Cambria Math" w:cs="Times New Roman"/>
                          <w:i/>
                          <w:sz w:val="24"/>
                          <w:szCs w:val="24"/>
                        </w:rPr>
                      </w:ins>
                    </m:ctrlPr>
                  </m:sSubPr>
                  <m:e>
                    <m:r>
                      <w:ins w:id="505" w:author="Huang Wenge" w:date="2021-07-20T20:24:00Z">
                        <w:rPr>
                          <w:rFonts w:ascii="Cambria Math" w:hAnsi="Cambria Math" w:cs="Times New Roman"/>
                          <w:sz w:val="24"/>
                          <w:szCs w:val="24"/>
                        </w:rPr>
                        <m:t>h</m:t>
                      </w:ins>
                    </m:r>
                  </m:e>
                  <m:sub>
                    <m:r>
                      <w:ins w:id="506" w:author="Huang Wenge" w:date="2021-07-20T20:24:00Z">
                        <m:rPr>
                          <m:sty m:val="p"/>
                        </m:rPr>
                        <w:rPr>
                          <w:rFonts w:ascii="Cambria Math" w:hAnsi="Cambria Math" w:cs="Times New Roman"/>
                          <w:sz w:val="24"/>
                          <w:szCs w:val="24"/>
                        </w:rPr>
                        <m:t>fg</m:t>
                      </w:ins>
                    </m:r>
                  </m:sub>
                </m:sSub>
              </m:oMath>
            </m:oMathPara>
          </w:p>
        </w:tc>
        <w:tc>
          <w:tcPr>
            <w:tcW w:w="7645" w:type="dxa"/>
            <w:tcPrChange w:id="507" w:author="Cheng, Jiangtao" w:date="2021-07-18T11:29:00Z">
              <w:tcPr>
                <w:tcW w:w="7645" w:type="dxa"/>
                <w:gridSpan w:val="2"/>
              </w:tcPr>
            </w:tcPrChange>
          </w:tcPr>
          <w:p w14:paraId="0359D98A" w14:textId="77777777" w:rsidR="00510701" w:rsidRPr="00510701" w:rsidRDefault="00510701" w:rsidP="00510701">
            <w:pPr>
              <w:widowControl/>
              <w:spacing w:line="276" w:lineRule="auto"/>
              <w:jc w:val="left"/>
              <w:rPr>
                <w:ins w:id="508" w:author="Huang Wenge" w:date="2021-07-20T20:24:00Z"/>
                <w:rFonts w:cs="Times New Roman"/>
                <w:sz w:val="24"/>
                <w:szCs w:val="24"/>
              </w:rPr>
            </w:pPr>
            <w:ins w:id="509" w:author="Huang Wenge" w:date="2021-07-20T20:24:00Z">
              <w:r w:rsidRPr="00510701">
                <w:rPr>
                  <w:rFonts w:cs="Times New Roman"/>
                  <w:sz w:val="24"/>
                  <w:szCs w:val="24"/>
                </w:rPr>
                <w:t>latent heat of water [kJ/kg]</w:t>
              </w:r>
            </w:ins>
          </w:p>
        </w:tc>
      </w:tr>
      <w:tr w:rsidR="00510701" w:rsidRPr="00510701" w14:paraId="562D3722" w14:textId="77777777" w:rsidTr="00EF5A12">
        <w:trPr>
          <w:ins w:id="510" w:author="Huang Wenge" w:date="2021-07-20T20:24:00Z"/>
          <w:trPrChange w:id="511" w:author="Cheng, Jiangtao" w:date="2021-07-18T11:29:00Z">
            <w:trPr>
              <w:gridAfter w:val="0"/>
            </w:trPr>
          </w:trPrChange>
        </w:trPr>
        <w:tc>
          <w:tcPr>
            <w:tcW w:w="1705" w:type="dxa"/>
            <w:tcPrChange w:id="512" w:author="Cheng, Jiangtao" w:date="2021-07-18T11:29:00Z">
              <w:tcPr>
                <w:tcW w:w="1705" w:type="dxa"/>
                <w:gridSpan w:val="2"/>
              </w:tcPr>
            </w:tcPrChange>
          </w:tcPr>
          <w:p w14:paraId="46570845" w14:textId="77777777" w:rsidR="00510701" w:rsidRPr="00510701" w:rsidRDefault="00510701" w:rsidP="00510701">
            <w:pPr>
              <w:widowControl/>
              <w:spacing w:line="276" w:lineRule="auto"/>
              <w:jc w:val="left"/>
              <w:rPr>
                <w:ins w:id="513" w:author="Huang Wenge" w:date="2021-07-20T20:24:00Z"/>
                <w:rFonts w:cs="Times New Roman"/>
                <w:sz w:val="24"/>
                <w:szCs w:val="24"/>
              </w:rPr>
            </w:pPr>
            <m:oMathPara>
              <m:oMath>
                <m:r>
                  <w:ins w:id="514" w:author="Huang Wenge" w:date="2021-07-20T20:24:00Z">
                    <w:rPr>
                      <w:rFonts w:ascii="Cambria Math" w:hAnsi="Cambria Math" w:cs="Times New Roman"/>
                      <w:sz w:val="24"/>
                      <w:szCs w:val="24"/>
                    </w:rPr>
                    <m:t>J</m:t>
                  </w:ins>
                </m:r>
              </m:oMath>
            </m:oMathPara>
          </w:p>
        </w:tc>
        <w:tc>
          <w:tcPr>
            <w:tcW w:w="7645" w:type="dxa"/>
            <w:tcPrChange w:id="515" w:author="Cheng, Jiangtao" w:date="2021-07-18T11:29:00Z">
              <w:tcPr>
                <w:tcW w:w="7645" w:type="dxa"/>
                <w:gridSpan w:val="2"/>
              </w:tcPr>
            </w:tcPrChange>
          </w:tcPr>
          <w:p w14:paraId="13E51397" w14:textId="77777777" w:rsidR="00510701" w:rsidRPr="00510701" w:rsidRDefault="00510701" w:rsidP="00510701">
            <w:pPr>
              <w:widowControl/>
              <w:spacing w:line="276" w:lineRule="auto"/>
              <w:jc w:val="left"/>
              <w:rPr>
                <w:ins w:id="516" w:author="Huang Wenge" w:date="2021-07-20T20:24:00Z"/>
                <w:rFonts w:cs="Times New Roman"/>
                <w:sz w:val="24"/>
                <w:szCs w:val="24"/>
              </w:rPr>
            </w:pPr>
            <w:ins w:id="517" w:author="Huang Wenge" w:date="2021-07-20T20:24:00Z">
              <w:r w:rsidRPr="00510701">
                <w:rPr>
                  <w:rFonts w:cs="Times New Roman"/>
                  <w:sz w:val="24"/>
                  <w:szCs w:val="24"/>
                </w:rPr>
                <w:t>local evaporation flux [kg/(m</w:t>
              </w:r>
              <w:r w:rsidRPr="00510701">
                <w:rPr>
                  <w:rFonts w:cs="Times New Roman"/>
                  <w:sz w:val="24"/>
                  <w:szCs w:val="24"/>
                  <w:vertAlign w:val="superscript"/>
                </w:rPr>
                <w:t>2</w:t>
              </w:r>
            </w:ins>
            <m:oMath>
              <m:r>
                <w:ins w:id="518" w:author="Huang Wenge" w:date="2021-07-20T20:24:00Z">
                  <w:rPr>
                    <w:rFonts w:ascii="Cambria Math" w:hAnsi="Cambria Math" w:cs="Times New Roman"/>
                    <w:sz w:val="24"/>
                    <w:szCs w:val="24"/>
                  </w:rPr>
                  <m:t>∙</m:t>
                </w:ins>
              </m:r>
            </m:oMath>
            <w:ins w:id="519" w:author="Huang Wenge" w:date="2021-07-20T20:24:00Z">
              <w:r w:rsidRPr="00510701">
                <w:rPr>
                  <w:rFonts w:cs="Times New Roman"/>
                  <w:sz w:val="24"/>
                  <w:szCs w:val="24"/>
                </w:rPr>
                <w:t>s)]</w:t>
              </w:r>
            </w:ins>
          </w:p>
        </w:tc>
      </w:tr>
      <w:tr w:rsidR="00510701" w:rsidRPr="00510701" w14:paraId="05C740E9" w14:textId="77777777" w:rsidTr="00EF5A12">
        <w:trPr>
          <w:ins w:id="520" w:author="Huang Wenge" w:date="2021-07-20T20:24:00Z"/>
          <w:trPrChange w:id="521" w:author="Cheng, Jiangtao" w:date="2021-07-18T11:29:00Z">
            <w:trPr>
              <w:gridAfter w:val="0"/>
            </w:trPr>
          </w:trPrChange>
        </w:trPr>
        <w:tc>
          <w:tcPr>
            <w:tcW w:w="1705" w:type="dxa"/>
            <w:tcPrChange w:id="522" w:author="Cheng, Jiangtao" w:date="2021-07-18T11:29:00Z">
              <w:tcPr>
                <w:tcW w:w="1705" w:type="dxa"/>
                <w:gridSpan w:val="2"/>
              </w:tcPr>
            </w:tcPrChange>
          </w:tcPr>
          <w:p w14:paraId="1FA904CC" w14:textId="77777777" w:rsidR="00510701" w:rsidRPr="00510701" w:rsidRDefault="00510701" w:rsidP="00510701">
            <w:pPr>
              <w:widowControl/>
              <w:spacing w:line="276" w:lineRule="auto"/>
              <w:jc w:val="left"/>
              <w:rPr>
                <w:ins w:id="523" w:author="Huang Wenge" w:date="2021-07-20T20:24:00Z"/>
                <w:rFonts w:cs="Times New Roman"/>
                <w:sz w:val="24"/>
                <w:szCs w:val="24"/>
              </w:rPr>
            </w:pPr>
            <m:oMathPara>
              <m:oMath>
                <m:sSub>
                  <m:sSubPr>
                    <m:ctrlPr>
                      <w:ins w:id="524" w:author="Huang Wenge" w:date="2021-07-20T20:24:00Z">
                        <w:rPr>
                          <w:rFonts w:ascii="Cambria Math" w:hAnsi="Cambria Math" w:cs="Times New Roman"/>
                          <w:i/>
                          <w:sz w:val="24"/>
                          <w:szCs w:val="24"/>
                        </w:rPr>
                      </w:ins>
                    </m:ctrlPr>
                  </m:sSubPr>
                  <m:e>
                    <m:r>
                      <w:ins w:id="525" w:author="Huang Wenge" w:date="2021-07-20T20:24:00Z">
                        <w:rPr>
                          <w:rFonts w:ascii="Cambria Math" w:hAnsi="Cambria Math" w:cs="Times New Roman"/>
                          <w:sz w:val="24"/>
                          <w:szCs w:val="24"/>
                        </w:rPr>
                        <m:t>k</m:t>
                      </w:ins>
                    </m:r>
                  </m:e>
                  <m:sub>
                    <m:r>
                      <w:ins w:id="526" w:author="Huang Wenge" w:date="2021-07-20T20:24:00Z">
                        <m:rPr>
                          <m:sty m:val="p"/>
                        </m:rPr>
                        <w:rPr>
                          <w:rFonts w:ascii="Cambria Math" w:hAnsi="Cambria Math" w:cs="Times New Roman"/>
                          <w:sz w:val="24"/>
                          <w:szCs w:val="24"/>
                        </w:rPr>
                        <m:t>eff,w</m:t>
                      </w:ins>
                    </m:r>
                  </m:sub>
                </m:sSub>
              </m:oMath>
            </m:oMathPara>
          </w:p>
        </w:tc>
        <w:tc>
          <w:tcPr>
            <w:tcW w:w="7645" w:type="dxa"/>
            <w:tcPrChange w:id="527" w:author="Cheng, Jiangtao" w:date="2021-07-18T11:29:00Z">
              <w:tcPr>
                <w:tcW w:w="7645" w:type="dxa"/>
                <w:gridSpan w:val="2"/>
              </w:tcPr>
            </w:tcPrChange>
          </w:tcPr>
          <w:p w14:paraId="3229B9BC" w14:textId="77777777" w:rsidR="00510701" w:rsidRPr="00510701" w:rsidRDefault="00510701" w:rsidP="00510701">
            <w:pPr>
              <w:widowControl/>
              <w:spacing w:line="276" w:lineRule="auto"/>
              <w:jc w:val="left"/>
              <w:rPr>
                <w:ins w:id="528" w:author="Huang Wenge" w:date="2021-07-20T20:24:00Z"/>
                <w:rFonts w:cs="Times New Roman"/>
                <w:sz w:val="24"/>
                <w:szCs w:val="24"/>
              </w:rPr>
            </w:pPr>
            <w:ins w:id="529" w:author="Huang Wenge" w:date="2021-07-20T20:24:00Z">
              <w:r w:rsidRPr="00510701">
                <w:rPr>
                  <w:rFonts w:cs="Times New Roman"/>
                  <w:sz w:val="24"/>
                  <w:szCs w:val="24"/>
                </w:rPr>
                <w:t>effective conductivity of water [W/(m</w:t>
              </w:r>
            </w:ins>
            <m:oMath>
              <m:r>
                <w:ins w:id="530" w:author="Huang Wenge" w:date="2021-07-20T20:24:00Z">
                  <w:rPr>
                    <w:rFonts w:ascii="Cambria Math" w:hAnsi="Cambria Math" w:cs="Times New Roman"/>
                    <w:sz w:val="24"/>
                    <w:szCs w:val="24"/>
                  </w:rPr>
                  <m:t>∙</m:t>
                </w:ins>
              </m:r>
            </m:oMath>
            <w:ins w:id="531" w:author="Huang Wenge" w:date="2021-07-20T20:24:00Z">
              <w:r w:rsidRPr="00510701">
                <w:rPr>
                  <w:rFonts w:cs="Times New Roman"/>
                  <w:sz w:val="24"/>
                  <w:szCs w:val="24"/>
                </w:rPr>
                <w:t>K)]</w:t>
              </w:r>
            </w:ins>
          </w:p>
        </w:tc>
      </w:tr>
      <w:tr w:rsidR="00510701" w:rsidRPr="00510701" w14:paraId="7911DAE5" w14:textId="77777777" w:rsidTr="00EF5A12">
        <w:trPr>
          <w:ins w:id="532" w:author="Huang Wenge" w:date="2021-07-20T20:24:00Z"/>
          <w:trPrChange w:id="533" w:author="Cheng, Jiangtao" w:date="2021-07-18T11:29:00Z">
            <w:trPr>
              <w:gridAfter w:val="0"/>
            </w:trPr>
          </w:trPrChange>
        </w:trPr>
        <w:tc>
          <w:tcPr>
            <w:tcW w:w="1705" w:type="dxa"/>
            <w:tcPrChange w:id="534" w:author="Cheng, Jiangtao" w:date="2021-07-18T11:29:00Z">
              <w:tcPr>
                <w:tcW w:w="1705" w:type="dxa"/>
                <w:gridSpan w:val="2"/>
              </w:tcPr>
            </w:tcPrChange>
          </w:tcPr>
          <w:p w14:paraId="4811D56E" w14:textId="77777777" w:rsidR="00510701" w:rsidRPr="00510701" w:rsidRDefault="00510701" w:rsidP="00510701">
            <w:pPr>
              <w:widowControl/>
              <w:spacing w:line="276" w:lineRule="auto"/>
              <w:jc w:val="left"/>
              <w:rPr>
                <w:ins w:id="535" w:author="Huang Wenge" w:date="2021-07-20T20:24:00Z"/>
                <w:rFonts w:cs="Times New Roman"/>
                <w:sz w:val="24"/>
                <w:szCs w:val="24"/>
              </w:rPr>
            </w:pPr>
            <m:oMathPara>
              <m:oMath>
                <m:sSub>
                  <m:sSubPr>
                    <m:ctrlPr>
                      <w:ins w:id="536" w:author="Huang Wenge" w:date="2021-07-20T20:24:00Z">
                        <w:rPr>
                          <w:rFonts w:ascii="Cambria Math" w:hAnsi="Cambria Math" w:cs="Times New Roman"/>
                          <w:i/>
                          <w:sz w:val="24"/>
                          <w:szCs w:val="24"/>
                        </w:rPr>
                      </w:ins>
                    </m:ctrlPr>
                  </m:sSubPr>
                  <m:e>
                    <m:r>
                      <w:ins w:id="537" w:author="Huang Wenge" w:date="2021-07-20T20:24:00Z">
                        <w:rPr>
                          <w:rFonts w:ascii="Cambria Math" w:hAnsi="Cambria Math" w:cs="Times New Roman"/>
                          <w:sz w:val="24"/>
                          <w:szCs w:val="24"/>
                        </w:rPr>
                        <m:t>k</m:t>
                      </w:ins>
                    </m:r>
                  </m:e>
                  <m:sub>
                    <m:r>
                      <w:ins w:id="538" w:author="Huang Wenge" w:date="2021-07-20T20:24:00Z">
                        <m:rPr>
                          <m:sty m:val="p"/>
                        </m:rPr>
                        <w:rPr>
                          <w:rFonts w:ascii="Cambria Math" w:hAnsi="Cambria Math" w:cs="Times New Roman"/>
                          <w:sz w:val="24"/>
                          <w:szCs w:val="24"/>
                        </w:rPr>
                        <m:t>Si</m:t>
                      </w:ins>
                    </m:r>
                  </m:sub>
                </m:sSub>
              </m:oMath>
            </m:oMathPara>
          </w:p>
        </w:tc>
        <w:tc>
          <w:tcPr>
            <w:tcW w:w="7645" w:type="dxa"/>
            <w:tcPrChange w:id="539" w:author="Cheng, Jiangtao" w:date="2021-07-18T11:29:00Z">
              <w:tcPr>
                <w:tcW w:w="7645" w:type="dxa"/>
                <w:gridSpan w:val="2"/>
              </w:tcPr>
            </w:tcPrChange>
          </w:tcPr>
          <w:p w14:paraId="6F35ABEF" w14:textId="77777777" w:rsidR="00510701" w:rsidRPr="00510701" w:rsidRDefault="00510701" w:rsidP="00510701">
            <w:pPr>
              <w:widowControl/>
              <w:spacing w:line="276" w:lineRule="auto"/>
              <w:jc w:val="left"/>
              <w:rPr>
                <w:ins w:id="540" w:author="Huang Wenge" w:date="2021-07-20T20:24:00Z"/>
                <w:rFonts w:cs="Times New Roman"/>
                <w:sz w:val="24"/>
                <w:szCs w:val="24"/>
              </w:rPr>
            </w:pPr>
            <w:ins w:id="541" w:author="Huang Wenge" w:date="2021-07-20T20:24:00Z">
              <w:r w:rsidRPr="00510701">
                <w:rPr>
                  <w:rFonts w:cs="Times New Roman"/>
                  <w:sz w:val="24"/>
                  <w:szCs w:val="24"/>
                </w:rPr>
                <w:t>thermal conductivity of silicon [W/(m</w:t>
              </w:r>
            </w:ins>
            <m:oMath>
              <m:r>
                <w:ins w:id="542" w:author="Huang Wenge" w:date="2021-07-20T20:24:00Z">
                  <w:rPr>
                    <w:rFonts w:ascii="Cambria Math" w:hAnsi="Cambria Math" w:cs="Times New Roman"/>
                    <w:sz w:val="24"/>
                    <w:szCs w:val="24"/>
                  </w:rPr>
                  <m:t>∙</m:t>
                </w:ins>
              </m:r>
            </m:oMath>
            <w:ins w:id="543" w:author="Huang Wenge" w:date="2021-07-20T20:24:00Z">
              <w:r w:rsidRPr="00510701">
                <w:rPr>
                  <w:rFonts w:cs="Times New Roman"/>
                  <w:sz w:val="24"/>
                  <w:szCs w:val="24"/>
                </w:rPr>
                <w:t>K)]</w:t>
              </w:r>
            </w:ins>
          </w:p>
        </w:tc>
      </w:tr>
      <w:tr w:rsidR="00510701" w:rsidRPr="00510701" w14:paraId="2D0A5452" w14:textId="77777777" w:rsidTr="00EF5A12">
        <w:trPr>
          <w:ins w:id="544" w:author="Huang Wenge" w:date="2021-07-20T20:24:00Z"/>
          <w:trPrChange w:id="545" w:author="Cheng, Jiangtao" w:date="2021-07-18T11:29:00Z">
            <w:trPr>
              <w:gridAfter w:val="0"/>
            </w:trPr>
          </w:trPrChange>
        </w:trPr>
        <w:tc>
          <w:tcPr>
            <w:tcW w:w="1705" w:type="dxa"/>
            <w:tcPrChange w:id="546" w:author="Cheng, Jiangtao" w:date="2021-07-18T11:29:00Z">
              <w:tcPr>
                <w:tcW w:w="1705" w:type="dxa"/>
                <w:gridSpan w:val="2"/>
              </w:tcPr>
            </w:tcPrChange>
          </w:tcPr>
          <w:p w14:paraId="3D0772C3" w14:textId="77777777" w:rsidR="00510701" w:rsidRPr="00510701" w:rsidRDefault="00510701" w:rsidP="00510701">
            <w:pPr>
              <w:widowControl/>
              <w:spacing w:line="276" w:lineRule="auto"/>
              <w:jc w:val="left"/>
              <w:rPr>
                <w:ins w:id="547" w:author="Huang Wenge" w:date="2021-07-20T20:24:00Z"/>
                <w:rFonts w:cs="Times New Roman"/>
                <w:sz w:val="24"/>
                <w:szCs w:val="24"/>
              </w:rPr>
            </w:pPr>
            <m:oMathPara>
              <m:oMath>
                <m:sSub>
                  <m:sSubPr>
                    <m:ctrlPr>
                      <w:ins w:id="548" w:author="Huang Wenge" w:date="2021-07-20T20:24:00Z">
                        <w:rPr>
                          <w:rFonts w:ascii="Cambria Math" w:hAnsi="Cambria Math" w:cs="Times New Roman"/>
                          <w:i/>
                          <w:sz w:val="24"/>
                          <w:szCs w:val="24"/>
                        </w:rPr>
                      </w:ins>
                    </m:ctrlPr>
                  </m:sSubPr>
                  <m:e>
                    <m:r>
                      <w:ins w:id="549" w:author="Huang Wenge" w:date="2021-07-20T20:24:00Z">
                        <w:rPr>
                          <w:rFonts w:ascii="Cambria Math" w:hAnsi="Cambria Math" w:cs="Times New Roman"/>
                          <w:sz w:val="24"/>
                          <w:szCs w:val="24"/>
                        </w:rPr>
                        <m:t>k</m:t>
                      </w:ins>
                    </m:r>
                  </m:e>
                  <m:sub>
                    <m:r>
                      <w:ins w:id="550" w:author="Huang Wenge" w:date="2021-07-20T20:24:00Z">
                        <m:rPr>
                          <m:sty m:val="p"/>
                        </m:rPr>
                        <w:rPr>
                          <w:rFonts w:ascii="Cambria Math" w:hAnsi="Cambria Math" w:cs="Times New Roman"/>
                          <w:sz w:val="24"/>
                          <w:szCs w:val="24"/>
                        </w:rPr>
                        <m:t>w</m:t>
                      </w:ins>
                    </m:r>
                  </m:sub>
                </m:sSub>
              </m:oMath>
            </m:oMathPara>
          </w:p>
        </w:tc>
        <w:tc>
          <w:tcPr>
            <w:tcW w:w="7645" w:type="dxa"/>
            <w:tcPrChange w:id="551" w:author="Cheng, Jiangtao" w:date="2021-07-18T11:29:00Z">
              <w:tcPr>
                <w:tcW w:w="7645" w:type="dxa"/>
                <w:gridSpan w:val="2"/>
              </w:tcPr>
            </w:tcPrChange>
          </w:tcPr>
          <w:p w14:paraId="61CA6826" w14:textId="77777777" w:rsidR="00510701" w:rsidRPr="00510701" w:rsidRDefault="00510701" w:rsidP="00510701">
            <w:pPr>
              <w:widowControl/>
              <w:spacing w:line="276" w:lineRule="auto"/>
              <w:jc w:val="left"/>
              <w:rPr>
                <w:ins w:id="552" w:author="Huang Wenge" w:date="2021-07-20T20:24:00Z"/>
                <w:rFonts w:cs="Times New Roman"/>
                <w:sz w:val="24"/>
                <w:szCs w:val="24"/>
              </w:rPr>
            </w:pPr>
            <w:ins w:id="553" w:author="Huang Wenge" w:date="2021-07-20T20:24:00Z">
              <w:r w:rsidRPr="00510701">
                <w:rPr>
                  <w:rFonts w:cs="Times New Roman"/>
                  <w:sz w:val="24"/>
                  <w:szCs w:val="24"/>
                </w:rPr>
                <w:t>thermal conductivity of water [W/(m</w:t>
              </w:r>
            </w:ins>
            <m:oMath>
              <m:r>
                <w:ins w:id="554" w:author="Huang Wenge" w:date="2021-07-20T20:24:00Z">
                  <w:rPr>
                    <w:rFonts w:ascii="Cambria Math" w:hAnsi="Cambria Math" w:cs="Times New Roman"/>
                    <w:sz w:val="24"/>
                    <w:szCs w:val="24"/>
                  </w:rPr>
                  <m:t>∙</m:t>
                </w:ins>
              </m:r>
            </m:oMath>
            <w:ins w:id="555" w:author="Huang Wenge" w:date="2021-07-20T20:24:00Z">
              <w:r w:rsidRPr="00510701">
                <w:rPr>
                  <w:rFonts w:cs="Times New Roman"/>
                  <w:sz w:val="24"/>
                  <w:szCs w:val="24"/>
                </w:rPr>
                <w:t>K)]</w:t>
              </w:r>
            </w:ins>
          </w:p>
        </w:tc>
      </w:tr>
      <w:tr w:rsidR="00510701" w:rsidRPr="00510701" w14:paraId="136797A7" w14:textId="77777777" w:rsidTr="00EF5A12">
        <w:trPr>
          <w:ins w:id="556" w:author="Huang Wenge" w:date="2021-07-20T20:24:00Z"/>
          <w:trPrChange w:id="557" w:author="Cheng, Jiangtao" w:date="2021-07-18T11:29:00Z">
            <w:trPr>
              <w:gridAfter w:val="0"/>
            </w:trPr>
          </w:trPrChange>
        </w:trPr>
        <w:tc>
          <w:tcPr>
            <w:tcW w:w="1705" w:type="dxa"/>
            <w:tcPrChange w:id="558" w:author="Cheng, Jiangtao" w:date="2021-07-18T11:29:00Z">
              <w:tcPr>
                <w:tcW w:w="1705" w:type="dxa"/>
                <w:gridSpan w:val="2"/>
              </w:tcPr>
            </w:tcPrChange>
          </w:tcPr>
          <w:p w14:paraId="00519174" w14:textId="77777777" w:rsidR="00510701" w:rsidRPr="00510701" w:rsidRDefault="00510701" w:rsidP="00510701">
            <w:pPr>
              <w:widowControl/>
              <w:spacing w:line="276" w:lineRule="auto"/>
              <w:jc w:val="left"/>
              <w:rPr>
                <w:ins w:id="559" w:author="Huang Wenge" w:date="2021-07-20T20:24:00Z"/>
                <w:rFonts w:cs="Times New Roman"/>
                <w:sz w:val="24"/>
                <w:szCs w:val="24"/>
              </w:rPr>
            </w:pPr>
            <m:oMathPara>
              <m:oMath>
                <m:sSub>
                  <m:sSubPr>
                    <m:ctrlPr>
                      <w:ins w:id="560" w:author="Huang Wenge" w:date="2021-07-20T20:24:00Z">
                        <w:rPr>
                          <w:rFonts w:ascii="Cambria Math" w:hAnsi="Cambria Math" w:cs="Times New Roman"/>
                          <w:i/>
                          <w:sz w:val="24"/>
                          <w:szCs w:val="24"/>
                        </w:rPr>
                      </w:ins>
                    </m:ctrlPr>
                  </m:sSubPr>
                  <m:e>
                    <m:r>
                      <w:ins w:id="561" w:author="Huang Wenge" w:date="2021-07-20T20:24:00Z">
                        <w:rPr>
                          <w:rFonts w:ascii="Cambria Math" w:hAnsi="Cambria Math" w:cs="Times New Roman"/>
                          <w:sz w:val="24"/>
                          <w:szCs w:val="24"/>
                        </w:rPr>
                        <m:t>l</m:t>
                      </w:ins>
                    </m:r>
                  </m:e>
                  <m:sub>
                    <m:r>
                      <w:ins w:id="562" w:author="Huang Wenge" w:date="2021-07-20T20:24:00Z">
                        <m:rPr>
                          <m:sty m:val="p"/>
                        </m:rPr>
                        <w:rPr>
                          <w:rFonts w:ascii="Cambria Math" w:hAnsi="Cambria Math" w:cs="Times New Roman"/>
                          <w:sz w:val="24"/>
                          <w:szCs w:val="24"/>
                        </w:rPr>
                        <m:t>s</m:t>
                      </w:ins>
                    </m:r>
                  </m:sub>
                </m:sSub>
              </m:oMath>
            </m:oMathPara>
          </w:p>
        </w:tc>
        <w:tc>
          <w:tcPr>
            <w:tcW w:w="7645" w:type="dxa"/>
            <w:tcPrChange w:id="563" w:author="Cheng, Jiangtao" w:date="2021-07-18T11:29:00Z">
              <w:tcPr>
                <w:tcW w:w="7645" w:type="dxa"/>
                <w:gridSpan w:val="2"/>
              </w:tcPr>
            </w:tcPrChange>
          </w:tcPr>
          <w:p w14:paraId="5445C371" w14:textId="77777777" w:rsidR="00510701" w:rsidRPr="00510701" w:rsidRDefault="00510701" w:rsidP="00510701">
            <w:pPr>
              <w:widowControl/>
              <w:spacing w:line="276" w:lineRule="auto"/>
              <w:jc w:val="left"/>
              <w:rPr>
                <w:ins w:id="564" w:author="Huang Wenge" w:date="2021-07-20T20:24:00Z"/>
                <w:rFonts w:cs="Times New Roman"/>
                <w:sz w:val="24"/>
                <w:szCs w:val="24"/>
              </w:rPr>
            </w:pPr>
            <w:ins w:id="565" w:author="Huang Wenge" w:date="2021-07-20T20:24:00Z">
              <w:r w:rsidRPr="00510701">
                <w:rPr>
                  <w:rFonts w:cs="Times New Roman"/>
                  <w:sz w:val="24"/>
                  <w:szCs w:val="24"/>
                </w:rPr>
                <w:t>thickness of silicon substrate [µm]</w:t>
              </w:r>
            </w:ins>
          </w:p>
        </w:tc>
      </w:tr>
      <w:tr w:rsidR="00510701" w:rsidRPr="00510701" w14:paraId="6F0E6FC1" w14:textId="77777777" w:rsidTr="00EF5A12">
        <w:trPr>
          <w:ins w:id="566" w:author="Huang Wenge" w:date="2021-07-20T20:24:00Z"/>
          <w:trPrChange w:id="567" w:author="Cheng, Jiangtao" w:date="2021-07-18T11:29:00Z">
            <w:trPr>
              <w:gridAfter w:val="0"/>
            </w:trPr>
          </w:trPrChange>
        </w:trPr>
        <w:tc>
          <w:tcPr>
            <w:tcW w:w="1705" w:type="dxa"/>
            <w:tcPrChange w:id="568" w:author="Cheng, Jiangtao" w:date="2021-07-18T11:29:00Z">
              <w:tcPr>
                <w:tcW w:w="1705" w:type="dxa"/>
                <w:gridSpan w:val="2"/>
              </w:tcPr>
            </w:tcPrChange>
          </w:tcPr>
          <w:p w14:paraId="08319C1E" w14:textId="77777777" w:rsidR="00510701" w:rsidRPr="00510701" w:rsidRDefault="00510701" w:rsidP="00510701">
            <w:pPr>
              <w:widowControl/>
              <w:spacing w:line="276" w:lineRule="auto"/>
              <w:jc w:val="left"/>
              <w:rPr>
                <w:ins w:id="569" w:author="Huang Wenge" w:date="2021-07-20T20:24:00Z"/>
                <w:rFonts w:cs="Times New Roman"/>
                <w:sz w:val="24"/>
                <w:szCs w:val="24"/>
              </w:rPr>
            </w:pPr>
            <m:oMathPara>
              <m:oMath>
                <m:sSub>
                  <m:sSubPr>
                    <m:ctrlPr>
                      <w:ins w:id="570" w:author="Huang Wenge" w:date="2021-07-20T20:24:00Z">
                        <w:rPr>
                          <w:rFonts w:ascii="Cambria Math" w:hAnsi="Cambria Math" w:cs="Times New Roman"/>
                          <w:i/>
                          <w:sz w:val="24"/>
                          <w:szCs w:val="24"/>
                        </w:rPr>
                      </w:ins>
                    </m:ctrlPr>
                  </m:sSubPr>
                  <m:e>
                    <m:r>
                      <w:ins w:id="571" w:author="Huang Wenge" w:date="2021-07-20T20:24:00Z">
                        <w:rPr>
                          <w:rFonts w:ascii="Cambria Math" w:hAnsi="Cambria Math" w:cs="Times New Roman"/>
                          <w:sz w:val="24"/>
                          <w:szCs w:val="24"/>
                        </w:rPr>
                        <m:t>l</m:t>
                      </w:ins>
                    </m:r>
                  </m:e>
                  <m:sub>
                    <m:r>
                      <w:ins w:id="572" w:author="Huang Wenge" w:date="2021-07-20T20:24:00Z">
                        <m:rPr>
                          <m:sty m:val="p"/>
                        </m:rPr>
                        <w:rPr>
                          <w:rFonts w:ascii="Cambria Math" w:hAnsi="Cambria Math" w:cs="Times New Roman"/>
                          <w:sz w:val="24"/>
                          <w:szCs w:val="24"/>
                        </w:rPr>
                        <m:t>w</m:t>
                      </w:ins>
                    </m:r>
                  </m:sub>
                </m:sSub>
              </m:oMath>
            </m:oMathPara>
          </w:p>
        </w:tc>
        <w:tc>
          <w:tcPr>
            <w:tcW w:w="7645" w:type="dxa"/>
            <w:tcPrChange w:id="573" w:author="Cheng, Jiangtao" w:date="2021-07-18T11:29:00Z">
              <w:tcPr>
                <w:tcW w:w="7645" w:type="dxa"/>
                <w:gridSpan w:val="2"/>
              </w:tcPr>
            </w:tcPrChange>
          </w:tcPr>
          <w:p w14:paraId="723ED215" w14:textId="77777777" w:rsidR="00510701" w:rsidRPr="00510701" w:rsidRDefault="00510701" w:rsidP="00510701">
            <w:pPr>
              <w:widowControl/>
              <w:spacing w:line="276" w:lineRule="auto"/>
              <w:jc w:val="left"/>
              <w:rPr>
                <w:ins w:id="574" w:author="Huang Wenge" w:date="2021-07-20T20:24:00Z"/>
                <w:rFonts w:cs="Times New Roman"/>
                <w:sz w:val="24"/>
                <w:szCs w:val="24"/>
              </w:rPr>
            </w:pPr>
            <w:ins w:id="575" w:author="Huang Wenge" w:date="2021-07-20T20:24:00Z">
              <w:r w:rsidRPr="00510701">
                <w:rPr>
                  <w:rFonts w:cs="Times New Roman"/>
                  <w:sz w:val="24"/>
                  <w:szCs w:val="24"/>
                </w:rPr>
                <w:t>thickness of water layer [µm]</w:t>
              </w:r>
            </w:ins>
          </w:p>
        </w:tc>
      </w:tr>
      <w:tr w:rsidR="00510701" w:rsidRPr="00510701" w14:paraId="4AA63636" w14:textId="77777777" w:rsidTr="00EF5A12">
        <w:trPr>
          <w:ins w:id="576" w:author="Huang Wenge" w:date="2021-07-20T20:24:00Z"/>
          <w:trPrChange w:id="577" w:author="Cheng, Jiangtao" w:date="2021-07-18T11:29:00Z">
            <w:trPr>
              <w:gridAfter w:val="0"/>
            </w:trPr>
          </w:trPrChange>
        </w:trPr>
        <w:tc>
          <w:tcPr>
            <w:tcW w:w="1705" w:type="dxa"/>
            <w:tcPrChange w:id="578" w:author="Cheng, Jiangtao" w:date="2021-07-18T11:29:00Z">
              <w:tcPr>
                <w:tcW w:w="1705" w:type="dxa"/>
                <w:gridSpan w:val="2"/>
              </w:tcPr>
            </w:tcPrChange>
          </w:tcPr>
          <w:p w14:paraId="17E23055" w14:textId="77777777" w:rsidR="00510701" w:rsidRPr="00510701" w:rsidRDefault="00510701" w:rsidP="00510701">
            <w:pPr>
              <w:widowControl/>
              <w:spacing w:line="276" w:lineRule="auto"/>
              <w:jc w:val="left"/>
              <w:rPr>
                <w:ins w:id="579" w:author="Huang Wenge" w:date="2021-07-20T20:24:00Z"/>
                <w:rFonts w:cs="Times New Roman"/>
                <w:sz w:val="24"/>
                <w:szCs w:val="24"/>
              </w:rPr>
            </w:pPr>
            <m:oMathPara>
              <m:oMath>
                <m:r>
                  <w:ins w:id="580" w:author="Huang Wenge" w:date="2021-07-20T20:24:00Z">
                    <w:rPr>
                      <w:rFonts w:ascii="Cambria Math" w:hAnsi="Cambria Math" w:cs="Times New Roman"/>
                      <w:sz w:val="24"/>
                      <w:szCs w:val="24"/>
                    </w:rPr>
                    <m:t>M</m:t>
                  </w:ins>
                </m:r>
              </m:oMath>
            </m:oMathPara>
          </w:p>
        </w:tc>
        <w:tc>
          <w:tcPr>
            <w:tcW w:w="7645" w:type="dxa"/>
            <w:tcPrChange w:id="581" w:author="Cheng, Jiangtao" w:date="2021-07-18T11:29:00Z">
              <w:tcPr>
                <w:tcW w:w="7645" w:type="dxa"/>
                <w:gridSpan w:val="2"/>
              </w:tcPr>
            </w:tcPrChange>
          </w:tcPr>
          <w:p w14:paraId="5B64F209" w14:textId="77777777" w:rsidR="00510701" w:rsidRPr="00510701" w:rsidRDefault="00510701" w:rsidP="00510701">
            <w:pPr>
              <w:spacing w:line="360" w:lineRule="auto"/>
              <w:rPr>
                <w:ins w:id="582" w:author="Huang Wenge" w:date="2021-07-20T20:24:00Z"/>
                <w:rFonts w:cs="Times New Roman"/>
                <w:iCs/>
                <w:kern w:val="14"/>
                <w:sz w:val="24"/>
                <w:szCs w:val="24"/>
              </w:rPr>
            </w:pPr>
            <w:ins w:id="583" w:author="Huang Wenge" w:date="2021-07-20T20:24:00Z">
              <w:r w:rsidRPr="00510701">
                <w:rPr>
                  <w:rFonts w:cs="Times New Roman"/>
                  <w:sz w:val="24"/>
                  <w:szCs w:val="24"/>
                </w:rPr>
                <w:t xml:space="preserve">number of water layer </w:t>
              </w:r>
              <w:r w:rsidRPr="00510701">
                <w:rPr>
                  <w:rFonts w:cs="Times New Roman"/>
                  <w:kern w:val="14"/>
                  <w:sz w:val="24"/>
                  <w:szCs w:val="24"/>
                </w:rPr>
                <w:t>in the upper hemisphere of the droplet spherical cap</w:t>
              </w:r>
            </w:ins>
          </w:p>
        </w:tc>
      </w:tr>
      <w:tr w:rsidR="00510701" w:rsidRPr="00510701" w14:paraId="311AA113" w14:textId="77777777" w:rsidTr="00EF5A12">
        <w:trPr>
          <w:ins w:id="584" w:author="Huang Wenge" w:date="2021-07-20T20:24:00Z"/>
          <w:trPrChange w:id="585" w:author="Cheng, Jiangtao" w:date="2021-07-18T11:29:00Z">
            <w:trPr>
              <w:gridAfter w:val="0"/>
            </w:trPr>
          </w:trPrChange>
        </w:trPr>
        <w:tc>
          <w:tcPr>
            <w:tcW w:w="1705" w:type="dxa"/>
            <w:tcPrChange w:id="586" w:author="Cheng, Jiangtao" w:date="2021-07-18T11:29:00Z">
              <w:tcPr>
                <w:tcW w:w="1705" w:type="dxa"/>
                <w:gridSpan w:val="2"/>
              </w:tcPr>
            </w:tcPrChange>
          </w:tcPr>
          <w:p w14:paraId="657A8185" w14:textId="77777777" w:rsidR="00510701" w:rsidRPr="00510701" w:rsidRDefault="00510701" w:rsidP="00510701">
            <w:pPr>
              <w:widowControl/>
              <w:spacing w:line="276" w:lineRule="auto"/>
              <w:jc w:val="left"/>
              <w:rPr>
                <w:ins w:id="587" w:author="Huang Wenge" w:date="2021-07-20T20:24:00Z"/>
                <w:rFonts w:cs="Times New Roman"/>
                <w:i/>
                <w:iCs/>
                <w:sz w:val="24"/>
                <w:szCs w:val="24"/>
              </w:rPr>
            </w:pPr>
            <m:oMathPara>
              <m:oMath>
                <m:r>
                  <w:ins w:id="588" w:author="Huang Wenge" w:date="2021-07-20T20:24:00Z">
                    <w:rPr>
                      <w:rFonts w:ascii="Cambria Math" w:hAnsi="Cambria Math" w:cs="Times New Roman"/>
                      <w:sz w:val="24"/>
                      <w:szCs w:val="24"/>
                    </w:rPr>
                    <m:t>N</m:t>
                  </w:ins>
                </m:r>
              </m:oMath>
            </m:oMathPara>
          </w:p>
        </w:tc>
        <w:tc>
          <w:tcPr>
            <w:tcW w:w="7645" w:type="dxa"/>
            <w:tcPrChange w:id="589" w:author="Cheng, Jiangtao" w:date="2021-07-18T11:29:00Z">
              <w:tcPr>
                <w:tcW w:w="7645" w:type="dxa"/>
                <w:gridSpan w:val="2"/>
              </w:tcPr>
            </w:tcPrChange>
          </w:tcPr>
          <w:p w14:paraId="27C7A53B" w14:textId="77777777" w:rsidR="00510701" w:rsidRPr="00510701" w:rsidRDefault="00510701" w:rsidP="00510701">
            <w:pPr>
              <w:widowControl/>
              <w:spacing w:line="276" w:lineRule="auto"/>
              <w:jc w:val="left"/>
              <w:rPr>
                <w:ins w:id="590" w:author="Huang Wenge" w:date="2021-07-20T20:24:00Z"/>
                <w:rFonts w:cs="Times New Roman"/>
                <w:sz w:val="24"/>
                <w:szCs w:val="24"/>
              </w:rPr>
            </w:pPr>
            <w:ins w:id="591" w:author="Huang Wenge" w:date="2021-07-20T20:24:00Z">
              <w:r w:rsidRPr="00510701">
                <w:rPr>
                  <w:rFonts w:cs="Times New Roman"/>
                  <w:sz w:val="24"/>
                  <w:szCs w:val="24"/>
                </w:rPr>
                <w:t>number of micropillars under the droplet base</w:t>
              </w:r>
            </w:ins>
          </w:p>
        </w:tc>
      </w:tr>
      <w:tr w:rsidR="00510701" w:rsidRPr="00510701" w14:paraId="6D6613B8" w14:textId="77777777" w:rsidTr="00EF5A12">
        <w:trPr>
          <w:ins w:id="592" w:author="Huang Wenge" w:date="2021-07-20T20:24:00Z"/>
          <w:trPrChange w:id="593" w:author="Cheng, Jiangtao" w:date="2021-07-18T11:29:00Z">
            <w:trPr>
              <w:gridAfter w:val="0"/>
            </w:trPr>
          </w:trPrChange>
        </w:trPr>
        <w:tc>
          <w:tcPr>
            <w:tcW w:w="1705" w:type="dxa"/>
            <w:tcPrChange w:id="594" w:author="Cheng, Jiangtao" w:date="2021-07-18T11:29:00Z">
              <w:tcPr>
                <w:tcW w:w="1705" w:type="dxa"/>
                <w:gridSpan w:val="2"/>
              </w:tcPr>
            </w:tcPrChange>
          </w:tcPr>
          <w:p w14:paraId="65A22B2B" w14:textId="77777777" w:rsidR="00510701" w:rsidRPr="00510701" w:rsidRDefault="00510701" w:rsidP="00510701">
            <w:pPr>
              <w:widowControl/>
              <w:spacing w:line="276" w:lineRule="auto"/>
              <w:jc w:val="left"/>
              <w:rPr>
                <w:ins w:id="595" w:author="Huang Wenge" w:date="2021-07-20T20:24:00Z"/>
                <w:rFonts w:cs="Times New Roman"/>
                <w:sz w:val="24"/>
                <w:szCs w:val="24"/>
              </w:rPr>
            </w:pPr>
            <m:oMathPara>
              <m:oMath>
                <m:r>
                  <w:ins w:id="596" w:author="Huang Wenge" w:date="2021-07-20T20:24:00Z">
                    <w:rPr>
                      <w:rFonts w:ascii="Cambria Math" w:hAnsi="Cambria Math" w:cs="Times New Roman"/>
                      <w:sz w:val="24"/>
                      <w:szCs w:val="24"/>
                    </w:rPr>
                    <m:t>n</m:t>
                  </w:ins>
                </m:r>
              </m:oMath>
            </m:oMathPara>
          </w:p>
        </w:tc>
        <w:tc>
          <w:tcPr>
            <w:tcW w:w="7645" w:type="dxa"/>
            <w:tcPrChange w:id="597" w:author="Cheng, Jiangtao" w:date="2021-07-18T11:29:00Z">
              <w:tcPr>
                <w:tcW w:w="7645" w:type="dxa"/>
                <w:gridSpan w:val="2"/>
              </w:tcPr>
            </w:tcPrChange>
          </w:tcPr>
          <w:p w14:paraId="195F0596" w14:textId="77777777" w:rsidR="00510701" w:rsidRPr="00510701" w:rsidRDefault="00510701" w:rsidP="00510701">
            <w:pPr>
              <w:widowControl/>
              <w:spacing w:line="276" w:lineRule="auto"/>
              <w:jc w:val="left"/>
              <w:rPr>
                <w:ins w:id="598" w:author="Huang Wenge" w:date="2021-07-20T20:24:00Z"/>
                <w:rFonts w:cs="Times New Roman"/>
                <w:sz w:val="24"/>
                <w:szCs w:val="24"/>
              </w:rPr>
            </w:pPr>
            <w:ins w:id="599" w:author="Huang Wenge" w:date="2021-07-20T20:24:00Z">
              <w:r w:rsidRPr="00510701">
                <w:rPr>
                  <w:rFonts w:cs="Times New Roman"/>
                  <w:sz w:val="24"/>
                  <w:szCs w:val="24"/>
                </w:rPr>
                <w:t xml:space="preserve">order of </w:t>
              </w:r>
              <w:proofErr w:type="spellStart"/>
              <w:r w:rsidRPr="00510701">
                <w:rPr>
                  <w:rFonts w:cs="Times New Roman"/>
                  <w:sz w:val="24"/>
                  <w:szCs w:val="24"/>
                </w:rPr>
                <w:t>Bessile</w:t>
              </w:r>
              <w:proofErr w:type="spellEnd"/>
              <w:r w:rsidRPr="00510701">
                <w:rPr>
                  <w:rFonts w:cs="Times New Roman"/>
                  <w:sz w:val="24"/>
                  <w:szCs w:val="24"/>
                </w:rPr>
                <w:t xml:space="preserve"> function</w:t>
              </w:r>
            </w:ins>
          </w:p>
        </w:tc>
      </w:tr>
      <w:tr w:rsidR="00510701" w:rsidRPr="00510701" w14:paraId="005A9E7D" w14:textId="77777777" w:rsidTr="00EF5A12">
        <w:trPr>
          <w:ins w:id="600" w:author="Huang Wenge" w:date="2021-07-20T20:24:00Z"/>
          <w:trPrChange w:id="601" w:author="Cheng, Jiangtao" w:date="2021-07-18T11:29:00Z">
            <w:trPr>
              <w:gridAfter w:val="0"/>
            </w:trPr>
          </w:trPrChange>
        </w:trPr>
        <w:tc>
          <w:tcPr>
            <w:tcW w:w="1705" w:type="dxa"/>
            <w:tcPrChange w:id="602" w:author="Cheng, Jiangtao" w:date="2021-07-18T11:29:00Z">
              <w:tcPr>
                <w:tcW w:w="1705" w:type="dxa"/>
                <w:gridSpan w:val="2"/>
              </w:tcPr>
            </w:tcPrChange>
          </w:tcPr>
          <w:p w14:paraId="000F7DF2" w14:textId="77777777" w:rsidR="00510701" w:rsidRPr="00510701" w:rsidRDefault="00510701" w:rsidP="00510701">
            <w:pPr>
              <w:widowControl/>
              <w:spacing w:line="276" w:lineRule="auto"/>
              <w:jc w:val="left"/>
              <w:rPr>
                <w:ins w:id="603" w:author="Huang Wenge" w:date="2021-07-20T20:24:00Z"/>
                <w:rFonts w:cs="Times New Roman"/>
                <w:sz w:val="24"/>
                <w:szCs w:val="24"/>
              </w:rPr>
            </w:pPr>
            <m:oMathPara>
              <m:oMath>
                <m:r>
                  <w:ins w:id="604" w:author="Huang Wenge" w:date="2021-07-20T20:24:00Z">
                    <w:rPr>
                      <w:rFonts w:ascii="Cambria Math" w:hAnsi="Cambria Math" w:cs="Times New Roman"/>
                      <w:sz w:val="24"/>
                      <w:szCs w:val="24"/>
                    </w:rPr>
                    <m:t>P</m:t>
                  </w:ins>
                </m:r>
              </m:oMath>
            </m:oMathPara>
          </w:p>
        </w:tc>
        <w:tc>
          <w:tcPr>
            <w:tcW w:w="7645" w:type="dxa"/>
            <w:tcPrChange w:id="605" w:author="Cheng, Jiangtao" w:date="2021-07-18T11:29:00Z">
              <w:tcPr>
                <w:tcW w:w="7645" w:type="dxa"/>
                <w:gridSpan w:val="2"/>
              </w:tcPr>
            </w:tcPrChange>
          </w:tcPr>
          <w:p w14:paraId="6D5F6961" w14:textId="77777777" w:rsidR="00510701" w:rsidRPr="00510701" w:rsidRDefault="00510701" w:rsidP="00510701">
            <w:pPr>
              <w:widowControl/>
              <w:spacing w:line="276" w:lineRule="auto"/>
              <w:jc w:val="left"/>
              <w:rPr>
                <w:ins w:id="606" w:author="Huang Wenge" w:date="2021-07-20T20:24:00Z"/>
                <w:rFonts w:cs="Times New Roman"/>
                <w:sz w:val="24"/>
                <w:szCs w:val="24"/>
              </w:rPr>
            </w:pPr>
            <w:ins w:id="607" w:author="Huang Wenge" w:date="2021-07-20T20:24:00Z">
              <w:r w:rsidRPr="00510701">
                <w:rPr>
                  <w:rFonts w:cs="Times New Roman"/>
                  <w:sz w:val="24"/>
                  <w:szCs w:val="24"/>
                </w:rPr>
                <w:t>periodicity of substrate [µm]</w:t>
              </w:r>
            </w:ins>
          </w:p>
        </w:tc>
      </w:tr>
      <w:tr w:rsidR="00510701" w:rsidRPr="00510701" w14:paraId="477B5AE3" w14:textId="77777777" w:rsidTr="00EF5A12">
        <w:trPr>
          <w:ins w:id="608" w:author="Huang Wenge" w:date="2021-07-20T20:24:00Z"/>
          <w:trPrChange w:id="609" w:author="Cheng, Jiangtao" w:date="2021-07-18T11:29:00Z">
            <w:trPr>
              <w:gridAfter w:val="0"/>
            </w:trPr>
          </w:trPrChange>
        </w:trPr>
        <w:tc>
          <w:tcPr>
            <w:tcW w:w="1705" w:type="dxa"/>
            <w:tcPrChange w:id="610" w:author="Cheng, Jiangtao" w:date="2021-07-18T11:29:00Z">
              <w:tcPr>
                <w:tcW w:w="1705" w:type="dxa"/>
                <w:gridSpan w:val="2"/>
              </w:tcPr>
            </w:tcPrChange>
          </w:tcPr>
          <w:p w14:paraId="2F7EC00F" w14:textId="77777777" w:rsidR="00510701" w:rsidRPr="00510701" w:rsidRDefault="00510701" w:rsidP="00510701">
            <w:pPr>
              <w:widowControl/>
              <w:spacing w:line="276" w:lineRule="auto"/>
              <w:jc w:val="left"/>
              <w:rPr>
                <w:ins w:id="611" w:author="Huang Wenge" w:date="2021-07-20T20:24:00Z"/>
                <w:rFonts w:cs="Times New Roman"/>
                <w:sz w:val="24"/>
                <w:szCs w:val="24"/>
              </w:rPr>
            </w:pPr>
            <m:oMathPara>
              <m:oMath>
                <m:sSub>
                  <m:sSubPr>
                    <m:ctrlPr>
                      <w:ins w:id="612" w:author="Huang Wenge" w:date="2021-07-20T20:24:00Z">
                        <w:rPr>
                          <w:rFonts w:ascii="Cambria Math" w:hAnsi="Cambria Math" w:cs="Times New Roman"/>
                          <w:i/>
                          <w:sz w:val="24"/>
                          <w:szCs w:val="24"/>
                        </w:rPr>
                      </w:ins>
                    </m:ctrlPr>
                  </m:sSubPr>
                  <m:e>
                    <m:r>
                      <w:ins w:id="613" w:author="Huang Wenge" w:date="2021-07-20T20:24:00Z">
                        <w:rPr>
                          <w:rFonts w:ascii="Cambria Math" w:hAnsi="Cambria Math" w:cs="Times New Roman"/>
                          <w:sz w:val="24"/>
                          <w:szCs w:val="24"/>
                        </w:rPr>
                        <m:t>q</m:t>
                      </w:ins>
                    </m:r>
                  </m:e>
                  <m:sub>
                    <m:r>
                      <w:ins w:id="614" w:author="Huang Wenge" w:date="2021-07-20T20:24:00Z">
                        <w:rPr>
                          <w:rFonts w:ascii="Cambria Math" w:hAnsi="Cambria Math" w:cs="Times New Roman"/>
                          <w:sz w:val="24"/>
                          <w:szCs w:val="24"/>
                        </w:rPr>
                        <m:t>b</m:t>
                      </w:ins>
                    </m:r>
                  </m:sub>
                </m:sSub>
              </m:oMath>
            </m:oMathPara>
          </w:p>
        </w:tc>
        <w:tc>
          <w:tcPr>
            <w:tcW w:w="7645" w:type="dxa"/>
            <w:tcPrChange w:id="615" w:author="Cheng, Jiangtao" w:date="2021-07-18T11:29:00Z">
              <w:tcPr>
                <w:tcW w:w="7645" w:type="dxa"/>
                <w:gridSpan w:val="2"/>
              </w:tcPr>
            </w:tcPrChange>
          </w:tcPr>
          <w:p w14:paraId="2C9ABE18" w14:textId="77777777" w:rsidR="00510701" w:rsidRPr="00510701" w:rsidRDefault="00510701" w:rsidP="00510701">
            <w:pPr>
              <w:widowControl/>
              <w:spacing w:line="276" w:lineRule="auto"/>
              <w:jc w:val="left"/>
              <w:rPr>
                <w:ins w:id="616" w:author="Huang Wenge" w:date="2021-07-20T20:24:00Z"/>
                <w:rFonts w:cs="Times New Roman"/>
                <w:sz w:val="24"/>
                <w:szCs w:val="24"/>
              </w:rPr>
            </w:pPr>
            <w:ins w:id="617" w:author="Huang Wenge" w:date="2021-07-20T20:24:00Z">
              <w:r w:rsidRPr="00510701">
                <w:rPr>
                  <w:rFonts w:cs="Times New Roman"/>
                  <w:sz w:val="24"/>
                  <w:szCs w:val="24"/>
                </w:rPr>
                <w:t>heat transfer rate from droplet base in one unit cell [W]</w:t>
              </w:r>
            </w:ins>
          </w:p>
        </w:tc>
      </w:tr>
      <w:tr w:rsidR="00510701" w:rsidRPr="00510701" w14:paraId="29973E19" w14:textId="77777777" w:rsidTr="00EF5A12">
        <w:trPr>
          <w:ins w:id="618" w:author="Huang Wenge" w:date="2021-07-20T20:24:00Z"/>
          <w:trPrChange w:id="619" w:author="Cheng, Jiangtao" w:date="2021-07-18T11:29:00Z">
            <w:trPr>
              <w:gridAfter w:val="0"/>
            </w:trPr>
          </w:trPrChange>
        </w:trPr>
        <w:tc>
          <w:tcPr>
            <w:tcW w:w="1705" w:type="dxa"/>
            <w:tcPrChange w:id="620" w:author="Cheng, Jiangtao" w:date="2021-07-18T11:29:00Z">
              <w:tcPr>
                <w:tcW w:w="1705" w:type="dxa"/>
                <w:gridSpan w:val="2"/>
              </w:tcPr>
            </w:tcPrChange>
          </w:tcPr>
          <w:p w14:paraId="625A8AD5" w14:textId="77777777" w:rsidR="00510701" w:rsidRPr="00510701" w:rsidRDefault="00510701" w:rsidP="00510701">
            <w:pPr>
              <w:widowControl/>
              <w:spacing w:line="276" w:lineRule="auto"/>
              <w:jc w:val="left"/>
              <w:rPr>
                <w:ins w:id="621" w:author="Huang Wenge" w:date="2021-07-20T20:24:00Z"/>
                <w:rFonts w:cs="Times New Roman"/>
                <w:sz w:val="24"/>
                <w:szCs w:val="24"/>
              </w:rPr>
            </w:pPr>
            <m:oMathPara>
              <m:oMath>
                <m:sSub>
                  <m:sSubPr>
                    <m:ctrlPr>
                      <w:ins w:id="622" w:author="Huang Wenge" w:date="2021-07-20T20:24:00Z">
                        <w:rPr>
                          <w:rFonts w:ascii="Cambria Math" w:hAnsi="Cambria Math" w:cs="Times New Roman"/>
                          <w:i/>
                          <w:sz w:val="24"/>
                          <w:szCs w:val="24"/>
                        </w:rPr>
                      </w:ins>
                    </m:ctrlPr>
                  </m:sSubPr>
                  <m:e>
                    <m:r>
                      <w:ins w:id="623" w:author="Huang Wenge" w:date="2021-07-20T20:24:00Z">
                        <w:rPr>
                          <w:rFonts w:ascii="Cambria Math" w:hAnsi="Cambria Math" w:cs="Times New Roman"/>
                          <w:sz w:val="24"/>
                          <w:szCs w:val="24"/>
                        </w:rPr>
                        <m:t>q</m:t>
                      </w:ins>
                    </m:r>
                  </m:e>
                  <m:sub>
                    <m:r>
                      <w:ins w:id="624" w:author="Huang Wenge" w:date="2021-07-20T20:24:00Z">
                        <m:rPr>
                          <m:sty m:val="p"/>
                        </m:rPr>
                        <w:rPr>
                          <w:rFonts w:ascii="Cambria Math" w:hAnsi="Cambria Math" w:cs="Times New Roman"/>
                          <w:sz w:val="24"/>
                          <w:szCs w:val="24"/>
                        </w:rPr>
                        <m:t>conv</m:t>
                      </w:ins>
                    </m:r>
                  </m:sub>
                </m:sSub>
              </m:oMath>
            </m:oMathPara>
          </w:p>
        </w:tc>
        <w:tc>
          <w:tcPr>
            <w:tcW w:w="7645" w:type="dxa"/>
            <w:tcPrChange w:id="625" w:author="Cheng, Jiangtao" w:date="2021-07-18T11:29:00Z">
              <w:tcPr>
                <w:tcW w:w="7645" w:type="dxa"/>
                <w:gridSpan w:val="2"/>
              </w:tcPr>
            </w:tcPrChange>
          </w:tcPr>
          <w:p w14:paraId="468CFB73" w14:textId="77777777" w:rsidR="00510701" w:rsidRPr="00510701" w:rsidRDefault="00510701" w:rsidP="00510701">
            <w:pPr>
              <w:widowControl/>
              <w:spacing w:line="276" w:lineRule="auto"/>
              <w:jc w:val="left"/>
              <w:rPr>
                <w:ins w:id="626" w:author="Huang Wenge" w:date="2021-07-20T20:24:00Z"/>
                <w:rFonts w:cs="Times New Roman"/>
                <w:sz w:val="24"/>
                <w:szCs w:val="24"/>
              </w:rPr>
            </w:pPr>
            <w:ins w:id="627" w:author="Huang Wenge" w:date="2021-07-20T20:24:00Z">
              <w:r w:rsidRPr="00510701">
                <w:rPr>
                  <w:rFonts w:cs="Times New Roman"/>
                  <w:sz w:val="24"/>
                  <w:szCs w:val="24"/>
                </w:rPr>
                <w:t>convective heat transfer rate [W]</w:t>
              </w:r>
            </w:ins>
          </w:p>
        </w:tc>
      </w:tr>
      <w:tr w:rsidR="00510701" w:rsidRPr="00510701" w14:paraId="2B07C10C" w14:textId="77777777" w:rsidTr="00EF5A12">
        <w:trPr>
          <w:ins w:id="628" w:author="Huang Wenge" w:date="2021-07-20T20:24:00Z"/>
          <w:trPrChange w:id="629" w:author="Cheng, Jiangtao" w:date="2021-07-18T11:29:00Z">
            <w:trPr>
              <w:gridAfter w:val="0"/>
            </w:trPr>
          </w:trPrChange>
        </w:trPr>
        <w:tc>
          <w:tcPr>
            <w:tcW w:w="1705" w:type="dxa"/>
            <w:tcPrChange w:id="630" w:author="Cheng, Jiangtao" w:date="2021-07-18T11:29:00Z">
              <w:tcPr>
                <w:tcW w:w="1705" w:type="dxa"/>
                <w:gridSpan w:val="2"/>
              </w:tcPr>
            </w:tcPrChange>
          </w:tcPr>
          <w:p w14:paraId="2A361E53" w14:textId="77777777" w:rsidR="00510701" w:rsidRPr="00510701" w:rsidRDefault="00510701" w:rsidP="00510701">
            <w:pPr>
              <w:widowControl/>
              <w:spacing w:line="276" w:lineRule="auto"/>
              <w:jc w:val="left"/>
              <w:rPr>
                <w:ins w:id="631" w:author="Huang Wenge" w:date="2021-07-20T20:24:00Z"/>
                <w:rFonts w:cs="Times New Roman"/>
                <w:sz w:val="24"/>
                <w:szCs w:val="24"/>
              </w:rPr>
            </w:pPr>
            <m:oMathPara>
              <m:oMath>
                <m:sSub>
                  <m:sSubPr>
                    <m:ctrlPr>
                      <w:ins w:id="632" w:author="Huang Wenge" w:date="2021-07-20T20:24:00Z">
                        <w:rPr>
                          <w:rFonts w:ascii="Cambria Math" w:hAnsi="Cambria Math" w:cs="Times New Roman"/>
                          <w:i/>
                          <w:sz w:val="24"/>
                          <w:szCs w:val="24"/>
                        </w:rPr>
                      </w:ins>
                    </m:ctrlPr>
                  </m:sSubPr>
                  <m:e>
                    <m:r>
                      <w:ins w:id="633" w:author="Huang Wenge" w:date="2021-07-20T20:24:00Z">
                        <w:rPr>
                          <w:rFonts w:ascii="Cambria Math" w:hAnsi="Cambria Math" w:cs="Times New Roman"/>
                          <w:sz w:val="24"/>
                          <w:szCs w:val="24"/>
                        </w:rPr>
                        <m:t>q</m:t>
                      </w:ins>
                    </m:r>
                  </m:e>
                  <m:sub>
                    <m:r>
                      <w:ins w:id="634" w:author="Huang Wenge" w:date="2021-07-20T20:24:00Z">
                        <m:rPr>
                          <m:sty m:val="p"/>
                        </m:rPr>
                        <w:rPr>
                          <w:rFonts w:ascii="Cambria Math" w:hAnsi="Cambria Math" w:cs="Times New Roman"/>
                          <w:sz w:val="24"/>
                          <w:szCs w:val="24"/>
                        </w:rPr>
                        <m:t>c</m:t>
                      </w:ins>
                    </m:r>
                  </m:sub>
                </m:sSub>
              </m:oMath>
            </m:oMathPara>
          </w:p>
        </w:tc>
        <w:tc>
          <w:tcPr>
            <w:tcW w:w="7645" w:type="dxa"/>
            <w:tcPrChange w:id="635" w:author="Cheng, Jiangtao" w:date="2021-07-18T11:29:00Z">
              <w:tcPr>
                <w:tcW w:w="7645" w:type="dxa"/>
                <w:gridSpan w:val="2"/>
              </w:tcPr>
            </w:tcPrChange>
          </w:tcPr>
          <w:p w14:paraId="79361670" w14:textId="77777777" w:rsidR="00510701" w:rsidRPr="00510701" w:rsidRDefault="00510701" w:rsidP="00510701">
            <w:pPr>
              <w:widowControl/>
              <w:spacing w:line="276" w:lineRule="auto"/>
              <w:jc w:val="left"/>
              <w:rPr>
                <w:ins w:id="636" w:author="Huang Wenge" w:date="2021-07-20T20:24:00Z"/>
                <w:rFonts w:cs="Times New Roman"/>
                <w:sz w:val="24"/>
                <w:szCs w:val="24"/>
              </w:rPr>
            </w:pPr>
            <w:ins w:id="637" w:author="Huang Wenge" w:date="2021-07-20T20:24:00Z">
              <w:r w:rsidRPr="00510701">
                <w:rPr>
                  <w:rFonts w:cs="Times New Roman"/>
                  <w:sz w:val="24"/>
                  <w:szCs w:val="24"/>
                </w:rPr>
                <w:t>evaporation heat transfer rate from droplet cap surface [W]</w:t>
              </w:r>
            </w:ins>
          </w:p>
        </w:tc>
      </w:tr>
      <w:tr w:rsidR="00510701" w:rsidRPr="00510701" w14:paraId="4BA83821" w14:textId="77777777" w:rsidTr="00EF5A12">
        <w:trPr>
          <w:ins w:id="638" w:author="Huang Wenge" w:date="2021-07-20T20:24:00Z"/>
          <w:trPrChange w:id="639" w:author="Cheng, Jiangtao" w:date="2021-07-18T11:29:00Z">
            <w:trPr>
              <w:gridAfter w:val="0"/>
            </w:trPr>
          </w:trPrChange>
        </w:trPr>
        <w:tc>
          <w:tcPr>
            <w:tcW w:w="1705" w:type="dxa"/>
            <w:tcPrChange w:id="640" w:author="Cheng, Jiangtao" w:date="2021-07-18T11:29:00Z">
              <w:tcPr>
                <w:tcW w:w="1705" w:type="dxa"/>
                <w:gridSpan w:val="2"/>
              </w:tcPr>
            </w:tcPrChange>
          </w:tcPr>
          <w:p w14:paraId="6385B4A9" w14:textId="77777777" w:rsidR="00510701" w:rsidRPr="00510701" w:rsidRDefault="00510701" w:rsidP="00510701">
            <w:pPr>
              <w:widowControl/>
              <w:spacing w:line="276" w:lineRule="auto"/>
              <w:jc w:val="left"/>
              <w:rPr>
                <w:ins w:id="641" w:author="Huang Wenge" w:date="2021-07-20T20:24:00Z"/>
                <w:rFonts w:cs="Times New Roman"/>
                <w:sz w:val="24"/>
                <w:szCs w:val="24"/>
              </w:rPr>
            </w:pPr>
            <m:oMathPara>
              <m:oMath>
                <m:sSub>
                  <m:sSubPr>
                    <m:ctrlPr>
                      <w:ins w:id="642" w:author="Huang Wenge" w:date="2021-07-20T20:24:00Z">
                        <w:rPr>
                          <w:rFonts w:ascii="Cambria Math" w:hAnsi="Cambria Math" w:cs="Times New Roman"/>
                          <w:i/>
                          <w:sz w:val="24"/>
                          <w:szCs w:val="24"/>
                        </w:rPr>
                      </w:ins>
                    </m:ctrlPr>
                  </m:sSubPr>
                  <m:e>
                    <m:r>
                      <w:ins w:id="643" w:author="Huang Wenge" w:date="2021-07-20T20:24:00Z">
                        <w:rPr>
                          <w:rFonts w:ascii="Cambria Math" w:hAnsi="Cambria Math" w:cs="Times New Roman"/>
                          <w:sz w:val="24"/>
                          <w:szCs w:val="24"/>
                        </w:rPr>
                        <m:t>q</m:t>
                      </w:ins>
                    </m:r>
                  </m:e>
                  <m:sub>
                    <m:r>
                      <w:ins w:id="644" w:author="Huang Wenge" w:date="2021-07-20T20:24:00Z">
                        <m:rPr>
                          <m:sty m:val="p"/>
                        </m:rPr>
                        <w:rPr>
                          <w:rFonts w:ascii="Cambria Math" w:hAnsi="Cambria Math" w:cs="Times New Roman"/>
                          <w:sz w:val="24"/>
                          <w:szCs w:val="24"/>
                        </w:rPr>
                        <m:t>evap</m:t>
                      </w:ins>
                    </m:r>
                  </m:sub>
                </m:sSub>
              </m:oMath>
            </m:oMathPara>
          </w:p>
        </w:tc>
        <w:tc>
          <w:tcPr>
            <w:tcW w:w="7645" w:type="dxa"/>
            <w:tcPrChange w:id="645" w:author="Cheng, Jiangtao" w:date="2021-07-18T11:29:00Z">
              <w:tcPr>
                <w:tcW w:w="7645" w:type="dxa"/>
                <w:gridSpan w:val="2"/>
              </w:tcPr>
            </w:tcPrChange>
          </w:tcPr>
          <w:p w14:paraId="1B70A64A" w14:textId="77777777" w:rsidR="00510701" w:rsidRPr="00510701" w:rsidRDefault="00510701" w:rsidP="00510701">
            <w:pPr>
              <w:widowControl/>
              <w:spacing w:line="276" w:lineRule="auto"/>
              <w:jc w:val="left"/>
              <w:rPr>
                <w:ins w:id="646" w:author="Huang Wenge" w:date="2021-07-20T20:24:00Z"/>
                <w:rFonts w:cs="Times New Roman"/>
                <w:sz w:val="24"/>
                <w:szCs w:val="24"/>
              </w:rPr>
            </w:pPr>
            <w:ins w:id="647" w:author="Huang Wenge" w:date="2021-07-20T20:24:00Z">
              <w:r w:rsidRPr="00510701">
                <w:rPr>
                  <w:rFonts w:cs="Times New Roman"/>
                  <w:sz w:val="24"/>
                  <w:szCs w:val="24"/>
                </w:rPr>
                <w:t>evaporation heat transfer rate of water droplet [W]</w:t>
              </w:r>
            </w:ins>
          </w:p>
        </w:tc>
      </w:tr>
      <w:tr w:rsidR="00510701" w:rsidRPr="00510701" w14:paraId="7DB66B5E" w14:textId="77777777" w:rsidTr="00EF5A12">
        <w:trPr>
          <w:ins w:id="648" w:author="Huang Wenge" w:date="2021-07-20T20:24:00Z"/>
          <w:trPrChange w:id="649" w:author="Cheng, Jiangtao" w:date="2021-07-18T11:29:00Z">
            <w:trPr>
              <w:gridAfter w:val="0"/>
            </w:trPr>
          </w:trPrChange>
        </w:trPr>
        <w:tc>
          <w:tcPr>
            <w:tcW w:w="1705" w:type="dxa"/>
            <w:tcPrChange w:id="650" w:author="Cheng, Jiangtao" w:date="2021-07-18T11:29:00Z">
              <w:tcPr>
                <w:tcW w:w="1705" w:type="dxa"/>
                <w:gridSpan w:val="2"/>
              </w:tcPr>
            </w:tcPrChange>
          </w:tcPr>
          <w:p w14:paraId="0F7E1C43" w14:textId="77777777" w:rsidR="00510701" w:rsidRPr="00510701" w:rsidRDefault="00510701" w:rsidP="00510701">
            <w:pPr>
              <w:widowControl/>
              <w:spacing w:line="276" w:lineRule="auto"/>
              <w:jc w:val="left"/>
              <w:rPr>
                <w:ins w:id="651" w:author="Huang Wenge" w:date="2021-07-20T20:24:00Z"/>
                <w:rFonts w:cs="Times New Roman"/>
                <w:sz w:val="24"/>
                <w:szCs w:val="24"/>
              </w:rPr>
            </w:pPr>
            <m:oMathPara>
              <m:oMath>
                <m:sSub>
                  <m:sSubPr>
                    <m:ctrlPr>
                      <w:ins w:id="652" w:author="Huang Wenge" w:date="2021-07-20T20:24:00Z">
                        <w:rPr>
                          <w:rFonts w:ascii="Cambria Math" w:hAnsi="Cambria Math" w:cs="Times New Roman"/>
                          <w:i/>
                          <w:sz w:val="24"/>
                          <w:szCs w:val="24"/>
                        </w:rPr>
                      </w:ins>
                    </m:ctrlPr>
                  </m:sSubPr>
                  <m:e>
                    <m:r>
                      <w:ins w:id="653" w:author="Huang Wenge" w:date="2021-07-20T20:24:00Z">
                        <w:rPr>
                          <w:rFonts w:ascii="Cambria Math" w:hAnsi="Cambria Math" w:cs="Times New Roman"/>
                          <w:sz w:val="24"/>
                          <w:szCs w:val="24"/>
                        </w:rPr>
                        <m:t>q</m:t>
                      </w:ins>
                    </m:r>
                  </m:e>
                  <m:sub>
                    <m:r>
                      <w:ins w:id="654" w:author="Huang Wenge" w:date="2021-07-20T20:24:00Z">
                        <m:rPr>
                          <m:sty m:val="p"/>
                        </m:rPr>
                        <w:rPr>
                          <w:rFonts w:ascii="Cambria Math" w:hAnsi="Cambria Math" w:cs="Times New Roman"/>
                          <w:sz w:val="24"/>
                          <w:szCs w:val="24"/>
                        </w:rPr>
                        <m:t>l</m:t>
                      </w:ins>
                    </m:r>
                  </m:sub>
                </m:sSub>
              </m:oMath>
            </m:oMathPara>
          </w:p>
        </w:tc>
        <w:tc>
          <w:tcPr>
            <w:tcW w:w="7645" w:type="dxa"/>
            <w:tcPrChange w:id="655" w:author="Cheng, Jiangtao" w:date="2021-07-18T11:29:00Z">
              <w:tcPr>
                <w:tcW w:w="7645" w:type="dxa"/>
                <w:gridSpan w:val="2"/>
              </w:tcPr>
            </w:tcPrChange>
          </w:tcPr>
          <w:p w14:paraId="740EFABF" w14:textId="77777777" w:rsidR="00510701" w:rsidRPr="00510701" w:rsidRDefault="00510701" w:rsidP="00510701">
            <w:pPr>
              <w:widowControl/>
              <w:spacing w:line="276" w:lineRule="auto"/>
              <w:jc w:val="left"/>
              <w:rPr>
                <w:ins w:id="656" w:author="Huang Wenge" w:date="2021-07-20T20:24:00Z"/>
                <w:rFonts w:cs="Times New Roman"/>
                <w:sz w:val="24"/>
                <w:szCs w:val="24"/>
              </w:rPr>
            </w:pPr>
            <w:ins w:id="657" w:author="Huang Wenge" w:date="2021-07-20T20:24:00Z">
              <w:r w:rsidRPr="00510701">
                <w:rPr>
                  <w:rFonts w:cs="Times New Roman"/>
                  <w:sz w:val="24"/>
                  <w:szCs w:val="24"/>
                </w:rPr>
                <w:t xml:space="preserve">heat transfer rate </w:t>
              </w:r>
              <w:r w:rsidRPr="00510701">
                <w:rPr>
                  <w:rFonts w:cs="Times New Roman"/>
                  <w:iCs/>
                  <w:sz w:val="24"/>
                  <w:szCs w:val="24"/>
                </w:rPr>
                <w:t xml:space="preserve">from the side surface </w:t>
              </w:r>
              <w:r w:rsidRPr="00510701">
                <w:rPr>
                  <w:rFonts w:cs="Times New Roman"/>
                  <w:sz w:val="24"/>
                  <w:szCs w:val="24"/>
                </w:rPr>
                <w:t>water layer [W]</w:t>
              </w:r>
            </w:ins>
          </w:p>
        </w:tc>
      </w:tr>
      <w:tr w:rsidR="00510701" w:rsidRPr="00510701" w14:paraId="75354A96" w14:textId="77777777" w:rsidTr="00EF5A12">
        <w:trPr>
          <w:ins w:id="658" w:author="Huang Wenge" w:date="2021-07-20T20:24:00Z"/>
          <w:trPrChange w:id="659" w:author="Cheng, Jiangtao" w:date="2021-07-18T11:29:00Z">
            <w:trPr>
              <w:gridAfter w:val="0"/>
            </w:trPr>
          </w:trPrChange>
        </w:trPr>
        <w:tc>
          <w:tcPr>
            <w:tcW w:w="1705" w:type="dxa"/>
            <w:tcPrChange w:id="660" w:author="Cheng, Jiangtao" w:date="2021-07-18T11:29:00Z">
              <w:tcPr>
                <w:tcW w:w="1705" w:type="dxa"/>
                <w:gridSpan w:val="2"/>
              </w:tcPr>
            </w:tcPrChange>
          </w:tcPr>
          <w:p w14:paraId="5A41EA43" w14:textId="77777777" w:rsidR="00510701" w:rsidRPr="00510701" w:rsidRDefault="00510701" w:rsidP="00510701">
            <w:pPr>
              <w:widowControl/>
              <w:spacing w:line="276" w:lineRule="auto"/>
              <w:jc w:val="left"/>
              <w:rPr>
                <w:ins w:id="661" w:author="Huang Wenge" w:date="2021-07-20T20:24:00Z"/>
                <w:rFonts w:cs="Times New Roman"/>
                <w:sz w:val="24"/>
                <w:szCs w:val="24"/>
              </w:rPr>
            </w:pPr>
            <m:oMathPara>
              <m:oMath>
                <m:sSub>
                  <m:sSubPr>
                    <m:ctrlPr>
                      <w:ins w:id="662" w:author="Huang Wenge" w:date="2021-07-20T20:24:00Z">
                        <w:rPr>
                          <w:rFonts w:ascii="Cambria Math" w:hAnsi="Cambria Math" w:cs="Times New Roman"/>
                          <w:i/>
                          <w:sz w:val="24"/>
                          <w:szCs w:val="24"/>
                        </w:rPr>
                      </w:ins>
                    </m:ctrlPr>
                  </m:sSubPr>
                  <m:e>
                    <m:r>
                      <w:ins w:id="663" w:author="Huang Wenge" w:date="2021-07-20T20:24:00Z">
                        <w:rPr>
                          <w:rFonts w:ascii="Cambria Math" w:hAnsi="Cambria Math" w:cs="Times New Roman"/>
                          <w:sz w:val="24"/>
                          <w:szCs w:val="24"/>
                        </w:rPr>
                        <m:t>q</m:t>
                      </w:ins>
                    </m:r>
                  </m:e>
                  <m:sub>
                    <m:r>
                      <w:ins w:id="664" w:author="Huang Wenge" w:date="2021-07-20T20:24:00Z">
                        <m:rPr>
                          <m:sty m:val="p"/>
                        </m:rPr>
                        <w:rPr>
                          <w:rFonts w:ascii="Cambria Math" w:hAnsi="Cambria Math" w:cs="Times New Roman"/>
                          <w:sz w:val="24"/>
                          <w:szCs w:val="24"/>
                        </w:rPr>
                        <m:t>p</m:t>
                      </w:ins>
                    </m:r>
                  </m:sub>
                </m:sSub>
              </m:oMath>
            </m:oMathPara>
          </w:p>
        </w:tc>
        <w:tc>
          <w:tcPr>
            <w:tcW w:w="7645" w:type="dxa"/>
            <w:tcPrChange w:id="665" w:author="Cheng, Jiangtao" w:date="2021-07-18T11:29:00Z">
              <w:tcPr>
                <w:tcW w:w="7645" w:type="dxa"/>
                <w:gridSpan w:val="2"/>
              </w:tcPr>
            </w:tcPrChange>
          </w:tcPr>
          <w:p w14:paraId="2DC4E295" w14:textId="77777777" w:rsidR="00510701" w:rsidRPr="00510701" w:rsidRDefault="00510701" w:rsidP="00510701">
            <w:pPr>
              <w:widowControl/>
              <w:spacing w:line="276" w:lineRule="auto"/>
              <w:jc w:val="left"/>
              <w:rPr>
                <w:ins w:id="666" w:author="Huang Wenge" w:date="2021-07-20T20:24:00Z"/>
                <w:rFonts w:cs="Times New Roman"/>
                <w:sz w:val="24"/>
                <w:szCs w:val="24"/>
              </w:rPr>
            </w:pPr>
            <w:ins w:id="667" w:author="Huang Wenge" w:date="2021-07-20T20:24:00Z">
              <w:r w:rsidRPr="00510701">
                <w:rPr>
                  <w:rFonts w:cs="Times New Roman"/>
                  <w:sz w:val="24"/>
                  <w:szCs w:val="24"/>
                </w:rPr>
                <w:t>heat transfer rate in one unit cell [W]</w:t>
              </w:r>
            </w:ins>
          </w:p>
        </w:tc>
      </w:tr>
      <w:tr w:rsidR="00510701" w:rsidRPr="00510701" w14:paraId="254B3A6A" w14:textId="77777777" w:rsidTr="00EF5A12">
        <w:trPr>
          <w:ins w:id="668" w:author="Huang Wenge" w:date="2021-07-20T20:24:00Z"/>
          <w:trPrChange w:id="669" w:author="Cheng, Jiangtao" w:date="2021-07-18T11:29:00Z">
            <w:trPr>
              <w:gridAfter w:val="0"/>
            </w:trPr>
          </w:trPrChange>
        </w:trPr>
        <w:tc>
          <w:tcPr>
            <w:tcW w:w="1705" w:type="dxa"/>
            <w:tcPrChange w:id="670" w:author="Cheng, Jiangtao" w:date="2021-07-18T11:29:00Z">
              <w:tcPr>
                <w:tcW w:w="1705" w:type="dxa"/>
                <w:gridSpan w:val="2"/>
              </w:tcPr>
            </w:tcPrChange>
          </w:tcPr>
          <w:p w14:paraId="187B623E" w14:textId="77777777" w:rsidR="00510701" w:rsidRPr="00510701" w:rsidRDefault="00510701" w:rsidP="00510701">
            <w:pPr>
              <w:widowControl/>
              <w:spacing w:line="276" w:lineRule="auto"/>
              <w:jc w:val="left"/>
              <w:rPr>
                <w:ins w:id="671" w:author="Huang Wenge" w:date="2021-07-20T20:24:00Z"/>
                <w:rFonts w:cs="Times New Roman"/>
                <w:sz w:val="24"/>
                <w:szCs w:val="24"/>
              </w:rPr>
            </w:pPr>
            <m:oMathPara>
              <m:oMath>
                <m:sSub>
                  <m:sSubPr>
                    <m:ctrlPr>
                      <w:ins w:id="672" w:author="Huang Wenge" w:date="2021-07-20T20:24:00Z">
                        <w:rPr>
                          <w:rFonts w:ascii="Cambria Math" w:hAnsi="Cambria Math" w:cs="Times New Roman"/>
                          <w:i/>
                          <w:sz w:val="24"/>
                          <w:szCs w:val="24"/>
                        </w:rPr>
                      </w:ins>
                    </m:ctrlPr>
                  </m:sSubPr>
                  <m:e>
                    <m:r>
                      <w:ins w:id="673" w:author="Huang Wenge" w:date="2021-07-20T20:24:00Z">
                        <w:rPr>
                          <w:rFonts w:ascii="Cambria Math" w:hAnsi="Cambria Math" w:cs="Times New Roman"/>
                          <w:sz w:val="24"/>
                          <w:szCs w:val="24"/>
                        </w:rPr>
                        <m:t>q</m:t>
                      </w:ins>
                    </m:r>
                  </m:e>
                  <m:sub>
                    <m:r>
                      <w:ins w:id="674" w:author="Huang Wenge" w:date="2021-07-20T20:24:00Z">
                        <m:rPr>
                          <m:sty m:val="p"/>
                        </m:rPr>
                        <w:rPr>
                          <w:rFonts w:ascii="Cambria Math" w:hAnsi="Cambria Math" w:cs="Times New Roman"/>
                          <w:sz w:val="24"/>
                          <w:szCs w:val="24"/>
                        </w:rPr>
                        <m:t>rad</m:t>
                      </w:ins>
                    </m:r>
                  </m:sub>
                </m:sSub>
              </m:oMath>
            </m:oMathPara>
          </w:p>
        </w:tc>
        <w:tc>
          <w:tcPr>
            <w:tcW w:w="7645" w:type="dxa"/>
            <w:tcPrChange w:id="675" w:author="Cheng, Jiangtao" w:date="2021-07-18T11:29:00Z">
              <w:tcPr>
                <w:tcW w:w="7645" w:type="dxa"/>
                <w:gridSpan w:val="2"/>
              </w:tcPr>
            </w:tcPrChange>
          </w:tcPr>
          <w:p w14:paraId="5074A0D7" w14:textId="77777777" w:rsidR="00510701" w:rsidRPr="00510701" w:rsidRDefault="00510701" w:rsidP="00510701">
            <w:pPr>
              <w:widowControl/>
              <w:spacing w:line="276" w:lineRule="auto"/>
              <w:jc w:val="left"/>
              <w:rPr>
                <w:ins w:id="676" w:author="Huang Wenge" w:date="2021-07-20T20:24:00Z"/>
                <w:rFonts w:cs="Times New Roman"/>
                <w:sz w:val="24"/>
                <w:szCs w:val="24"/>
              </w:rPr>
            </w:pPr>
            <w:ins w:id="677" w:author="Huang Wenge" w:date="2021-07-20T20:24:00Z">
              <w:r w:rsidRPr="00510701">
                <w:rPr>
                  <w:rFonts w:cs="Times New Roman"/>
                  <w:sz w:val="24"/>
                  <w:szCs w:val="24"/>
                </w:rPr>
                <w:t>radiative heat transfer rate [W]</w:t>
              </w:r>
            </w:ins>
          </w:p>
        </w:tc>
      </w:tr>
      <w:tr w:rsidR="00510701" w:rsidRPr="00510701" w14:paraId="46CFAC3D" w14:textId="77777777" w:rsidTr="00EF5A12">
        <w:trPr>
          <w:ins w:id="678" w:author="Huang Wenge" w:date="2021-07-20T20:24:00Z"/>
          <w:trPrChange w:id="679" w:author="Cheng, Jiangtao" w:date="2021-07-18T11:29:00Z">
            <w:trPr>
              <w:gridAfter w:val="0"/>
            </w:trPr>
          </w:trPrChange>
        </w:trPr>
        <w:tc>
          <w:tcPr>
            <w:tcW w:w="1705" w:type="dxa"/>
            <w:tcPrChange w:id="680" w:author="Cheng, Jiangtao" w:date="2021-07-18T11:29:00Z">
              <w:tcPr>
                <w:tcW w:w="1705" w:type="dxa"/>
                <w:gridSpan w:val="2"/>
              </w:tcPr>
            </w:tcPrChange>
          </w:tcPr>
          <w:p w14:paraId="520CB3F9" w14:textId="77777777" w:rsidR="00510701" w:rsidRPr="00510701" w:rsidRDefault="00510701" w:rsidP="00510701">
            <w:pPr>
              <w:widowControl/>
              <w:spacing w:line="276" w:lineRule="auto"/>
              <w:jc w:val="left"/>
              <w:rPr>
                <w:ins w:id="681" w:author="Huang Wenge" w:date="2021-07-20T20:24:00Z"/>
                <w:rFonts w:cs="Times New Roman"/>
                <w:sz w:val="24"/>
                <w:szCs w:val="24"/>
              </w:rPr>
            </w:pPr>
            <m:oMathPara>
              <m:oMath>
                <m:sSub>
                  <m:sSubPr>
                    <m:ctrlPr>
                      <w:ins w:id="682" w:author="Huang Wenge" w:date="2021-07-20T20:24:00Z">
                        <w:rPr>
                          <w:rFonts w:ascii="Cambria Math" w:hAnsi="Cambria Math" w:cs="Times New Roman"/>
                          <w:i/>
                          <w:sz w:val="24"/>
                          <w:szCs w:val="24"/>
                        </w:rPr>
                      </w:ins>
                    </m:ctrlPr>
                  </m:sSubPr>
                  <m:e>
                    <m:r>
                      <w:ins w:id="683" w:author="Huang Wenge" w:date="2021-07-20T20:24:00Z">
                        <w:rPr>
                          <w:rFonts w:ascii="Cambria Math" w:hAnsi="Cambria Math" w:cs="Times New Roman"/>
                          <w:sz w:val="24"/>
                          <w:szCs w:val="24"/>
                        </w:rPr>
                        <m:t>q</m:t>
                      </w:ins>
                    </m:r>
                  </m:e>
                  <m:sub>
                    <m:r>
                      <w:ins w:id="684" w:author="Huang Wenge" w:date="2021-07-20T20:24:00Z">
                        <m:rPr>
                          <m:sty m:val="p"/>
                        </m:rPr>
                        <w:rPr>
                          <w:rFonts w:ascii="Cambria Math" w:hAnsi="Cambria Math" w:cs="Times New Roman"/>
                          <w:sz w:val="24"/>
                          <w:szCs w:val="24"/>
                        </w:rPr>
                        <m:t>s</m:t>
                      </w:ins>
                    </m:r>
                  </m:sub>
                </m:sSub>
              </m:oMath>
            </m:oMathPara>
          </w:p>
        </w:tc>
        <w:tc>
          <w:tcPr>
            <w:tcW w:w="7645" w:type="dxa"/>
            <w:tcPrChange w:id="685" w:author="Cheng, Jiangtao" w:date="2021-07-18T11:29:00Z">
              <w:tcPr>
                <w:tcW w:w="7645" w:type="dxa"/>
                <w:gridSpan w:val="2"/>
              </w:tcPr>
            </w:tcPrChange>
          </w:tcPr>
          <w:p w14:paraId="4C612B87" w14:textId="77777777" w:rsidR="00510701" w:rsidRPr="00510701" w:rsidRDefault="00510701" w:rsidP="00510701">
            <w:pPr>
              <w:widowControl/>
              <w:spacing w:line="276" w:lineRule="auto"/>
              <w:jc w:val="left"/>
              <w:rPr>
                <w:ins w:id="686" w:author="Huang Wenge" w:date="2021-07-20T20:24:00Z"/>
                <w:rFonts w:cs="Times New Roman"/>
                <w:sz w:val="24"/>
                <w:szCs w:val="24"/>
              </w:rPr>
            </w:pPr>
            <w:ins w:id="687" w:author="Huang Wenge" w:date="2021-07-20T20:24:00Z">
              <w:r w:rsidRPr="00510701">
                <w:rPr>
                  <w:rFonts w:cs="Times New Roman"/>
                  <w:sz w:val="24"/>
                  <w:szCs w:val="24"/>
                </w:rPr>
                <w:t>heat transfer rate from droplet base [W]</w:t>
              </w:r>
            </w:ins>
          </w:p>
        </w:tc>
      </w:tr>
      <w:tr w:rsidR="00510701" w:rsidRPr="00510701" w14:paraId="07A25A56" w14:textId="77777777" w:rsidTr="00EF5A12">
        <w:trPr>
          <w:ins w:id="688" w:author="Huang Wenge" w:date="2021-07-20T20:24:00Z"/>
          <w:trPrChange w:id="689" w:author="Cheng, Jiangtao" w:date="2021-07-18T11:29:00Z">
            <w:trPr>
              <w:gridAfter w:val="0"/>
            </w:trPr>
          </w:trPrChange>
        </w:trPr>
        <w:tc>
          <w:tcPr>
            <w:tcW w:w="1705" w:type="dxa"/>
            <w:tcPrChange w:id="690" w:author="Cheng, Jiangtao" w:date="2021-07-18T11:29:00Z">
              <w:tcPr>
                <w:tcW w:w="1705" w:type="dxa"/>
                <w:gridSpan w:val="2"/>
              </w:tcPr>
            </w:tcPrChange>
          </w:tcPr>
          <w:p w14:paraId="280F83F7" w14:textId="77777777" w:rsidR="00510701" w:rsidRPr="00510701" w:rsidRDefault="00510701" w:rsidP="00510701">
            <w:pPr>
              <w:widowControl/>
              <w:spacing w:line="276" w:lineRule="auto"/>
              <w:jc w:val="left"/>
              <w:rPr>
                <w:ins w:id="691" w:author="Huang Wenge" w:date="2021-07-20T20:24:00Z"/>
                <w:rFonts w:cs="Times New Roman"/>
                <w:sz w:val="24"/>
                <w:szCs w:val="24"/>
              </w:rPr>
            </w:pPr>
            <m:oMathPara>
              <m:oMath>
                <m:sSub>
                  <m:sSubPr>
                    <m:ctrlPr>
                      <w:ins w:id="692" w:author="Huang Wenge" w:date="2021-07-20T20:24:00Z">
                        <w:rPr>
                          <w:rFonts w:ascii="Cambria Math" w:hAnsi="Cambria Math" w:cs="Times New Roman"/>
                          <w:i/>
                          <w:sz w:val="24"/>
                          <w:szCs w:val="24"/>
                        </w:rPr>
                      </w:ins>
                    </m:ctrlPr>
                  </m:sSubPr>
                  <m:e>
                    <m:r>
                      <w:ins w:id="693" w:author="Huang Wenge" w:date="2021-07-20T20:24:00Z">
                        <w:rPr>
                          <w:rFonts w:ascii="Cambria Math" w:hAnsi="Cambria Math" w:cs="Times New Roman"/>
                          <w:sz w:val="24"/>
                          <w:szCs w:val="24"/>
                        </w:rPr>
                        <m:t>q</m:t>
                      </w:ins>
                    </m:r>
                  </m:e>
                  <m:sub>
                    <m:r>
                      <w:ins w:id="694" w:author="Huang Wenge" w:date="2021-07-20T20:24:00Z">
                        <m:rPr>
                          <m:sty m:val="p"/>
                        </m:rPr>
                        <w:rPr>
                          <w:rFonts w:ascii="Cambria Math" w:hAnsi="Cambria Math" w:cs="Times New Roman"/>
                          <w:sz w:val="24"/>
                          <w:szCs w:val="24"/>
                        </w:rPr>
                        <m:t>temp</m:t>
                      </w:ins>
                    </m:r>
                  </m:sub>
                </m:sSub>
              </m:oMath>
            </m:oMathPara>
          </w:p>
        </w:tc>
        <w:tc>
          <w:tcPr>
            <w:tcW w:w="7645" w:type="dxa"/>
            <w:tcPrChange w:id="695" w:author="Cheng, Jiangtao" w:date="2021-07-18T11:29:00Z">
              <w:tcPr>
                <w:tcW w:w="7645" w:type="dxa"/>
                <w:gridSpan w:val="2"/>
              </w:tcPr>
            </w:tcPrChange>
          </w:tcPr>
          <w:p w14:paraId="76467278" w14:textId="77777777" w:rsidR="00510701" w:rsidRPr="00510701" w:rsidRDefault="00510701" w:rsidP="00510701">
            <w:pPr>
              <w:widowControl/>
              <w:spacing w:line="276" w:lineRule="auto"/>
              <w:jc w:val="left"/>
              <w:rPr>
                <w:ins w:id="696" w:author="Huang Wenge" w:date="2021-07-20T20:24:00Z"/>
                <w:rFonts w:cs="Times New Roman"/>
                <w:sz w:val="24"/>
                <w:szCs w:val="24"/>
              </w:rPr>
            </w:pPr>
            <w:ins w:id="697" w:author="Huang Wenge" w:date="2021-07-20T20:24:00Z">
              <w:r w:rsidRPr="00510701">
                <w:rPr>
                  <w:rFonts w:cs="Times New Roman"/>
                  <w:sz w:val="24"/>
                  <w:szCs w:val="24"/>
                </w:rPr>
                <w:t>heat transfer rate for droplet temperature increase [W]</w:t>
              </w:r>
            </w:ins>
          </w:p>
        </w:tc>
      </w:tr>
      <w:tr w:rsidR="00510701" w:rsidRPr="00510701" w14:paraId="36F57D7E" w14:textId="77777777" w:rsidTr="00EF5A12">
        <w:trPr>
          <w:ins w:id="698" w:author="Huang Wenge" w:date="2021-07-20T20:24:00Z"/>
          <w:trPrChange w:id="699" w:author="Cheng, Jiangtao" w:date="2021-07-18T11:29:00Z">
            <w:trPr>
              <w:gridAfter w:val="0"/>
            </w:trPr>
          </w:trPrChange>
        </w:trPr>
        <w:tc>
          <w:tcPr>
            <w:tcW w:w="1705" w:type="dxa"/>
            <w:tcPrChange w:id="700" w:author="Cheng, Jiangtao" w:date="2021-07-18T11:29:00Z">
              <w:tcPr>
                <w:tcW w:w="1705" w:type="dxa"/>
                <w:gridSpan w:val="2"/>
              </w:tcPr>
            </w:tcPrChange>
          </w:tcPr>
          <w:p w14:paraId="7A7048B7" w14:textId="77777777" w:rsidR="00510701" w:rsidRPr="00510701" w:rsidRDefault="00510701" w:rsidP="00510701">
            <w:pPr>
              <w:widowControl/>
              <w:spacing w:line="276" w:lineRule="auto"/>
              <w:jc w:val="left"/>
              <w:rPr>
                <w:ins w:id="701" w:author="Huang Wenge" w:date="2021-07-20T20:24:00Z"/>
                <w:rFonts w:cs="Times New Roman"/>
                <w:sz w:val="24"/>
                <w:szCs w:val="24"/>
              </w:rPr>
            </w:pPr>
            <m:oMathPara>
              <m:oMath>
                <m:sSub>
                  <m:sSubPr>
                    <m:ctrlPr>
                      <w:ins w:id="702" w:author="Huang Wenge" w:date="2021-07-20T20:24:00Z">
                        <w:rPr>
                          <w:rFonts w:ascii="Cambria Math" w:hAnsi="Cambria Math" w:cs="Times New Roman"/>
                          <w:i/>
                          <w:sz w:val="24"/>
                          <w:szCs w:val="24"/>
                        </w:rPr>
                      </w:ins>
                    </m:ctrlPr>
                  </m:sSubPr>
                  <m:e>
                    <m:r>
                      <w:ins w:id="703" w:author="Huang Wenge" w:date="2021-07-20T20:24:00Z">
                        <w:rPr>
                          <w:rFonts w:ascii="Cambria Math" w:hAnsi="Cambria Math" w:cs="Times New Roman"/>
                          <w:sz w:val="24"/>
                          <w:szCs w:val="24"/>
                        </w:rPr>
                        <m:t>q</m:t>
                      </w:ins>
                    </m:r>
                  </m:e>
                  <m:sub>
                    <m:r>
                      <w:ins w:id="704" w:author="Huang Wenge" w:date="2021-07-20T20:24:00Z">
                        <m:rPr>
                          <m:sty m:val="p"/>
                        </m:rPr>
                        <w:rPr>
                          <w:rFonts w:ascii="Cambria Math" w:hAnsi="Cambria Math" w:cs="Times New Roman"/>
                          <w:sz w:val="24"/>
                          <w:szCs w:val="24"/>
                        </w:rPr>
                        <m:t>w</m:t>
                      </w:ins>
                    </m:r>
                  </m:sub>
                </m:sSub>
              </m:oMath>
            </m:oMathPara>
          </w:p>
        </w:tc>
        <w:tc>
          <w:tcPr>
            <w:tcW w:w="7645" w:type="dxa"/>
            <w:tcPrChange w:id="705" w:author="Cheng, Jiangtao" w:date="2021-07-18T11:29:00Z">
              <w:tcPr>
                <w:tcW w:w="7645" w:type="dxa"/>
                <w:gridSpan w:val="2"/>
              </w:tcPr>
            </w:tcPrChange>
          </w:tcPr>
          <w:p w14:paraId="40A28C84" w14:textId="77777777" w:rsidR="00510701" w:rsidRPr="00510701" w:rsidRDefault="00510701" w:rsidP="00510701">
            <w:pPr>
              <w:widowControl/>
              <w:spacing w:line="276" w:lineRule="auto"/>
              <w:jc w:val="left"/>
              <w:rPr>
                <w:ins w:id="706" w:author="Huang Wenge" w:date="2021-07-20T20:24:00Z"/>
                <w:rFonts w:cs="Times New Roman"/>
                <w:sz w:val="24"/>
                <w:szCs w:val="24"/>
              </w:rPr>
            </w:pPr>
            <w:ins w:id="707" w:author="Huang Wenge" w:date="2021-07-20T20:24:00Z">
              <w:r w:rsidRPr="00510701">
                <w:rPr>
                  <w:rFonts w:cs="Times New Roman"/>
                  <w:sz w:val="24"/>
                  <w:szCs w:val="24"/>
                </w:rPr>
                <w:t>heat transfer rate in the water layer in one unit cell [W]</w:t>
              </w:r>
            </w:ins>
          </w:p>
        </w:tc>
      </w:tr>
      <w:tr w:rsidR="00510701" w:rsidRPr="00510701" w14:paraId="585F07C1" w14:textId="77777777" w:rsidTr="00EF5A12">
        <w:trPr>
          <w:ins w:id="708" w:author="Huang Wenge" w:date="2021-07-20T20:24:00Z"/>
          <w:trPrChange w:id="709" w:author="Cheng, Jiangtao" w:date="2021-07-18T11:29:00Z">
            <w:trPr>
              <w:gridAfter w:val="0"/>
            </w:trPr>
          </w:trPrChange>
        </w:trPr>
        <w:tc>
          <w:tcPr>
            <w:tcW w:w="1705" w:type="dxa"/>
            <w:tcPrChange w:id="710" w:author="Cheng, Jiangtao" w:date="2021-07-18T11:29:00Z">
              <w:tcPr>
                <w:tcW w:w="1705" w:type="dxa"/>
                <w:gridSpan w:val="2"/>
              </w:tcPr>
            </w:tcPrChange>
          </w:tcPr>
          <w:p w14:paraId="02DC26F0" w14:textId="77777777" w:rsidR="00510701" w:rsidRPr="00510701" w:rsidRDefault="00510701" w:rsidP="00510701">
            <w:pPr>
              <w:widowControl/>
              <w:spacing w:line="276" w:lineRule="auto"/>
              <w:jc w:val="left"/>
              <w:rPr>
                <w:ins w:id="711" w:author="Huang Wenge" w:date="2021-07-20T20:24:00Z"/>
                <w:rFonts w:cs="Times New Roman"/>
                <w:sz w:val="24"/>
                <w:szCs w:val="24"/>
              </w:rPr>
            </w:pPr>
            <m:oMathPara>
              <m:oMath>
                <m:sSub>
                  <m:sSubPr>
                    <m:ctrlPr>
                      <w:ins w:id="712" w:author="Huang Wenge" w:date="2021-07-20T20:24:00Z">
                        <w:rPr>
                          <w:rFonts w:ascii="Cambria Math" w:hAnsi="Cambria Math" w:cs="Times New Roman"/>
                          <w:i/>
                          <w:sz w:val="24"/>
                          <w:szCs w:val="24"/>
                        </w:rPr>
                      </w:ins>
                    </m:ctrlPr>
                  </m:sSubPr>
                  <m:e>
                    <m:r>
                      <w:ins w:id="713" w:author="Huang Wenge" w:date="2021-07-20T20:24:00Z">
                        <w:rPr>
                          <w:rFonts w:ascii="Cambria Math" w:hAnsi="Cambria Math" w:cs="Times New Roman"/>
                          <w:sz w:val="24"/>
                          <w:szCs w:val="24"/>
                        </w:rPr>
                        <m:t>R</m:t>
                      </w:ins>
                    </m:r>
                  </m:e>
                  <m:sub>
                    <m:r>
                      <w:ins w:id="714" w:author="Huang Wenge" w:date="2021-07-20T20:24:00Z">
                        <m:rPr>
                          <m:sty m:val="p"/>
                        </m:rPr>
                        <w:rPr>
                          <w:rFonts w:ascii="Cambria Math" w:hAnsi="Cambria Math" w:cs="Times New Roman"/>
                          <w:sz w:val="24"/>
                          <w:szCs w:val="24"/>
                        </w:rPr>
                        <m:t>h</m:t>
                      </w:ins>
                    </m:r>
                  </m:sub>
                </m:sSub>
              </m:oMath>
            </m:oMathPara>
          </w:p>
        </w:tc>
        <w:tc>
          <w:tcPr>
            <w:tcW w:w="7645" w:type="dxa"/>
            <w:tcPrChange w:id="715" w:author="Cheng, Jiangtao" w:date="2021-07-18T11:29:00Z">
              <w:tcPr>
                <w:tcW w:w="7645" w:type="dxa"/>
                <w:gridSpan w:val="2"/>
              </w:tcPr>
            </w:tcPrChange>
          </w:tcPr>
          <w:p w14:paraId="52CE88B2" w14:textId="77777777" w:rsidR="00510701" w:rsidRPr="00510701" w:rsidRDefault="00510701" w:rsidP="00510701">
            <w:pPr>
              <w:widowControl/>
              <w:spacing w:line="276" w:lineRule="auto"/>
              <w:jc w:val="left"/>
              <w:rPr>
                <w:ins w:id="716" w:author="Huang Wenge" w:date="2021-07-20T20:24:00Z"/>
                <w:rFonts w:cs="Times New Roman"/>
                <w:sz w:val="24"/>
                <w:szCs w:val="24"/>
              </w:rPr>
            </w:pPr>
            <w:ins w:id="717" w:author="Huang Wenge" w:date="2021-07-20T20:24:00Z">
              <w:r w:rsidRPr="00510701">
                <w:rPr>
                  <w:rFonts w:cs="Times New Roman"/>
                  <w:sz w:val="24"/>
                  <w:szCs w:val="24"/>
                </w:rPr>
                <w:t>relative humidity</w:t>
              </w:r>
            </w:ins>
          </w:p>
        </w:tc>
      </w:tr>
      <w:tr w:rsidR="00510701" w:rsidRPr="00510701" w14:paraId="70963CE2" w14:textId="77777777" w:rsidTr="00EF5A12">
        <w:trPr>
          <w:ins w:id="718" w:author="Huang Wenge" w:date="2021-07-20T20:24:00Z"/>
          <w:trPrChange w:id="719" w:author="Cheng, Jiangtao" w:date="2021-07-18T11:29:00Z">
            <w:trPr>
              <w:gridAfter w:val="0"/>
            </w:trPr>
          </w:trPrChange>
        </w:trPr>
        <w:tc>
          <w:tcPr>
            <w:tcW w:w="1705" w:type="dxa"/>
            <w:tcPrChange w:id="720" w:author="Cheng, Jiangtao" w:date="2021-07-18T11:29:00Z">
              <w:tcPr>
                <w:tcW w:w="1705" w:type="dxa"/>
                <w:gridSpan w:val="2"/>
              </w:tcPr>
            </w:tcPrChange>
          </w:tcPr>
          <w:p w14:paraId="50B967F4" w14:textId="77777777" w:rsidR="00510701" w:rsidRPr="00510701" w:rsidRDefault="00510701" w:rsidP="00510701">
            <w:pPr>
              <w:widowControl/>
              <w:spacing w:line="276" w:lineRule="auto"/>
              <w:jc w:val="left"/>
              <w:rPr>
                <w:ins w:id="721" w:author="Huang Wenge" w:date="2021-07-20T20:24:00Z"/>
                <w:rFonts w:cs="Times New Roman"/>
                <w:sz w:val="24"/>
                <w:szCs w:val="24"/>
              </w:rPr>
            </w:pPr>
            <m:oMathPara>
              <m:oMath>
                <m:sSub>
                  <m:sSubPr>
                    <m:ctrlPr>
                      <w:ins w:id="722" w:author="Huang Wenge" w:date="2021-07-20T20:24:00Z">
                        <w:rPr>
                          <w:rFonts w:ascii="Cambria Math" w:hAnsi="Cambria Math" w:cs="Times New Roman"/>
                          <w:i/>
                          <w:sz w:val="24"/>
                          <w:szCs w:val="24"/>
                        </w:rPr>
                      </w:ins>
                    </m:ctrlPr>
                  </m:sSubPr>
                  <m:e>
                    <m:r>
                      <w:ins w:id="723" w:author="Huang Wenge" w:date="2021-07-20T20:24:00Z">
                        <w:rPr>
                          <w:rFonts w:ascii="Cambria Math" w:hAnsi="Cambria Math" w:cs="Times New Roman"/>
                          <w:sz w:val="24"/>
                          <w:szCs w:val="24"/>
                        </w:rPr>
                        <m:t>R</m:t>
                      </w:ins>
                    </m:r>
                  </m:e>
                  <m:sub>
                    <m:r>
                      <w:ins w:id="724" w:author="Huang Wenge" w:date="2021-07-20T20:24:00Z">
                        <m:rPr>
                          <m:sty m:val="p"/>
                        </m:rPr>
                        <w:rPr>
                          <w:rFonts w:ascii="Cambria Math" w:hAnsi="Cambria Math" w:cs="Times New Roman"/>
                          <w:sz w:val="24"/>
                          <w:szCs w:val="24"/>
                        </w:rPr>
                        <m:t>i</m:t>
                      </w:ins>
                    </m:r>
                  </m:sub>
                </m:sSub>
              </m:oMath>
            </m:oMathPara>
          </w:p>
        </w:tc>
        <w:tc>
          <w:tcPr>
            <w:tcW w:w="7645" w:type="dxa"/>
            <w:tcPrChange w:id="725" w:author="Cheng, Jiangtao" w:date="2021-07-18T11:29:00Z">
              <w:tcPr>
                <w:tcW w:w="7645" w:type="dxa"/>
                <w:gridSpan w:val="2"/>
              </w:tcPr>
            </w:tcPrChange>
          </w:tcPr>
          <w:p w14:paraId="73D5EA9B" w14:textId="77777777" w:rsidR="00510701" w:rsidRPr="00510701" w:rsidRDefault="00510701" w:rsidP="00510701">
            <w:pPr>
              <w:widowControl/>
              <w:spacing w:line="276" w:lineRule="auto"/>
              <w:jc w:val="left"/>
              <w:rPr>
                <w:ins w:id="726" w:author="Huang Wenge" w:date="2021-07-20T20:24:00Z"/>
                <w:rFonts w:cs="Times New Roman"/>
                <w:sz w:val="24"/>
                <w:szCs w:val="24"/>
              </w:rPr>
            </w:pPr>
            <w:ins w:id="727" w:author="Huang Wenge" w:date="2021-07-20T20:24:00Z">
              <w:r w:rsidRPr="00510701">
                <w:rPr>
                  <w:rFonts w:cs="Times New Roman"/>
                  <w:sz w:val="24"/>
                  <w:szCs w:val="24"/>
                </w:rPr>
                <w:t>thermal resistance of water layer [K/W]</w:t>
              </w:r>
            </w:ins>
          </w:p>
        </w:tc>
      </w:tr>
      <w:tr w:rsidR="00510701" w:rsidRPr="00510701" w14:paraId="7CDC330A" w14:textId="77777777" w:rsidTr="00EF5A12">
        <w:trPr>
          <w:ins w:id="728" w:author="Huang Wenge" w:date="2021-07-20T20:24:00Z"/>
          <w:trPrChange w:id="729" w:author="Cheng, Jiangtao" w:date="2021-07-18T11:29:00Z">
            <w:trPr>
              <w:gridAfter w:val="0"/>
            </w:trPr>
          </w:trPrChange>
        </w:trPr>
        <w:tc>
          <w:tcPr>
            <w:tcW w:w="1705" w:type="dxa"/>
            <w:tcPrChange w:id="730" w:author="Cheng, Jiangtao" w:date="2021-07-18T11:29:00Z">
              <w:tcPr>
                <w:tcW w:w="1705" w:type="dxa"/>
                <w:gridSpan w:val="2"/>
              </w:tcPr>
            </w:tcPrChange>
          </w:tcPr>
          <w:p w14:paraId="4EAA9E9D" w14:textId="77777777" w:rsidR="00510701" w:rsidRPr="00510701" w:rsidRDefault="00510701" w:rsidP="00510701">
            <w:pPr>
              <w:widowControl/>
              <w:spacing w:line="276" w:lineRule="auto"/>
              <w:jc w:val="left"/>
              <w:rPr>
                <w:ins w:id="731" w:author="Huang Wenge" w:date="2021-07-20T20:24:00Z"/>
                <w:rFonts w:cs="Times New Roman"/>
                <w:sz w:val="24"/>
                <w:szCs w:val="24"/>
              </w:rPr>
            </w:pPr>
            <m:oMathPara>
              <m:oMath>
                <m:sSub>
                  <m:sSubPr>
                    <m:ctrlPr>
                      <w:ins w:id="732" w:author="Huang Wenge" w:date="2021-07-20T20:24:00Z">
                        <w:rPr>
                          <w:rFonts w:ascii="Cambria Math" w:hAnsi="Cambria Math" w:cs="Times New Roman"/>
                          <w:i/>
                          <w:sz w:val="24"/>
                          <w:szCs w:val="24"/>
                        </w:rPr>
                      </w:ins>
                    </m:ctrlPr>
                  </m:sSubPr>
                  <m:e>
                    <m:r>
                      <w:ins w:id="733" w:author="Huang Wenge" w:date="2021-07-20T20:24:00Z">
                        <w:rPr>
                          <w:rFonts w:ascii="Cambria Math" w:hAnsi="Cambria Math" w:cs="Times New Roman"/>
                          <w:sz w:val="24"/>
                          <w:szCs w:val="24"/>
                        </w:rPr>
                        <m:t>R</m:t>
                      </w:ins>
                    </m:r>
                  </m:e>
                  <m:sub>
                    <m:r>
                      <w:ins w:id="734" w:author="Huang Wenge" w:date="2021-07-20T20:24:00Z">
                        <m:rPr>
                          <m:sty m:val="p"/>
                        </m:rPr>
                        <w:rPr>
                          <w:rFonts w:ascii="Cambria Math" w:hAnsi="Cambria Math" w:cs="Times New Roman"/>
                          <w:sz w:val="24"/>
                          <w:szCs w:val="24"/>
                        </w:rPr>
                        <m:t>s</m:t>
                      </w:ins>
                    </m:r>
                  </m:sub>
                </m:sSub>
              </m:oMath>
            </m:oMathPara>
          </w:p>
        </w:tc>
        <w:tc>
          <w:tcPr>
            <w:tcW w:w="7645" w:type="dxa"/>
            <w:tcPrChange w:id="735" w:author="Cheng, Jiangtao" w:date="2021-07-18T11:29:00Z">
              <w:tcPr>
                <w:tcW w:w="7645" w:type="dxa"/>
                <w:gridSpan w:val="2"/>
              </w:tcPr>
            </w:tcPrChange>
          </w:tcPr>
          <w:p w14:paraId="0293D843" w14:textId="77777777" w:rsidR="00510701" w:rsidRPr="00510701" w:rsidRDefault="00510701" w:rsidP="00510701">
            <w:pPr>
              <w:widowControl/>
              <w:spacing w:line="276" w:lineRule="auto"/>
              <w:jc w:val="left"/>
              <w:rPr>
                <w:ins w:id="736" w:author="Huang Wenge" w:date="2021-07-20T20:24:00Z"/>
                <w:rFonts w:cs="Times New Roman"/>
                <w:sz w:val="24"/>
                <w:szCs w:val="24"/>
              </w:rPr>
            </w:pPr>
            <w:ins w:id="737" w:author="Huang Wenge" w:date="2021-07-20T20:24:00Z">
              <w:r w:rsidRPr="00510701">
                <w:rPr>
                  <w:rFonts w:cs="Times New Roman"/>
                  <w:sz w:val="24"/>
                  <w:szCs w:val="24"/>
                </w:rPr>
                <w:t>thermal resistance of substrate [K/W]</w:t>
              </w:r>
            </w:ins>
          </w:p>
        </w:tc>
      </w:tr>
      <w:tr w:rsidR="00510701" w:rsidRPr="00510701" w14:paraId="0133717B" w14:textId="77777777" w:rsidTr="00EF5A12">
        <w:trPr>
          <w:ins w:id="738" w:author="Huang Wenge" w:date="2021-07-20T20:24:00Z"/>
          <w:trPrChange w:id="739" w:author="Cheng, Jiangtao" w:date="2021-07-18T11:29:00Z">
            <w:trPr>
              <w:gridAfter w:val="0"/>
            </w:trPr>
          </w:trPrChange>
        </w:trPr>
        <w:tc>
          <w:tcPr>
            <w:tcW w:w="1705" w:type="dxa"/>
            <w:tcPrChange w:id="740" w:author="Cheng, Jiangtao" w:date="2021-07-18T11:29:00Z">
              <w:tcPr>
                <w:tcW w:w="1705" w:type="dxa"/>
                <w:gridSpan w:val="2"/>
              </w:tcPr>
            </w:tcPrChange>
          </w:tcPr>
          <w:p w14:paraId="269F0963" w14:textId="77777777" w:rsidR="00510701" w:rsidRPr="00510701" w:rsidRDefault="00510701" w:rsidP="00510701">
            <w:pPr>
              <w:widowControl/>
              <w:spacing w:line="276" w:lineRule="auto"/>
              <w:jc w:val="left"/>
              <w:rPr>
                <w:ins w:id="741" w:author="Huang Wenge" w:date="2021-07-20T20:24:00Z"/>
                <w:rFonts w:cs="Times New Roman"/>
                <w:sz w:val="24"/>
                <w:szCs w:val="24"/>
              </w:rPr>
            </w:pPr>
            <m:oMathPara>
              <m:oMath>
                <m:r>
                  <w:ins w:id="742" w:author="Huang Wenge" w:date="2021-07-20T20:24:00Z">
                    <w:rPr>
                      <w:rFonts w:ascii="Cambria Math" w:hAnsi="Cambria Math" w:cs="Times New Roman"/>
                      <w:sz w:val="24"/>
                      <w:szCs w:val="24"/>
                    </w:rPr>
                    <m:t>r</m:t>
                  </w:ins>
                </m:r>
              </m:oMath>
            </m:oMathPara>
          </w:p>
        </w:tc>
        <w:tc>
          <w:tcPr>
            <w:tcW w:w="7645" w:type="dxa"/>
            <w:tcPrChange w:id="743" w:author="Cheng, Jiangtao" w:date="2021-07-18T11:29:00Z">
              <w:tcPr>
                <w:tcW w:w="7645" w:type="dxa"/>
                <w:gridSpan w:val="2"/>
              </w:tcPr>
            </w:tcPrChange>
          </w:tcPr>
          <w:p w14:paraId="3E37E405" w14:textId="77777777" w:rsidR="00510701" w:rsidRPr="00510701" w:rsidRDefault="00510701" w:rsidP="00510701">
            <w:pPr>
              <w:widowControl/>
              <w:spacing w:line="276" w:lineRule="auto"/>
              <w:jc w:val="left"/>
              <w:rPr>
                <w:ins w:id="744" w:author="Huang Wenge" w:date="2021-07-20T20:24:00Z"/>
                <w:rFonts w:cs="Times New Roman"/>
                <w:sz w:val="24"/>
                <w:szCs w:val="24"/>
              </w:rPr>
            </w:pPr>
            <w:ins w:id="745" w:author="Huang Wenge" w:date="2021-07-20T20:24:00Z">
              <w:r w:rsidRPr="00510701">
                <w:rPr>
                  <w:rFonts w:cs="Times New Roman"/>
                  <w:sz w:val="24"/>
                  <w:szCs w:val="24"/>
                </w:rPr>
                <w:t>radius of water droplet [µm]</w:t>
              </w:r>
            </w:ins>
          </w:p>
        </w:tc>
      </w:tr>
      <w:tr w:rsidR="00510701" w:rsidRPr="00510701" w14:paraId="7385A5B9" w14:textId="77777777" w:rsidTr="00EF5A12">
        <w:trPr>
          <w:ins w:id="746" w:author="Huang Wenge" w:date="2021-07-20T20:24:00Z"/>
          <w:trPrChange w:id="747" w:author="Cheng, Jiangtao" w:date="2021-07-18T11:29:00Z">
            <w:trPr>
              <w:gridAfter w:val="0"/>
            </w:trPr>
          </w:trPrChange>
        </w:trPr>
        <w:tc>
          <w:tcPr>
            <w:tcW w:w="1705" w:type="dxa"/>
            <w:tcPrChange w:id="748" w:author="Cheng, Jiangtao" w:date="2021-07-18T11:29:00Z">
              <w:tcPr>
                <w:tcW w:w="1705" w:type="dxa"/>
                <w:gridSpan w:val="2"/>
              </w:tcPr>
            </w:tcPrChange>
          </w:tcPr>
          <w:p w14:paraId="2D95311C" w14:textId="77777777" w:rsidR="00510701" w:rsidRPr="00510701" w:rsidRDefault="00510701" w:rsidP="00510701">
            <w:pPr>
              <w:widowControl/>
              <w:spacing w:line="276" w:lineRule="auto"/>
              <w:jc w:val="left"/>
              <w:rPr>
                <w:ins w:id="749" w:author="Huang Wenge" w:date="2021-07-20T20:24:00Z"/>
                <w:rFonts w:cs="Times New Roman"/>
                <w:sz w:val="24"/>
                <w:szCs w:val="24"/>
              </w:rPr>
            </w:pPr>
            <m:oMathPara>
              <m:oMath>
                <m:sSub>
                  <m:sSubPr>
                    <m:ctrlPr>
                      <w:ins w:id="750" w:author="Huang Wenge" w:date="2021-07-20T20:24:00Z">
                        <w:rPr>
                          <w:rFonts w:ascii="Cambria Math" w:hAnsi="Cambria Math" w:cs="Times New Roman"/>
                          <w:i/>
                          <w:sz w:val="24"/>
                          <w:szCs w:val="24"/>
                        </w:rPr>
                      </w:ins>
                    </m:ctrlPr>
                  </m:sSubPr>
                  <m:e>
                    <m:r>
                      <w:ins w:id="751" w:author="Huang Wenge" w:date="2021-07-20T20:24:00Z">
                        <w:rPr>
                          <w:rFonts w:ascii="Cambria Math" w:hAnsi="Cambria Math" w:cs="Times New Roman"/>
                          <w:sz w:val="24"/>
                          <w:szCs w:val="24"/>
                        </w:rPr>
                        <m:t>r</m:t>
                      </w:ins>
                    </m:r>
                  </m:e>
                  <m:sub>
                    <m:r>
                      <w:ins w:id="752" w:author="Huang Wenge" w:date="2021-07-20T20:24:00Z">
                        <m:rPr>
                          <m:sty m:val="p"/>
                        </m:rPr>
                        <w:rPr>
                          <w:rFonts w:ascii="Cambria Math" w:hAnsi="Cambria Math" w:cs="Times New Roman"/>
                          <w:sz w:val="24"/>
                          <w:szCs w:val="24"/>
                        </w:rPr>
                        <m:t>w</m:t>
                      </w:ins>
                    </m:r>
                  </m:sub>
                </m:sSub>
              </m:oMath>
            </m:oMathPara>
          </w:p>
        </w:tc>
        <w:tc>
          <w:tcPr>
            <w:tcW w:w="7645" w:type="dxa"/>
            <w:tcPrChange w:id="753" w:author="Cheng, Jiangtao" w:date="2021-07-18T11:29:00Z">
              <w:tcPr>
                <w:tcW w:w="7645" w:type="dxa"/>
                <w:gridSpan w:val="2"/>
              </w:tcPr>
            </w:tcPrChange>
          </w:tcPr>
          <w:p w14:paraId="4F89C634" w14:textId="77777777" w:rsidR="00510701" w:rsidRPr="00510701" w:rsidRDefault="00510701" w:rsidP="00510701">
            <w:pPr>
              <w:widowControl/>
              <w:spacing w:line="276" w:lineRule="auto"/>
              <w:jc w:val="left"/>
              <w:rPr>
                <w:ins w:id="754" w:author="Huang Wenge" w:date="2021-07-20T20:24:00Z"/>
                <w:rFonts w:cs="Times New Roman"/>
                <w:sz w:val="24"/>
                <w:szCs w:val="24"/>
              </w:rPr>
            </w:pPr>
            <w:ins w:id="755" w:author="Huang Wenge" w:date="2021-07-20T20:24:00Z">
              <w:r w:rsidRPr="00510701">
                <w:rPr>
                  <w:rFonts w:cs="Times New Roman"/>
                  <w:sz w:val="24"/>
                  <w:szCs w:val="24"/>
                </w:rPr>
                <w:t>radius of spherical cap droplet [µm]</w:t>
              </w:r>
            </w:ins>
          </w:p>
        </w:tc>
      </w:tr>
      <w:tr w:rsidR="00510701" w:rsidRPr="00510701" w14:paraId="61C69157" w14:textId="77777777" w:rsidTr="00EF5A12">
        <w:trPr>
          <w:ins w:id="756" w:author="Huang Wenge" w:date="2021-07-20T20:24:00Z"/>
          <w:trPrChange w:id="757" w:author="Cheng, Jiangtao" w:date="2021-07-18T11:29:00Z">
            <w:trPr>
              <w:gridAfter w:val="0"/>
            </w:trPr>
          </w:trPrChange>
        </w:trPr>
        <w:tc>
          <w:tcPr>
            <w:tcW w:w="1705" w:type="dxa"/>
            <w:tcPrChange w:id="758" w:author="Cheng, Jiangtao" w:date="2021-07-18T11:29:00Z">
              <w:tcPr>
                <w:tcW w:w="1705" w:type="dxa"/>
                <w:gridSpan w:val="2"/>
              </w:tcPr>
            </w:tcPrChange>
          </w:tcPr>
          <w:p w14:paraId="693390DB" w14:textId="77777777" w:rsidR="00510701" w:rsidRPr="00510701" w:rsidRDefault="00510701" w:rsidP="00510701">
            <w:pPr>
              <w:widowControl/>
              <w:spacing w:line="276" w:lineRule="auto"/>
              <w:jc w:val="left"/>
              <w:rPr>
                <w:ins w:id="759" w:author="Huang Wenge" w:date="2021-07-20T20:24:00Z"/>
                <w:rFonts w:cs="Times New Roman"/>
                <w:sz w:val="24"/>
                <w:szCs w:val="24"/>
              </w:rPr>
            </w:pPr>
            <m:oMathPara>
              <m:oMath>
                <m:r>
                  <w:ins w:id="760" w:author="Huang Wenge" w:date="2021-07-20T20:24:00Z">
                    <w:rPr>
                      <w:rFonts w:ascii="Cambria Math" w:hAnsi="Cambria Math" w:cs="Times New Roman"/>
                      <w:sz w:val="24"/>
                      <w:szCs w:val="24"/>
                    </w:rPr>
                    <m:t>S</m:t>
                  </w:ins>
                </m:r>
              </m:oMath>
            </m:oMathPara>
          </w:p>
        </w:tc>
        <w:tc>
          <w:tcPr>
            <w:tcW w:w="7645" w:type="dxa"/>
            <w:tcPrChange w:id="761" w:author="Cheng, Jiangtao" w:date="2021-07-18T11:29:00Z">
              <w:tcPr>
                <w:tcW w:w="7645" w:type="dxa"/>
                <w:gridSpan w:val="2"/>
              </w:tcPr>
            </w:tcPrChange>
          </w:tcPr>
          <w:p w14:paraId="7A491C10" w14:textId="77777777" w:rsidR="00510701" w:rsidRPr="00510701" w:rsidRDefault="00510701" w:rsidP="00510701">
            <w:pPr>
              <w:widowControl/>
              <w:spacing w:line="276" w:lineRule="auto"/>
              <w:jc w:val="left"/>
              <w:rPr>
                <w:ins w:id="762" w:author="Huang Wenge" w:date="2021-07-20T20:24:00Z"/>
                <w:rFonts w:cs="Times New Roman"/>
                <w:sz w:val="24"/>
                <w:szCs w:val="24"/>
              </w:rPr>
            </w:pPr>
            <w:ins w:id="763" w:author="Huang Wenge" w:date="2021-07-20T20:24:00Z">
              <w:r w:rsidRPr="00510701">
                <w:rPr>
                  <w:rFonts w:cs="Times New Roman"/>
                  <w:sz w:val="24"/>
                  <w:szCs w:val="24"/>
                </w:rPr>
                <w:t>surface of spherical cap [µm</w:t>
              </w:r>
              <w:r w:rsidRPr="00510701">
                <w:rPr>
                  <w:rFonts w:cs="Times New Roman"/>
                  <w:sz w:val="24"/>
                  <w:szCs w:val="24"/>
                  <w:vertAlign w:val="superscript"/>
                </w:rPr>
                <w:t>2</w:t>
              </w:r>
              <w:r w:rsidRPr="00510701">
                <w:rPr>
                  <w:rFonts w:cs="Times New Roman"/>
                  <w:sz w:val="24"/>
                  <w:szCs w:val="24"/>
                </w:rPr>
                <w:t>]</w:t>
              </w:r>
            </w:ins>
          </w:p>
        </w:tc>
      </w:tr>
      <w:tr w:rsidR="00510701" w:rsidRPr="00510701" w14:paraId="294B37A3" w14:textId="77777777" w:rsidTr="00EF5A12">
        <w:trPr>
          <w:ins w:id="764" w:author="Huang Wenge" w:date="2021-07-20T20:24:00Z"/>
          <w:trPrChange w:id="765" w:author="Cheng, Jiangtao" w:date="2021-07-18T11:29:00Z">
            <w:trPr>
              <w:gridAfter w:val="0"/>
            </w:trPr>
          </w:trPrChange>
        </w:trPr>
        <w:tc>
          <w:tcPr>
            <w:tcW w:w="1705" w:type="dxa"/>
            <w:tcPrChange w:id="766" w:author="Cheng, Jiangtao" w:date="2021-07-18T11:29:00Z">
              <w:tcPr>
                <w:tcW w:w="1705" w:type="dxa"/>
                <w:gridSpan w:val="2"/>
              </w:tcPr>
            </w:tcPrChange>
          </w:tcPr>
          <w:p w14:paraId="19C29671" w14:textId="77777777" w:rsidR="00510701" w:rsidRPr="00510701" w:rsidRDefault="00510701" w:rsidP="00510701">
            <w:pPr>
              <w:widowControl/>
              <w:spacing w:line="276" w:lineRule="auto"/>
              <w:jc w:val="left"/>
              <w:rPr>
                <w:ins w:id="767" w:author="Huang Wenge" w:date="2021-07-20T20:24:00Z"/>
                <w:rFonts w:cs="Times New Roman"/>
                <w:sz w:val="24"/>
                <w:szCs w:val="24"/>
              </w:rPr>
            </w:pPr>
            <m:oMathPara>
              <m:oMath>
                <m:sSub>
                  <m:sSubPr>
                    <m:ctrlPr>
                      <w:ins w:id="768" w:author="Huang Wenge" w:date="2021-07-20T20:24:00Z">
                        <w:rPr>
                          <w:rFonts w:ascii="Cambria Math" w:hAnsi="Cambria Math" w:cs="Times New Roman"/>
                          <w:i/>
                          <w:sz w:val="24"/>
                          <w:szCs w:val="24"/>
                        </w:rPr>
                      </w:ins>
                    </m:ctrlPr>
                  </m:sSubPr>
                  <m:e>
                    <m:acc>
                      <m:accPr>
                        <m:chr m:val="̅"/>
                        <m:ctrlPr>
                          <w:ins w:id="769" w:author="Huang Wenge" w:date="2021-07-20T20:24:00Z">
                            <w:rPr>
                              <w:rFonts w:ascii="Cambria Math" w:hAnsi="Cambria Math" w:cs="Times New Roman"/>
                              <w:i/>
                              <w:sz w:val="24"/>
                              <w:szCs w:val="24"/>
                            </w:rPr>
                          </w:ins>
                        </m:ctrlPr>
                      </m:accPr>
                      <m:e>
                        <m:r>
                          <w:ins w:id="770" w:author="Huang Wenge" w:date="2021-07-20T20:24:00Z">
                            <w:rPr>
                              <w:rFonts w:ascii="Cambria Math" w:hAnsi="Cambria Math" w:cs="Times New Roman"/>
                              <w:sz w:val="24"/>
                              <w:szCs w:val="24"/>
                            </w:rPr>
                            <m:t>T</m:t>
                          </w:ins>
                        </m:r>
                      </m:e>
                    </m:acc>
                  </m:e>
                  <m:sub>
                    <m:r>
                      <w:ins w:id="771" w:author="Huang Wenge" w:date="2021-07-20T20:24:00Z">
                        <m:rPr>
                          <m:sty m:val="p"/>
                        </m:rPr>
                        <w:rPr>
                          <w:rFonts w:ascii="Cambria Math" w:hAnsi="Cambria Math" w:cs="Times New Roman"/>
                          <w:sz w:val="24"/>
                          <w:szCs w:val="24"/>
                        </w:rPr>
                        <m:t>b</m:t>
                      </w:ins>
                    </m:r>
                  </m:sub>
                </m:sSub>
              </m:oMath>
            </m:oMathPara>
          </w:p>
        </w:tc>
        <w:tc>
          <w:tcPr>
            <w:tcW w:w="7645" w:type="dxa"/>
            <w:tcPrChange w:id="772" w:author="Cheng, Jiangtao" w:date="2021-07-18T11:29:00Z">
              <w:tcPr>
                <w:tcW w:w="7645" w:type="dxa"/>
                <w:gridSpan w:val="2"/>
              </w:tcPr>
            </w:tcPrChange>
          </w:tcPr>
          <w:p w14:paraId="59122CBD" w14:textId="77777777" w:rsidR="00510701" w:rsidRPr="00510701" w:rsidRDefault="00510701" w:rsidP="00510701">
            <w:pPr>
              <w:widowControl/>
              <w:spacing w:line="276" w:lineRule="auto"/>
              <w:jc w:val="left"/>
              <w:rPr>
                <w:ins w:id="773" w:author="Huang Wenge" w:date="2021-07-20T20:24:00Z"/>
                <w:rFonts w:cs="Times New Roman"/>
                <w:sz w:val="24"/>
                <w:szCs w:val="24"/>
              </w:rPr>
            </w:pPr>
            <w:ins w:id="774" w:author="Huang Wenge" w:date="2021-07-20T20:24:00Z">
              <w:r w:rsidRPr="00510701">
                <w:rPr>
                  <w:rFonts w:cs="Times New Roman"/>
                  <w:sz w:val="24"/>
                  <w:szCs w:val="24"/>
                </w:rPr>
                <w:t>average temperature of droplet base [K]</w:t>
              </w:r>
            </w:ins>
          </w:p>
        </w:tc>
      </w:tr>
      <w:tr w:rsidR="00510701" w:rsidRPr="00510701" w14:paraId="58004F0F" w14:textId="77777777" w:rsidTr="00EF5A12">
        <w:trPr>
          <w:ins w:id="775" w:author="Huang Wenge" w:date="2021-07-20T20:24:00Z"/>
          <w:trPrChange w:id="776" w:author="Cheng, Jiangtao" w:date="2021-07-18T11:29:00Z">
            <w:trPr>
              <w:gridAfter w:val="0"/>
            </w:trPr>
          </w:trPrChange>
        </w:trPr>
        <w:tc>
          <w:tcPr>
            <w:tcW w:w="1705" w:type="dxa"/>
            <w:tcPrChange w:id="777" w:author="Cheng, Jiangtao" w:date="2021-07-18T11:29:00Z">
              <w:tcPr>
                <w:tcW w:w="1705" w:type="dxa"/>
                <w:gridSpan w:val="2"/>
              </w:tcPr>
            </w:tcPrChange>
          </w:tcPr>
          <w:p w14:paraId="45A22E0C" w14:textId="77777777" w:rsidR="00510701" w:rsidRPr="00510701" w:rsidRDefault="00510701" w:rsidP="00510701">
            <w:pPr>
              <w:widowControl/>
              <w:spacing w:line="276" w:lineRule="auto"/>
              <w:jc w:val="left"/>
              <w:rPr>
                <w:ins w:id="778" w:author="Huang Wenge" w:date="2021-07-20T20:24:00Z"/>
                <w:rFonts w:cs="Times New Roman"/>
                <w:sz w:val="24"/>
                <w:szCs w:val="24"/>
              </w:rPr>
            </w:pPr>
            <m:oMathPara>
              <m:oMath>
                <m:sSub>
                  <m:sSubPr>
                    <m:ctrlPr>
                      <w:ins w:id="779" w:author="Huang Wenge" w:date="2021-07-20T20:24:00Z">
                        <w:rPr>
                          <w:rFonts w:ascii="Cambria Math" w:hAnsi="Cambria Math" w:cs="Times New Roman"/>
                          <w:i/>
                          <w:sz w:val="24"/>
                          <w:szCs w:val="24"/>
                        </w:rPr>
                      </w:ins>
                    </m:ctrlPr>
                  </m:sSubPr>
                  <m:e>
                    <m:r>
                      <w:ins w:id="780" w:author="Huang Wenge" w:date="2021-07-20T20:24:00Z">
                        <w:rPr>
                          <w:rFonts w:ascii="Cambria Math" w:hAnsi="Cambria Math" w:cs="Times New Roman"/>
                          <w:sz w:val="24"/>
                          <w:szCs w:val="24"/>
                        </w:rPr>
                        <m:t>T</m:t>
                      </w:ins>
                    </m:r>
                  </m:e>
                  <m:sub>
                    <m:r>
                      <w:ins w:id="781" w:author="Huang Wenge" w:date="2021-07-20T20:24:00Z">
                        <m:rPr>
                          <m:sty m:val="p"/>
                        </m:rPr>
                        <w:rPr>
                          <w:rFonts w:ascii="Cambria Math" w:hAnsi="Cambria Math" w:cs="Times New Roman"/>
                          <w:sz w:val="24"/>
                          <w:szCs w:val="24"/>
                        </w:rPr>
                        <m:t>b,p</m:t>
                      </w:ins>
                    </m:r>
                  </m:sub>
                </m:sSub>
              </m:oMath>
            </m:oMathPara>
          </w:p>
        </w:tc>
        <w:tc>
          <w:tcPr>
            <w:tcW w:w="7645" w:type="dxa"/>
            <w:tcPrChange w:id="782" w:author="Cheng, Jiangtao" w:date="2021-07-18T11:29:00Z">
              <w:tcPr>
                <w:tcW w:w="7645" w:type="dxa"/>
                <w:gridSpan w:val="2"/>
              </w:tcPr>
            </w:tcPrChange>
          </w:tcPr>
          <w:p w14:paraId="79CD6749" w14:textId="77777777" w:rsidR="00510701" w:rsidRPr="00510701" w:rsidRDefault="00510701" w:rsidP="00510701">
            <w:pPr>
              <w:widowControl/>
              <w:spacing w:line="276" w:lineRule="auto"/>
              <w:jc w:val="left"/>
              <w:rPr>
                <w:ins w:id="783" w:author="Huang Wenge" w:date="2021-07-20T20:24:00Z"/>
                <w:rFonts w:cs="Times New Roman"/>
                <w:sz w:val="24"/>
                <w:szCs w:val="24"/>
              </w:rPr>
            </w:pPr>
            <w:ins w:id="784" w:author="Huang Wenge" w:date="2021-07-20T20:24:00Z">
              <w:r w:rsidRPr="00510701">
                <w:rPr>
                  <w:rFonts w:cs="Times New Roman"/>
                  <w:sz w:val="24"/>
                  <w:szCs w:val="24"/>
                </w:rPr>
                <w:t>average temperature of solid-liquid interface [K]</w:t>
              </w:r>
            </w:ins>
          </w:p>
        </w:tc>
      </w:tr>
      <w:bookmarkStart w:id="785" w:name="_Hlk77473048"/>
      <w:tr w:rsidR="00510701" w:rsidRPr="00510701" w14:paraId="4A7E6FBA" w14:textId="77777777" w:rsidTr="00EF5A12">
        <w:trPr>
          <w:ins w:id="786" w:author="Huang Wenge" w:date="2021-07-20T20:24:00Z"/>
          <w:trPrChange w:id="787" w:author="Cheng, Jiangtao" w:date="2021-07-18T11:29:00Z">
            <w:trPr>
              <w:gridAfter w:val="0"/>
            </w:trPr>
          </w:trPrChange>
        </w:trPr>
        <w:tc>
          <w:tcPr>
            <w:tcW w:w="1705" w:type="dxa"/>
            <w:tcPrChange w:id="788" w:author="Cheng, Jiangtao" w:date="2021-07-18T11:29:00Z">
              <w:tcPr>
                <w:tcW w:w="1705" w:type="dxa"/>
                <w:gridSpan w:val="2"/>
              </w:tcPr>
            </w:tcPrChange>
          </w:tcPr>
          <w:p w14:paraId="1EE5CFE3" w14:textId="77777777" w:rsidR="00510701" w:rsidRPr="00510701" w:rsidRDefault="00510701" w:rsidP="00510701">
            <w:pPr>
              <w:widowControl/>
              <w:spacing w:line="276" w:lineRule="auto"/>
              <w:jc w:val="left"/>
              <w:rPr>
                <w:ins w:id="789" w:author="Huang Wenge" w:date="2021-07-20T20:24:00Z"/>
                <w:rFonts w:cs="Times New Roman"/>
                <w:sz w:val="24"/>
                <w:szCs w:val="24"/>
                <w:highlight w:val="yellow"/>
              </w:rPr>
            </w:pPr>
            <m:oMathPara>
              <m:oMath>
                <m:sSub>
                  <m:sSubPr>
                    <m:ctrlPr>
                      <w:ins w:id="790" w:author="Huang Wenge" w:date="2021-07-20T20:24:00Z">
                        <w:rPr>
                          <w:rFonts w:ascii="Cambria Math" w:hAnsi="Cambria Math" w:cs="Times New Roman"/>
                          <w:i/>
                          <w:sz w:val="24"/>
                          <w:szCs w:val="24"/>
                        </w:rPr>
                      </w:ins>
                    </m:ctrlPr>
                  </m:sSubPr>
                  <m:e>
                    <m:r>
                      <w:ins w:id="791" w:author="Huang Wenge" w:date="2021-07-20T20:24:00Z">
                        <w:rPr>
                          <w:rFonts w:ascii="Cambria Math" w:hAnsi="Cambria Math" w:cs="Times New Roman"/>
                          <w:sz w:val="24"/>
                          <w:szCs w:val="24"/>
                        </w:rPr>
                        <m:t>T</m:t>
                      </w:ins>
                    </m:r>
                  </m:e>
                  <m:sub>
                    <m:r>
                      <w:ins w:id="792" w:author="Huang Wenge" w:date="2021-07-20T20:24:00Z">
                        <m:rPr>
                          <m:sty m:val="p"/>
                        </m:rPr>
                        <w:rPr>
                          <w:rFonts w:ascii="Cambria Math" w:hAnsi="Cambria Math" w:cs="Times New Roman"/>
                          <w:sz w:val="24"/>
                          <w:szCs w:val="24"/>
                        </w:rPr>
                        <m:t>cap</m:t>
                      </w:ins>
                    </m:r>
                  </m:sub>
                </m:sSub>
              </m:oMath>
            </m:oMathPara>
          </w:p>
        </w:tc>
        <w:tc>
          <w:tcPr>
            <w:tcW w:w="7645" w:type="dxa"/>
            <w:tcPrChange w:id="793" w:author="Cheng, Jiangtao" w:date="2021-07-18T11:29:00Z">
              <w:tcPr>
                <w:tcW w:w="7645" w:type="dxa"/>
                <w:gridSpan w:val="2"/>
              </w:tcPr>
            </w:tcPrChange>
          </w:tcPr>
          <w:p w14:paraId="7164FE58" w14:textId="77777777" w:rsidR="00510701" w:rsidRPr="00510701" w:rsidRDefault="00510701" w:rsidP="00510701">
            <w:pPr>
              <w:widowControl/>
              <w:spacing w:line="276" w:lineRule="auto"/>
              <w:jc w:val="left"/>
              <w:rPr>
                <w:ins w:id="794" w:author="Huang Wenge" w:date="2021-07-20T20:24:00Z"/>
                <w:rFonts w:cs="Times New Roman"/>
                <w:sz w:val="24"/>
                <w:szCs w:val="24"/>
                <w:highlight w:val="yellow"/>
              </w:rPr>
            </w:pPr>
            <w:ins w:id="795" w:author="Huang Wenge" w:date="2021-07-20T20:24:00Z">
              <w:r w:rsidRPr="00510701">
                <w:rPr>
                  <w:rFonts w:cs="Times New Roman"/>
                  <w:sz w:val="24"/>
                  <w:szCs w:val="24"/>
                </w:rPr>
                <w:t>temperature of droplet cap surface [K]</w:t>
              </w:r>
            </w:ins>
          </w:p>
        </w:tc>
      </w:tr>
      <w:bookmarkEnd w:id="785"/>
      <w:tr w:rsidR="00510701" w:rsidRPr="00510701" w14:paraId="5FDF62E9" w14:textId="77777777" w:rsidTr="00EF5A12">
        <w:trPr>
          <w:ins w:id="796" w:author="Huang Wenge" w:date="2021-07-20T20:24:00Z"/>
          <w:trPrChange w:id="797" w:author="Cheng, Jiangtao" w:date="2021-07-18T11:29:00Z">
            <w:trPr>
              <w:gridAfter w:val="0"/>
            </w:trPr>
          </w:trPrChange>
        </w:trPr>
        <w:tc>
          <w:tcPr>
            <w:tcW w:w="1705" w:type="dxa"/>
            <w:tcPrChange w:id="798" w:author="Cheng, Jiangtao" w:date="2021-07-18T11:29:00Z">
              <w:tcPr>
                <w:tcW w:w="1705" w:type="dxa"/>
                <w:gridSpan w:val="2"/>
              </w:tcPr>
            </w:tcPrChange>
          </w:tcPr>
          <w:p w14:paraId="6F9112DA" w14:textId="77777777" w:rsidR="00510701" w:rsidRPr="00510701" w:rsidRDefault="00510701" w:rsidP="00510701">
            <w:pPr>
              <w:widowControl/>
              <w:spacing w:line="276" w:lineRule="auto"/>
              <w:jc w:val="left"/>
              <w:rPr>
                <w:ins w:id="799" w:author="Huang Wenge" w:date="2021-07-20T20:24:00Z"/>
                <w:rFonts w:cs="Times New Roman"/>
                <w:sz w:val="24"/>
                <w:szCs w:val="24"/>
              </w:rPr>
            </w:pPr>
            <m:oMathPara>
              <m:oMath>
                <m:sSub>
                  <m:sSubPr>
                    <m:ctrlPr>
                      <w:ins w:id="800" w:author="Huang Wenge" w:date="2021-07-20T20:24:00Z">
                        <w:rPr>
                          <w:rFonts w:ascii="Cambria Math" w:hAnsi="Cambria Math" w:cs="Times New Roman"/>
                          <w:i/>
                          <w:sz w:val="24"/>
                          <w:szCs w:val="24"/>
                          <w:highlight w:val="yellow"/>
                        </w:rPr>
                      </w:ins>
                    </m:ctrlPr>
                  </m:sSubPr>
                  <m:e>
                    <m:r>
                      <w:ins w:id="801" w:author="Huang Wenge" w:date="2021-07-20T20:24:00Z">
                        <w:rPr>
                          <w:rFonts w:ascii="Cambria Math" w:hAnsi="Cambria Math" w:cs="Times New Roman"/>
                          <w:sz w:val="24"/>
                          <w:szCs w:val="24"/>
                          <w:highlight w:val="yellow"/>
                        </w:rPr>
                        <m:t>T</m:t>
                      </w:ins>
                    </m:r>
                  </m:e>
                  <m:sub>
                    <m:r>
                      <w:ins w:id="802" w:author="Huang Wenge" w:date="2021-07-20T20:24:00Z">
                        <m:rPr>
                          <m:sty m:val="p"/>
                        </m:rPr>
                        <w:rPr>
                          <w:rFonts w:ascii="Cambria Math" w:hAnsi="Cambria Math" w:cs="Times New Roman"/>
                          <w:sz w:val="24"/>
                          <w:szCs w:val="24"/>
                          <w:highlight w:val="yellow"/>
                        </w:rPr>
                        <m:t>e</m:t>
                      </w:ins>
                    </m:r>
                  </m:sub>
                </m:sSub>
              </m:oMath>
            </m:oMathPara>
          </w:p>
        </w:tc>
        <w:tc>
          <w:tcPr>
            <w:tcW w:w="7645" w:type="dxa"/>
            <w:tcPrChange w:id="803" w:author="Cheng, Jiangtao" w:date="2021-07-18T11:29:00Z">
              <w:tcPr>
                <w:tcW w:w="7645" w:type="dxa"/>
                <w:gridSpan w:val="2"/>
              </w:tcPr>
            </w:tcPrChange>
          </w:tcPr>
          <w:p w14:paraId="2B8D1EB2" w14:textId="77777777" w:rsidR="00510701" w:rsidRPr="00510701" w:rsidRDefault="00510701" w:rsidP="00510701">
            <w:pPr>
              <w:widowControl/>
              <w:spacing w:line="276" w:lineRule="auto"/>
              <w:jc w:val="left"/>
              <w:rPr>
                <w:ins w:id="804" w:author="Huang Wenge" w:date="2021-07-20T20:24:00Z"/>
                <w:rFonts w:cs="Times New Roman"/>
                <w:sz w:val="24"/>
                <w:szCs w:val="24"/>
              </w:rPr>
            </w:pPr>
            <w:ins w:id="805" w:author="Huang Wenge" w:date="2021-07-20T20:24:00Z">
              <w:r w:rsidRPr="00510701">
                <w:rPr>
                  <w:rFonts w:cs="Times New Roman"/>
                  <w:sz w:val="24"/>
                  <w:szCs w:val="24"/>
                  <w:highlight w:val="yellow"/>
                </w:rPr>
                <w:t>contact temperature at the solid-liquid interface [K]</w:t>
              </w:r>
            </w:ins>
          </w:p>
        </w:tc>
      </w:tr>
      <w:tr w:rsidR="00510701" w:rsidRPr="00510701" w14:paraId="167A082B" w14:textId="77777777" w:rsidTr="00EF5A12">
        <w:trPr>
          <w:ins w:id="806" w:author="Huang Wenge" w:date="2021-07-20T20:24:00Z"/>
          <w:trPrChange w:id="807" w:author="Cheng, Jiangtao" w:date="2021-07-18T11:29:00Z">
            <w:trPr>
              <w:gridAfter w:val="0"/>
            </w:trPr>
          </w:trPrChange>
        </w:trPr>
        <w:tc>
          <w:tcPr>
            <w:tcW w:w="1705" w:type="dxa"/>
            <w:tcPrChange w:id="808" w:author="Cheng, Jiangtao" w:date="2021-07-18T11:29:00Z">
              <w:tcPr>
                <w:tcW w:w="1705" w:type="dxa"/>
                <w:gridSpan w:val="2"/>
              </w:tcPr>
            </w:tcPrChange>
          </w:tcPr>
          <w:p w14:paraId="17E27317" w14:textId="77777777" w:rsidR="00510701" w:rsidRPr="00510701" w:rsidRDefault="00510701" w:rsidP="00510701">
            <w:pPr>
              <w:widowControl/>
              <w:spacing w:line="276" w:lineRule="auto"/>
              <w:jc w:val="left"/>
              <w:rPr>
                <w:ins w:id="809" w:author="Huang Wenge" w:date="2021-07-20T20:24:00Z"/>
                <w:rFonts w:cs="Times New Roman"/>
                <w:sz w:val="24"/>
                <w:szCs w:val="24"/>
              </w:rPr>
            </w:pPr>
            <m:oMathPara>
              <m:oMath>
                <m:sSub>
                  <m:sSubPr>
                    <m:ctrlPr>
                      <w:ins w:id="810" w:author="Huang Wenge" w:date="2021-07-20T20:24:00Z">
                        <w:rPr>
                          <w:rFonts w:ascii="Cambria Math" w:hAnsi="Cambria Math" w:cs="Times New Roman"/>
                          <w:i/>
                          <w:sz w:val="24"/>
                          <w:szCs w:val="24"/>
                        </w:rPr>
                      </w:ins>
                    </m:ctrlPr>
                  </m:sSubPr>
                  <m:e>
                    <m:r>
                      <w:ins w:id="811" w:author="Huang Wenge" w:date="2021-07-20T20:24:00Z">
                        <w:rPr>
                          <w:rFonts w:ascii="Cambria Math" w:hAnsi="Cambria Math" w:cs="Times New Roman"/>
                          <w:sz w:val="24"/>
                          <w:szCs w:val="24"/>
                        </w:rPr>
                        <m:t>T</m:t>
                      </w:ins>
                    </m:r>
                  </m:e>
                  <m:sub>
                    <m:r>
                      <w:ins w:id="812" w:author="Huang Wenge" w:date="2021-07-20T20:24:00Z">
                        <m:rPr>
                          <m:sty m:val="p"/>
                        </m:rPr>
                        <w:rPr>
                          <w:rFonts w:ascii="Cambria Math" w:hAnsi="Cambria Math" w:cs="Times New Roman"/>
                          <w:sz w:val="24"/>
                          <w:szCs w:val="24"/>
                        </w:rPr>
                        <m:t>expt</m:t>
                      </w:ins>
                    </m:r>
                  </m:sub>
                </m:sSub>
              </m:oMath>
            </m:oMathPara>
          </w:p>
        </w:tc>
        <w:tc>
          <w:tcPr>
            <w:tcW w:w="7645" w:type="dxa"/>
            <w:tcPrChange w:id="813" w:author="Cheng, Jiangtao" w:date="2021-07-18T11:29:00Z">
              <w:tcPr>
                <w:tcW w:w="7645" w:type="dxa"/>
                <w:gridSpan w:val="2"/>
              </w:tcPr>
            </w:tcPrChange>
          </w:tcPr>
          <w:p w14:paraId="65660927" w14:textId="77777777" w:rsidR="00510701" w:rsidRPr="00510701" w:rsidRDefault="00510701" w:rsidP="00510701">
            <w:pPr>
              <w:widowControl/>
              <w:spacing w:line="276" w:lineRule="auto"/>
              <w:jc w:val="left"/>
              <w:rPr>
                <w:ins w:id="814" w:author="Huang Wenge" w:date="2021-07-20T20:24:00Z"/>
                <w:rFonts w:cs="Times New Roman"/>
                <w:sz w:val="24"/>
                <w:szCs w:val="24"/>
              </w:rPr>
            </w:pPr>
            <w:ins w:id="815" w:author="Huang Wenge" w:date="2021-07-20T20:24:00Z">
              <w:r w:rsidRPr="00510701">
                <w:rPr>
                  <w:rFonts w:cs="Times New Roman"/>
                  <w:sz w:val="24"/>
                  <w:szCs w:val="24"/>
                </w:rPr>
                <w:t>droplet surface temperature tested by the IR camera</w:t>
              </w:r>
            </w:ins>
          </w:p>
        </w:tc>
      </w:tr>
      <w:tr w:rsidR="00510701" w:rsidRPr="00510701" w14:paraId="31725D13" w14:textId="77777777" w:rsidTr="00EF5A12">
        <w:trPr>
          <w:ins w:id="816" w:author="Huang Wenge" w:date="2021-07-20T20:24:00Z"/>
          <w:trPrChange w:id="817" w:author="Cheng, Jiangtao" w:date="2021-07-18T11:29:00Z">
            <w:trPr>
              <w:gridAfter w:val="0"/>
            </w:trPr>
          </w:trPrChange>
        </w:trPr>
        <w:tc>
          <w:tcPr>
            <w:tcW w:w="1705" w:type="dxa"/>
            <w:tcPrChange w:id="818" w:author="Cheng, Jiangtao" w:date="2021-07-18T11:29:00Z">
              <w:tcPr>
                <w:tcW w:w="1705" w:type="dxa"/>
                <w:gridSpan w:val="2"/>
              </w:tcPr>
            </w:tcPrChange>
          </w:tcPr>
          <w:p w14:paraId="62981BC8" w14:textId="77777777" w:rsidR="00510701" w:rsidRPr="00510701" w:rsidRDefault="00510701" w:rsidP="00510701">
            <w:pPr>
              <w:widowControl/>
              <w:spacing w:line="276" w:lineRule="auto"/>
              <w:jc w:val="left"/>
              <w:rPr>
                <w:ins w:id="819" w:author="Huang Wenge" w:date="2021-07-20T20:24:00Z"/>
                <w:rFonts w:cs="Times New Roman"/>
                <w:sz w:val="24"/>
                <w:szCs w:val="24"/>
              </w:rPr>
            </w:pPr>
            <m:oMathPara>
              <m:oMath>
                <m:sSub>
                  <m:sSubPr>
                    <m:ctrlPr>
                      <w:ins w:id="820" w:author="Huang Wenge" w:date="2021-07-20T20:24:00Z">
                        <w:rPr>
                          <w:rFonts w:ascii="Cambria Math" w:hAnsi="Cambria Math" w:cs="Times New Roman"/>
                          <w:i/>
                          <w:sz w:val="24"/>
                          <w:szCs w:val="24"/>
                        </w:rPr>
                      </w:ins>
                    </m:ctrlPr>
                  </m:sSubPr>
                  <m:e>
                    <m:r>
                      <w:ins w:id="821" w:author="Huang Wenge" w:date="2021-07-20T20:24:00Z">
                        <w:rPr>
                          <w:rFonts w:ascii="Cambria Math" w:hAnsi="Cambria Math" w:cs="Times New Roman"/>
                          <w:sz w:val="24"/>
                          <w:szCs w:val="24"/>
                        </w:rPr>
                        <m:t>T</m:t>
                      </w:ins>
                    </m:r>
                  </m:e>
                  <m:sub>
                    <m:r>
                      <w:ins w:id="822" w:author="Huang Wenge" w:date="2021-07-20T20:24:00Z">
                        <m:rPr>
                          <m:sty m:val="p"/>
                        </m:rPr>
                        <w:rPr>
                          <w:rFonts w:ascii="Cambria Math" w:hAnsi="Cambria Math" w:cs="Times New Roman"/>
                          <w:sz w:val="24"/>
                          <w:szCs w:val="24"/>
                        </w:rPr>
                        <m:t>i</m:t>
                      </w:ins>
                    </m:r>
                  </m:sub>
                </m:sSub>
              </m:oMath>
            </m:oMathPara>
          </w:p>
        </w:tc>
        <w:tc>
          <w:tcPr>
            <w:tcW w:w="7645" w:type="dxa"/>
            <w:tcPrChange w:id="823" w:author="Cheng, Jiangtao" w:date="2021-07-18T11:29:00Z">
              <w:tcPr>
                <w:tcW w:w="7645" w:type="dxa"/>
                <w:gridSpan w:val="2"/>
              </w:tcPr>
            </w:tcPrChange>
          </w:tcPr>
          <w:p w14:paraId="006EB069" w14:textId="77777777" w:rsidR="00510701" w:rsidRPr="00510701" w:rsidRDefault="00510701" w:rsidP="00510701">
            <w:pPr>
              <w:widowControl/>
              <w:spacing w:line="276" w:lineRule="auto"/>
              <w:jc w:val="left"/>
              <w:rPr>
                <w:ins w:id="824" w:author="Huang Wenge" w:date="2021-07-20T20:24:00Z"/>
                <w:rFonts w:cs="Times New Roman"/>
                <w:sz w:val="24"/>
                <w:szCs w:val="24"/>
              </w:rPr>
            </w:pPr>
            <w:ins w:id="825" w:author="Huang Wenge" w:date="2021-07-20T20:24:00Z">
              <w:r w:rsidRPr="00510701">
                <w:rPr>
                  <w:rFonts w:cs="Times New Roman"/>
                  <w:sz w:val="24"/>
                  <w:szCs w:val="24"/>
                </w:rPr>
                <w:t>temperature of control volume water layer [K]</w:t>
              </w:r>
            </w:ins>
          </w:p>
        </w:tc>
      </w:tr>
      <w:tr w:rsidR="00510701" w:rsidRPr="00510701" w14:paraId="7DC0E6F5" w14:textId="77777777" w:rsidTr="00EF5A12">
        <w:trPr>
          <w:ins w:id="826" w:author="Huang Wenge" w:date="2021-07-20T20:24:00Z"/>
          <w:trPrChange w:id="827" w:author="Cheng, Jiangtao" w:date="2021-07-18T11:29:00Z">
            <w:trPr>
              <w:gridAfter w:val="0"/>
            </w:trPr>
          </w:trPrChange>
        </w:trPr>
        <w:tc>
          <w:tcPr>
            <w:tcW w:w="1705" w:type="dxa"/>
            <w:tcPrChange w:id="828" w:author="Cheng, Jiangtao" w:date="2021-07-18T11:29:00Z">
              <w:tcPr>
                <w:tcW w:w="1705" w:type="dxa"/>
                <w:gridSpan w:val="2"/>
              </w:tcPr>
            </w:tcPrChange>
          </w:tcPr>
          <w:p w14:paraId="0B696CD6" w14:textId="77777777" w:rsidR="00510701" w:rsidRPr="00510701" w:rsidRDefault="00510701" w:rsidP="00510701">
            <w:pPr>
              <w:widowControl/>
              <w:spacing w:line="276" w:lineRule="auto"/>
              <w:jc w:val="left"/>
              <w:rPr>
                <w:ins w:id="829" w:author="Huang Wenge" w:date="2021-07-20T20:24:00Z"/>
                <w:rFonts w:cs="Times New Roman"/>
                <w:sz w:val="24"/>
                <w:szCs w:val="24"/>
              </w:rPr>
            </w:pPr>
            <m:oMathPara>
              <m:oMath>
                <m:sSub>
                  <m:sSubPr>
                    <m:ctrlPr>
                      <w:ins w:id="830" w:author="Huang Wenge" w:date="2021-07-20T20:24:00Z">
                        <w:rPr>
                          <w:rFonts w:ascii="Cambria Math" w:hAnsi="Cambria Math" w:cs="Times New Roman"/>
                          <w:i/>
                          <w:sz w:val="24"/>
                          <w:szCs w:val="24"/>
                        </w:rPr>
                      </w:ins>
                    </m:ctrlPr>
                  </m:sSubPr>
                  <m:e>
                    <m:r>
                      <w:ins w:id="831" w:author="Huang Wenge" w:date="2021-07-20T20:24:00Z">
                        <w:rPr>
                          <w:rFonts w:ascii="Cambria Math" w:hAnsi="Cambria Math" w:cs="Times New Roman"/>
                          <w:sz w:val="24"/>
                          <w:szCs w:val="24"/>
                        </w:rPr>
                        <m:t>T</m:t>
                      </w:ins>
                    </m:r>
                  </m:e>
                  <m:sub>
                    <m:r>
                      <w:ins w:id="832" w:author="Huang Wenge" w:date="2021-07-20T20:24:00Z">
                        <m:rPr>
                          <m:sty m:val="p"/>
                        </m:rPr>
                        <w:rPr>
                          <w:rFonts w:ascii="Cambria Math" w:hAnsi="Cambria Math" w:cs="Times New Roman"/>
                          <w:sz w:val="24"/>
                          <w:szCs w:val="24"/>
                        </w:rPr>
                        <m:t>lab</m:t>
                      </w:ins>
                    </m:r>
                  </m:sub>
                </m:sSub>
              </m:oMath>
            </m:oMathPara>
          </w:p>
        </w:tc>
        <w:tc>
          <w:tcPr>
            <w:tcW w:w="7645" w:type="dxa"/>
            <w:tcPrChange w:id="833" w:author="Cheng, Jiangtao" w:date="2021-07-18T11:29:00Z">
              <w:tcPr>
                <w:tcW w:w="7645" w:type="dxa"/>
                <w:gridSpan w:val="2"/>
              </w:tcPr>
            </w:tcPrChange>
          </w:tcPr>
          <w:p w14:paraId="6680FEEE" w14:textId="77777777" w:rsidR="00510701" w:rsidRPr="00510701" w:rsidRDefault="00510701" w:rsidP="00510701">
            <w:pPr>
              <w:widowControl/>
              <w:spacing w:line="276" w:lineRule="auto"/>
              <w:jc w:val="left"/>
              <w:rPr>
                <w:ins w:id="834" w:author="Huang Wenge" w:date="2021-07-20T20:24:00Z"/>
                <w:rFonts w:cs="Times New Roman"/>
                <w:sz w:val="24"/>
                <w:szCs w:val="24"/>
              </w:rPr>
            </w:pPr>
            <w:ins w:id="835" w:author="Huang Wenge" w:date="2021-07-20T20:24:00Z">
              <w:r w:rsidRPr="00510701">
                <w:rPr>
                  <w:rFonts w:cs="Times New Roman"/>
                  <w:sz w:val="24"/>
                  <w:szCs w:val="24"/>
                </w:rPr>
                <w:t>lab ambient temperature [K]</w:t>
              </w:r>
            </w:ins>
          </w:p>
        </w:tc>
      </w:tr>
      <w:tr w:rsidR="00510701" w:rsidRPr="00510701" w14:paraId="38DCB789" w14:textId="77777777" w:rsidTr="00EF5A12">
        <w:trPr>
          <w:ins w:id="836" w:author="Huang Wenge" w:date="2021-07-20T20:24:00Z"/>
          <w:trPrChange w:id="837" w:author="Cheng, Jiangtao" w:date="2021-07-18T11:29:00Z">
            <w:trPr>
              <w:gridAfter w:val="0"/>
            </w:trPr>
          </w:trPrChange>
        </w:trPr>
        <w:tc>
          <w:tcPr>
            <w:tcW w:w="1705" w:type="dxa"/>
            <w:tcPrChange w:id="838" w:author="Cheng, Jiangtao" w:date="2021-07-18T11:29:00Z">
              <w:tcPr>
                <w:tcW w:w="1705" w:type="dxa"/>
                <w:gridSpan w:val="2"/>
              </w:tcPr>
            </w:tcPrChange>
          </w:tcPr>
          <w:p w14:paraId="6C693C23" w14:textId="77777777" w:rsidR="00510701" w:rsidRPr="00510701" w:rsidRDefault="00510701" w:rsidP="00510701">
            <w:pPr>
              <w:widowControl/>
              <w:spacing w:line="276" w:lineRule="auto"/>
              <w:jc w:val="left"/>
              <w:rPr>
                <w:ins w:id="839" w:author="Huang Wenge" w:date="2021-07-20T20:24:00Z"/>
                <w:rFonts w:cs="Times New Roman"/>
                <w:sz w:val="24"/>
                <w:szCs w:val="24"/>
              </w:rPr>
            </w:pPr>
            <m:oMathPara>
              <m:oMath>
                <m:sSub>
                  <m:sSubPr>
                    <m:ctrlPr>
                      <w:ins w:id="840" w:author="Huang Wenge" w:date="2021-07-20T20:24:00Z">
                        <w:rPr>
                          <w:rFonts w:ascii="Cambria Math" w:hAnsi="Cambria Math" w:cs="Times New Roman"/>
                          <w:i/>
                          <w:sz w:val="24"/>
                          <w:szCs w:val="24"/>
                        </w:rPr>
                      </w:ins>
                    </m:ctrlPr>
                  </m:sSubPr>
                  <m:e>
                    <m:r>
                      <w:ins w:id="841" w:author="Huang Wenge" w:date="2021-07-20T20:24:00Z">
                        <w:rPr>
                          <w:rFonts w:ascii="Cambria Math" w:hAnsi="Cambria Math" w:cs="Times New Roman"/>
                          <w:sz w:val="24"/>
                          <w:szCs w:val="24"/>
                        </w:rPr>
                        <m:t>T</m:t>
                      </w:ins>
                    </m:r>
                  </m:e>
                  <m:sub>
                    <m:r>
                      <w:ins w:id="842" w:author="Huang Wenge" w:date="2021-07-20T20:24:00Z">
                        <m:rPr>
                          <m:sty m:val="p"/>
                        </m:rPr>
                        <w:rPr>
                          <w:rFonts w:ascii="Cambria Math" w:hAnsi="Cambria Math" w:cs="Times New Roman"/>
                          <w:sz w:val="24"/>
                          <w:szCs w:val="24"/>
                        </w:rPr>
                        <m:t>model</m:t>
                      </w:ins>
                    </m:r>
                  </m:sub>
                </m:sSub>
              </m:oMath>
            </m:oMathPara>
          </w:p>
        </w:tc>
        <w:tc>
          <w:tcPr>
            <w:tcW w:w="7645" w:type="dxa"/>
            <w:tcPrChange w:id="843" w:author="Cheng, Jiangtao" w:date="2021-07-18T11:29:00Z">
              <w:tcPr>
                <w:tcW w:w="7645" w:type="dxa"/>
                <w:gridSpan w:val="2"/>
              </w:tcPr>
            </w:tcPrChange>
          </w:tcPr>
          <w:p w14:paraId="1C3503BA" w14:textId="77777777" w:rsidR="00510701" w:rsidRPr="00510701" w:rsidRDefault="00510701" w:rsidP="00510701">
            <w:pPr>
              <w:widowControl/>
              <w:spacing w:line="276" w:lineRule="auto"/>
              <w:jc w:val="left"/>
              <w:rPr>
                <w:ins w:id="844" w:author="Huang Wenge" w:date="2021-07-20T20:24:00Z"/>
                <w:rFonts w:cs="Times New Roman"/>
                <w:sz w:val="24"/>
                <w:szCs w:val="24"/>
              </w:rPr>
            </w:pPr>
            <w:ins w:id="845" w:author="Huang Wenge" w:date="2021-07-20T20:24:00Z">
              <w:r w:rsidRPr="00510701">
                <w:rPr>
                  <w:rFonts w:cs="Times New Roman"/>
                  <w:sz w:val="24"/>
                  <w:szCs w:val="24"/>
                </w:rPr>
                <w:t>average temperature calculated by the thermal circuit model [K]</w:t>
              </w:r>
            </w:ins>
          </w:p>
        </w:tc>
      </w:tr>
      <w:tr w:rsidR="00510701" w:rsidRPr="00510701" w14:paraId="60E25255" w14:textId="77777777" w:rsidTr="00EF5A12">
        <w:trPr>
          <w:ins w:id="846" w:author="Huang Wenge" w:date="2021-07-20T20:24:00Z"/>
          <w:trPrChange w:id="847" w:author="Cheng, Jiangtao" w:date="2021-07-18T11:29:00Z">
            <w:trPr>
              <w:gridAfter w:val="0"/>
            </w:trPr>
          </w:trPrChange>
        </w:trPr>
        <w:tc>
          <w:tcPr>
            <w:tcW w:w="1705" w:type="dxa"/>
            <w:tcPrChange w:id="848" w:author="Cheng, Jiangtao" w:date="2021-07-18T11:29:00Z">
              <w:tcPr>
                <w:tcW w:w="1705" w:type="dxa"/>
                <w:gridSpan w:val="2"/>
              </w:tcPr>
            </w:tcPrChange>
          </w:tcPr>
          <w:p w14:paraId="0679C8C2" w14:textId="77777777" w:rsidR="00510701" w:rsidRPr="00510701" w:rsidRDefault="00510701" w:rsidP="00510701">
            <w:pPr>
              <w:widowControl/>
              <w:spacing w:line="276" w:lineRule="auto"/>
              <w:jc w:val="left"/>
              <w:rPr>
                <w:ins w:id="849" w:author="Huang Wenge" w:date="2021-07-20T20:24:00Z"/>
                <w:rFonts w:cs="Times New Roman"/>
                <w:sz w:val="24"/>
                <w:szCs w:val="24"/>
              </w:rPr>
            </w:pPr>
            <m:oMathPara>
              <m:oMath>
                <m:sSub>
                  <m:sSubPr>
                    <m:ctrlPr>
                      <w:ins w:id="850" w:author="Huang Wenge" w:date="2021-07-20T20:24:00Z">
                        <w:rPr>
                          <w:rFonts w:ascii="Cambria Math" w:hAnsi="Cambria Math" w:cs="Times New Roman"/>
                          <w:i/>
                          <w:sz w:val="24"/>
                          <w:szCs w:val="24"/>
                        </w:rPr>
                      </w:ins>
                    </m:ctrlPr>
                  </m:sSubPr>
                  <m:e>
                    <m:r>
                      <w:ins w:id="851" w:author="Huang Wenge" w:date="2021-07-20T20:24:00Z">
                        <w:rPr>
                          <w:rFonts w:ascii="Cambria Math" w:hAnsi="Cambria Math" w:cs="Times New Roman"/>
                          <w:sz w:val="24"/>
                          <w:szCs w:val="24"/>
                        </w:rPr>
                        <m:t>T</m:t>
                      </w:ins>
                    </m:r>
                  </m:e>
                  <m:sub>
                    <m:r>
                      <w:ins w:id="852" w:author="Huang Wenge" w:date="2021-07-20T20:24:00Z">
                        <m:rPr>
                          <m:sty m:val="p"/>
                        </m:rPr>
                        <w:rPr>
                          <w:rFonts w:ascii="Cambria Math" w:hAnsi="Cambria Math" w:cs="Times New Roman"/>
                          <w:sz w:val="24"/>
                          <w:szCs w:val="24"/>
                        </w:rPr>
                        <m:t>o</m:t>
                      </w:ins>
                    </m:r>
                  </m:sub>
                </m:sSub>
              </m:oMath>
            </m:oMathPara>
          </w:p>
        </w:tc>
        <w:tc>
          <w:tcPr>
            <w:tcW w:w="7645" w:type="dxa"/>
            <w:tcPrChange w:id="853" w:author="Cheng, Jiangtao" w:date="2021-07-18T11:29:00Z">
              <w:tcPr>
                <w:tcW w:w="7645" w:type="dxa"/>
                <w:gridSpan w:val="2"/>
              </w:tcPr>
            </w:tcPrChange>
          </w:tcPr>
          <w:p w14:paraId="0917609E" w14:textId="77777777" w:rsidR="00510701" w:rsidRPr="00510701" w:rsidRDefault="00510701" w:rsidP="00510701">
            <w:pPr>
              <w:widowControl/>
              <w:spacing w:line="276" w:lineRule="auto"/>
              <w:jc w:val="left"/>
              <w:rPr>
                <w:ins w:id="854" w:author="Huang Wenge" w:date="2021-07-20T20:24:00Z"/>
                <w:rFonts w:cs="Times New Roman"/>
                <w:sz w:val="24"/>
                <w:szCs w:val="24"/>
              </w:rPr>
            </w:pPr>
            <w:ins w:id="855" w:author="Huang Wenge" w:date="2021-07-20T20:24:00Z">
              <w:r w:rsidRPr="00510701">
                <w:rPr>
                  <w:rFonts w:cs="Times New Roman"/>
                  <w:sz w:val="24"/>
                  <w:szCs w:val="24"/>
                </w:rPr>
                <w:t>initial temperature of droplet base [K]</w:t>
              </w:r>
            </w:ins>
          </w:p>
        </w:tc>
      </w:tr>
      <w:tr w:rsidR="00510701" w:rsidRPr="00510701" w14:paraId="765C7F37" w14:textId="77777777" w:rsidTr="00EF5A12">
        <w:trPr>
          <w:ins w:id="856" w:author="Huang Wenge" w:date="2021-07-20T20:24:00Z"/>
          <w:trPrChange w:id="857" w:author="Cheng, Jiangtao" w:date="2021-07-18T11:29:00Z">
            <w:trPr>
              <w:gridAfter w:val="0"/>
            </w:trPr>
          </w:trPrChange>
        </w:trPr>
        <w:tc>
          <w:tcPr>
            <w:tcW w:w="1705" w:type="dxa"/>
            <w:tcPrChange w:id="858" w:author="Cheng, Jiangtao" w:date="2021-07-18T11:29:00Z">
              <w:tcPr>
                <w:tcW w:w="1705" w:type="dxa"/>
                <w:gridSpan w:val="2"/>
              </w:tcPr>
            </w:tcPrChange>
          </w:tcPr>
          <w:p w14:paraId="657D64E9" w14:textId="77777777" w:rsidR="00510701" w:rsidRPr="00510701" w:rsidRDefault="00510701" w:rsidP="00510701">
            <w:pPr>
              <w:widowControl/>
              <w:spacing w:line="276" w:lineRule="auto"/>
              <w:jc w:val="left"/>
              <w:rPr>
                <w:ins w:id="859" w:author="Huang Wenge" w:date="2021-07-20T20:24:00Z"/>
                <w:rFonts w:cs="Times New Roman"/>
                <w:sz w:val="24"/>
                <w:szCs w:val="24"/>
              </w:rPr>
            </w:pPr>
            <m:oMathPara>
              <m:oMath>
                <m:sSub>
                  <m:sSubPr>
                    <m:ctrlPr>
                      <w:ins w:id="860" w:author="Huang Wenge" w:date="2021-07-20T20:24:00Z">
                        <w:rPr>
                          <w:rFonts w:ascii="Cambria Math" w:hAnsi="Cambria Math" w:cs="Times New Roman"/>
                          <w:i/>
                          <w:sz w:val="24"/>
                          <w:szCs w:val="24"/>
                        </w:rPr>
                      </w:ins>
                    </m:ctrlPr>
                  </m:sSubPr>
                  <m:e>
                    <m:r>
                      <w:ins w:id="861" w:author="Huang Wenge" w:date="2021-07-20T20:24:00Z">
                        <w:rPr>
                          <w:rFonts w:ascii="Cambria Math" w:hAnsi="Cambria Math" w:cs="Times New Roman"/>
                          <w:sz w:val="24"/>
                          <w:szCs w:val="24"/>
                        </w:rPr>
                        <m:t>T</m:t>
                      </w:ins>
                    </m:r>
                  </m:e>
                  <m:sub>
                    <m:r>
                      <w:ins w:id="862" w:author="Huang Wenge" w:date="2021-07-20T20:24:00Z">
                        <m:rPr>
                          <m:sty m:val="p"/>
                        </m:rPr>
                        <w:rPr>
                          <w:rFonts w:ascii="Cambria Math" w:hAnsi="Cambria Math" w:cs="Times New Roman"/>
                          <w:sz w:val="24"/>
                          <w:szCs w:val="24"/>
                        </w:rPr>
                        <m:t>p</m:t>
                      </w:ins>
                    </m:r>
                  </m:sub>
                </m:sSub>
              </m:oMath>
            </m:oMathPara>
          </w:p>
        </w:tc>
        <w:tc>
          <w:tcPr>
            <w:tcW w:w="7645" w:type="dxa"/>
            <w:tcPrChange w:id="863" w:author="Cheng, Jiangtao" w:date="2021-07-18T11:29:00Z">
              <w:tcPr>
                <w:tcW w:w="7645" w:type="dxa"/>
                <w:gridSpan w:val="2"/>
              </w:tcPr>
            </w:tcPrChange>
          </w:tcPr>
          <w:p w14:paraId="16953D47" w14:textId="77777777" w:rsidR="00510701" w:rsidRPr="00510701" w:rsidRDefault="00510701" w:rsidP="00510701">
            <w:pPr>
              <w:widowControl/>
              <w:spacing w:line="276" w:lineRule="auto"/>
              <w:jc w:val="left"/>
              <w:rPr>
                <w:ins w:id="864" w:author="Huang Wenge" w:date="2021-07-20T20:24:00Z"/>
                <w:rFonts w:cs="Times New Roman"/>
                <w:sz w:val="24"/>
                <w:szCs w:val="24"/>
              </w:rPr>
            </w:pPr>
            <w:ins w:id="865" w:author="Huang Wenge" w:date="2021-07-20T20:24:00Z">
              <w:r w:rsidRPr="00510701">
                <w:rPr>
                  <w:rFonts w:cs="Times New Roman"/>
                  <w:sz w:val="24"/>
                  <w:szCs w:val="24"/>
                </w:rPr>
                <w:t>top surface temperature of micropillar [K]</w:t>
              </w:r>
            </w:ins>
          </w:p>
        </w:tc>
      </w:tr>
      <w:tr w:rsidR="00510701" w:rsidRPr="00510701" w14:paraId="30E4421C" w14:textId="77777777" w:rsidTr="00EF5A12">
        <w:trPr>
          <w:ins w:id="866" w:author="Huang Wenge" w:date="2021-07-20T20:24:00Z"/>
          <w:trPrChange w:id="867" w:author="Cheng, Jiangtao" w:date="2021-07-18T11:29:00Z">
            <w:trPr>
              <w:gridAfter w:val="0"/>
            </w:trPr>
          </w:trPrChange>
        </w:trPr>
        <w:tc>
          <w:tcPr>
            <w:tcW w:w="1705" w:type="dxa"/>
            <w:tcPrChange w:id="868" w:author="Cheng, Jiangtao" w:date="2021-07-18T11:29:00Z">
              <w:tcPr>
                <w:tcW w:w="1705" w:type="dxa"/>
                <w:gridSpan w:val="2"/>
              </w:tcPr>
            </w:tcPrChange>
          </w:tcPr>
          <w:p w14:paraId="55896A8C" w14:textId="77777777" w:rsidR="00510701" w:rsidRPr="00510701" w:rsidRDefault="00510701" w:rsidP="00510701">
            <w:pPr>
              <w:widowControl/>
              <w:spacing w:line="276" w:lineRule="auto"/>
              <w:jc w:val="left"/>
              <w:rPr>
                <w:ins w:id="869" w:author="Huang Wenge" w:date="2021-07-20T20:24:00Z"/>
                <w:rFonts w:cs="Times New Roman"/>
                <w:sz w:val="24"/>
                <w:szCs w:val="24"/>
              </w:rPr>
            </w:pPr>
            <m:oMathPara>
              <m:oMath>
                <m:sSub>
                  <m:sSubPr>
                    <m:ctrlPr>
                      <w:ins w:id="870" w:author="Huang Wenge" w:date="2021-07-20T20:24:00Z">
                        <w:rPr>
                          <w:rFonts w:ascii="Cambria Math" w:hAnsi="Cambria Math" w:cs="Times New Roman"/>
                          <w:i/>
                          <w:sz w:val="24"/>
                          <w:szCs w:val="24"/>
                        </w:rPr>
                      </w:ins>
                    </m:ctrlPr>
                  </m:sSubPr>
                  <m:e>
                    <m:r>
                      <w:ins w:id="871" w:author="Huang Wenge" w:date="2021-07-20T20:24:00Z">
                        <w:rPr>
                          <w:rFonts w:ascii="Cambria Math" w:hAnsi="Cambria Math" w:cs="Times New Roman"/>
                          <w:sz w:val="24"/>
                          <w:szCs w:val="24"/>
                        </w:rPr>
                        <m:t>T</m:t>
                      </w:ins>
                    </m:r>
                  </m:e>
                  <m:sub>
                    <m:r>
                      <w:ins w:id="872" w:author="Huang Wenge" w:date="2021-07-20T20:24:00Z">
                        <m:rPr>
                          <m:sty m:val="p"/>
                        </m:rPr>
                        <w:rPr>
                          <w:rFonts w:ascii="Cambria Math" w:hAnsi="Cambria Math" w:cs="Times New Roman"/>
                          <w:sz w:val="24"/>
                          <w:szCs w:val="24"/>
                        </w:rPr>
                        <m:t>w</m:t>
                      </w:ins>
                    </m:r>
                  </m:sub>
                </m:sSub>
              </m:oMath>
            </m:oMathPara>
          </w:p>
        </w:tc>
        <w:tc>
          <w:tcPr>
            <w:tcW w:w="7645" w:type="dxa"/>
            <w:tcPrChange w:id="873" w:author="Cheng, Jiangtao" w:date="2021-07-18T11:29:00Z">
              <w:tcPr>
                <w:tcW w:w="7645" w:type="dxa"/>
                <w:gridSpan w:val="2"/>
              </w:tcPr>
            </w:tcPrChange>
          </w:tcPr>
          <w:p w14:paraId="13C96995" w14:textId="77777777" w:rsidR="00510701" w:rsidRPr="00510701" w:rsidRDefault="00510701" w:rsidP="00510701">
            <w:pPr>
              <w:widowControl/>
              <w:spacing w:line="276" w:lineRule="auto"/>
              <w:jc w:val="left"/>
              <w:rPr>
                <w:ins w:id="874" w:author="Huang Wenge" w:date="2021-07-20T20:24:00Z"/>
                <w:rFonts w:cs="Times New Roman"/>
                <w:sz w:val="24"/>
                <w:szCs w:val="24"/>
              </w:rPr>
            </w:pPr>
            <w:ins w:id="875" w:author="Huang Wenge" w:date="2021-07-20T20:24:00Z">
              <w:r w:rsidRPr="00510701">
                <w:rPr>
                  <w:rFonts w:cs="Times New Roman"/>
                  <w:sz w:val="24"/>
                  <w:szCs w:val="24"/>
                </w:rPr>
                <w:t>uniform temperature of water layer in one unit cell [K]</w:t>
              </w:r>
            </w:ins>
          </w:p>
        </w:tc>
      </w:tr>
      <w:tr w:rsidR="00510701" w:rsidRPr="00510701" w14:paraId="47CA1CD2" w14:textId="77777777" w:rsidTr="00EF5A12">
        <w:trPr>
          <w:ins w:id="876" w:author="Huang Wenge" w:date="2021-07-20T20:24:00Z"/>
          <w:trPrChange w:id="877" w:author="Cheng, Jiangtao" w:date="2021-07-18T11:29:00Z">
            <w:trPr>
              <w:gridAfter w:val="0"/>
            </w:trPr>
          </w:trPrChange>
        </w:trPr>
        <w:tc>
          <w:tcPr>
            <w:tcW w:w="1705" w:type="dxa"/>
            <w:tcPrChange w:id="878" w:author="Cheng, Jiangtao" w:date="2021-07-18T11:29:00Z">
              <w:tcPr>
                <w:tcW w:w="1705" w:type="dxa"/>
                <w:gridSpan w:val="2"/>
              </w:tcPr>
            </w:tcPrChange>
          </w:tcPr>
          <w:p w14:paraId="3FC902DD" w14:textId="77777777" w:rsidR="00510701" w:rsidRPr="00510701" w:rsidRDefault="00510701" w:rsidP="00510701">
            <w:pPr>
              <w:widowControl/>
              <w:spacing w:line="276" w:lineRule="auto"/>
              <w:jc w:val="left"/>
              <w:rPr>
                <w:ins w:id="879" w:author="Huang Wenge" w:date="2021-07-20T20:24:00Z"/>
                <w:rFonts w:cs="Times New Roman"/>
                <w:sz w:val="24"/>
                <w:szCs w:val="24"/>
              </w:rPr>
            </w:pPr>
            <m:oMathPara>
              <m:oMath>
                <m:sSub>
                  <m:sSubPr>
                    <m:ctrlPr>
                      <w:ins w:id="880" w:author="Huang Wenge" w:date="2021-07-20T20:24:00Z">
                        <w:rPr>
                          <w:rFonts w:ascii="Cambria Math" w:hAnsi="Cambria Math" w:cs="Times New Roman"/>
                          <w:i/>
                          <w:sz w:val="24"/>
                          <w:szCs w:val="24"/>
                        </w:rPr>
                      </w:ins>
                    </m:ctrlPr>
                  </m:sSubPr>
                  <m:e>
                    <m:r>
                      <w:ins w:id="881" w:author="Huang Wenge" w:date="2021-07-20T20:24:00Z">
                        <w:rPr>
                          <w:rFonts w:ascii="Cambria Math" w:hAnsi="Cambria Math" w:cs="Times New Roman"/>
                          <w:sz w:val="24"/>
                          <w:szCs w:val="24"/>
                        </w:rPr>
                        <m:t>T</m:t>
                      </w:ins>
                    </m:r>
                  </m:e>
                  <m:sub>
                    <m:r>
                      <w:ins w:id="882" w:author="Huang Wenge" w:date="2021-07-20T20:24:00Z">
                        <m:rPr>
                          <m:sty m:val="p"/>
                        </m:rPr>
                        <w:rPr>
                          <w:rFonts w:ascii="Cambria Math" w:hAnsi="Cambria Math" w:cs="Times New Roman"/>
                          <w:sz w:val="24"/>
                          <w:szCs w:val="24"/>
                        </w:rPr>
                        <m:t>∞</m:t>
                      </w:ins>
                    </m:r>
                  </m:sub>
                </m:sSub>
              </m:oMath>
            </m:oMathPara>
          </w:p>
        </w:tc>
        <w:tc>
          <w:tcPr>
            <w:tcW w:w="7645" w:type="dxa"/>
            <w:tcPrChange w:id="883" w:author="Cheng, Jiangtao" w:date="2021-07-18T11:29:00Z">
              <w:tcPr>
                <w:tcW w:w="7645" w:type="dxa"/>
                <w:gridSpan w:val="2"/>
              </w:tcPr>
            </w:tcPrChange>
          </w:tcPr>
          <w:p w14:paraId="1D7FB832" w14:textId="77777777" w:rsidR="00510701" w:rsidRPr="00510701" w:rsidRDefault="00510701" w:rsidP="00510701">
            <w:pPr>
              <w:widowControl/>
              <w:spacing w:line="276" w:lineRule="auto"/>
              <w:jc w:val="left"/>
              <w:rPr>
                <w:ins w:id="884" w:author="Huang Wenge" w:date="2021-07-20T20:24:00Z"/>
                <w:rFonts w:cs="Times New Roman"/>
                <w:sz w:val="24"/>
                <w:szCs w:val="24"/>
              </w:rPr>
            </w:pPr>
            <w:ins w:id="885" w:author="Huang Wenge" w:date="2021-07-20T20:24:00Z">
              <w:r w:rsidRPr="00510701">
                <w:rPr>
                  <w:rFonts w:cs="Times New Roman"/>
                  <w:sz w:val="24"/>
                  <w:szCs w:val="24"/>
                </w:rPr>
                <w:t>ambient temperature [K]</w:t>
              </w:r>
            </w:ins>
          </w:p>
        </w:tc>
      </w:tr>
      <w:tr w:rsidR="00510701" w:rsidRPr="00510701" w14:paraId="0323BFB7" w14:textId="77777777" w:rsidTr="00EF5A12">
        <w:trPr>
          <w:ins w:id="886" w:author="Huang Wenge" w:date="2021-07-20T20:24:00Z"/>
          <w:trPrChange w:id="887" w:author="Cheng, Jiangtao" w:date="2021-07-18T11:29:00Z">
            <w:trPr>
              <w:gridAfter w:val="0"/>
            </w:trPr>
          </w:trPrChange>
        </w:trPr>
        <w:tc>
          <w:tcPr>
            <w:tcW w:w="1705" w:type="dxa"/>
            <w:tcPrChange w:id="888" w:author="Cheng, Jiangtao" w:date="2021-07-18T11:29:00Z">
              <w:tcPr>
                <w:tcW w:w="1705" w:type="dxa"/>
                <w:gridSpan w:val="2"/>
              </w:tcPr>
            </w:tcPrChange>
          </w:tcPr>
          <w:p w14:paraId="2FC08925" w14:textId="77777777" w:rsidR="00510701" w:rsidRPr="00510701" w:rsidRDefault="00510701" w:rsidP="00510701">
            <w:pPr>
              <w:widowControl/>
              <w:spacing w:line="276" w:lineRule="auto"/>
              <w:jc w:val="left"/>
              <w:rPr>
                <w:ins w:id="889" w:author="Huang Wenge" w:date="2021-07-20T20:24:00Z"/>
                <w:rFonts w:cs="Times New Roman"/>
                <w:sz w:val="24"/>
                <w:szCs w:val="24"/>
              </w:rPr>
            </w:pPr>
            <m:oMathPara>
              <m:oMath>
                <m:r>
                  <w:ins w:id="890" w:author="Huang Wenge" w:date="2021-07-20T20:24:00Z">
                    <w:rPr>
                      <w:rFonts w:ascii="Cambria Math" w:hAnsi="Cambria Math" w:cs="Times New Roman"/>
                      <w:sz w:val="24"/>
                      <w:szCs w:val="24"/>
                    </w:rPr>
                    <m:t>V</m:t>
                  </w:ins>
                </m:r>
              </m:oMath>
            </m:oMathPara>
          </w:p>
        </w:tc>
        <w:tc>
          <w:tcPr>
            <w:tcW w:w="7645" w:type="dxa"/>
            <w:tcPrChange w:id="891" w:author="Cheng, Jiangtao" w:date="2021-07-18T11:29:00Z">
              <w:tcPr>
                <w:tcW w:w="7645" w:type="dxa"/>
                <w:gridSpan w:val="2"/>
              </w:tcPr>
            </w:tcPrChange>
          </w:tcPr>
          <w:p w14:paraId="085A16A7" w14:textId="77777777" w:rsidR="00510701" w:rsidRPr="00510701" w:rsidRDefault="00510701" w:rsidP="00510701">
            <w:pPr>
              <w:widowControl/>
              <w:spacing w:line="276" w:lineRule="auto"/>
              <w:jc w:val="left"/>
              <w:rPr>
                <w:ins w:id="892" w:author="Huang Wenge" w:date="2021-07-20T20:24:00Z"/>
                <w:rFonts w:cs="Times New Roman"/>
                <w:sz w:val="24"/>
                <w:szCs w:val="24"/>
              </w:rPr>
            </w:pPr>
            <w:ins w:id="893" w:author="Huang Wenge" w:date="2021-07-20T20:24:00Z">
              <w:r w:rsidRPr="00510701">
                <w:rPr>
                  <w:rFonts w:cs="Times New Roman"/>
                  <w:sz w:val="24"/>
                  <w:szCs w:val="24"/>
                </w:rPr>
                <w:t>volume of water droplet</w:t>
              </w:r>
            </w:ins>
          </w:p>
        </w:tc>
      </w:tr>
      <w:tr w:rsidR="00510701" w:rsidRPr="00510701" w14:paraId="1D5777CF" w14:textId="77777777" w:rsidTr="00EF5A12">
        <w:trPr>
          <w:ins w:id="894" w:author="Huang Wenge" w:date="2021-07-20T20:24:00Z"/>
          <w:trPrChange w:id="895" w:author="Cheng, Jiangtao" w:date="2021-07-18T11:29:00Z">
            <w:trPr>
              <w:gridAfter w:val="0"/>
            </w:trPr>
          </w:trPrChange>
        </w:trPr>
        <w:tc>
          <w:tcPr>
            <w:tcW w:w="1705" w:type="dxa"/>
            <w:tcPrChange w:id="896" w:author="Cheng, Jiangtao" w:date="2021-07-18T11:29:00Z">
              <w:tcPr>
                <w:tcW w:w="1705" w:type="dxa"/>
                <w:gridSpan w:val="2"/>
              </w:tcPr>
            </w:tcPrChange>
          </w:tcPr>
          <w:p w14:paraId="0D7E880E" w14:textId="77777777" w:rsidR="00510701" w:rsidRPr="00510701" w:rsidRDefault="00510701" w:rsidP="00510701">
            <w:pPr>
              <w:widowControl/>
              <w:spacing w:line="276" w:lineRule="auto"/>
              <w:jc w:val="center"/>
              <w:rPr>
                <w:ins w:id="897" w:author="Huang Wenge" w:date="2021-07-20T20:24:00Z"/>
                <w:rFonts w:cs="Times New Roman"/>
                <w:sz w:val="24"/>
                <w:szCs w:val="24"/>
              </w:rPr>
            </w:pPr>
            <w:ins w:id="898" w:author="Huang Wenge" w:date="2021-07-20T20:24:00Z">
              <w:r w:rsidRPr="00510701">
                <w:rPr>
                  <w:rFonts w:cs="Times New Roman"/>
                  <w:i/>
                  <w:iCs/>
                  <w:sz w:val="24"/>
                  <w:szCs w:val="24"/>
                  <w:highlight w:val="yellow"/>
                </w:rPr>
                <w:t>X</w:t>
              </w:r>
            </w:ins>
          </w:p>
        </w:tc>
        <w:tc>
          <w:tcPr>
            <w:tcW w:w="7645" w:type="dxa"/>
            <w:tcPrChange w:id="899" w:author="Cheng, Jiangtao" w:date="2021-07-18T11:29:00Z">
              <w:tcPr>
                <w:tcW w:w="7645" w:type="dxa"/>
                <w:gridSpan w:val="2"/>
              </w:tcPr>
            </w:tcPrChange>
          </w:tcPr>
          <w:p w14:paraId="4A3639E2" w14:textId="77777777" w:rsidR="00510701" w:rsidRPr="00510701" w:rsidRDefault="00510701" w:rsidP="00510701">
            <w:pPr>
              <w:widowControl/>
              <w:spacing w:line="276" w:lineRule="auto"/>
              <w:jc w:val="left"/>
              <w:rPr>
                <w:ins w:id="900" w:author="Huang Wenge" w:date="2021-07-20T20:24:00Z"/>
                <w:rFonts w:cs="Times New Roman"/>
                <w:sz w:val="24"/>
                <w:szCs w:val="24"/>
              </w:rPr>
            </w:pPr>
            <w:ins w:id="901" w:author="Huang Wenge" w:date="2021-07-20T20:24:00Z">
              <w:r w:rsidRPr="00510701">
                <w:rPr>
                  <w:rFonts w:cs="Times New Roman"/>
                  <w:sz w:val="24"/>
                  <w:szCs w:val="24"/>
                </w:rPr>
                <w:t>total number of water layer</w:t>
              </w:r>
            </w:ins>
          </w:p>
        </w:tc>
      </w:tr>
      <w:tr w:rsidR="00510701" w:rsidRPr="00510701" w14:paraId="2ADB11B6" w14:textId="77777777" w:rsidTr="00EF5A12">
        <w:trPr>
          <w:ins w:id="902" w:author="Huang Wenge" w:date="2021-07-20T20:24:00Z"/>
          <w:trPrChange w:id="903" w:author="Cheng, Jiangtao" w:date="2021-07-18T11:29:00Z">
            <w:trPr>
              <w:gridAfter w:val="0"/>
            </w:trPr>
          </w:trPrChange>
        </w:trPr>
        <w:tc>
          <w:tcPr>
            <w:tcW w:w="1705" w:type="dxa"/>
            <w:tcPrChange w:id="904" w:author="Cheng, Jiangtao" w:date="2021-07-18T11:29:00Z">
              <w:tcPr>
                <w:tcW w:w="1705" w:type="dxa"/>
                <w:gridSpan w:val="2"/>
              </w:tcPr>
            </w:tcPrChange>
          </w:tcPr>
          <w:p w14:paraId="3F9BF879" w14:textId="77777777" w:rsidR="00510701" w:rsidRPr="00510701" w:rsidRDefault="00510701" w:rsidP="00510701">
            <w:pPr>
              <w:widowControl/>
              <w:spacing w:line="276" w:lineRule="auto"/>
              <w:jc w:val="center"/>
              <w:rPr>
                <w:ins w:id="905" w:author="Huang Wenge" w:date="2021-07-20T20:24:00Z"/>
                <w:rFonts w:cs="Times New Roman"/>
                <w:i/>
                <w:iCs/>
                <w:sz w:val="24"/>
                <w:szCs w:val="24"/>
                <w:highlight w:val="yellow"/>
              </w:rPr>
            </w:pPr>
            <w:ins w:id="906" w:author="Huang Wenge" w:date="2021-07-20T20:24:00Z">
              <w:r w:rsidRPr="00510701">
                <w:rPr>
                  <w:rFonts w:cs="Times New Roman"/>
                  <w:sz w:val="24"/>
                  <w:szCs w:val="24"/>
                </w:rPr>
                <w:t>Greek symbols</w:t>
              </w:r>
            </w:ins>
          </w:p>
        </w:tc>
        <w:tc>
          <w:tcPr>
            <w:tcW w:w="7645" w:type="dxa"/>
            <w:tcPrChange w:id="907" w:author="Cheng, Jiangtao" w:date="2021-07-18T11:29:00Z">
              <w:tcPr>
                <w:tcW w:w="7645" w:type="dxa"/>
                <w:gridSpan w:val="2"/>
              </w:tcPr>
            </w:tcPrChange>
          </w:tcPr>
          <w:p w14:paraId="5D97FD3E" w14:textId="77777777" w:rsidR="00510701" w:rsidRPr="00510701" w:rsidRDefault="00510701" w:rsidP="00510701">
            <w:pPr>
              <w:widowControl/>
              <w:spacing w:line="276" w:lineRule="auto"/>
              <w:jc w:val="left"/>
              <w:rPr>
                <w:ins w:id="908" w:author="Huang Wenge" w:date="2021-07-20T20:24:00Z"/>
                <w:rFonts w:cs="Times New Roman"/>
                <w:sz w:val="24"/>
                <w:szCs w:val="24"/>
                <w:highlight w:val="yellow"/>
              </w:rPr>
            </w:pPr>
          </w:p>
        </w:tc>
      </w:tr>
      <w:tr w:rsidR="00510701" w:rsidRPr="00510701" w14:paraId="6DD6522D" w14:textId="77777777" w:rsidTr="00EF5A12">
        <w:trPr>
          <w:ins w:id="909" w:author="Huang Wenge" w:date="2021-07-20T20:24:00Z"/>
          <w:trPrChange w:id="910" w:author="Cheng, Jiangtao" w:date="2021-07-18T11:29:00Z">
            <w:trPr>
              <w:gridAfter w:val="0"/>
            </w:trPr>
          </w:trPrChange>
        </w:trPr>
        <w:tc>
          <w:tcPr>
            <w:tcW w:w="1705" w:type="dxa"/>
            <w:tcPrChange w:id="911" w:author="Cheng, Jiangtao" w:date="2021-07-18T11:29:00Z">
              <w:tcPr>
                <w:tcW w:w="1705" w:type="dxa"/>
                <w:gridSpan w:val="2"/>
              </w:tcPr>
            </w:tcPrChange>
          </w:tcPr>
          <w:p w14:paraId="314332F5" w14:textId="77777777" w:rsidR="00510701" w:rsidRPr="00510701" w:rsidRDefault="00510701" w:rsidP="00510701">
            <w:pPr>
              <w:widowControl/>
              <w:spacing w:line="276" w:lineRule="auto"/>
              <w:jc w:val="center"/>
              <w:rPr>
                <w:ins w:id="912" w:author="Huang Wenge" w:date="2021-07-20T20:24:00Z"/>
                <w:rFonts w:cs="Times New Roman"/>
                <w:sz w:val="24"/>
                <w:szCs w:val="24"/>
              </w:rPr>
            </w:pPr>
            <w:ins w:id="913" w:author="Huang Wenge" w:date="2021-07-20T20:24:00Z">
              <w:r w:rsidRPr="00510701">
                <w:rPr>
                  <w:rFonts w:cs="Times New Roman"/>
                  <w:i/>
                  <w:iCs/>
                  <w:sz w:val="24"/>
                  <w:szCs w:val="24"/>
                </w:rPr>
                <w:t>α</w:t>
              </w:r>
            </w:ins>
          </w:p>
        </w:tc>
        <w:tc>
          <w:tcPr>
            <w:tcW w:w="7645" w:type="dxa"/>
            <w:tcPrChange w:id="914" w:author="Cheng, Jiangtao" w:date="2021-07-18T11:29:00Z">
              <w:tcPr>
                <w:tcW w:w="7645" w:type="dxa"/>
                <w:gridSpan w:val="2"/>
              </w:tcPr>
            </w:tcPrChange>
          </w:tcPr>
          <w:p w14:paraId="7A06B18C" w14:textId="77777777" w:rsidR="00510701" w:rsidRPr="00510701" w:rsidRDefault="00510701" w:rsidP="00510701">
            <w:pPr>
              <w:widowControl/>
              <w:spacing w:line="276" w:lineRule="auto"/>
              <w:jc w:val="left"/>
              <w:rPr>
                <w:ins w:id="915" w:author="Huang Wenge" w:date="2021-07-20T20:24:00Z"/>
                <w:rFonts w:cs="Times New Roman"/>
                <w:sz w:val="24"/>
                <w:szCs w:val="24"/>
              </w:rPr>
            </w:pPr>
            <w:ins w:id="916" w:author="Huang Wenge" w:date="2021-07-20T20:24:00Z">
              <w:r w:rsidRPr="00510701">
                <w:rPr>
                  <w:rFonts w:cs="Times New Roman"/>
                  <w:sz w:val="24"/>
                  <w:szCs w:val="24"/>
                </w:rPr>
                <w:t>root of Bessel function</w:t>
              </w:r>
            </w:ins>
          </w:p>
        </w:tc>
      </w:tr>
      <w:tr w:rsidR="00510701" w:rsidRPr="00510701" w14:paraId="22A722F1" w14:textId="77777777" w:rsidTr="00EF5A12">
        <w:trPr>
          <w:ins w:id="917" w:author="Huang Wenge" w:date="2021-07-20T20:24:00Z"/>
        </w:trPr>
        <w:tc>
          <w:tcPr>
            <w:tcW w:w="1705" w:type="dxa"/>
          </w:tcPr>
          <w:p w14:paraId="521B6E2D" w14:textId="77777777" w:rsidR="00510701" w:rsidRPr="00510701" w:rsidRDefault="00510701" w:rsidP="00510701">
            <w:pPr>
              <w:widowControl/>
              <w:spacing w:line="276" w:lineRule="auto"/>
              <w:jc w:val="center"/>
              <w:rPr>
                <w:ins w:id="918" w:author="Huang Wenge" w:date="2021-07-20T20:24:00Z"/>
                <w:rFonts w:cs="Times New Roman"/>
                <w:i/>
                <w:iCs/>
                <w:sz w:val="24"/>
                <w:szCs w:val="24"/>
              </w:rPr>
            </w:pPr>
            <w:commentRangeStart w:id="919"/>
            <m:oMathPara>
              <m:oMath>
                <m:r>
                  <w:ins w:id="920" w:author="Huang Wenge" w:date="2021-07-20T20:24:00Z">
                    <w:rPr>
                      <w:rFonts w:ascii="Cambria Math" w:hAnsi="Cambria Math" w:cs="Times New Roman"/>
                      <w:kern w:val="14"/>
                      <w:sz w:val="24"/>
                      <w:szCs w:val="24"/>
                      <w:highlight w:val="red"/>
                    </w:rPr>
                    <m:t>β</m:t>
                  </w:ins>
                </m:r>
                <w:commentRangeEnd w:id="919"/>
                <m:r>
                  <w:ins w:id="921" w:author="Huang Wenge" w:date="2021-07-20T20:24:00Z">
                    <m:rPr>
                      <m:sty m:val="p"/>
                    </m:rPr>
                    <w:rPr>
                      <w:rFonts w:ascii="Cambria Math" w:hAnsi="Cambria Math" w:cs="Times New Roman"/>
                      <w:sz w:val="16"/>
                      <w:szCs w:val="16"/>
                    </w:rPr>
                    <w:commentReference w:id="919"/>
                  </w:ins>
                </m:r>
              </m:oMath>
            </m:oMathPara>
          </w:p>
        </w:tc>
        <w:tc>
          <w:tcPr>
            <w:tcW w:w="7645" w:type="dxa"/>
          </w:tcPr>
          <w:p w14:paraId="015E887F" w14:textId="77777777" w:rsidR="00510701" w:rsidRPr="00510701" w:rsidRDefault="00510701" w:rsidP="00510701">
            <w:pPr>
              <w:widowControl/>
              <w:spacing w:line="276" w:lineRule="auto"/>
              <w:jc w:val="left"/>
              <w:rPr>
                <w:ins w:id="922" w:author="Huang Wenge" w:date="2021-07-20T20:24:00Z"/>
                <w:rFonts w:cs="Times New Roman"/>
                <w:sz w:val="24"/>
                <w:szCs w:val="24"/>
              </w:rPr>
            </w:pPr>
            <w:ins w:id="923" w:author="Huang Wenge" w:date="2021-07-20T20:24:00Z">
              <w:r w:rsidRPr="00510701">
                <w:rPr>
                  <w:rFonts w:cs="Times New Roman"/>
                  <w:iCs/>
                  <w:kern w:val="14"/>
                  <w:sz w:val="24"/>
                  <w:szCs w:val="24"/>
                </w:rPr>
                <w:t>toroidal coordinate</w:t>
              </w:r>
            </w:ins>
          </w:p>
        </w:tc>
      </w:tr>
      <w:tr w:rsidR="00510701" w:rsidRPr="00510701" w14:paraId="31B4FFFE" w14:textId="77777777" w:rsidTr="00EF5A12">
        <w:trPr>
          <w:ins w:id="924" w:author="Huang Wenge" w:date="2021-07-20T20:24:00Z"/>
          <w:trPrChange w:id="925" w:author="Cheng, Jiangtao" w:date="2021-07-18T11:29:00Z">
            <w:trPr>
              <w:gridAfter w:val="0"/>
            </w:trPr>
          </w:trPrChange>
        </w:trPr>
        <w:tc>
          <w:tcPr>
            <w:tcW w:w="1705" w:type="dxa"/>
            <w:tcPrChange w:id="926" w:author="Cheng, Jiangtao" w:date="2021-07-18T11:29:00Z">
              <w:tcPr>
                <w:tcW w:w="1705" w:type="dxa"/>
                <w:gridSpan w:val="2"/>
              </w:tcPr>
            </w:tcPrChange>
          </w:tcPr>
          <w:p w14:paraId="00F430E0" w14:textId="77777777" w:rsidR="00510701" w:rsidRPr="00510701" w:rsidRDefault="00510701" w:rsidP="00510701">
            <w:pPr>
              <w:widowControl/>
              <w:spacing w:line="276" w:lineRule="auto"/>
              <w:jc w:val="center"/>
              <w:rPr>
                <w:ins w:id="927" w:author="Huang Wenge" w:date="2021-07-20T20:24:00Z"/>
                <w:rFonts w:cs="Times New Roman"/>
                <w:i/>
                <w:iCs/>
                <w:sz w:val="24"/>
                <w:szCs w:val="24"/>
              </w:rPr>
            </w:pPr>
            <w:ins w:id="928" w:author="Huang Wenge" w:date="2021-07-20T20:24:00Z">
              <w:r w:rsidRPr="00510701">
                <w:rPr>
                  <w:rFonts w:cs="Times New Roman"/>
                  <w:i/>
                  <w:iCs/>
                  <w:sz w:val="24"/>
                  <w:szCs w:val="24"/>
                </w:rPr>
                <w:t>ε</w:t>
              </w:r>
            </w:ins>
          </w:p>
        </w:tc>
        <w:tc>
          <w:tcPr>
            <w:tcW w:w="7645" w:type="dxa"/>
            <w:tcPrChange w:id="929" w:author="Cheng, Jiangtao" w:date="2021-07-18T11:29:00Z">
              <w:tcPr>
                <w:tcW w:w="7645" w:type="dxa"/>
                <w:gridSpan w:val="2"/>
              </w:tcPr>
            </w:tcPrChange>
          </w:tcPr>
          <w:p w14:paraId="3303BEA1" w14:textId="77777777" w:rsidR="00510701" w:rsidRPr="00510701" w:rsidRDefault="00510701" w:rsidP="00510701">
            <w:pPr>
              <w:widowControl/>
              <w:spacing w:line="276" w:lineRule="auto"/>
              <w:jc w:val="left"/>
              <w:rPr>
                <w:ins w:id="930" w:author="Huang Wenge" w:date="2021-07-20T20:24:00Z"/>
                <w:rFonts w:cs="Times New Roman"/>
                <w:sz w:val="24"/>
                <w:szCs w:val="24"/>
              </w:rPr>
            </w:pPr>
            <w:ins w:id="931" w:author="Huang Wenge" w:date="2021-07-20T20:24:00Z">
              <w:r w:rsidRPr="00510701">
                <w:rPr>
                  <w:rFonts w:cs="Times New Roman"/>
                  <w:sz w:val="24"/>
                  <w:szCs w:val="24"/>
                </w:rPr>
                <w:t>emissivity of water</w:t>
              </w:r>
            </w:ins>
          </w:p>
        </w:tc>
      </w:tr>
      <w:tr w:rsidR="00510701" w:rsidRPr="00510701" w14:paraId="3C94F28C" w14:textId="77777777" w:rsidTr="00EF5A12">
        <w:trPr>
          <w:ins w:id="932" w:author="Huang Wenge" w:date="2021-07-20T20:24:00Z"/>
          <w:trPrChange w:id="933" w:author="Cheng, Jiangtao" w:date="2021-07-18T11:29:00Z">
            <w:trPr>
              <w:gridAfter w:val="0"/>
            </w:trPr>
          </w:trPrChange>
        </w:trPr>
        <w:tc>
          <w:tcPr>
            <w:tcW w:w="1705" w:type="dxa"/>
            <w:tcPrChange w:id="934" w:author="Cheng, Jiangtao" w:date="2021-07-18T11:29:00Z">
              <w:tcPr>
                <w:tcW w:w="1705" w:type="dxa"/>
                <w:gridSpan w:val="2"/>
              </w:tcPr>
            </w:tcPrChange>
          </w:tcPr>
          <w:p w14:paraId="07CD8446" w14:textId="77777777" w:rsidR="00510701" w:rsidRPr="00510701" w:rsidRDefault="00510701" w:rsidP="00510701">
            <w:pPr>
              <w:widowControl/>
              <w:spacing w:line="276" w:lineRule="auto"/>
              <w:jc w:val="center"/>
              <w:rPr>
                <w:ins w:id="935" w:author="Huang Wenge" w:date="2021-07-20T20:24:00Z"/>
                <w:rFonts w:cs="Times New Roman"/>
                <w:i/>
                <w:iCs/>
                <w:sz w:val="24"/>
                <w:szCs w:val="24"/>
              </w:rPr>
            </w:pPr>
            <w:ins w:id="936" w:author="Huang Wenge" w:date="2021-07-20T20:24:00Z">
              <w:r w:rsidRPr="00510701">
                <w:rPr>
                  <w:rFonts w:cs="Times New Roman"/>
                  <w:i/>
                  <w:iCs/>
                  <w:sz w:val="24"/>
                  <w:szCs w:val="24"/>
                </w:rPr>
                <w:t>θ</w:t>
              </w:r>
            </w:ins>
          </w:p>
        </w:tc>
        <w:tc>
          <w:tcPr>
            <w:tcW w:w="7645" w:type="dxa"/>
            <w:tcPrChange w:id="937" w:author="Cheng, Jiangtao" w:date="2021-07-18T11:29:00Z">
              <w:tcPr>
                <w:tcW w:w="7645" w:type="dxa"/>
                <w:gridSpan w:val="2"/>
              </w:tcPr>
            </w:tcPrChange>
          </w:tcPr>
          <w:p w14:paraId="72583277" w14:textId="77777777" w:rsidR="00510701" w:rsidRPr="00510701" w:rsidRDefault="00510701" w:rsidP="00510701">
            <w:pPr>
              <w:widowControl/>
              <w:spacing w:line="276" w:lineRule="auto"/>
              <w:jc w:val="left"/>
              <w:rPr>
                <w:ins w:id="938" w:author="Huang Wenge" w:date="2021-07-20T20:24:00Z"/>
                <w:rFonts w:cs="Times New Roman"/>
                <w:sz w:val="24"/>
                <w:szCs w:val="24"/>
              </w:rPr>
            </w:pPr>
            <w:ins w:id="939" w:author="Huang Wenge" w:date="2021-07-20T20:24:00Z">
              <w:r w:rsidRPr="00510701">
                <w:rPr>
                  <w:rFonts w:cs="Times New Roman"/>
                  <w:sz w:val="24"/>
                  <w:szCs w:val="24"/>
                </w:rPr>
                <w:t>contact angle of water droplet [°]</w:t>
              </w:r>
            </w:ins>
          </w:p>
        </w:tc>
      </w:tr>
      <w:tr w:rsidR="00510701" w:rsidRPr="00510701" w14:paraId="602277C8" w14:textId="77777777" w:rsidTr="00EF5A12">
        <w:trPr>
          <w:ins w:id="940" w:author="Huang Wenge" w:date="2021-07-20T20:24:00Z"/>
          <w:trPrChange w:id="941" w:author="Cheng, Jiangtao" w:date="2021-07-18T11:29:00Z">
            <w:trPr>
              <w:gridAfter w:val="0"/>
            </w:trPr>
          </w:trPrChange>
        </w:trPr>
        <w:tc>
          <w:tcPr>
            <w:tcW w:w="1705" w:type="dxa"/>
            <w:tcPrChange w:id="942" w:author="Cheng, Jiangtao" w:date="2021-07-18T11:29:00Z">
              <w:tcPr>
                <w:tcW w:w="1705" w:type="dxa"/>
                <w:gridSpan w:val="2"/>
              </w:tcPr>
            </w:tcPrChange>
          </w:tcPr>
          <w:p w14:paraId="3929AD51" w14:textId="77777777" w:rsidR="00510701" w:rsidRPr="00510701" w:rsidRDefault="00510701" w:rsidP="00510701">
            <w:pPr>
              <w:widowControl/>
              <w:spacing w:line="276" w:lineRule="auto"/>
              <w:jc w:val="center"/>
              <w:rPr>
                <w:ins w:id="943" w:author="Huang Wenge" w:date="2021-07-20T20:24:00Z"/>
                <w:rFonts w:cs="Times New Roman"/>
                <w:i/>
                <w:iCs/>
                <w:sz w:val="24"/>
                <w:szCs w:val="24"/>
              </w:rPr>
            </w:pPr>
            <w:ins w:id="944" w:author="Huang Wenge" w:date="2021-07-20T20:24:00Z">
              <w:r w:rsidRPr="00510701">
                <w:rPr>
                  <w:rFonts w:cs="Times New Roman"/>
                  <w:i/>
                  <w:iCs/>
                  <w:sz w:val="24"/>
                  <w:szCs w:val="24"/>
                </w:rPr>
                <w:t>ρ</w:t>
              </w:r>
            </w:ins>
          </w:p>
        </w:tc>
        <w:tc>
          <w:tcPr>
            <w:tcW w:w="7645" w:type="dxa"/>
            <w:tcPrChange w:id="945" w:author="Cheng, Jiangtao" w:date="2021-07-18T11:29:00Z">
              <w:tcPr>
                <w:tcW w:w="7645" w:type="dxa"/>
                <w:gridSpan w:val="2"/>
              </w:tcPr>
            </w:tcPrChange>
          </w:tcPr>
          <w:p w14:paraId="0EEAC8B5" w14:textId="77777777" w:rsidR="00510701" w:rsidRPr="00510701" w:rsidRDefault="00510701" w:rsidP="00510701">
            <w:pPr>
              <w:widowControl/>
              <w:spacing w:line="276" w:lineRule="auto"/>
              <w:jc w:val="left"/>
              <w:rPr>
                <w:ins w:id="946" w:author="Huang Wenge" w:date="2021-07-20T20:24:00Z"/>
                <w:rFonts w:cs="Times New Roman"/>
                <w:sz w:val="24"/>
                <w:szCs w:val="24"/>
              </w:rPr>
            </w:pPr>
            <w:ins w:id="947" w:author="Huang Wenge" w:date="2021-07-20T20:24:00Z">
              <w:r w:rsidRPr="00510701">
                <w:rPr>
                  <w:rFonts w:cs="Times New Roman"/>
                  <w:sz w:val="24"/>
                  <w:szCs w:val="24"/>
                </w:rPr>
                <w:t>density [kg/m</w:t>
              </w:r>
              <w:r w:rsidRPr="00510701">
                <w:rPr>
                  <w:rFonts w:cs="Times New Roman"/>
                  <w:sz w:val="24"/>
                  <w:szCs w:val="24"/>
                  <w:vertAlign w:val="superscript"/>
                </w:rPr>
                <w:t>3</w:t>
              </w:r>
              <w:r w:rsidRPr="00510701">
                <w:rPr>
                  <w:rFonts w:cs="Times New Roman"/>
                  <w:sz w:val="24"/>
                  <w:szCs w:val="24"/>
                </w:rPr>
                <w:t>]</w:t>
              </w:r>
            </w:ins>
          </w:p>
        </w:tc>
      </w:tr>
      <w:tr w:rsidR="00510701" w:rsidRPr="00510701" w14:paraId="650A526C" w14:textId="77777777" w:rsidTr="00EF5A12">
        <w:trPr>
          <w:ins w:id="948" w:author="Huang Wenge" w:date="2021-07-20T20:24:00Z"/>
          <w:trPrChange w:id="949" w:author="Cheng, Jiangtao" w:date="2021-07-18T11:29:00Z">
            <w:trPr>
              <w:gridAfter w:val="0"/>
            </w:trPr>
          </w:trPrChange>
        </w:trPr>
        <w:tc>
          <w:tcPr>
            <w:tcW w:w="1705" w:type="dxa"/>
            <w:tcPrChange w:id="950" w:author="Cheng, Jiangtao" w:date="2021-07-18T11:29:00Z">
              <w:tcPr>
                <w:tcW w:w="1705" w:type="dxa"/>
                <w:gridSpan w:val="2"/>
              </w:tcPr>
            </w:tcPrChange>
          </w:tcPr>
          <w:p w14:paraId="255A1E0E" w14:textId="77777777" w:rsidR="00510701" w:rsidRPr="00510701" w:rsidRDefault="00510701" w:rsidP="00510701">
            <w:pPr>
              <w:widowControl/>
              <w:spacing w:line="276" w:lineRule="auto"/>
              <w:jc w:val="center"/>
              <w:rPr>
                <w:ins w:id="951" w:author="Huang Wenge" w:date="2021-07-20T20:24:00Z"/>
                <w:rFonts w:cs="Times New Roman"/>
                <w:i/>
                <w:iCs/>
                <w:sz w:val="24"/>
                <w:szCs w:val="24"/>
              </w:rPr>
            </w:pPr>
            <w:ins w:id="952" w:author="Huang Wenge" w:date="2021-07-20T20:24:00Z">
              <w:r w:rsidRPr="00510701">
                <w:rPr>
                  <w:rFonts w:cs="Times New Roman"/>
                  <w:i/>
                  <w:iCs/>
                  <w:sz w:val="24"/>
                  <w:szCs w:val="24"/>
                </w:rPr>
                <w:t>σ</w:t>
              </w:r>
            </w:ins>
          </w:p>
        </w:tc>
        <w:tc>
          <w:tcPr>
            <w:tcW w:w="7645" w:type="dxa"/>
            <w:tcPrChange w:id="953" w:author="Cheng, Jiangtao" w:date="2021-07-18T11:29:00Z">
              <w:tcPr>
                <w:tcW w:w="7645" w:type="dxa"/>
                <w:gridSpan w:val="2"/>
              </w:tcPr>
            </w:tcPrChange>
          </w:tcPr>
          <w:p w14:paraId="0D3FD63B" w14:textId="77777777" w:rsidR="00510701" w:rsidRPr="00510701" w:rsidRDefault="00510701" w:rsidP="00510701">
            <w:pPr>
              <w:widowControl/>
              <w:spacing w:line="276" w:lineRule="auto"/>
              <w:jc w:val="left"/>
              <w:rPr>
                <w:ins w:id="954" w:author="Huang Wenge" w:date="2021-07-20T20:24:00Z"/>
                <w:rFonts w:cs="Times New Roman"/>
                <w:sz w:val="24"/>
                <w:szCs w:val="24"/>
              </w:rPr>
            </w:pPr>
            <w:ins w:id="955" w:author="Huang Wenge" w:date="2021-07-20T20:24:00Z">
              <w:r w:rsidRPr="00510701">
                <w:rPr>
                  <w:rFonts w:cs="Times New Roman"/>
                  <w:sz w:val="24"/>
                  <w:szCs w:val="24"/>
                  <w:lang w:eastAsia="en-US"/>
                </w:rPr>
                <w:t>Stefan-Boltzmann constant [kg/(s</w:t>
              </w:r>
              <w:r w:rsidRPr="00510701">
                <w:rPr>
                  <w:rFonts w:cs="Times New Roman"/>
                  <w:sz w:val="24"/>
                  <w:szCs w:val="24"/>
                  <w:vertAlign w:val="superscript"/>
                  <w:lang w:eastAsia="en-US"/>
                </w:rPr>
                <w:t>3</w:t>
              </w:r>
            </w:ins>
            <m:oMath>
              <m:r>
                <w:ins w:id="956" w:author="Huang Wenge" w:date="2021-07-20T20:24:00Z">
                  <w:rPr>
                    <w:rFonts w:ascii="Cambria Math" w:hAnsi="Cambria Math" w:cs="Times New Roman"/>
                    <w:sz w:val="24"/>
                    <w:szCs w:val="24"/>
                  </w:rPr>
                  <m:t>∙</m:t>
                </w:ins>
              </m:r>
            </m:oMath>
            <w:ins w:id="957" w:author="Huang Wenge" w:date="2021-07-20T20:24:00Z">
              <w:r w:rsidRPr="00510701">
                <w:rPr>
                  <w:rFonts w:cs="Times New Roman"/>
                  <w:sz w:val="24"/>
                  <w:szCs w:val="24"/>
                  <w:lang w:eastAsia="en-US"/>
                </w:rPr>
                <w:t>K</w:t>
              </w:r>
              <w:r w:rsidRPr="00510701">
                <w:rPr>
                  <w:rFonts w:cs="Times New Roman"/>
                  <w:sz w:val="24"/>
                  <w:szCs w:val="24"/>
                  <w:vertAlign w:val="superscript"/>
                  <w:lang w:eastAsia="en-US"/>
                </w:rPr>
                <w:t>4</w:t>
              </w:r>
              <w:r w:rsidRPr="00510701">
                <w:rPr>
                  <w:rFonts w:cs="Times New Roman"/>
                  <w:sz w:val="24"/>
                  <w:szCs w:val="24"/>
                  <w:lang w:eastAsia="en-US"/>
                </w:rPr>
                <w:t>)]</w:t>
              </w:r>
            </w:ins>
          </w:p>
        </w:tc>
      </w:tr>
      <w:tr w:rsidR="00510701" w:rsidRPr="00510701" w14:paraId="7F3D79E6" w14:textId="77777777" w:rsidTr="00EF5A12">
        <w:trPr>
          <w:ins w:id="958" w:author="Huang Wenge" w:date="2021-07-20T20:24:00Z"/>
          <w:trPrChange w:id="959" w:author="Cheng, Jiangtao" w:date="2021-07-18T11:29:00Z">
            <w:trPr>
              <w:gridAfter w:val="0"/>
            </w:trPr>
          </w:trPrChange>
        </w:trPr>
        <w:tc>
          <w:tcPr>
            <w:tcW w:w="1705" w:type="dxa"/>
            <w:tcPrChange w:id="960" w:author="Cheng, Jiangtao" w:date="2021-07-18T11:29:00Z">
              <w:tcPr>
                <w:tcW w:w="1705" w:type="dxa"/>
                <w:gridSpan w:val="2"/>
              </w:tcPr>
            </w:tcPrChange>
          </w:tcPr>
          <w:p w14:paraId="5808F3E4" w14:textId="77777777" w:rsidR="00510701" w:rsidRPr="00510701" w:rsidRDefault="00510701" w:rsidP="00510701">
            <w:pPr>
              <w:widowControl/>
              <w:spacing w:line="276" w:lineRule="auto"/>
              <w:jc w:val="center"/>
              <w:rPr>
                <w:ins w:id="961" w:author="Huang Wenge" w:date="2021-07-20T20:24:00Z"/>
                <w:rFonts w:cs="Times New Roman"/>
                <w:i/>
                <w:iCs/>
                <w:sz w:val="24"/>
                <w:szCs w:val="24"/>
              </w:rPr>
            </w:pPr>
            <w:ins w:id="962" w:author="Huang Wenge" w:date="2021-07-20T20:24:00Z">
              <w:r w:rsidRPr="00510701">
                <w:rPr>
                  <w:rFonts w:cs="Times New Roman"/>
                  <w:i/>
                  <w:iCs/>
                  <w:sz w:val="24"/>
                  <w:szCs w:val="24"/>
                </w:rPr>
                <w:t>τ</w:t>
              </w:r>
            </w:ins>
          </w:p>
        </w:tc>
        <w:tc>
          <w:tcPr>
            <w:tcW w:w="7645" w:type="dxa"/>
            <w:tcPrChange w:id="963" w:author="Cheng, Jiangtao" w:date="2021-07-18T11:29:00Z">
              <w:tcPr>
                <w:tcW w:w="7645" w:type="dxa"/>
                <w:gridSpan w:val="2"/>
              </w:tcPr>
            </w:tcPrChange>
          </w:tcPr>
          <w:p w14:paraId="6A8158ED" w14:textId="77777777" w:rsidR="00510701" w:rsidRPr="00510701" w:rsidRDefault="00510701" w:rsidP="00510701">
            <w:pPr>
              <w:widowControl/>
              <w:spacing w:line="276" w:lineRule="auto"/>
              <w:jc w:val="left"/>
              <w:rPr>
                <w:ins w:id="964" w:author="Huang Wenge" w:date="2021-07-20T20:24:00Z"/>
                <w:rFonts w:cs="Times New Roman"/>
                <w:sz w:val="24"/>
                <w:szCs w:val="24"/>
              </w:rPr>
            </w:pPr>
            <w:ins w:id="965" w:author="Huang Wenge" w:date="2021-07-20T20:24:00Z">
              <w:r w:rsidRPr="00510701">
                <w:rPr>
                  <w:rFonts w:cs="Times New Roman"/>
                  <w:sz w:val="24"/>
                  <w:szCs w:val="24"/>
                </w:rPr>
                <w:t>nondimensional evaporation time</w:t>
              </w:r>
            </w:ins>
          </w:p>
        </w:tc>
      </w:tr>
      <w:tr w:rsidR="00510701" w:rsidRPr="00510701" w14:paraId="016F8A70" w14:textId="77777777" w:rsidTr="00EF5A12">
        <w:trPr>
          <w:ins w:id="966" w:author="Huang Wenge" w:date="2021-07-20T20:24:00Z"/>
          <w:trPrChange w:id="967" w:author="Cheng, Jiangtao" w:date="2021-07-18T11:29:00Z">
            <w:trPr>
              <w:gridAfter w:val="0"/>
            </w:trPr>
          </w:trPrChange>
        </w:trPr>
        <w:tc>
          <w:tcPr>
            <w:tcW w:w="1705" w:type="dxa"/>
            <w:tcPrChange w:id="968" w:author="Cheng, Jiangtao" w:date="2021-07-18T11:29:00Z">
              <w:tcPr>
                <w:tcW w:w="1705" w:type="dxa"/>
                <w:gridSpan w:val="2"/>
              </w:tcPr>
            </w:tcPrChange>
          </w:tcPr>
          <w:p w14:paraId="747A6BC8" w14:textId="77777777" w:rsidR="00510701" w:rsidRPr="00510701" w:rsidRDefault="00510701" w:rsidP="00510701">
            <w:pPr>
              <w:widowControl/>
              <w:spacing w:line="276" w:lineRule="auto"/>
              <w:jc w:val="center"/>
              <w:rPr>
                <w:ins w:id="969" w:author="Huang Wenge" w:date="2021-07-20T20:24:00Z"/>
                <w:rFonts w:cs="Times New Roman"/>
                <w:i/>
                <w:iCs/>
                <w:sz w:val="24"/>
                <w:szCs w:val="24"/>
              </w:rPr>
            </w:pPr>
            <w:ins w:id="970" w:author="Huang Wenge" w:date="2021-07-20T20:24:00Z">
              <w:r w:rsidRPr="00510701">
                <w:rPr>
                  <w:rFonts w:cs="Times New Roman"/>
                  <w:i/>
                  <w:iCs/>
                  <w:sz w:val="24"/>
                  <w:szCs w:val="24"/>
                </w:rPr>
                <w:t>φ</w:t>
              </w:r>
            </w:ins>
          </w:p>
        </w:tc>
        <w:tc>
          <w:tcPr>
            <w:tcW w:w="7645" w:type="dxa"/>
            <w:tcPrChange w:id="971" w:author="Cheng, Jiangtao" w:date="2021-07-18T11:29:00Z">
              <w:tcPr>
                <w:tcW w:w="7645" w:type="dxa"/>
                <w:gridSpan w:val="2"/>
              </w:tcPr>
            </w:tcPrChange>
          </w:tcPr>
          <w:p w14:paraId="1785C1FB" w14:textId="77777777" w:rsidR="00510701" w:rsidRPr="00510701" w:rsidRDefault="00510701" w:rsidP="00510701">
            <w:pPr>
              <w:widowControl/>
              <w:spacing w:line="276" w:lineRule="auto"/>
              <w:jc w:val="left"/>
              <w:rPr>
                <w:ins w:id="972" w:author="Huang Wenge" w:date="2021-07-20T20:24:00Z"/>
                <w:rFonts w:cs="Times New Roman"/>
                <w:sz w:val="24"/>
                <w:szCs w:val="24"/>
              </w:rPr>
            </w:pPr>
            <w:ins w:id="973" w:author="Huang Wenge" w:date="2021-07-20T20:24:00Z">
              <w:r w:rsidRPr="00510701">
                <w:rPr>
                  <w:rFonts w:cs="Times New Roman"/>
                  <w:sz w:val="24"/>
                  <w:szCs w:val="24"/>
                </w:rPr>
                <w:t>evaporation ratio</w:t>
              </w:r>
            </w:ins>
          </w:p>
        </w:tc>
      </w:tr>
      <w:tr w:rsidR="00510701" w:rsidRPr="00510701" w14:paraId="2BC9C144" w14:textId="77777777" w:rsidTr="00EF5A12">
        <w:trPr>
          <w:ins w:id="974" w:author="Huang Wenge" w:date="2021-07-20T20:24:00Z"/>
          <w:trPrChange w:id="975" w:author="Cheng, Jiangtao" w:date="2021-07-18T11:29:00Z">
            <w:trPr>
              <w:gridAfter w:val="0"/>
            </w:trPr>
          </w:trPrChange>
        </w:trPr>
        <w:tc>
          <w:tcPr>
            <w:tcW w:w="1705" w:type="dxa"/>
            <w:tcPrChange w:id="976" w:author="Cheng, Jiangtao" w:date="2021-07-18T11:29:00Z">
              <w:tcPr>
                <w:tcW w:w="1705" w:type="dxa"/>
                <w:gridSpan w:val="2"/>
              </w:tcPr>
            </w:tcPrChange>
          </w:tcPr>
          <w:p w14:paraId="2F1E8C68" w14:textId="77777777" w:rsidR="00510701" w:rsidRPr="00510701" w:rsidRDefault="00510701" w:rsidP="00510701">
            <w:pPr>
              <w:widowControl/>
              <w:spacing w:line="276" w:lineRule="auto"/>
              <w:jc w:val="center"/>
              <w:rPr>
                <w:ins w:id="977" w:author="Huang Wenge" w:date="2021-07-20T20:24:00Z"/>
                <w:rFonts w:cs="Times New Roman"/>
                <w:i/>
                <w:iCs/>
                <w:sz w:val="24"/>
                <w:szCs w:val="24"/>
              </w:rPr>
            </w:pPr>
            <w:ins w:id="978" w:author="Huang Wenge" w:date="2021-07-20T20:24:00Z">
              <w:r w:rsidRPr="00510701">
                <w:rPr>
                  <w:rFonts w:cs="Times New Roman"/>
                  <w:sz w:val="24"/>
                  <w:szCs w:val="24"/>
                </w:rPr>
                <w:t>Abbreviations</w:t>
              </w:r>
            </w:ins>
          </w:p>
        </w:tc>
        <w:tc>
          <w:tcPr>
            <w:tcW w:w="7645" w:type="dxa"/>
            <w:tcPrChange w:id="979" w:author="Cheng, Jiangtao" w:date="2021-07-18T11:29:00Z">
              <w:tcPr>
                <w:tcW w:w="7645" w:type="dxa"/>
                <w:gridSpan w:val="2"/>
              </w:tcPr>
            </w:tcPrChange>
          </w:tcPr>
          <w:p w14:paraId="41FD4195" w14:textId="77777777" w:rsidR="00510701" w:rsidRPr="00510701" w:rsidRDefault="00510701" w:rsidP="00510701">
            <w:pPr>
              <w:widowControl/>
              <w:spacing w:line="276" w:lineRule="auto"/>
              <w:jc w:val="left"/>
              <w:rPr>
                <w:ins w:id="980" w:author="Huang Wenge" w:date="2021-07-20T20:24:00Z"/>
                <w:rFonts w:cs="Times New Roman"/>
                <w:sz w:val="24"/>
                <w:szCs w:val="24"/>
              </w:rPr>
            </w:pPr>
          </w:p>
        </w:tc>
      </w:tr>
      <w:tr w:rsidR="00510701" w:rsidRPr="00510701" w14:paraId="1FDA2B51" w14:textId="77777777" w:rsidTr="00EF5A12">
        <w:trPr>
          <w:ins w:id="981" w:author="Huang Wenge" w:date="2021-07-20T20:24:00Z"/>
          <w:trPrChange w:id="982" w:author="Cheng, Jiangtao" w:date="2021-07-18T11:29:00Z">
            <w:trPr>
              <w:gridAfter w:val="0"/>
            </w:trPr>
          </w:trPrChange>
        </w:trPr>
        <w:tc>
          <w:tcPr>
            <w:tcW w:w="1705" w:type="dxa"/>
            <w:tcPrChange w:id="983" w:author="Cheng, Jiangtao" w:date="2021-07-18T11:29:00Z">
              <w:tcPr>
                <w:tcW w:w="1705" w:type="dxa"/>
                <w:gridSpan w:val="2"/>
              </w:tcPr>
            </w:tcPrChange>
          </w:tcPr>
          <w:p w14:paraId="76081E79" w14:textId="77777777" w:rsidR="00510701" w:rsidRPr="00510701" w:rsidRDefault="00510701" w:rsidP="00510701">
            <w:pPr>
              <w:widowControl/>
              <w:spacing w:line="276" w:lineRule="auto"/>
              <w:jc w:val="center"/>
              <w:rPr>
                <w:ins w:id="984" w:author="Huang Wenge" w:date="2021-07-20T20:24:00Z"/>
                <w:rFonts w:cs="Times New Roman"/>
                <w:sz w:val="24"/>
                <w:szCs w:val="24"/>
              </w:rPr>
            </w:pPr>
            <w:ins w:id="985" w:author="Huang Wenge" w:date="2021-07-20T20:24:00Z">
              <w:r w:rsidRPr="00510701">
                <w:rPr>
                  <w:rFonts w:cs="Times New Roman"/>
                  <w:sz w:val="24"/>
                  <w:szCs w:val="24"/>
                </w:rPr>
                <w:t>CCA</w:t>
              </w:r>
            </w:ins>
          </w:p>
        </w:tc>
        <w:tc>
          <w:tcPr>
            <w:tcW w:w="7645" w:type="dxa"/>
            <w:tcPrChange w:id="986" w:author="Cheng, Jiangtao" w:date="2021-07-18T11:29:00Z">
              <w:tcPr>
                <w:tcW w:w="7645" w:type="dxa"/>
                <w:gridSpan w:val="2"/>
              </w:tcPr>
            </w:tcPrChange>
          </w:tcPr>
          <w:p w14:paraId="308600D1" w14:textId="77777777" w:rsidR="00510701" w:rsidRPr="00510701" w:rsidRDefault="00510701" w:rsidP="00510701">
            <w:pPr>
              <w:widowControl/>
              <w:spacing w:line="276" w:lineRule="auto"/>
              <w:jc w:val="left"/>
              <w:rPr>
                <w:ins w:id="987" w:author="Huang Wenge" w:date="2021-07-20T20:24:00Z"/>
                <w:rFonts w:cs="Times New Roman"/>
                <w:sz w:val="24"/>
                <w:szCs w:val="24"/>
              </w:rPr>
            </w:pPr>
            <w:ins w:id="988" w:author="Huang Wenge" w:date="2021-07-20T20:24:00Z">
              <w:r w:rsidRPr="00510701">
                <w:rPr>
                  <w:rFonts w:cs="Times New Roman"/>
                  <w:sz w:val="24"/>
                  <w:szCs w:val="24"/>
                </w:rPr>
                <w:t>constant contact angle</w:t>
              </w:r>
            </w:ins>
          </w:p>
        </w:tc>
      </w:tr>
      <w:tr w:rsidR="00510701" w:rsidRPr="00510701" w14:paraId="16635537" w14:textId="77777777" w:rsidTr="00EF5A12">
        <w:trPr>
          <w:ins w:id="989" w:author="Huang Wenge" w:date="2021-07-20T20:24:00Z"/>
          <w:trPrChange w:id="990" w:author="Cheng, Jiangtao" w:date="2021-07-18T11:29:00Z">
            <w:trPr>
              <w:gridAfter w:val="0"/>
            </w:trPr>
          </w:trPrChange>
        </w:trPr>
        <w:tc>
          <w:tcPr>
            <w:tcW w:w="1705" w:type="dxa"/>
            <w:tcPrChange w:id="991" w:author="Cheng, Jiangtao" w:date="2021-07-18T11:29:00Z">
              <w:tcPr>
                <w:tcW w:w="1705" w:type="dxa"/>
                <w:gridSpan w:val="2"/>
              </w:tcPr>
            </w:tcPrChange>
          </w:tcPr>
          <w:p w14:paraId="0FBC90A7" w14:textId="77777777" w:rsidR="00510701" w:rsidRPr="00510701" w:rsidRDefault="00510701" w:rsidP="00510701">
            <w:pPr>
              <w:widowControl/>
              <w:spacing w:line="276" w:lineRule="auto"/>
              <w:jc w:val="center"/>
              <w:rPr>
                <w:ins w:id="992" w:author="Huang Wenge" w:date="2021-07-20T20:24:00Z"/>
                <w:rFonts w:cs="Times New Roman"/>
                <w:sz w:val="24"/>
                <w:szCs w:val="24"/>
              </w:rPr>
            </w:pPr>
            <w:ins w:id="993" w:author="Huang Wenge" w:date="2021-07-20T20:24:00Z">
              <w:r w:rsidRPr="00510701">
                <w:rPr>
                  <w:rFonts w:cs="Times New Roman"/>
                  <w:sz w:val="24"/>
                  <w:szCs w:val="24"/>
                </w:rPr>
                <w:t>CCR</w:t>
              </w:r>
            </w:ins>
          </w:p>
        </w:tc>
        <w:tc>
          <w:tcPr>
            <w:tcW w:w="7645" w:type="dxa"/>
            <w:tcPrChange w:id="994" w:author="Cheng, Jiangtao" w:date="2021-07-18T11:29:00Z">
              <w:tcPr>
                <w:tcW w:w="7645" w:type="dxa"/>
                <w:gridSpan w:val="2"/>
              </w:tcPr>
            </w:tcPrChange>
          </w:tcPr>
          <w:p w14:paraId="5006226B" w14:textId="77777777" w:rsidR="00510701" w:rsidRPr="00510701" w:rsidRDefault="00510701" w:rsidP="00510701">
            <w:pPr>
              <w:widowControl/>
              <w:spacing w:line="276" w:lineRule="auto"/>
              <w:jc w:val="left"/>
              <w:rPr>
                <w:ins w:id="995" w:author="Huang Wenge" w:date="2021-07-20T20:24:00Z"/>
                <w:rFonts w:cs="Times New Roman"/>
                <w:sz w:val="24"/>
                <w:szCs w:val="24"/>
              </w:rPr>
            </w:pPr>
            <w:ins w:id="996" w:author="Huang Wenge" w:date="2021-07-20T20:24:00Z">
              <w:r w:rsidRPr="00510701">
                <w:rPr>
                  <w:rFonts w:cs="Times New Roman"/>
                  <w:sz w:val="24"/>
                  <w:szCs w:val="24"/>
                </w:rPr>
                <w:t>constant contact radius</w:t>
              </w:r>
            </w:ins>
          </w:p>
        </w:tc>
      </w:tr>
      <w:tr w:rsidR="00510701" w:rsidRPr="00510701" w14:paraId="16080D76" w14:textId="77777777" w:rsidTr="00EF5A12">
        <w:trPr>
          <w:ins w:id="997" w:author="Huang Wenge" w:date="2021-07-20T20:24:00Z"/>
          <w:trPrChange w:id="998" w:author="Cheng, Jiangtao" w:date="2021-07-18T11:29:00Z">
            <w:trPr>
              <w:gridAfter w:val="0"/>
            </w:trPr>
          </w:trPrChange>
        </w:trPr>
        <w:tc>
          <w:tcPr>
            <w:tcW w:w="1705" w:type="dxa"/>
            <w:tcPrChange w:id="999" w:author="Cheng, Jiangtao" w:date="2021-07-18T11:29:00Z">
              <w:tcPr>
                <w:tcW w:w="1705" w:type="dxa"/>
                <w:gridSpan w:val="2"/>
              </w:tcPr>
            </w:tcPrChange>
          </w:tcPr>
          <w:p w14:paraId="7BC8D97F" w14:textId="77777777" w:rsidR="00510701" w:rsidRPr="00510701" w:rsidRDefault="00510701" w:rsidP="00510701">
            <w:pPr>
              <w:widowControl/>
              <w:spacing w:line="276" w:lineRule="auto"/>
              <w:jc w:val="center"/>
              <w:rPr>
                <w:ins w:id="1000" w:author="Huang Wenge" w:date="2021-07-20T20:24:00Z"/>
                <w:rFonts w:cs="Times New Roman"/>
                <w:sz w:val="24"/>
                <w:szCs w:val="24"/>
              </w:rPr>
            </w:pPr>
            <w:ins w:id="1001" w:author="Huang Wenge" w:date="2021-07-20T20:24:00Z">
              <w:r w:rsidRPr="00510701">
                <w:rPr>
                  <w:rFonts w:cs="Times New Roman"/>
                  <w:sz w:val="24"/>
                  <w:szCs w:val="24"/>
                </w:rPr>
                <w:t>DI</w:t>
              </w:r>
            </w:ins>
          </w:p>
        </w:tc>
        <w:tc>
          <w:tcPr>
            <w:tcW w:w="7645" w:type="dxa"/>
            <w:tcPrChange w:id="1002" w:author="Cheng, Jiangtao" w:date="2021-07-18T11:29:00Z">
              <w:tcPr>
                <w:tcW w:w="7645" w:type="dxa"/>
                <w:gridSpan w:val="2"/>
              </w:tcPr>
            </w:tcPrChange>
          </w:tcPr>
          <w:p w14:paraId="634CD804" w14:textId="77777777" w:rsidR="00510701" w:rsidRPr="00510701" w:rsidRDefault="00510701" w:rsidP="00510701">
            <w:pPr>
              <w:widowControl/>
              <w:spacing w:line="276" w:lineRule="auto"/>
              <w:jc w:val="left"/>
              <w:rPr>
                <w:ins w:id="1003" w:author="Huang Wenge" w:date="2021-07-20T20:24:00Z"/>
                <w:rFonts w:cs="Times New Roman"/>
                <w:sz w:val="24"/>
                <w:szCs w:val="24"/>
              </w:rPr>
            </w:pPr>
            <w:ins w:id="1004" w:author="Huang Wenge" w:date="2021-07-20T20:24:00Z">
              <w:r w:rsidRPr="00510701">
                <w:rPr>
                  <w:rFonts w:cs="Times New Roman"/>
                  <w:sz w:val="24"/>
                  <w:szCs w:val="24"/>
                </w:rPr>
                <w:t>deionized</w:t>
              </w:r>
            </w:ins>
          </w:p>
        </w:tc>
      </w:tr>
      <w:tr w:rsidR="00510701" w:rsidRPr="00510701" w14:paraId="46E74887" w14:textId="77777777" w:rsidTr="00EF5A12">
        <w:trPr>
          <w:ins w:id="1005" w:author="Huang Wenge" w:date="2021-07-20T20:24:00Z"/>
          <w:trPrChange w:id="1006" w:author="Cheng, Jiangtao" w:date="2021-07-18T11:29:00Z">
            <w:trPr>
              <w:gridAfter w:val="0"/>
            </w:trPr>
          </w:trPrChange>
        </w:trPr>
        <w:tc>
          <w:tcPr>
            <w:tcW w:w="1705" w:type="dxa"/>
            <w:tcPrChange w:id="1007" w:author="Cheng, Jiangtao" w:date="2021-07-18T11:29:00Z">
              <w:tcPr>
                <w:tcW w:w="1705" w:type="dxa"/>
                <w:gridSpan w:val="2"/>
              </w:tcPr>
            </w:tcPrChange>
          </w:tcPr>
          <w:p w14:paraId="4DF932F2" w14:textId="77777777" w:rsidR="00510701" w:rsidRPr="00510701" w:rsidRDefault="00510701" w:rsidP="00510701">
            <w:pPr>
              <w:widowControl/>
              <w:spacing w:line="276" w:lineRule="auto"/>
              <w:jc w:val="center"/>
              <w:rPr>
                <w:ins w:id="1008" w:author="Huang Wenge" w:date="2021-07-20T20:24:00Z"/>
                <w:rFonts w:cs="Times New Roman"/>
                <w:sz w:val="24"/>
                <w:szCs w:val="24"/>
              </w:rPr>
            </w:pPr>
            <w:ins w:id="1009" w:author="Huang Wenge" w:date="2021-07-20T20:24:00Z">
              <w:r w:rsidRPr="00510701">
                <w:rPr>
                  <w:rFonts w:cs="Times New Roman"/>
                  <w:sz w:val="24"/>
                  <w:szCs w:val="24"/>
                </w:rPr>
                <w:t>IR</w:t>
              </w:r>
            </w:ins>
          </w:p>
        </w:tc>
        <w:tc>
          <w:tcPr>
            <w:tcW w:w="7645" w:type="dxa"/>
            <w:tcPrChange w:id="1010" w:author="Cheng, Jiangtao" w:date="2021-07-18T11:29:00Z">
              <w:tcPr>
                <w:tcW w:w="7645" w:type="dxa"/>
                <w:gridSpan w:val="2"/>
              </w:tcPr>
            </w:tcPrChange>
          </w:tcPr>
          <w:p w14:paraId="6C2447E7" w14:textId="77777777" w:rsidR="00510701" w:rsidRPr="00510701" w:rsidRDefault="00510701" w:rsidP="00510701">
            <w:pPr>
              <w:widowControl/>
              <w:spacing w:line="276" w:lineRule="auto"/>
              <w:jc w:val="left"/>
              <w:rPr>
                <w:ins w:id="1011" w:author="Huang Wenge" w:date="2021-07-20T20:24:00Z"/>
                <w:rFonts w:cs="Times New Roman"/>
                <w:sz w:val="24"/>
                <w:szCs w:val="24"/>
              </w:rPr>
            </w:pPr>
            <w:ins w:id="1012" w:author="Huang Wenge" w:date="2021-07-20T20:24:00Z">
              <w:r w:rsidRPr="00510701">
                <w:rPr>
                  <w:rFonts w:cs="Times New Roman"/>
                  <w:sz w:val="24"/>
                  <w:szCs w:val="24"/>
                </w:rPr>
                <w:t>infrared</w:t>
              </w:r>
            </w:ins>
          </w:p>
        </w:tc>
      </w:tr>
      <w:tr w:rsidR="00510701" w:rsidRPr="00510701" w14:paraId="00B33902" w14:textId="77777777" w:rsidTr="00EF5A12">
        <w:trPr>
          <w:ins w:id="1013" w:author="Huang Wenge" w:date="2021-07-20T20:24:00Z"/>
          <w:trPrChange w:id="1014" w:author="Cheng, Jiangtao" w:date="2021-07-18T11:29:00Z">
            <w:trPr>
              <w:gridAfter w:val="0"/>
            </w:trPr>
          </w:trPrChange>
        </w:trPr>
        <w:tc>
          <w:tcPr>
            <w:tcW w:w="1705" w:type="dxa"/>
            <w:tcPrChange w:id="1015" w:author="Cheng, Jiangtao" w:date="2021-07-18T11:29:00Z">
              <w:tcPr>
                <w:tcW w:w="1705" w:type="dxa"/>
                <w:gridSpan w:val="2"/>
              </w:tcPr>
            </w:tcPrChange>
          </w:tcPr>
          <w:p w14:paraId="31D63431" w14:textId="77777777" w:rsidR="00510701" w:rsidRPr="00510701" w:rsidRDefault="00510701" w:rsidP="00510701">
            <w:pPr>
              <w:widowControl/>
              <w:spacing w:line="276" w:lineRule="auto"/>
              <w:jc w:val="center"/>
              <w:rPr>
                <w:ins w:id="1016" w:author="Huang Wenge" w:date="2021-07-20T20:24:00Z"/>
                <w:rFonts w:cs="Times New Roman"/>
                <w:sz w:val="24"/>
                <w:szCs w:val="24"/>
              </w:rPr>
            </w:pPr>
            <w:ins w:id="1017" w:author="Huang Wenge" w:date="2021-07-20T20:24:00Z">
              <w:r w:rsidRPr="00510701">
                <w:rPr>
                  <w:rFonts w:cs="Times New Roman"/>
                  <w:sz w:val="24"/>
                  <w:szCs w:val="24"/>
                </w:rPr>
                <w:t>SEM</w:t>
              </w:r>
            </w:ins>
          </w:p>
        </w:tc>
        <w:tc>
          <w:tcPr>
            <w:tcW w:w="7645" w:type="dxa"/>
            <w:tcPrChange w:id="1018" w:author="Cheng, Jiangtao" w:date="2021-07-18T11:29:00Z">
              <w:tcPr>
                <w:tcW w:w="7645" w:type="dxa"/>
                <w:gridSpan w:val="2"/>
              </w:tcPr>
            </w:tcPrChange>
          </w:tcPr>
          <w:p w14:paraId="019D0AC8" w14:textId="77777777" w:rsidR="00510701" w:rsidRPr="00510701" w:rsidRDefault="00510701" w:rsidP="00510701">
            <w:pPr>
              <w:widowControl/>
              <w:spacing w:line="276" w:lineRule="auto"/>
              <w:jc w:val="left"/>
              <w:rPr>
                <w:ins w:id="1019" w:author="Huang Wenge" w:date="2021-07-20T20:24:00Z"/>
                <w:rFonts w:cs="Times New Roman"/>
                <w:sz w:val="24"/>
                <w:szCs w:val="24"/>
              </w:rPr>
            </w:pPr>
            <w:ins w:id="1020" w:author="Huang Wenge" w:date="2021-07-20T20:24:00Z">
              <w:r w:rsidRPr="00510701">
                <w:rPr>
                  <w:rFonts w:cs="Times New Roman"/>
                  <w:sz w:val="24"/>
                  <w:szCs w:val="24"/>
                </w:rPr>
                <w:t>scanning electron microscope</w:t>
              </w:r>
            </w:ins>
          </w:p>
        </w:tc>
      </w:tr>
    </w:tbl>
    <w:p w14:paraId="769EA47E" w14:textId="77777777" w:rsidR="00510701" w:rsidRPr="00510701" w:rsidRDefault="00510701" w:rsidP="00510701">
      <w:pPr>
        <w:widowControl/>
        <w:spacing w:after="160" w:line="259" w:lineRule="auto"/>
        <w:jc w:val="left"/>
        <w:rPr>
          <w:ins w:id="1021" w:author="Huang Wenge" w:date="2021-07-20T20:24:00Z"/>
          <w:rFonts w:ascii="Calibri" w:eastAsia="DengXian" w:hAnsi="Calibri" w:cs="Times New Roman"/>
          <w:kern w:val="0"/>
          <w:sz w:val="22"/>
        </w:rPr>
      </w:pPr>
    </w:p>
    <w:p w14:paraId="7156D2BC" w14:textId="77777777" w:rsidR="00CC2E3E" w:rsidRPr="00EF70DB" w:rsidRDefault="00CC2E3E" w:rsidP="0034677C">
      <w:pPr>
        <w:spacing w:line="360" w:lineRule="auto"/>
        <w:rPr>
          <w:rFonts w:cs="Times New Roman"/>
          <w:b/>
          <w:bCs/>
          <w:sz w:val="24"/>
          <w:szCs w:val="24"/>
        </w:rPr>
      </w:pPr>
    </w:p>
    <w:p w14:paraId="5C42A021" w14:textId="114DB189" w:rsidR="00180F27" w:rsidRPr="00C722B1" w:rsidRDefault="0034677C" w:rsidP="0034677C">
      <w:pPr>
        <w:spacing w:line="360" w:lineRule="auto"/>
        <w:rPr>
          <w:rFonts w:cs="Times New Roman"/>
          <w:b/>
          <w:bCs/>
          <w:sz w:val="24"/>
          <w:szCs w:val="24"/>
        </w:rPr>
      </w:pPr>
      <w:commentRangeStart w:id="1022"/>
      <w:r w:rsidRPr="0034677C">
        <w:rPr>
          <w:rFonts w:cs="Times New Roman"/>
          <w:b/>
          <w:bCs/>
          <w:sz w:val="24"/>
          <w:szCs w:val="24"/>
        </w:rPr>
        <w:t>9</w:t>
      </w:r>
      <w:r>
        <w:rPr>
          <w:rFonts w:cs="Times New Roman"/>
          <w:b/>
          <w:bCs/>
          <w:sz w:val="24"/>
          <w:szCs w:val="24"/>
        </w:rPr>
        <w:t xml:space="preserve">. </w:t>
      </w:r>
      <w:r>
        <w:rPr>
          <w:rFonts w:cs="Times New Roman" w:hint="eastAsia"/>
          <w:b/>
          <w:bCs/>
          <w:sz w:val="24"/>
          <w:szCs w:val="24"/>
        </w:rPr>
        <w:t>Ref</w:t>
      </w:r>
      <w:r>
        <w:rPr>
          <w:rFonts w:cs="Times New Roman"/>
          <w:b/>
          <w:bCs/>
          <w:sz w:val="24"/>
          <w:szCs w:val="24"/>
        </w:rPr>
        <w:t>erence</w:t>
      </w:r>
      <w:commentRangeEnd w:id="1022"/>
      <w:r w:rsidR="00233542">
        <w:rPr>
          <w:rStyle w:val="CommentReference"/>
        </w:rPr>
        <w:commentReference w:id="1022"/>
      </w:r>
    </w:p>
    <w:bookmarkStart w:id="1023" w:name="_Hlk77577427"/>
    <w:p w14:paraId="202D8EBA" w14:textId="77777777" w:rsidR="00AF0C39" w:rsidRPr="00AF0C39" w:rsidRDefault="00180F27" w:rsidP="00AF0C39">
      <w:pPr>
        <w:pStyle w:val="EndNoteBibliography"/>
        <w:rPr>
          <w:sz w:val="24"/>
        </w:rPr>
      </w:pPr>
      <w:r>
        <w:rPr>
          <w:sz w:val="16"/>
          <w:szCs w:val="16"/>
        </w:rPr>
        <w:fldChar w:fldCharType="begin"/>
      </w:r>
      <w:r>
        <w:rPr>
          <w:sz w:val="16"/>
          <w:szCs w:val="16"/>
        </w:rPr>
        <w:instrText xml:space="preserve"> ADDIN EN.REFLIST </w:instrText>
      </w:r>
      <w:r>
        <w:rPr>
          <w:sz w:val="16"/>
          <w:szCs w:val="16"/>
        </w:rPr>
        <w:fldChar w:fldCharType="separate"/>
      </w:r>
      <w:bookmarkStart w:id="1024" w:name="_ENREF_1"/>
      <w:r w:rsidR="00AF0C39" w:rsidRPr="00AF0C39">
        <w:rPr>
          <w:sz w:val="24"/>
        </w:rPr>
        <w:t>[1]. P. Calvert, Inkjet Printing for Materials and Devices, Chem. Mater., 13 (10) (2001) 3299-3305.</w:t>
      </w:r>
      <w:bookmarkEnd w:id="1024"/>
    </w:p>
    <w:p w14:paraId="32AD91BC" w14:textId="77777777" w:rsidR="00AF0C39" w:rsidRPr="00AF0C39" w:rsidRDefault="00AF0C39" w:rsidP="00AF0C39">
      <w:pPr>
        <w:pStyle w:val="EndNoteBibliography"/>
        <w:rPr>
          <w:sz w:val="24"/>
        </w:rPr>
      </w:pPr>
      <w:bookmarkStart w:id="1025" w:name="_ENREF_2"/>
      <w:r w:rsidRPr="00AF0C39">
        <w:rPr>
          <w:sz w:val="24"/>
        </w:rPr>
        <w:t>[2]. Y. Jiang, C. Wu, L. Li, K. Wang, Z. Tao, F. Gao, W. Cheng, J. Cheng, X.-Y. Zhao, S. Priya, and W. Deng, All electrospray printed perovskite solar cells, Nano Energy, 53 (2018) 440-448.</w:t>
      </w:r>
      <w:bookmarkEnd w:id="1025"/>
    </w:p>
    <w:p w14:paraId="2CE09B02" w14:textId="77777777" w:rsidR="00AF0C39" w:rsidRPr="00AF0C39" w:rsidRDefault="00AF0C39" w:rsidP="00AF0C39">
      <w:pPr>
        <w:pStyle w:val="EndNoteBibliography"/>
        <w:rPr>
          <w:sz w:val="24"/>
        </w:rPr>
      </w:pPr>
      <w:bookmarkStart w:id="1026" w:name="_ENREF_3"/>
      <w:r w:rsidRPr="00AF0C39">
        <w:rPr>
          <w:sz w:val="24"/>
        </w:rPr>
        <w:t>[3]. A. Wu, L. Yu, Z. Li, H. Yang, and E. Wang, Atomic force microscope investigation of large-circle DNA molecules, Anal Biochem, 325 (2) (2004) 293-300.</w:t>
      </w:r>
      <w:bookmarkEnd w:id="1026"/>
    </w:p>
    <w:p w14:paraId="21BE14F1" w14:textId="77777777" w:rsidR="00AF0C39" w:rsidRPr="00AF0C39" w:rsidRDefault="00AF0C39" w:rsidP="00AF0C39">
      <w:pPr>
        <w:pStyle w:val="EndNoteBibliography"/>
        <w:rPr>
          <w:sz w:val="24"/>
        </w:rPr>
      </w:pPr>
      <w:bookmarkStart w:id="1027" w:name="_ENREF_4"/>
      <w:r w:rsidRPr="00AF0C39">
        <w:rPr>
          <w:sz w:val="24"/>
        </w:rPr>
        <w:t>[4]. W. Jia and H.H. Qiu, Experimental investigation of droplet dynamics and heat transfer in spray cooling, Exp. Therm. Fluid Sci., 27 (7) (2003) 829-838.</w:t>
      </w:r>
      <w:bookmarkEnd w:id="1027"/>
    </w:p>
    <w:p w14:paraId="6E7BC26D" w14:textId="77777777" w:rsidR="00AF0C39" w:rsidRPr="00AF0C39" w:rsidRDefault="00AF0C39" w:rsidP="00AF0C39">
      <w:pPr>
        <w:pStyle w:val="EndNoteBibliography"/>
        <w:rPr>
          <w:sz w:val="24"/>
        </w:rPr>
      </w:pPr>
      <w:bookmarkStart w:id="1028" w:name="_ENREF_5"/>
      <w:r w:rsidRPr="00AF0C39">
        <w:rPr>
          <w:sz w:val="24"/>
        </w:rPr>
        <w:t>[5]. J. Song, W. Cheng, M. Nie, X. He, W. Nam, J. Cheng, and W. Zhou, Partial Leidenfrost Evaporation-Assisted Ultrasensitive Surface-Enhanced Raman Spectroscopy in a Janus Water Droplet on Hierarchical Plasmonic Micro-/Nanostructures, ACS Nano, 14 (8) (2020) 9521-9531.</w:t>
      </w:r>
      <w:bookmarkEnd w:id="1028"/>
    </w:p>
    <w:p w14:paraId="7F4020E3" w14:textId="77777777" w:rsidR="00AF0C39" w:rsidRPr="00AF0C39" w:rsidRDefault="00AF0C39" w:rsidP="00AF0C39">
      <w:pPr>
        <w:pStyle w:val="EndNoteBibliography"/>
        <w:rPr>
          <w:sz w:val="24"/>
        </w:rPr>
      </w:pPr>
      <w:bookmarkStart w:id="1029" w:name="_ENREF_6"/>
      <w:r w:rsidRPr="00AF0C39">
        <w:rPr>
          <w:sz w:val="24"/>
        </w:rPr>
        <w:t>[6]. X. He and J. Cheng, Evaporation-triggered directional transport of asymmetrically confined droplets, Journal of Colloid and Interface Science, 604 (2021) 550-561.</w:t>
      </w:r>
      <w:bookmarkEnd w:id="1029"/>
    </w:p>
    <w:p w14:paraId="16E8C494" w14:textId="77777777" w:rsidR="00AF0C39" w:rsidRPr="00AF0C39" w:rsidRDefault="00AF0C39" w:rsidP="00AF0C39">
      <w:pPr>
        <w:pStyle w:val="EndNoteBibliography"/>
        <w:rPr>
          <w:sz w:val="24"/>
        </w:rPr>
      </w:pPr>
      <w:bookmarkStart w:id="1030" w:name="_ENREF_7"/>
      <w:r w:rsidRPr="00AF0C39">
        <w:rPr>
          <w:sz w:val="24"/>
        </w:rPr>
        <w:lastRenderedPageBreak/>
        <w:t>[7]. S.A. Putnam, A.M. Briones, L.W. Byrd, J.S. Ervin, M.S. Hanchak, A. White, and J.G. Jones, Microdroplet evaporation on superheated surfaces, International Journal of Heat and Mass Transfer, 55 (21) (2012) 5793-5807.</w:t>
      </w:r>
      <w:bookmarkEnd w:id="1030"/>
    </w:p>
    <w:p w14:paraId="1AEA4546" w14:textId="77777777" w:rsidR="00AF0C39" w:rsidRPr="00AF0C39" w:rsidRDefault="00AF0C39" w:rsidP="00AF0C39">
      <w:pPr>
        <w:pStyle w:val="EndNoteBibliography"/>
        <w:rPr>
          <w:sz w:val="24"/>
        </w:rPr>
      </w:pPr>
      <w:bookmarkStart w:id="1031" w:name="_ENREF_8"/>
      <w:r w:rsidRPr="00AF0C39">
        <w:rPr>
          <w:sz w:val="24"/>
        </w:rPr>
        <w:t>[8]. P. Tsai, R.G. Lammertink, M. Wessling, and D. Lohse, Evaporation-triggered wetting transition for water droplets upon hydrophobic microstructures, Physical review letters, 104 (11) (2010) 116102.</w:t>
      </w:r>
      <w:bookmarkEnd w:id="1031"/>
    </w:p>
    <w:p w14:paraId="7F0E4605" w14:textId="77777777" w:rsidR="00AF0C39" w:rsidRPr="00AF0C39" w:rsidRDefault="00AF0C39" w:rsidP="00AF0C39">
      <w:pPr>
        <w:pStyle w:val="EndNoteBibliography"/>
        <w:rPr>
          <w:sz w:val="24"/>
        </w:rPr>
      </w:pPr>
      <w:bookmarkStart w:id="1032" w:name="_ENREF_9"/>
      <w:r w:rsidRPr="00AF0C39">
        <w:rPr>
          <w:sz w:val="24"/>
        </w:rPr>
        <w:t>[9]. L. Zhao and J. Cheng. Contact Line Dynamics of Water Droplets Spreading on Nano-Structured Teflon Surfaces in Dropwise Condensation. in Heat Transfer Summer Conference. 2017. American Society of Mechanical Engineers.</w:t>
      </w:r>
      <w:bookmarkEnd w:id="1032"/>
    </w:p>
    <w:p w14:paraId="327C0C89" w14:textId="77777777" w:rsidR="00AF0C39" w:rsidRPr="00AF0C39" w:rsidRDefault="00AF0C39" w:rsidP="00AF0C39">
      <w:pPr>
        <w:pStyle w:val="EndNoteBibliography"/>
        <w:rPr>
          <w:sz w:val="24"/>
        </w:rPr>
      </w:pPr>
      <w:bookmarkStart w:id="1033" w:name="_ENREF_10"/>
      <w:r w:rsidRPr="00AF0C39">
        <w:rPr>
          <w:sz w:val="24"/>
        </w:rPr>
        <w:t>[10]. L. Zhao and J. Cheng, The mechanism and universal scaling law of the contact line friction for the Cassie-state droplets on nanostructured ultrahydrophobic surfaces, Nanoscale, 10 (14) (2018) 6426-6436.</w:t>
      </w:r>
      <w:bookmarkEnd w:id="1033"/>
    </w:p>
    <w:p w14:paraId="1702DA50" w14:textId="77777777" w:rsidR="00AF0C39" w:rsidRPr="00AF0C39" w:rsidRDefault="00AF0C39" w:rsidP="00AF0C39">
      <w:pPr>
        <w:pStyle w:val="EndNoteBibliography"/>
        <w:rPr>
          <w:sz w:val="24"/>
        </w:rPr>
      </w:pPr>
      <w:bookmarkStart w:id="1034" w:name="_ENREF_11"/>
      <w:r w:rsidRPr="00AF0C39">
        <w:rPr>
          <w:sz w:val="24"/>
        </w:rPr>
        <w:t>[11]. X. He, L. Zhao, and J. Cheng, Coalescence-Induced Swift Jumping of Nanodroplets on Curved Surfaces, Langmuir, 35 (30) (2019) 9979-9987.</w:t>
      </w:r>
      <w:bookmarkEnd w:id="1034"/>
    </w:p>
    <w:p w14:paraId="09089A03" w14:textId="77777777" w:rsidR="00AF0C39" w:rsidRPr="00AF0C39" w:rsidRDefault="00AF0C39" w:rsidP="00AF0C39">
      <w:pPr>
        <w:pStyle w:val="EndNoteBibliography"/>
        <w:rPr>
          <w:sz w:val="24"/>
        </w:rPr>
      </w:pPr>
      <w:bookmarkStart w:id="1035" w:name="_ENREF_12"/>
      <w:r w:rsidRPr="00AF0C39">
        <w:rPr>
          <w:sz w:val="24"/>
        </w:rPr>
        <w:t xml:space="preserve">[12]. L.S. Lam, M. Hodes, and R. Enright, Analysis of Galinstan-Based Microgap Cooling Enhancement Using Structured Surfaces, Journal of Heat Transfer, 137 (9) (2015) </w:t>
      </w:r>
      <w:bookmarkEnd w:id="1035"/>
    </w:p>
    <w:p w14:paraId="07B3B07B" w14:textId="77777777" w:rsidR="00AF0C39" w:rsidRPr="00AF0C39" w:rsidRDefault="00AF0C39" w:rsidP="00AF0C39">
      <w:pPr>
        <w:pStyle w:val="EndNoteBibliography"/>
        <w:rPr>
          <w:sz w:val="24"/>
        </w:rPr>
      </w:pPr>
      <w:bookmarkStart w:id="1036" w:name="_ENREF_13"/>
      <w:r w:rsidRPr="00AF0C39">
        <w:rPr>
          <w:sz w:val="24"/>
        </w:rPr>
        <w:t xml:space="preserve">[13]. A. Al-Sharafi, B.S. Yilbas, and H. Ali, Droplet Heat Transfer on Micropost Arrays With Hydrophobic and Hydrophilic Characteristics, Journal of Heat Transfer, 140 (7) (2018) </w:t>
      </w:r>
      <w:bookmarkEnd w:id="1036"/>
    </w:p>
    <w:p w14:paraId="3FAE2EC7" w14:textId="77777777" w:rsidR="00AF0C39" w:rsidRPr="00AF0C39" w:rsidRDefault="00AF0C39" w:rsidP="00AF0C39">
      <w:pPr>
        <w:pStyle w:val="EndNoteBibliography"/>
        <w:rPr>
          <w:sz w:val="24"/>
        </w:rPr>
      </w:pPr>
      <w:bookmarkStart w:id="1037" w:name="_ENREF_14"/>
      <w:r w:rsidRPr="00AF0C39">
        <w:rPr>
          <w:sz w:val="24"/>
        </w:rPr>
        <w:t xml:space="preserve">[14]. C.-C. Hsu, Y.-A. Lee, C.-H. Wu, and C.S.S. Kumar, Self-propelled sessile droplets on a superheated and heterogeneous wetting surface, Colloids and Surfaces A: Physicochemical and Engineering Aspects, 612 (2021) </w:t>
      </w:r>
      <w:bookmarkEnd w:id="1037"/>
    </w:p>
    <w:p w14:paraId="63C48C08" w14:textId="77777777" w:rsidR="00AF0C39" w:rsidRPr="00AF0C39" w:rsidRDefault="00AF0C39" w:rsidP="00AF0C39">
      <w:pPr>
        <w:pStyle w:val="EndNoteBibliography"/>
        <w:rPr>
          <w:sz w:val="24"/>
        </w:rPr>
      </w:pPr>
      <w:bookmarkStart w:id="1038" w:name="_ENREF_15"/>
      <w:r w:rsidRPr="00AF0C39">
        <w:rPr>
          <w:sz w:val="24"/>
        </w:rPr>
        <w:t>[15]. F.G.H. Schofield, S.K. Wilson, D. Pritchard, and K. Sefiane, The lifetimes of evaporating sessile droplets are significantly extended by strong thermal effects, Journal of Fluid Mechanics, 851 (2018) 231-244.</w:t>
      </w:r>
      <w:bookmarkEnd w:id="1038"/>
    </w:p>
    <w:p w14:paraId="6D153263" w14:textId="77777777" w:rsidR="00AF0C39" w:rsidRPr="00AF0C39" w:rsidRDefault="00AF0C39" w:rsidP="00AF0C39">
      <w:pPr>
        <w:pStyle w:val="EndNoteBibliography"/>
        <w:rPr>
          <w:sz w:val="24"/>
        </w:rPr>
      </w:pPr>
      <w:bookmarkStart w:id="1039" w:name="_ENREF_16"/>
      <w:r w:rsidRPr="00AF0C39">
        <w:rPr>
          <w:sz w:val="24"/>
        </w:rPr>
        <w:t>[16]. B. Sobac and D. Brutin, Thermal effects of the substrate on water droplet evaporation, Phys Rev E 86 (2 Pt 1) (2012) 021602.</w:t>
      </w:r>
      <w:bookmarkEnd w:id="1039"/>
    </w:p>
    <w:p w14:paraId="56EEB6F6" w14:textId="77777777" w:rsidR="00AF0C39" w:rsidRPr="00AF0C39" w:rsidRDefault="00AF0C39" w:rsidP="00AF0C39">
      <w:pPr>
        <w:pStyle w:val="EndNoteBibliography"/>
        <w:rPr>
          <w:sz w:val="24"/>
        </w:rPr>
      </w:pPr>
      <w:bookmarkStart w:id="1040" w:name="_ENREF_17"/>
      <w:r w:rsidRPr="00AF0C39">
        <w:rPr>
          <w:sz w:val="24"/>
        </w:rPr>
        <w:t>[17]. K. Gleason, H. Voota, and S.A. Putnam, Steady-state droplet evaporation: Contact angle influence on the evaporation efficiency, International Journal of Heat and Mass Transfer, 101 (2016) 418-426.</w:t>
      </w:r>
      <w:bookmarkEnd w:id="1040"/>
    </w:p>
    <w:p w14:paraId="25586115" w14:textId="77777777" w:rsidR="00AF0C39" w:rsidRPr="00AF0C39" w:rsidRDefault="00AF0C39" w:rsidP="00AF0C39">
      <w:pPr>
        <w:pStyle w:val="EndNoteBibliography"/>
        <w:rPr>
          <w:sz w:val="24"/>
        </w:rPr>
      </w:pPr>
      <w:bookmarkStart w:id="1041" w:name="_ENREF_18"/>
      <w:r w:rsidRPr="00AF0C39">
        <w:rPr>
          <w:sz w:val="24"/>
        </w:rPr>
        <w:t>[18]. S. Adera, R. Raj, R. Enright, and E.N. Wang, Non-wetting droplets on hot superhydrophilic surfaces, Nat. Commun., 4 (2013) 2518.</w:t>
      </w:r>
      <w:bookmarkEnd w:id="1041"/>
    </w:p>
    <w:p w14:paraId="5C3A3415" w14:textId="77777777" w:rsidR="00AF0C39" w:rsidRPr="00AF0C39" w:rsidRDefault="00AF0C39" w:rsidP="00AF0C39">
      <w:pPr>
        <w:pStyle w:val="EndNoteBibliography"/>
        <w:rPr>
          <w:sz w:val="24"/>
        </w:rPr>
      </w:pPr>
      <w:bookmarkStart w:id="1042" w:name="_ENREF_19"/>
      <w:r w:rsidRPr="00AF0C39">
        <w:rPr>
          <w:sz w:val="24"/>
        </w:rPr>
        <w:t>[19]. R. Hays, D. Maynes, and J. Crockett, Thermal transport to droplets on heated superhydrophobic substrates, Int. J. Heat Mass Transfer, 98 (2016) 70-80.</w:t>
      </w:r>
      <w:bookmarkEnd w:id="1042"/>
    </w:p>
    <w:p w14:paraId="5316E210" w14:textId="77777777" w:rsidR="00AF0C39" w:rsidRPr="00AF0C39" w:rsidRDefault="00AF0C39" w:rsidP="00AF0C39">
      <w:pPr>
        <w:pStyle w:val="EndNoteBibliography"/>
        <w:rPr>
          <w:sz w:val="24"/>
        </w:rPr>
      </w:pPr>
      <w:bookmarkStart w:id="1043" w:name="_ENREF_20"/>
      <w:r w:rsidRPr="00AF0C39">
        <w:rPr>
          <w:sz w:val="24"/>
        </w:rPr>
        <w:t>[20]. M.S. Hanchak, A.M. Briones, J.S. Ervin, and L.W. Byrd, One-dimensional models of nanoliter droplet evaporation from a hot surface in the transition regime, International Journal of Heat and Mass Transfer, 57 (2) (2013) 473-483.</w:t>
      </w:r>
      <w:bookmarkEnd w:id="1043"/>
    </w:p>
    <w:p w14:paraId="29E52B02" w14:textId="77777777" w:rsidR="00AF0C39" w:rsidRPr="00AF0C39" w:rsidRDefault="00AF0C39" w:rsidP="00AF0C39">
      <w:pPr>
        <w:pStyle w:val="EndNoteBibliography"/>
        <w:rPr>
          <w:sz w:val="24"/>
        </w:rPr>
      </w:pPr>
      <w:bookmarkStart w:id="1044" w:name="_ENREF_21"/>
      <w:r w:rsidRPr="00AF0C39">
        <w:rPr>
          <w:sz w:val="24"/>
        </w:rPr>
        <w:t>[21]. S.Y. Misyura, Contact angle and droplet heat transfer during evaporation on structured and smooth surfaces of heated wall, Applied Surface Science, 414 (2017) 188-196.</w:t>
      </w:r>
      <w:bookmarkEnd w:id="1044"/>
    </w:p>
    <w:p w14:paraId="0BE22CDF" w14:textId="77777777" w:rsidR="00AF0C39" w:rsidRPr="00AF0C39" w:rsidRDefault="00AF0C39" w:rsidP="00AF0C39">
      <w:pPr>
        <w:pStyle w:val="EndNoteBibliography"/>
        <w:rPr>
          <w:sz w:val="24"/>
        </w:rPr>
      </w:pPr>
      <w:bookmarkStart w:id="1045" w:name="_ENREF_22"/>
      <w:r w:rsidRPr="00AF0C39">
        <w:rPr>
          <w:sz w:val="24"/>
        </w:rPr>
        <w:t>[22]. M.A. Kadhim, N. Kapur, J.L. Summers, and H. Thompson, Experimental and Theoretical Investigation of Droplet Evaporation on Heated Hydrophilic and Hydrophobic Surfaces, Langmuir, 35 (19) (2019) 6256-6266.</w:t>
      </w:r>
      <w:bookmarkEnd w:id="1045"/>
    </w:p>
    <w:p w14:paraId="668CFCCC" w14:textId="77777777" w:rsidR="00AF0C39" w:rsidRPr="00AF0C39" w:rsidRDefault="00AF0C39" w:rsidP="00AF0C39">
      <w:pPr>
        <w:pStyle w:val="EndNoteBibliography"/>
        <w:rPr>
          <w:sz w:val="24"/>
        </w:rPr>
      </w:pPr>
      <w:bookmarkStart w:id="1046" w:name="_ENREF_23"/>
      <w:r w:rsidRPr="00AF0C39">
        <w:rPr>
          <w:sz w:val="24"/>
        </w:rPr>
        <w:lastRenderedPageBreak/>
        <w:t>[23]. L. Liu, X. Liang, X. Wang, S. Kong, K. Zhang, and M. Mi, Evaporation of a sessile water droplet during depressurization, International Journal of Thermal Sciences, 159 (2021) 106587.</w:t>
      </w:r>
      <w:bookmarkEnd w:id="1046"/>
    </w:p>
    <w:p w14:paraId="09C07C6C" w14:textId="77777777" w:rsidR="00AF0C39" w:rsidRPr="00AF0C39" w:rsidRDefault="00AF0C39" w:rsidP="00AF0C39">
      <w:pPr>
        <w:pStyle w:val="EndNoteBibliography"/>
        <w:rPr>
          <w:sz w:val="24"/>
        </w:rPr>
      </w:pPr>
      <w:bookmarkStart w:id="1047" w:name="_ENREF_24"/>
      <w:r w:rsidRPr="00AF0C39">
        <w:rPr>
          <w:sz w:val="24"/>
        </w:rPr>
        <w:t>[24]. L. Bansal, S. Chakraborty, and S. Basu, Confinement-induced alterations in the evaporation dynamics of sessile droplets, Soft Matter, 13 (5) (2017) 969-977.</w:t>
      </w:r>
      <w:bookmarkEnd w:id="1047"/>
    </w:p>
    <w:p w14:paraId="09B0807B" w14:textId="77777777" w:rsidR="00AF0C39" w:rsidRPr="00AF0C39" w:rsidRDefault="00AF0C39" w:rsidP="00AF0C39">
      <w:pPr>
        <w:pStyle w:val="EndNoteBibliography"/>
        <w:rPr>
          <w:sz w:val="24"/>
        </w:rPr>
      </w:pPr>
      <w:bookmarkStart w:id="1048" w:name="_ENREF_25"/>
      <w:r w:rsidRPr="00AF0C39">
        <w:rPr>
          <w:sz w:val="24"/>
        </w:rPr>
        <w:t>[25]. S. Semenov, F. Carle, M. Medale, and D. Brutin, Boundary conditions for a one-sided numerical model of evaporative instabilities in sessile drops of ethanol on heated substrates, Phys Rev E, 96 (6-1) (2017) 063113.</w:t>
      </w:r>
      <w:bookmarkEnd w:id="1048"/>
    </w:p>
    <w:p w14:paraId="018AEDA7" w14:textId="77777777" w:rsidR="00AF0C39" w:rsidRPr="00AF0C39" w:rsidRDefault="00AF0C39" w:rsidP="00AF0C39">
      <w:pPr>
        <w:pStyle w:val="EndNoteBibliography"/>
        <w:rPr>
          <w:sz w:val="24"/>
        </w:rPr>
      </w:pPr>
      <w:bookmarkStart w:id="1049" w:name="_ENREF_26"/>
      <w:r w:rsidRPr="00AF0C39">
        <w:rPr>
          <w:sz w:val="24"/>
        </w:rPr>
        <w:t>[26]. R.G. Picknett and R. Bexon, The evaporation of sessile or pendant drops in still air, Journal of Colloid and Interface Science, 61 (2) (1977) 336-350.</w:t>
      </w:r>
      <w:bookmarkEnd w:id="1049"/>
    </w:p>
    <w:p w14:paraId="11276244" w14:textId="77777777" w:rsidR="00AF0C39" w:rsidRPr="00AF0C39" w:rsidRDefault="00AF0C39" w:rsidP="00AF0C39">
      <w:pPr>
        <w:pStyle w:val="EndNoteBibliography"/>
        <w:rPr>
          <w:sz w:val="24"/>
        </w:rPr>
      </w:pPr>
      <w:bookmarkStart w:id="1050" w:name="_ENREF_27"/>
      <w:r w:rsidRPr="00AF0C39">
        <w:rPr>
          <w:sz w:val="24"/>
        </w:rPr>
        <w:t>[27]. M.E.R. Shanahan, Simple Theory of "Stick-Slip" Wetting Hysteresis, Langmuir, 11 (3) (1995) 1041-1043.</w:t>
      </w:r>
      <w:bookmarkEnd w:id="1050"/>
    </w:p>
    <w:p w14:paraId="03DE213A" w14:textId="77777777" w:rsidR="00AF0C39" w:rsidRPr="00AF0C39" w:rsidRDefault="00AF0C39" w:rsidP="00AF0C39">
      <w:pPr>
        <w:pStyle w:val="EndNoteBibliography"/>
        <w:rPr>
          <w:sz w:val="24"/>
        </w:rPr>
      </w:pPr>
      <w:bookmarkStart w:id="1051" w:name="_ENREF_28"/>
      <w:r w:rsidRPr="00AF0C39">
        <w:rPr>
          <w:sz w:val="24"/>
        </w:rPr>
        <w:t>[28]. N.N. Lebedev, Special Functions and Their Applications. Prentice-Hall. Englewood Cliffs, NJ, USA. 1965.</w:t>
      </w:r>
      <w:bookmarkEnd w:id="1051"/>
    </w:p>
    <w:p w14:paraId="39F17FE4" w14:textId="77777777" w:rsidR="00AF0C39" w:rsidRPr="00AF0C39" w:rsidRDefault="00AF0C39" w:rsidP="00AF0C39">
      <w:pPr>
        <w:pStyle w:val="EndNoteBibliography"/>
        <w:rPr>
          <w:sz w:val="24"/>
        </w:rPr>
      </w:pPr>
      <w:bookmarkStart w:id="1052" w:name="_ENREF_29"/>
      <w:r w:rsidRPr="00AF0C39">
        <w:rPr>
          <w:sz w:val="24"/>
        </w:rPr>
        <w:t>[29]. R.G.L. Hua Hu, Evaporation of a Sessile droplet on a substrate, J Phys Chem B, 106 (2002) 1334-1344.</w:t>
      </w:r>
      <w:bookmarkEnd w:id="1052"/>
    </w:p>
    <w:p w14:paraId="01662EF6" w14:textId="77777777" w:rsidR="00AF0C39" w:rsidRPr="00AF0C39" w:rsidRDefault="00AF0C39" w:rsidP="00AF0C39">
      <w:pPr>
        <w:pStyle w:val="EndNoteBibliography"/>
        <w:rPr>
          <w:sz w:val="24"/>
        </w:rPr>
      </w:pPr>
      <w:bookmarkStart w:id="1053" w:name="_ENREF_30"/>
      <w:r w:rsidRPr="00AF0C39">
        <w:rPr>
          <w:sz w:val="24"/>
        </w:rPr>
        <w:t xml:space="preserve">[30]. Robert D. Deegan, Olgica Bakajin, Todd F. Dupont, Greg Huber, Sidney R. Nagel, and T.A. Witten, Contact line deposits in an evaporating drop, Phys Rev E, 62 (2000) </w:t>
      </w:r>
      <w:bookmarkEnd w:id="1053"/>
    </w:p>
    <w:p w14:paraId="4641A7F8" w14:textId="77777777" w:rsidR="00AF0C39" w:rsidRPr="00AF0C39" w:rsidRDefault="00AF0C39" w:rsidP="00AF0C39">
      <w:pPr>
        <w:pStyle w:val="EndNoteBibliography"/>
        <w:rPr>
          <w:sz w:val="24"/>
        </w:rPr>
      </w:pPr>
      <w:bookmarkStart w:id="1054" w:name="_ENREF_31"/>
      <w:r w:rsidRPr="00AF0C39">
        <w:rPr>
          <w:sz w:val="24"/>
        </w:rPr>
        <w:t>[31]. Y.O. Popov, Evaporative deposition patterns: spatial dimensions of the deposit, Phys. Rev. E 71 (3) (2005) 1-17.</w:t>
      </w:r>
      <w:bookmarkEnd w:id="1054"/>
    </w:p>
    <w:p w14:paraId="50E59733" w14:textId="77777777" w:rsidR="00AF0C39" w:rsidRPr="00AF0C39" w:rsidRDefault="00AF0C39" w:rsidP="00AF0C39">
      <w:pPr>
        <w:pStyle w:val="EndNoteBibliography"/>
        <w:rPr>
          <w:sz w:val="24"/>
        </w:rPr>
      </w:pPr>
      <w:bookmarkStart w:id="1055" w:name="_ENREF_32"/>
      <w:r w:rsidRPr="00AF0C39">
        <w:rPr>
          <w:sz w:val="24"/>
        </w:rPr>
        <w:t>[32]. T.A.H. Nguyen, A.V. Nguyen, M.A. Hampton, Z.P. Xu, L. Huang, and V. Rudolph, Theoretical and experimental analysis of droplet evaporation on solid surfaces, Chemical Engineering Science, 69 (1) (2012) 522-529.</w:t>
      </w:r>
      <w:bookmarkEnd w:id="1055"/>
    </w:p>
    <w:p w14:paraId="286CCEED" w14:textId="77777777" w:rsidR="00AF0C39" w:rsidRPr="00AF0C39" w:rsidRDefault="00AF0C39" w:rsidP="00AF0C39">
      <w:pPr>
        <w:pStyle w:val="EndNoteBibliography"/>
        <w:rPr>
          <w:sz w:val="24"/>
        </w:rPr>
      </w:pPr>
      <w:bookmarkStart w:id="1056" w:name="_ENREF_33"/>
      <w:r w:rsidRPr="00AF0C39">
        <w:rPr>
          <w:sz w:val="24"/>
        </w:rPr>
        <w:t>[33]. H. Gelderblom, Á.G. Marín, H. Nair, A. van Houselt, L. Lefferts, J.H. Snoeijer, and D. Lohse, How water droplets evaporate on a superhydrophobic substrate, Physical Review E, 83 (2) (2011) 026306.</w:t>
      </w:r>
      <w:bookmarkEnd w:id="1056"/>
    </w:p>
    <w:p w14:paraId="47224EC8" w14:textId="77777777" w:rsidR="00AF0C39" w:rsidRPr="00AF0C39" w:rsidRDefault="00AF0C39" w:rsidP="00AF0C39">
      <w:pPr>
        <w:pStyle w:val="EndNoteBibliography"/>
        <w:rPr>
          <w:sz w:val="24"/>
        </w:rPr>
      </w:pPr>
      <w:bookmarkStart w:id="1057" w:name="_ENREF_34"/>
      <w:r w:rsidRPr="00AF0C39">
        <w:rPr>
          <w:sz w:val="24"/>
        </w:rPr>
        <w:t>[34]. S. Dash and S.V. Garimella, Droplet evaporation dynamics on a superhydrophobic surface with negligible hysteresis, Langmuir, 29 (34) (2013) 10785-95.</w:t>
      </w:r>
      <w:bookmarkEnd w:id="1057"/>
    </w:p>
    <w:p w14:paraId="1B1D5CC7" w14:textId="77777777" w:rsidR="00AF0C39" w:rsidRPr="00AF0C39" w:rsidRDefault="00AF0C39" w:rsidP="00AF0C39">
      <w:pPr>
        <w:pStyle w:val="EndNoteBibliography"/>
        <w:rPr>
          <w:sz w:val="24"/>
        </w:rPr>
      </w:pPr>
      <w:bookmarkStart w:id="1058" w:name="_ENREF_35"/>
      <w:r w:rsidRPr="00AF0C39">
        <w:rPr>
          <w:sz w:val="24"/>
        </w:rPr>
        <w:t xml:space="preserve">[35]. A. Aldhaleai, F. Khan, T. Thundat, and P.A. Tsai, Evaporation dynamics of water droplets on superhydrophobic nanograss surfaces, International Journal of Heat and Mass Transfer, 160 (2020) </w:t>
      </w:r>
      <w:bookmarkEnd w:id="1058"/>
    </w:p>
    <w:p w14:paraId="639ECC62" w14:textId="77777777" w:rsidR="00AF0C39" w:rsidRPr="00AF0C39" w:rsidRDefault="00AF0C39" w:rsidP="00AF0C39">
      <w:pPr>
        <w:pStyle w:val="EndNoteBibliography"/>
        <w:rPr>
          <w:sz w:val="24"/>
        </w:rPr>
      </w:pPr>
      <w:bookmarkStart w:id="1059" w:name="_ENREF_36"/>
      <w:r w:rsidRPr="00AF0C39">
        <w:rPr>
          <w:sz w:val="24"/>
        </w:rPr>
        <w:t>[36]. S. Dash and S.V. Garimella, Droplet evaporation on heated hydrophobic and superhydrophobic surfaces, Phys Rev E, 89 (2014) 042402.</w:t>
      </w:r>
      <w:bookmarkEnd w:id="1059"/>
    </w:p>
    <w:p w14:paraId="0D26F349" w14:textId="77777777" w:rsidR="00AF0C39" w:rsidRPr="00AF0C39" w:rsidRDefault="00AF0C39" w:rsidP="00AF0C39">
      <w:pPr>
        <w:pStyle w:val="EndNoteBibliography"/>
        <w:rPr>
          <w:sz w:val="24"/>
        </w:rPr>
      </w:pPr>
      <w:bookmarkStart w:id="1060" w:name="_ENREF_37"/>
      <w:r w:rsidRPr="00AF0C39">
        <w:rPr>
          <w:sz w:val="24"/>
        </w:rPr>
        <w:t>[37]. R.N. Wenzel, Resistance of Solid Surfaces to Wetting by Water, Industrial &amp; Engineering Chemistry, 28 (8) (1936) 988-994.</w:t>
      </w:r>
      <w:bookmarkEnd w:id="1060"/>
    </w:p>
    <w:p w14:paraId="59B46AC0" w14:textId="77777777" w:rsidR="00AF0C39" w:rsidRPr="00AF0C39" w:rsidRDefault="00AF0C39" w:rsidP="00AF0C39">
      <w:pPr>
        <w:pStyle w:val="EndNoteBibliography"/>
        <w:rPr>
          <w:sz w:val="24"/>
        </w:rPr>
      </w:pPr>
      <w:bookmarkStart w:id="1061" w:name="_ENREF_38"/>
      <w:r w:rsidRPr="00AF0C39">
        <w:rPr>
          <w:sz w:val="24"/>
        </w:rPr>
        <w:t>[38]. G. McHale, S. Aqil, N.J. Shirtcliffe, M.I. Newton, and H.Y. Erbil, Analysis of droplet evaporation on a superhydrophobic surface, Langmuir, 21 (2005) 11053-11060.</w:t>
      </w:r>
      <w:bookmarkEnd w:id="1061"/>
    </w:p>
    <w:p w14:paraId="6BCD07EA" w14:textId="77777777" w:rsidR="00AF0C39" w:rsidRPr="00AF0C39" w:rsidRDefault="00AF0C39" w:rsidP="00AF0C39">
      <w:pPr>
        <w:pStyle w:val="EndNoteBibliography"/>
        <w:rPr>
          <w:sz w:val="24"/>
        </w:rPr>
      </w:pPr>
      <w:bookmarkStart w:id="1062" w:name="_ENREF_39"/>
      <w:r w:rsidRPr="00AF0C39">
        <w:rPr>
          <w:sz w:val="24"/>
        </w:rPr>
        <w:t xml:space="preserve">[39]. M. Wei, Y. Song, Y. Zhu, D.J. Preston, C.S. Tan, and E.N. Wang, Heat transfer suppression by suspended droplets on microstructured surfaces, Applied Physics Letters, 116 (23) (2020) </w:t>
      </w:r>
      <w:bookmarkEnd w:id="1062"/>
    </w:p>
    <w:p w14:paraId="5D79B64D" w14:textId="77777777" w:rsidR="00AF0C39" w:rsidRPr="00AF0C39" w:rsidRDefault="00AF0C39" w:rsidP="00AF0C39">
      <w:pPr>
        <w:pStyle w:val="EndNoteBibliography"/>
        <w:rPr>
          <w:sz w:val="24"/>
        </w:rPr>
      </w:pPr>
      <w:bookmarkStart w:id="1063" w:name="_ENREF_40"/>
      <w:r w:rsidRPr="00AF0C39">
        <w:rPr>
          <w:sz w:val="24"/>
        </w:rPr>
        <w:t xml:space="preserve">[40]. H.-m. Kwon, J.C. Bird, and K.K. Varanasi, Increasing Leidenfrost point using micro-nano hierarchical surface structures, Applied Physics Letters, 103 (20) (2013) </w:t>
      </w:r>
      <w:bookmarkEnd w:id="1063"/>
    </w:p>
    <w:p w14:paraId="1DF7FF98" w14:textId="77777777" w:rsidR="00AF0C39" w:rsidRPr="00AF0C39" w:rsidRDefault="00AF0C39" w:rsidP="00AF0C39">
      <w:pPr>
        <w:pStyle w:val="EndNoteBibliography"/>
        <w:rPr>
          <w:sz w:val="24"/>
        </w:rPr>
      </w:pPr>
      <w:bookmarkStart w:id="1064" w:name="_ENREF_41"/>
      <w:r w:rsidRPr="00AF0C39">
        <w:rPr>
          <w:sz w:val="24"/>
        </w:rPr>
        <w:t xml:space="preserve">[41]. D. Tam, V. von Arnim, G.H. McKinley, and A.E. Hosoi, Marangoni convection in droplets </w:t>
      </w:r>
      <w:r w:rsidRPr="00AF0C39">
        <w:rPr>
          <w:sz w:val="24"/>
        </w:rPr>
        <w:lastRenderedPageBreak/>
        <w:t>on superhydrophobic surfaces, Journal of Fluid Mechanics, 624 (2009) 101-123.</w:t>
      </w:r>
      <w:bookmarkEnd w:id="1064"/>
    </w:p>
    <w:p w14:paraId="66294785" w14:textId="77777777" w:rsidR="00AF0C39" w:rsidRPr="00AF0C39" w:rsidRDefault="00AF0C39" w:rsidP="00AF0C39">
      <w:pPr>
        <w:pStyle w:val="EndNoteBibliography"/>
        <w:rPr>
          <w:sz w:val="24"/>
        </w:rPr>
      </w:pPr>
      <w:bookmarkStart w:id="1065" w:name="_ENREF_42"/>
      <w:r w:rsidRPr="00AF0C39">
        <w:rPr>
          <w:sz w:val="24"/>
        </w:rPr>
        <w:t xml:space="preserve">[42]. J. Cheng, A. Vandadi, and C.-L. Chen, Condensation heat transfer on two-tier superhydrophobic surfaces, Appl. Phys. Lett., 101 (13) (2012) </w:t>
      </w:r>
      <w:bookmarkEnd w:id="1065"/>
    </w:p>
    <w:p w14:paraId="797629A0" w14:textId="77777777" w:rsidR="00AF0C39" w:rsidRPr="00AF0C39" w:rsidRDefault="00AF0C39" w:rsidP="00AF0C39">
      <w:pPr>
        <w:pStyle w:val="EndNoteBibliography"/>
        <w:rPr>
          <w:sz w:val="24"/>
        </w:rPr>
      </w:pPr>
      <w:bookmarkStart w:id="1066" w:name="_ENREF_43"/>
      <w:r w:rsidRPr="00AF0C39">
        <w:rPr>
          <w:sz w:val="24"/>
        </w:rPr>
        <w:t>[43]. A. Vandadi, L. Zhao, and J. Cheng, Resistant energy analysis of self-pulling process during dropwise condensation on superhydrophobic surfaces, Nanoscale Adv., 1 (3) (2019) 1136-1147.</w:t>
      </w:r>
      <w:bookmarkEnd w:id="1066"/>
    </w:p>
    <w:p w14:paraId="1E6010B7" w14:textId="77777777" w:rsidR="00AF0C39" w:rsidRPr="00AF0C39" w:rsidRDefault="00AF0C39" w:rsidP="00AF0C39">
      <w:pPr>
        <w:pStyle w:val="EndNoteBibliography"/>
        <w:rPr>
          <w:sz w:val="24"/>
        </w:rPr>
      </w:pPr>
      <w:bookmarkStart w:id="1067" w:name="_ENREF_44"/>
      <w:r w:rsidRPr="00AF0C39">
        <w:rPr>
          <w:sz w:val="24"/>
        </w:rPr>
        <w:t>[44]. X. Liu, P.R. Coxon, M. Peters, B. Hoex, J.M. Cole, and D.J. Fray, Black silicon: fabrication methods, properties and solar energy applications, Energy &amp; Environmental Science, 7 (10) (2014) 3223-3263.</w:t>
      </w:r>
      <w:bookmarkEnd w:id="1067"/>
    </w:p>
    <w:p w14:paraId="29593DF5" w14:textId="77777777" w:rsidR="00AF0C39" w:rsidRPr="00AF0C39" w:rsidRDefault="00AF0C39" w:rsidP="00AF0C39">
      <w:pPr>
        <w:pStyle w:val="EndNoteBibliography"/>
        <w:rPr>
          <w:sz w:val="24"/>
        </w:rPr>
      </w:pPr>
      <w:bookmarkStart w:id="1068" w:name="_ENREF_45"/>
      <w:r w:rsidRPr="00AF0C39">
        <w:rPr>
          <w:sz w:val="24"/>
        </w:rPr>
        <w:t>[45]. M. Badv, I.H. Jaffer, J.I. Weitz, and T.F. Didar, An omniphobic lubricant-infused coating produced by chemical vapor deposition of hydrophobic organosilanes attenuates clotting on catheter surfaces, Sci. Rep., 7 (1) (2017) 11639.</w:t>
      </w:r>
      <w:bookmarkEnd w:id="1068"/>
    </w:p>
    <w:p w14:paraId="339A05CA" w14:textId="77777777" w:rsidR="00AF0C39" w:rsidRPr="00AF0C39" w:rsidRDefault="00AF0C39" w:rsidP="00AF0C39">
      <w:pPr>
        <w:pStyle w:val="EndNoteBibliography"/>
        <w:rPr>
          <w:sz w:val="24"/>
        </w:rPr>
      </w:pPr>
      <w:bookmarkStart w:id="1069" w:name="_ENREF_46"/>
      <w:r w:rsidRPr="00AF0C39">
        <w:rPr>
          <w:sz w:val="24"/>
        </w:rPr>
        <w:t>[46]. M. di Marzo and D.D. Evans, Evaporation of a water droplet deposited on a hot high thermal conductivity solid surface, (PB--86-247871/XAB) (1986) 34.</w:t>
      </w:r>
      <w:bookmarkEnd w:id="1069"/>
    </w:p>
    <w:p w14:paraId="3157BB33" w14:textId="77777777" w:rsidR="00AF0C39" w:rsidRPr="00AF0C39" w:rsidRDefault="00AF0C39" w:rsidP="00AF0C39">
      <w:pPr>
        <w:pStyle w:val="EndNoteBibliography"/>
        <w:rPr>
          <w:sz w:val="24"/>
        </w:rPr>
      </w:pPr>
      <w:bookmarkStart w:id="1070" w:name="_ENREF_47"/>
      <w:r w:rsidRPr="00AF0C39">
        <w:rPr>
          <w:sz w:val="24"/>
        </w:rPr>
        <w:t>[47]. K.M. Itaru Michiyoshe, Heat transfer characteristics of evaporation of a liquid droplet on heated surfaces, international Journal of Heat and Mass Transfer, 21 (1977) 605-613.</w:t>
      </w:r>
      <w:bookmarkEnd w:id="1070"/>
    </w:p>
    <w:p w14:paraId="6EFCB382" w14:textId="77777777" w:rsidR="00AF0C39" w:rsidRPr="00AF0C39" w:rsidRDefault="00AF0C39" w:rsidP="00AF0C39">
      <w:pPr>
        <w:pStyle w:val="EndNoteBibliography"/>
        <w:rPr>
          <w:sz w:val="24"/>
        </w:rPr>
      </w:pPr>
      <w:bookmarkStart w:id="1071" w:name="_ENREF_48"/>
      <w:r w:rsidRPr="00AF0C39">
        <w:rPr>
          <w:sz w:val="24"/>
        </w:rPr>
        <w:t>[48]. M. Seki, H. Kawamura, and K. Sanokawa, Transient temperature profile of a hot wall due to an impinging liquid droplet, Journal of Heat Transfer, 100 (1987) 167-169.</w:t>
      </w:r>
      <w:bookmarkEnd w:id="1071"/>
    </w:p>
    <w:p w14:paraId="05D06328" w14:textId="77777777" w:rsidR="00AF0C39" w:rsidRPr="00AF0C39" w:rsidRDefault="00AF0C39" w:rsidP="00AF0C39">
      <w:pPr>
        <w:pStyle w:val="EndNoteBibliography"/>
        <w:rPr>
          <w:sz w:val="24"/>
        </w:rPr>
      </w:pPr>
      <w:bookmarkStart w:id="1072" w:name="_ENREF_49"/>
      <w:r w:rsidRPr="00AF0C39">
        <w:rPr>
          <w:sz w:val="24"/>
        </w:rPr>
        <w:t>[49]. Seri Lee, Seaho Song, Van Au, and K.P. Moran. Constriction Spreading resistance model for electroics packing. in ASME/JSME Thermal Engineering Conference. 1995.</w:t>
      </w:r>
      <w:bookmarkEnd w:id="1072"/>
    </w:p>
    <w:p w14:paraId="27E5018C" w14:textId="77777777" w:rsidR="00AF0C39" w:rsidRPr="00AF0C39" w:rsidRDefault="00AF0C39" w:rsidP="00AF0C39">
      <w:pPr>
        <w:pStyle w:val="EndNoteBibliography"/>
        <w:rPr>
          <w:sz w:val="24"/>
        </w:rPr>
      </w:pPr>
      <w:bookmarkStart w:id="1073" w:name="_ENREF_50"/>
      <w:r w:rsidRPr="00AF0C39">
        <w:rPr>
          <w:sz w:val="24"/>
        </w:rPr>
        <w:t>[50]. D.P. Kennedy, Spreading Resistance in Cylindrical Semiconductor Devices, Journal of Applied Physics, 31 (8) (1960) 1490-1497.</w:t>
      </w:r>
      <w:bookmarkEnd w:id="1073"/>
    </w:p>
    <w:p w14:paraId="1C6F4251" w14:textId="77777777" w:rsidR="00AF0C39" w:rsidRPr="00AF0C39" w:rsidRDefault="00AF0C39" w:rsidP="00AF0C39">
      <w:pPr>
        <w:pStyle w:val="EndNoteBibliography"/>
        <w:rPr>
          <w:sz w:val="24"/>
        </w:rPr>
      </w:pPr>
      <w:bookmarkStart w:id="1074" w:name="_ENREF_51"/>
      <w:r w:rsidRPr="00AF0C39">
        <w:rPr>
          <w:sz w:val="24"/>
        </w:rPr>
        <w:t>[51]. K. Gleason and S.A. Putnam, Microdroplet evaporation with a forced pinned contact line, Langmuir, 30 (34) (2014) 10548-55.</w:t>
      </w:r>
      <w:bookmarkEnd w:id="1074"/>
    </w:p>
    <w:p w14:paraId="0EA26607" w14:textId="77777777" w:rsidR="00AF0C39" w:rsidRPr="00AF0C39" w:rsidRDefault="00AF0C39" w:rsidP="00AF0C39">
      <w:pPr>
        <w:pStyle w:val="EndNoteBibliography"/>
        <w:rPr>
          <w:sz w:val="24"/>
        </w:rPr>
      </w:pPr>
      <w:bookmarkStart w:id="1075" w:name="_ENREF_52"/>
      <w:r w:rsidRPr="00AF0C39">
        <w:rPr>
          <w:sz w:val="24"/>
        </w:rPr>
        <w:t>[52]. P.J. Sáenz, K. Sefiane, J. Kim, O.K. Matar, and P. Valluri, Evaporation of sessile drops: a three-dimensional approach, Journal of Fluid Mechanics, 772 (2015) 705-739.</w:t>
      </w:r>
      <w:bookmarkEnd w:id="1075"/>
    </w:p>
    <w:p w14:paraId="48596E60" w14:textId="77777777" w:rsidR="00AF0C39" w:rsidRPr="00AF0C39" w:rsidRDefault="00AF0C39" w:rsidP="00AF0C39">
      <w:pPr>
        <w:pStyle w:val="EndNoteBibliography"/>
        <w:rPr>
          <w:sz w:val="24"/>
        </w:rPr>
      </w:pPr>
      <w:bookmarkStart w:id="1076" w:name="_ENREF_53"/>
      <w:r w:rsidRPr="00AF0C39">
        <w:rPr>
          <w:sz w:val="24"/>
        </w:rPr>
        <w:t>[53]. W.A.S. B. Abrambon, Droplet vaporization model for spray combusition calculations, International Journal of Heat and Mass Transfer, 32 (1989) 1605-1618.</w:t>
      </w:r>
      <w:bookmarkEnd w:id="1076"/>
    </w:p>
    <w:p w14:paraId="62F58416" w14:textId="77777777" w:rsidR="00AF0C39" w:rsidRPr="00AF0C39" w:rsidRDefault="00AF0C39" w:rsidP="00AF0C39">
      <w:pPr>
        <w:pStyle w:val="EndNoteBibliography"/>
        <w:rPr>
          <w:sz w:val="24"/>
        </w:rPr>
      </w:pPr>
      <w:bookmarkStart w:id="1077" w:name="_ENREF_54"/>
      <w:r w:rsidRPr="00AF0C39">
        <w:rPr>
          <w:sz w:val="24"/>
        </w:rPr>
        <w:t>[54]. D.A. del Cerro, A.G. Marin, G.R. Romer, B. Pathiraj, D. Lohse, and A.J. Huis in 't Veld, Leidenfrost point reduction on micropatterned metallic surfaces, Langmuir, 28 (42) (2012) 15106-10.</w:t>
      </w:r>
      <w:bookmarkEnd w:id="1077"/>
    </w:p>
    <w:p w14:paraId="253B9F66" w14:textId="77777777" w:rsidR="00AF0C39" w:rsidRPr="00AF0C39" w:rsidRDefault="00AF0C39" w:rsidP="00AF0C39">
      <w:pPr>
        <w:pStyle w:val="EndNoteBibliography"/>
        <w:rPr>
          <w:sz w:val="24"/>
        </w:rPr>
      </w:pPr>
      <w:bookmarkStart w:id="1078" w:name="_ENREF_55"/>
      <w:r w:rsidRPr="00AF0C39">
        <w:rPr>
          <w:sz w:val="24"/>
        </w:rPr>
        <w:t xml:space="preserve">[55]. S.H. Kim, H. Seon Ahn, J. Kim, M. Kaviany, and M. Hwan Kim, Dynamics of water droplet on a heated nanotubes surface, Applied Physics Letters, 102 (23) (2013) </w:t>
      </w:r>
      <w:bookmarkEnd w:id="1078"/>
    </w:p>
    <w:p w14:paraId="2159E7FC" w14:textId="47DA8560" w:rsidR="0034677C" w:rsidRPr="0034677C" w:rsidRDefault="00180F27" w:rsidP="00180F27">
      <w:pPr>
        <w:rPr>
          <w:rFonts w:cs="Times New Roman"/>
          <w:sz w:val="16"/>
          <w:szCs w:val="16"/>
        </w:rPr>
      </w:pPr>
      <w:r>
        <w:rPr>
          <w:rFonts w:cs="Times New Roman"/>
          <w:sz w:val="16"/>
          <w:szCs w:val="16"/>
        </w:rPr>
        <w:fldChar w:fldCharType="end"/>
      </w:r>
      <w:bookmarkEnd w:id="1023"/>
    </w:p>
    <w:sectPr w:rsidR="0034677C" w:rsidRPr="0034677C" w:rsidSect="00180F27">
      <w:footerReference w:type="default" r:id="rId26"/>
      <w:pgSz w:w="12240" w:h="15840" w:code="1"/>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uang Wenge" w:date="2021-07-19T08:20:00Z" w:initials="HW">
    <w:p w14:paraId="5A53F1CC" w14:textId="24F560D8" w:rsidR="00AD1345" w:rsidRDefault="00AD1345">
      <w:pPr>
        <w:pStyle w:val="CommentText"/>
      </w:pPr>
      <w:r>
        <w:rPr>
          <w:rStyle w:val="CommentReference"/>
        </w:rPr>
        <w:annotationRef/>
      </w:r>
      <w:r>
        <w:t>R</w:t>
      </w:r>
      <w:r>
        <w:rPr>
          <w:rFonts w:hint="eastAsia"/>
        </w:rPr>
        <w:t>ate</w:t>
      </w:r>
      <w:r>
        <w:t>?</w:t>
      </w:r>
    </w:p>
  </w:comment>
  <w:comment w:id="13" w:author="Cheng, Jiangtao" w:date="2021-07-18T18:36:00Z" w:initials="CJ">
    <w:p w14:paraId="23FB2C02" w14:textId="5337A7C1" w:rsidR="00BD41E5" w:rsidRDefault="00BD41E5">
      <w:pPr>
        <w:pStyle w:val="CommentText"/>
      </w:pPr>
      <w:r>
        <w:rPr>
          <w:rStyle w:val="CommentReference"/>
        </w:rPr>
        <w:annotationRef/>
      </w:r>
      <w:r>
        <w:t xml:space="preserve">In (c), </w:t>
      </w:r>
      <w:proofErr w:type="gramStart"/>
      <w:r>
        <w:t>q</w:t>
      </w:r>
      <w:r w:rsidRPr="00BD41E5">
        <w:rPr>
          <w:vertAlign w:val="subscript"/>
        </w:rPr>
        <w:t>l,i</w:t>
      </w:r>
      <w:proofErr w:type="gramEnd"/>
      <w:r w:rsidRPr="00BD41E5">
        <w:rPr>
          <w:vertAlign w:val="subscript"/>
        </w:rPr>
        <w:t>+1</w:t>
      </w:r>
      <w:r>
        <w:t xml:space="preserve"> or </w:t>
      </w:r>
      <w:proofErr w:type="spellStart"/>
      <w:r>
        <w:t>q</w:t>
      </w:r>
      <w:r w:rsidRPr="00BD41E5">
        <w:rPr>
          <w:vertAlign w:val="subscript"/>
        </w:rPr>
        <w:t>l,i</w:t>
      </w:r>
      <w:proofErr w:type="spellEnd"/>
      <w:r>
        <w:t>?</w:t>
      </w:r>
    </w:p>
  </w:comment>
  <w:comment w:id="31" w:author="Cheng, Jiangtao" w:date="2021-07-18T18:48:00Z" w:initials="CJ">
    <w:p w14:paraId="1835EFA6" w14:textId="1A12D8B3" w:rsidR="00476DD5" w:rsidRDefault="00476DD5">
      <w:pPr>
        <w:pStyle w:val="CommentText"/>
      </w:pPr>
      <w:r>
        <w:rPr>
          <w:rStyle w:val="CommentReference"/>
        </w:rPr>
        <w:annotationRef/>
      </w:r>
      <w:r>
        <w:t>Ji(r)?</w:t>
      </w:r>
    </w:p>
  </w:comment>
  <w:comment w:id="32" w:author="Huang Wenge" w:date="2021-07-19T09:52:00Z" w:initials="HW">
    <w:p w14:paraId="73E9EC78" w14:textId="75C2E929" w:rsidR="005F03F2" w:rsidRDefault="005F03F2">
      <w:pPr>
        <w:pStyle w:val="CommentText"/>
      </w:pPr>
      <w:r>
        <w:rPr>
          <w:rStyle w:val="CommentReference"/>
        </w:rPr>
        <w:annotationRef/>
      </w:r>
      <w:r>
        <w:t>J (r) is solved in a toroidal coordinate, and it is not Ji(r) in the cartesian coordinate</w:t>
      </w:r>
    </w:p>
  </w:comment>
  <w:comment w:id="34" w:author="Cheng, Jiangtao" w:date="2021-07-18T19:36:00Z" w:initials="CJ">
    <w:p w14:paraId="00C3FAA7" w14:textId="4B0AEC2C" w:rsidR="00A3029A" w:rsidRDefault="00A3029A">
      <w:pPr>
        <w:pStyle w:val="CommentText"/>
      </w:pPr>
      <w:r>
        <w:rPr>
          <w:rStyle w:val="CommentReference"/>
        </w:rPr>
        <w:annotationRef/>
      </w:r>
      <w:r>
        <w:t>Define beta</w:t>
      </w:r>
      <m:oMath>
        <m:r>
          <w:rPr>
            <w:rFonts w:ascii="Cambria Math" w:eastAsia="DengXian" w:hAnsi="Cambria Math" w:cs="Times New Roman"/>
            <w:kern w:val="14"/>
            <w:sz w:val="24"/>
            <w:szCs w:val="24"/>
            <w:highlight w:val="red"/>
          </w:rPr>
          <m:t xml:space="preserve"> β</m:t>
        </m:r>
        <m:r>
          <m:rPr>
            <m:sty m:val="p"/>
          </m:rPr>
          <w:rPr>
            <w:rStyle w:val="CommentReference"/>
          </w:rPr>
          <w:annotationRef/>
        </m:r>
      </m:oMath>
    </w:p>
  </w:comment>
  <w:comment w:id="38" w:author="Cheng, Jiangtao" w:date="2021-07-18T19:36:00Z" w:initials="CJ">
    <w:p w14:paraId="28F273D4" w14:textId="77777777" w:rsidR="003C65FB" w:rsidRDefault="003C65FB" w:rsidP="003C65FB">
      <w:pPr>
        <w:pStyle w:val="CommentText"/>
      </w:pPr>
      <w:r>
        <w:rPr>
          <w:rStyle w:val="CommentReference"/>
        </w:rPr>
        <w:annotationRef/>
      </w:r>
      <w:r>
        <w:t>Define beta</w:t>
      </w:r>
      <m:oMath>
        <m:r>
          <w:rPr>
            <w:rFonts w:ascii="Cambria Math" w:eastAsia="DengXian" w:hAnsi="Cambria Math" w:cs="Times New Roman"/>
            <w:kern w:val="14"/>
            <w:sz w:val="24"/>
            <w:szCs w:val="24"/>
            <w:highlight w:val="red"/>
          </w:rPr>
          <m:t xml:space="preserve"> β</m:t>
        </m:r>
        <m:r>
          <m:rPr>
            <m:sty m:val="p"/>
          </m:rPr>
          <w:rPr>
            <w:rStyle w:val="CommentReference"/>
          </w:rPr>
          <w:annotationRef/>
        </m:r>
      </m:oMath>
    </w:p>
  </w:comment>
  <w:comment w:id="54" w:author="Cheng, Jiangtao" w:date="2021-07-18T18:50:00Z" w:initials="CJ">
    <w:p w14:paraId="5A046FB7" w14:textId="7B0EEE0C" w:rsidR="004B28B1" w:rsidRDefault="004B28B1">
      <w:pPr>
        <w:pStyle w:val="CommentText"/>
      </w:pPr>
      <w:r>
        <w:rPr>
          <w:rStyle w:val="CommentReference"/>
        </w:rPr>
        <w:annotationRef/>
      </w:r>
      <w:r>
        <w:t>Evaporation also occurs at the lower hemisphere! M should be X?</w:t>
      </w:r>
    </w:p>
  </w:comment>
  <w:comment w:id="55" w:author="Huang Wenge" w:date="2021-07-19T09:51:00Z" w:initials="HW">
    <w:p w14:paraId="2BB42EF1" w14:textId="159E45D6" w:rsidR="005F03F2" w:rsidRDefault="005F03F2">
      <w:pPr>
        <w:pStyle w:val="CommentText"/>
      </w:pPr>
      <w:r>
        <w:rPr>
          <w:rStyle w:val="CommentReference"/>
        </w:rPr>
        <w:annotationRef/>
      </w:r>
      <w:r>
        <w:t>yes</w:t>
      </w:r>
    </w:p>
  </w:comment>
  <w:comment w:id="74" w:author="Cheng, Jiangtao" w:date="2021-07-18T19:05:00Z" w:initials="CJ">
    <w:p w14:paraId="58BBBF72" w14:textId="298F39A1" w:rsidR="00CF1413" w:rsidRDefault="00CF1413">
      <w:pPr>
        <w:pStyle w:val="CommentText"/>
      </w:pPr>
      <w:r>
        <w:rPr>
          <w:rStyle w:val="CommentReference"/>
        </w:rPr>
        <w:annotationRef/>
      </w:r>
      <w:r>
        <w:t>Eq 11?</w:t>
      </w:r>
    </w:p>
  </w:comment>
  <w:comment w:id="75" w:author="Huang Wenge" w:date="2021-07-19T10:09:00Z" w:initials="HW">
    <w:p w14:paraId="0D394BCE" w14:textId="14B08AF1" w:rsidR="003C65FB" w:rsidRDefault="003C65FB">
      <w:pPr>
        <w:pStyle w:val="CommentText"/>
      </w:pPr>
      <w:r>
        <w:rPr>
          <w:rStyle w:val="CommentReference"/>
        </w:rPr>
        <w:annotationRef/>
      </w:r>
      <w:r>
        <w:t>yes</w:t>
      </w:r>
    </w:p>
  </w:comment>
  <w:comment w:id="140" w:author="Cheng, Jiangtao" w:date="2021-07-18T19:20:00Z" w:initials="CJ">
    <w:p w14:paraId="7C8B14D3" w14:textId="03DD0942" w:rsidR="00591F30" w:rsidRDefault="00591F30">
      <w:pPr>
        <w:pStyle w:val="CommentText"/>
      </w:pPr>
      <w:r>
        <w:rPr>
          <w:rStyle w:val="CommentReference"/>
        </w:rPr>
        <w:annotationRef/>
      </w:r>
      <w:r>
        <w:t>Change to the renumbered equations</w:t>
      </w:r>
    </w:p>
  </w:comment>
  <w:comment w:id="180" w:author="Huang Wenge" w:date="2021-07-19T13:39:00Z" w:initials="HW">
    <w:p w14:paraId="36EC8A25" w14:textId="175A8548" w:rsidR="0038185E" w:rsidRDefault="0038185E">
      <w:pPr>
        <w:pStyle w:val="CommentText"/>
      </w:pPr>
      <w:r>
        <w:rPr>
          <w:rStyle w:val="CommentReference"/>
        </w:rPr>
        <w:annotationRef/>
      </w:r>
      <w:proofErr w:type="spellStart"/>
      <w:r>
        <w:t>Tcap</w:t>
      </w:r>
      <w:proofErr w:type="spellEnd"/>
      <w:r>
        <w:t xml:space="preserve"> is just used for estimation of heat transfer rate in Eq. 2 3 4. </w:t>
      </w:r>
      <w:r w:rsidR="003D2A90">
        <w:t xml:space="preserve">In the following analysis, the droplet surface temperature is always analyzed as </w:t>
      </w:r>
      <w:proofErr w:type="spellStart"/>
      <w:r w:rsidR="003D2A90">
        <w:t>Tmodel</w:t>
      </w:r>
      <w:proofErr w:type="spellEnd"/>
      <w:r w:rsidR="003D2A90">
        <w:t xml:space="preserve">. </w:t>
      </w:r>
    </w:p>
  </w:comment>
  <w:comment w:id="188" w:author="Cheng, Jiangtao" w:date="2021-07-18T23:00:00Z" w:initials="CJ">
    <w:p w14:paraId="234AEE41" w14:textId="0E448C19" w:rsidR="004F70F2" w:rsidRDefault="004F70F2">
      <w:pPr>
        <w:pStyle w:val="CommentText"/>
      </w:pPr>
      <w:r>
        <w:rPr>
          <w:rStyle w:val="CommentReference"/>
        </w:rPr>
        <w:annotationRef/>
      </w:r>
      <w:r>
        <w:t>In (d), change “Base temperature” to “Droplet base temperature”</w:t>
      </w:r>
    </w:p>
  </w:comment>
  <w:comment w:id="191" w:author="Cheng, Jiangtao" w:date="2021-07-18T11:33:00Z" w:initials="CJ">
    <w:p w14:paraId="5E6FB5A0" w14:textId="38A15AEB" w:rsidR="00AC22DE" w:rsidRDefault="00AC22DE">
      <w:pPr>
        <w:pStyle w:val="CommentText"/>
      </w:pPr>
      <w:r>
        <w:rPr>
          <w:rStyle w:val="CommentReference"/>
        </w:rPr>
        <w:annotationRef/>
      </w:r>
      <w:r>
        <w:t xml:space="preserve">Move </w:t>
      </w:r>
      <w:r w:rsidR="00554817">
        <w:t>“</w:t>
      </w:r>
      <w:r>
        <w:t xml:space="preserve">(a) (b) (c) </w:t>
      </w:r>
      <w:r w:rsidR="00554817">
        <w:t xml:space="preserve">Sample 1 at C” </w:t>
      </w:r>
      <w:r>
        <w:t>to the left a little</w:t>
      </w:r>
      <w:r w:rsidR="00554817">
        <w:t xml:space="preserve"> </w:t>
      </w:r>
      <w:proofErr w:type="gramStart"/>
      <w:r w:rsidR="00554817">
        <w:t>bit;</w:t>
      </w:r>
      <w:proofErr w:type="gramEnd"/>
    </w:p>
    <w:p w14:paraId="1C484AB8" w14:textId="77777777" w:rsidR="00554817" w:rsidRDefault="00554817">
      <w:pPr>
        <w:pStyle w:val="CommentText"/>
      </w:pPr>
    </w:p>
    <w:p w14:paraId="6405A58E" w14:textId="4791C1D8" w:rsidR="00554817" w:rsidRDefault="00554817">
      <w:pPr>
        <w:pStyle w:val="CommentText"/>
      </w:pPr>
      <w:r>
        <w:t>Align (c) and (d)</w:t>
      </w:r>
    </w:p>
  </w:comment>
  <w:comment w:id="219" w:author="Cheng, Jiangtao" w:date="2021-07-19T00:04:00Z" w:initials="CJ">
    <w:p w14:paraId="2DBF8ADD" w14:textId="2B219E16" w:rsidR="00E06956" w:rsidRDefault="00E06956">
      <w:pPr>
        <w:pStyle w:val="CommentText"/>
      </w:pPr>
      <w:r>
        <w:rPr>
          <w:rStyle w:val="CommentReference"/>
        </w:rPr>
        <w:annotationRef/>
      </w:r>
      <w:r>
        <w:t>Should be Fig. 8(d)</w:t>
      </w:r>
    </w:p>
  </w:comment>
  <w:comment w:id="230" w:author="Cheng, Jiangtao" w:date="2021-07-19T00:22:00Z" w:initials="CJ">
    <w:p w14:paraId="0E101C17" w14:textId="77777777" w:rsidR="00E86094" w:rsidRDefault="00E86094">
      <w:pPr>
        <w:pStyle w:val="CommentText"/>
      </w:pPr>
      <w:r>
        <w:rPr>
          <w:rStyle w:val="CommentReference"/>
        </w:rPr>
        <w:annotationRef/>
      </w:r>
      <w:r>
        <w:t>Enlarge the font size of (a) Sample 1, (b) Sample 2, (c) Sample 3</w:t>
      </w:r>
    </w:p>
    <w:p w14:paraId="2ACE538D" w14:textId="77777777" w:rsidR="00985998" w:rsidRDefault="00985998">
      <w:pPr>
        <w:pStyle w:val="CommentText"/>
      </w:pPr>
    </w:p>
    <w:p w14:paraId="664E2589" w14:textId="463015A9" w:rsidR="00985998" w:rsidRDefault="00985998">
      <w:pPr>
        <w:pStyle w:val="CommentText"/>
      </w:pPr>
      <w:r>
        <w:t>Align CCR and CCA in panel (a)</w:t>
      </w:r>
    </w:p>
  </w:comment>
  <w:comment w:id="263" w:author="Cheng, Jiangtao" w:date="2021-07-17T14:31:00Z" w:initials="CJ">
    <w:p w14:paraId="27E27DD4" w14:textId="0B46B55C" w:rsidR="00536F76" w:rsidRDefault="00536F76">
      <w:pPr>
        <w:pStyle w:val="CommentText"/>
      </w:pPr>
      <w:r>
        <w:rPr>
          <w:rStyle w:val="CommentReference"/>
        </w:rPr>
        <w:annotationRef/>
      </w:r>
      <w:r>
        <w:t>Can you explain this number? A magic number!</w:t>
      </w:r>
    </w:p>
  </w:comment>
  <w:comment w:id="319" w:author="Cheng, Jiangtao" w:date="2021-07-19T00:58:00Z" w:initials="CJ">
    <w:p w14:paraId="6A49A722" w14:textId="35CCE4FD" w:rsidR="00CB646A" w:rsidRDefault="00CB646A">
      <w:pPr>
        <w:pStyle w:val="CommentText"/>
      </w:pPr>
      <w:r>
        <w:rPr>
          <w:rStyle w:val="CommentReference"/>
        </w:rPr>
        <w:annotationRef/>
      </w:r>
      <w:r>
        <w:t>I do not understand what you say!</w:t>
      </w:r>
      <w:r w:rsidR="0004151D">
        <w:t xml:space="preserve"> Rewrite!</w:t>
      </w:r>
    </w:p>
  </w:comment>
  <w:comment w:id="342" w:author="Cheng, Jiangtao" w:date="2021-07-19T01:50:00Z" w:initials="CJ">
    <w:p w14:paraId="1010DF2F" w14:textId="251EAE47" w:rsidR="00705398" w:rsidRDefault="00705398">
      <w:pPr>
        <w:pStyle w:val="CommentText"/>
      </w:pPr>
      <w:r>
        <w:rPr>
          <w:rStyle w:val="CommentReference"/>
        </w:rPr>
        <w:annotationRef/>
      </w:r>
      <w:r>
        <w:t>Modified?</w:t>
      </w:r>
    </w:p>
  </w:comment>
  <w:comment w:id="350" w:author="Cheng, Jiangtao" w:date="2021-07-18T11:53:00Z" w:initials="CJ">
    <w:p w14:paraId="24F6F4BB" w14:textId="2205CB4F" w:rsidR="00855AEE" w:rsidRDefault="00855AEE">
      <w:pPr>
        <w:pStyle w:val="CommentText"/>
      </w:pPr>
      <w:r>
        <w:rPr>
          <w:rStyle w:val="CommentReference"/>
        </w:rPr>
        <w:annotationRef/>
      </w:r>
      <w:r>
        <w:t>In panel (d), change to “(d) Droplet base temperature”</w:t>
      </w:r>
    </w:p>
  </w:comment>
  <w:comment w:id="919" w:author="Cheng, Jiangtao" w:date="2021-07-18T19:36:00Z" w:initials="CJ">
    <w:p w14:paraId="3F1965E7" w14:textId="77777777" w:rsidR="00510701" w:rsidRDefault="00510701" w:rsidP="00510701">
      <w:pPr>
        <w:pStyle w:val="CommentText"/>
      </w:pPr>
      <w:r>
        <w:rPr>
          <w:rStyle w:val="CommentReference"/>
        </w:rPr>
        <w:annotationRef/>
      </w:r>
      <w:r>
        <w:t>Define beta</w:t>
      </w:r>
      <m:oMath>
        <m:r>
          <w:rPr>
            <w:rFonts w:ascii="Cambria Math" w:eastAsia="DengXian" w:hAnsi="Cambria Math" w:cs="Times New Roman"/>
            <w:kern w:val="14"/>
            <w:sz w:val="24"/>
            <w:szCs w:val="24"/>
            <w:highlight w:val="red"/>
          </w:rPr>
          <m:t xml:space="preserve"> β</m:t>
        </m:r>
        <m:r>
          <m:rPr>
            <m:sty m:val="p"/>
          </m:rPr>
          <w:rPr>
            <w:rStyle w:val="CommentReference"/>
          </w:rPr>
          <w:annotationRef/>
        </m:r>
      </m:oMath>
    </w:p>
  </w:comment>
  <w:comment w:id="1022" w:author="Huang Wenge" w:date="2021-07-19T08:40:00Z" w:initials="HW">
    <w:p w14:paraId="5121928B" w14:textId="0C689402" w:rsidR="00233542" w:rsidRDefault="00233542">
      <w:pPr>
        <w:pStyle w:val="CommentText"/>
      </w:pPr>
      <w:r>
        <w:rPr>
          <w:rStyle w:val="CommentReference"/>
        </w:rPr>
        <w:annotationRef/>
      </w:r>
      <w:r>
        <w:t xml:space="preserve">I removed one reference. The format of the reference is changed.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53F1CC" w15:done="0"/>
  <w15:commentEx w15:paraId="23FB2C02" w15:done="0"/>
  <w15:commentEx w15:paraId="1835EFA6" w15:done="0"/>
  <w15:commentEx w15:paraId="73E9EC78" w15:paraIdParent="1835EFA6" w15:done="0"/>
  <w15:commentEx w15:paraId="00C3FAA7" w15:done="0"/>
  <w15:commentEx w15:paraId="28F273D4" w15:done="0"/>
  <w15:commentEx w15:paraId="5A046FB7" w15:done="0"/>
  <w15:commentEx w15:paraId="2BB42EF1" w15:paraIdParent="5A046FB7" w15:done="0"/>
  <w15:commentEx w15:paraId="58BBBF72" w15:done="0"/>
  <w15:commentEx w15:paraId="0D394BCE" w15:paraIdParent="58BBBF72" w15:done="0"/>
  <w15:commentEx w15:paraId="7C8B14D3" w15:done="0"/>
  <w15:commentEx w15:paraId="36EC8A25" w15:done="0"/>
  <w15:commentEx w15:paraId="234AEE41" w15:done="0"/>
  <w15:commentEx w15:paraId="6405A58E" w15:done="0"/>
  <w15:commentEx w15:paraId="2DBF8ADD" w15:done="0"/>
  <w15:commentEx w15:paraId="664E2589" w15:done="0"/>
  <w15:commentEx w15:paraId="27E27DD4" w15:done="0"/>
  <w15:commentEx w15:paraId="6A49A722" w15:done="0"/>
  <w15:commentEx w15:paraId="1010DF2F" w15:done="0"/>
  <w15:commentEx w15:paraId="24F6F4BB" w15:done="0"/>
  <w15:commentEx w15:paraId="3F1965E7" w15:done="0"/>
  <w15:commentEx w15:paraId="512192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FB43A" w16cex:dateUtc="2021-07-19T12:20:00Z"/>
  <w16cex:commentExtensible w16cex:durableId="249EF32E" w16cex:dateUtc="2021-07-18T22:36:00Z"/>
  <w16cex:commentExtensible w16cex:durableId="249EF5F8" w16cex:dateUtc="2021-07-18T22:48:00Z"/>
  <w16cex:commentExtensible w16cex:durableId="249FC9CC" w16cex:dateUtc="2021-07-19T13:52:00Z"/>
  <w16cex:commentExtensible w16cex:durableId="249F0128" w16cex:dateUtc="2021-07-18T23:36:00Z"/>
  <w16cex:commentExtensible w16cex:durableId="249FCBCA" w16cex:dateUtc="2021-07-18T23:36:00Z"/>
  <w16cex:commentExtensible w16cex:durableId="249EF66B" w16cex:dateUtc="2021-07-18T22:50:00Z"/>
  <w16cex:commentExtensible w16cex:durableId="249FC9AE" w16cex:dateUtc="2021-07-19T13:51:00Z"/>
  <w16cex:commentExtensible w16cex:durableId="249EFA07" w16cex:dateUtc="2021-07-18T23:05:00Z"/>
  <w16cex:commentExtensible w16cex:durableId="249FCDDC" w16cex:dateUtc="2021-07-19T14:09:00Z"/>
  <w16cex:commentExtensible w16cex:durableId="249EFD8A" w16cex:dateUtc="2021-07-18T23:20:00Z"/>
  <w16cex:commentExtensible w16cex:durableId="249FFF24" w16cex:dateUtc="2021-07-19T17:39:00Z"/>
  <w16cex:commentExtensible w16cex:durableId="249F30FF" w16cex:dateUtc="2021-07-19T03:00:00Z"/>
  <w16cex:commentExtensible w16cex:durableId="249E900F" w16cex:dateUtc="2021-07-18T15:33:00Z"/>
  <w16cex:commentExtensible w16cex:durableId="249F4002" w16cex:dateUtc="2021-07-19T04:04:00Z"/>
  <w16cex:commentExtensible w16cex:durableId="249F4435" w16cex:dateUtc="2021-07-19T04:22:00Z"/>
  <w16cex:commentExtensible w16cex:durableId="249D683F" w16cex:dateUtc="2021-07-17T18:31:00Z"/>
  <w16cex:commentExtensible w16cex:durableId="249F4CC3" w16cex:dateUtc="2021-07-19T04:58:00Z"/>
  <w16cex:commentExtensible w16cex:durableId="249F58F5" w16cex:dateUtc="2021-07-19T05:50:00Z"/>
  <w16cex:commentExtensible w16cex:durableId="249E94C1" w16cex:dateUtc="2021-07-18T15:53:00Z"/>
  <w16cex:commentExtensible w16cex:durableId="24A1AFA0" w16cex:dateUtc="2021-07-18T23:36:00Z"/>
  <w16cex:commentExtensible w16cex:durableId="249FB90F" w16cex:dateUtc="2021-07-19T1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53F1CC" w16cid:durableId="249FB43A"/>
  <w16cid:commentId w16cid:paraId="23FB2C02" w16cid:durableId="249EF32E"/>
  <w16cid:commentId w16cid:paraId="1835EFA6" w16cid:durableId="249EF5F8"/>
  <w16cid:commentId w16cid:paraId="73E9EC78" w16cid:durableId="249FC9CC"/>
  <w16cid:commentId w16cid:paraId="00C3FAA7" w16cid:durableId="249F0128"/>
  <w16cid:commentId w16cid:paraId="28F273D4" w16cid:durableId="249FCBCA"/>
  <w16cid:commentId w16cid:paraId="5A046FB7" w16cid:durableId="249EF66B"/>
  <w16cid:commentId w16cid:paraId="2BB42EF1" w16cid:durableId="249FC9AE"/>
  <w16cid:commentId w16cid:paraId="58BBBF72" w16cid:durableId="249EFA07"/>
  <w16cid:commentId w16cid:paraId="0D394BCE" w16cid:durableId="249FCDDC"/>
  <w16cid:commentId w16cid:paraId="7C8B14D3" w16cid:durableId="249EFD8A"/>
  <w16cid:commentId w16cid:paraId="36EC8A25" w16cid:durableId="249FFF24"/>
  <w16cid:commentId w16cid:paraId="234AEE41" w16cid:durableId="249F30FF"/>
  <w16cid:commentId w16cid:paraId="6405A58E" w16cid:durableId="249E900F"/>
  <w16cid:commentId w16cid:paraId="2DBF8ADD" w16cid:durableId="249F4002"/>
  <w16cid:commentId w16cid:paraId="664E2589" w16cid:durableId="249F4435"/>
  <w16cid:commentId w16cid:paraId="27E27DD4" w16cid:durableId="249D683F"/>
  <w16cid:commentId w16cid:paraId="6A49A722" w16cid:durableId="249F4CC3"/>
  <w16cid:commentId w16cid:paraId="1010DF2F" w16cid:durableId="249F58F5"/>
  <w16cid:commentId w16cid:paraId="24F6F4BB" w16cid:durableId="249E94C1"/>
  <w16cid:commentId w16cid:paraId="3F1965E7" w16cid:durableId="24A1AFA0"/>
  <w16cid:commentId w16cid:paraId="5121928B" w16cid:durableId="249FB9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63A71" w14:textId="77777777" w:rsidR="00F8290A" w:rsidRDefault="00F8290A" w:rsidP="00471AD7">
      <w:r>
        <w:separator/>
      </w:r>
    </w:p>
  </w:endnote>
  <w:endnote w:type="continuationSeparator" w:id="0">
    <w:p w14:paraId="557474CC" w14:textId="77777777" w:rsidR="00F8290A" w:rsidRDefault="00F8290A" w:rsidP="00471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80757"/>
      <w:docPartObj>
        <w:docPartGallery w:val="Page Numbers (Bottom of Page)"/>
        <w:docPartUnique/>
      </w:docPartObj>
    </w:sdtPr>
    <w:sdtEndPr>
      <w:rPr>
        <w:noProof/>
      </w:rPr>
    </w:sdtEndPr>
    <w:sdtContent>
      <w:p w14:paraId="654FC1CF" w14:textId="6C7E1769" w:rsidR="00471AD7" w:rsidRDefault="0047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E33E1F" w14:textId="77777777" w:rsidR="00471AD7" w:rsidRDefault="00471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C5045" w14:textId="77777777" w:rsidR="00F8290A" w:rsidRDefault="00F8290A" w:rsidP="00471AD7">
      <w:r>
        <w:separator/>
      </w:r>
    </w:p>
  </w:footnote>
  <w:footnote w:type="continuationSeparator" w:id="0">
    <w:p w14:paraId="64D343CA" w14:textId="77777777" w:rsidR="00F8290A" w:rsidRDefault="00F8290A" w:rsidP="00471AD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g, Jiangtao">
    <w15:presenceInfo w15:providerId="AD" w15:userId="S::chengjt@vt.edu::0e5f9e9c-eca3-4f1b-8b26-c36b508c00e9"/>
  </w15:person>
  <w15:person w15:author="Huang Wenge">
    <w15:presenceInfo w15:providerId="Windows Live" w15:userId="134401db49131d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trackRevisions/>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 Copy&lt;/Style&gt;&lt;LeftDelim&gt;{&lt;/LeftDelim&gt;&lt;RightDelim&gt;}&lt;/RightDelim&gt;&lt;FontName&gt;Times New Roman&lt;/FontName&gt;&lt;FontSize&gt;9&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zwapvwscfr509edaz9xzdtgzvpvrvftxers&quot;&gt;My EndNote Library&lt;record-ids&gt;&lt;item&gt;3&lt;/item&gt;&lt;item&gt;21&lt;/item&gt;&lt;item&gt;24&lt;/item&gt;&lt;item&gt;34&lt;/item&gt;&lt;item&gt;36&lt;/item&gt;&lt;item&gt;37&lt;/item&gt;&lt;item&gt;41&lt;/item&gt;&lt;item&gt;43&lt;/item&gt;&lt;item&gt;45&lt;/item&gt;&lt;item&gt;49&lt;/item&gt;&lt;item&gt;50&lt;/item&gt;&lt;item&gt;57&lt;/item&gt;&lt;item&gt;59&lt;/item&gt;&lt;item&gt;60&lt;/item&gt;&lt;item&gt;64&lt;/item&gt;&lt;item&gt;70&lt;/item&gt;&lt;item&gt;72&lt;/item&gt;&lt;item&gt;78&lt;/item&gt;&lt;item&gt;84&lt;/item&gt;&lt;item&gt;96&lt;/item&gt;&lt;item&gt;99&lt;/item&gt;&lt;item&gt;100&lt;/item&gt;&lt;item&gt;102&lt;/item&gt;&lt;item&gt;106&lt;/item&gt;&lt;item&gt;107&lt;/item&gt;&lt;item&gt;112&lt;/item&gt;&lt;item&gt;128&lt;/item&gt;&lt;item&gt;129&lt;/item&gt;&lt;item&gt;162&lt;/item&gt;&lt;item&gt;170&lt;/item&gt;&lt;item&gt;227&lt;/item&gt;&lt;item&gt;244&lt;/item&gt;&lt;item&gt;287&lt;/item&gt;&lt;item&gt;289&lt;/item&gt;&lt;item&gt;292&lt;/item&gt;&lt;item&gt;294&lt;/item&gt;&lt;item&gt;297&lt;/item&gt;&lt;item&gt;301&lt;/item&gt;&lt;item&gt;302&lt;/item&gt;&lt;item&gt;303&lt;/item&gt;&lt;item&gt;304&lt;/item&gt;&lt;item&gt;305&lt;/item&gt;&lt;item&gt;306&lt;/item&gt;&lt;item&gt;308&lt;/item&gt;&lt;item&gt;309&lt;/item&gt;&lt;item&gt;310&lt;/item&gt;&lt;item&gt;311&lt;/item&gt;&lt;item&gt;313&lt;/item&gt;&lt;item&gt;319&lt;/item&gt;&lt;item&gt;321&lt;/item&gt;&lt;item&gt;328&lt;/item&gt;&lt;item&gt;329&lt;/item&gt;&lt;item&gt;340&lt;/item&gt;&lt;item&gt;341&lt;/item&gt;&lt;/record-ids&gt;&lt;/item&gt;&lt;/Libraries&gt;"/>
  </w:docVars>
  <w:rsids>
    <w:rsidRoot w:val="00A03C90"/>
    <w:rsid w:val="00003614"/>
    <w:rsid w:val="00005B63"/>
    <w:rsid w:val="00006327"/>
    <w:rsid w:val="00006F1B"/>
    <w:rsid w:val="000100A7"/>
    <w:rsid w:val="0001015C"/>
    <w:rsid w:val="00010E69"/>
    <w:rsid w:val="000155DC"/>
    <w:rsid w:val="000156F4"/>
    <w:rsid w:val="00023C50"/>
    <w:rsid w:val="000300C6"/>
    <w:rsid w:val="0003068E"/>
    <w:rsid w:val="0003119B"/>
    <w:rsid w:val="000311EE"/>
    <w:rsid w:val="00032E25"/>
    <w:rsid w:val="0003317F"/>
    <w:rsid w:val="000335D4"/>
    <w:rsid w:val="0003405C"/>
    <w:rsid w:val="00037CAD"/>
    <w:rsid w:val="0004151D"/>
    <w:rsid w:val="000419D3"/>
    <w:rsid w:val="000422D1"/>
    <w:rsid w:val="00043C9F"/>
    <w:rsid w:val="0004585F"/>
    <w:rsid w:val="00047D34"/>
    <w:rsid w:val="00050D21"/>
    <w:rsid w:val="00053D36"/>
    <w:rsid w:val="00056B35"/>
    <w:rsid w:val="0005725C"/>
    <w:rsid w:val="00057DD8"/>
    <w:rsid w:val="000650F0"/>
    <w:rsid w:val="00066238"/>
    <w:rsid w:val="000666F1"/>
    <w:rsid w:val="000676CA"/>
    <w:rsid w:val="000732F4"/>
    <w:rsid w:val="00074C21"/>
    <w:rsid w:val="00076456"/>
    <w:rsid w:val="00083277"/>
    <w:rsid w:val="00091B39"/>
    <w:rsid w:val="00097B75"/>
    <w:rsid w:val="000A2681"/>
    <w:rsid w:val="000A435F"/>
    <w:rsid w:val="000A63F5"/>
    <w:rsid w:val="000B2FAC"/>
    <w:rsid w:val="000C010C"/>
    <w:rsid w:val="000C0500"/>
    <w:rsid w:val="000C2083"/>
    <w:rsid w:val="000C211A"/>
    <w:rsid w:val="000C33A7"/>
    <w:rsid w:val="000D00AA"/>
    <w:rsid w:val="000D3211"/>
    <w:rsid w:val="000D43DB"/>
    <w:rsid w:val="000D43F2"/>
    <w:rsid w:val="000D485B"/>
    <w:rsid w:val="000D575C"/>
    <w:rsid w:val="000E27B8"/>
    <w:rsid w:val="000E3983"/>
    <w:rsid w:val="000E3C4F"/>
    <w:rsid w:val="000E59AA"/>
    <w:rsid w:val="000E6EDA"/>
    <w:rsid w:val="000E7AA4"/>
    <w:rsid w:val="000F6F52"/>
    <w:rsid w:val="000F7B11"/>
    <w:rsid w:val="000F7B6E"/>
    <w:rsid w:val="00100784"/>
    <w:rsid w:val="00105217"/>
    <w:rsid w:val="00115383"/>
    <w:rsid w:val="001224CC"/>
    <w:rsid w:val="00131C4C"/>
    <w:rsid w:val="00135ED4"/>
    <w:rsid w:val="001413C3"/>
    <w:rsid w:val="00146900"/>
    <w:rsid w:val="0015631E"/>
    <w:rsid w:val="00157F6D"/>
    <w:rsid w:val="00162254"/>
    <w:rsid w:val="00162B3A"/>
    <w:rsid w:val="001662D4"/>
    <w:rsid w:val="00167618"/>
    <w:rsid w:val="00167694"/>
    <w:rsid w:val="00171A9E"/>
    <w:rsid w:val="00172337"/>
    <w:rsid w:val="00177695"/>
    <w:rsid w:val="00180F27"/>
    <w:rsid w:val="001813C5"/>
    <w:rsid w:val="00181747"/>
    <w:rsid w:val="00181F77"/>
    <w:rsid w:val="00183A1D"/>
    <w:rsid w:val="00184C77"/>
    <w:rsid w:val="00185E9D"/>
    <w:rsid w:val="00186B25"/>
    <w:rsid w:val="001919E7"/>
    <w:rsid w:val="00194189"/>
    <w:rsid w:val="00196AC6"/>
    <w:rsid w:val="001A2FD3"/>
    <w:rsid w:val="001A41F1"/>
    <w:rsid w:val="001A4FBE"/>
    <w:rsid w:val="001A5623"/>
    <w:rsid w:val="001B0064"/>
    <w:rsid w:val="001B0C3A"/>
    <w:rsid w:val="001B1B5A"/>
    <w:rsid w:val="001B2C4D"/>
    <w:rsid w:val="001C2287"/>
    <w:rsid w:val="001C27FA"/>
    <w:rsid w:val="001C47A6"/>
    <w:rsid w:val="001C60F3"/>
    <w:rsid w:val="001C7F9E"/>
    <w:rsid w:val="001D11B4"/>
    <w:rsid w:val="001D21AE"/>
    <w:rsid w:val="001D4313"/>
    <w:rsid w:val="001D7456"/>
    <w:rsid w:val="001E09A7"/>
    <w:rsid w:val="001E5215"/>
    <w:rsid w:val="001F3F6E"/>
    <w:rsid w:val="001F46EE"/>
    <w:rsid w:val="001F6A54"/>
    <w:rsid w:val="00203233"/>
    <w:rsid w:val="00206F71"/>
    <w:rsid w:val="002077D8"/>
    <w:rsid w:val="0021175C"/>
    <w:rsid w:val="002135C0"/>
    <w:rsid w:val="00215F03"/>
    <w:rsid w:val="00223972"/>
    <w:rsid w:val="00226CCA"/>
    <w:rsid w:val="00230FDC"/>
    <w:rsid w:val="00231A3E"/>
    <w:rsid w:val="00233542"/>
    <w:rsid w:val="00234386"/>
    <w:rsid w:val="0024024B"/>
    <w:rsid w:val="00244326"/>
    <w:rsid w:val="00250EC7"/>
    <w:rsid w:val="00250FB5"/>
    <w:rsid w:val="00254350"/>
    <w:rsid w:val="00254A02"/>
    <w:rsid w:val="00257569"/>
    <w:rsid w:val="002608A7"/>
    <w:rsid w:val="00260F39"/>
    <w:rsid w:val="002611B4"/>
    <w:rsid w:val="00265012"/>
    <w:rsid w:val="00270663"/>
    <w:rsid w:val="00271A66"/>
    <w:rsid w:val="00273771"/>
    <w:rsid w:val="00274F38"/>
    <w:rsid w:val="00275C08"/>
    <w:rsid w:val="0027639D"/>
    <w:rsid w:val="0028145D"/>
    <w:rsid w:val="002834B8"/>
    <w:rsid w:val="002845BC"/>
    <w:rsid w:val="0028775A"/>
    <w:rsid w:val="0029190A"/>
    <w:rsid w:val="00292B01"/>
    <w:rsid w:val="00297C2F"/>
    <w:rsid w:val="002A6627"/>
    <w:rsid w:val="002A6DAC"/>
    <w:rsid w:val="002C0E39"/>
    <w:rsid w:val="002C6A3C"/>
    <w:rsid w:val="002D4F65"/>
    <w:rsid w:val="002D5CBA"/>
    <w:rsid w:val="002D5EF5"/>
    <w:rsid w:val="002D68AF"/>
    <w:rsid w:val="002E1B1B"/>
    <w:rsid w:val="002E270B"/>
    <w:rsid w:val="002E5EEF"/>
    <w:rsid w:val="002F26F8"/>
    <w:rsid w:val="002F42E7"/>
    <w:rsid w:val="002F4CA3"/>
    <w:rsid w:val="002F6154"/>
    <w:rsid w:val="002F61A9"/>
    <w:rsid w:val="002F7748"/>
    <w:rsid w:val="00303C9D"/>
    <w:rsid w:val="00314A33"/>
    <w:rsid w:val="00314A8E"/>
    <w:rsid w:val="00317CC9"/>
    <w:rsid w:val="003213C8"/>
    <w:rsid w:val="00325318"/>
    <w:rsid w:val="003267D4"/>
    <w:rsid w:val="00327FCD"/>
    <w:rsid w:val="003339E0"/>
    <w:rsid w:val="00337B92"/>
    <w:rsid w:val="00341019"/>
    <w:rsid w:val="003435DA"/>
    <w:rsid w:val="0034677C"/>
    <w:rsid w:val="00350A59"/>
    <w:rsid w:val="003518CB"/>
    <w:rsid w:val="003560C8"/>
    <w:rsid w:val="003578CA"/>
    <w:rsid w:val="003602CF"/>
    <w:rsid w:val="00362638"/>
    <w:rsid w:val="003646AF"/>
    <w:rsid w:val="00366727"/>
    <w:rsid w:val="00375ECE"/>
    <w:rsid w:val="0038185E"/>
    <w:rsid w:val="00381D42"/>
    <w:rsid w:val="0039498A"/>
    <w:rsid w:val="00395A6C"/>
    <w:rsid w:val="00395CF8"/>
    <w:rsid w:val="00395F1D"/>
    <w:rsid w:val="003A3F1B"/>
    <w:rsid w:val="003A5C86"/>
    <w:rsid w:val="003B0F0D"/>
    <w:rsid w:val="003B158A"/>
    <w:rsid w:val="003B2AF5"/>
    <w:rsid w:val="003B34BE"/>
    <w:rsid w:val="003B357A"/>
    <w:rsid w:val="003B76AD"/>
    <w:rsid w:val="003C3CE1"/>
    <w:rsid w:val="003C4575"/>
    <w:rsid w:val="003C6073"/>
    <w:rsid w:val="003C65FB"/>
    <w:rsid w:val="003D2A90"/>
    <w:rsid w:val="003D3C73"/>
    <w:rsid w:val="003D4BA0"/>
    <w:rsid w:val="003D6573"/>
    <w:rsid w:val="003D6B19"/>
    <w:rsid w:val="003E1F4B"/>
    <w:rsid w:val="003E5B72"/>
    <w:rsid w:val="003F05B1"/>
    <w:rsid w:val="003F7596"/>
    <w:rsid w:val="003F79DF"/>
    <w:rsid w:val="00401B03"/>
    <w:rsid w:val="0040288A"/>
    <w:rsid w:val="00403824"/>
    <w:rsid w:val="00405C44"/>
    <w:rsid w:val="00407703"/>
    <w:rsid w:val="00414950"/>
    <w:rsid w:val="004273FA"/>
    <w:rsid w:val="0043052C"/>
    <w:rsid w:val="00430A2C"/>
    <w:rsid w:val="00433BF6"/>
    <w:rsid w:val="00433D83"/>
    <w:rsid w:val="00440945"/>
    <w:rsid w:val="00445CCE"/>
    <w:rsid w:val="004463A5"/>
    <w:rsid w:val="00446F7A"/>
    <w:rsid w:val="004476CE"/>
    <w:rsid w:val="00454CFA"/>
    <w:rsid w:val="00456B84"/>
    <w:rsid w:val="00467668"/>
    <w:rsid w:val="00470409"/>
    <w:rsid w:val="00471723"/>
    <w:rsid w:val="0047198A"/>
    <w:rsid w:val="00471AD7"/>
    <w:rsid w:val="004732CB"/>
    <w:rsid w:val="004735D0"/>
    <w:rsid w:val="00476DD5"/>
    <w:rsid w:val="00481D0C"/>
    <w:rsid w:val="00482093"/>
    <w:rsid w:val="004823C3"/>
    <w:rsid w:val="004965D8"/>
    <w:rsid w:val="004966FA"/>
    <w:rsid w:val="004A3105"/>
    <w:rsid w:val="004B28B1"/>
    <w:rsid w:val="004B5299"/>
    <w:rsid w:val="004C04E6"/>
    <w:rsid w:val="004C385B"/>
    <w:rsid w:val="004C4BF8"/>
    <w:rsid w:val="004D1597"/>
    <w:rsid w:val="004D2772"/>
    <w:rsid w:val="004D4E45"/>
    <w:rsid w:val="004D5776"/>
    <w:rsid w:val="004D7FBA"/>
    <w:rsid w:val="004E0533"/>
    <w:rsid w:val="004E14A9"/>
    <w:rsid w:val="004E2B34"/>
    <w:rsid w:val="004E7C99"/>
    <w:rsid w:val="004F70F2"/>
    <w:rsid w:val="004F7A3F"/>
    <w:rsid w:val="0050583D"/>
    <w:rsid w:val="00506848"/>
    <w:rsid w:val="00510701"/>
    <w:rsid w:val="00512F10"/>
    <w:rsid w:val="0051329D"/>
    <w:rsid w:val="0051381B"/>
    <w:rsid w:val="00513D2B"/>
    <w:rsid w:val="005212F0"/>
    <w:rsid w:val="005213CE"/>
    <w:rsid w:val="00521B74"/>
    <w:rsid w:val="0053042E"/>
    <w:rsid w:val="00533C8C"/>
    <w:rsid w:val="00536F76"/>
    <w:rsid w:val="0053790B"/>
    <w:rsid w:val="00542D10"/>
    <w:rsid w:val="0054373E"/>
    <w:rsid w:val="00544056"/>
    <w:rsid w:val="005454A1"/>
    <w:rsid w:val="00554817"/>
    <w:rsid w:val="00554A55"/>
    <w:rsid w:val="00560D55"/>
    <w:rsid w:val="00562929"/>
    <w:rsid w:val="00562AAD"/>
    <w:rsid w:val="005679D4"/>
    <w:rsid w:val="00574DAF"/>
    <w:rsid w:val="00575269"/>
    <w:rsid w:val="00576A77"/>
    <w:rsid w:val="00585851"/>
    <w:rsid w:val="00586924"/>
    <w:rsid w:val="005906FA"/>
    <w:rsid w:val="00591F30"/>
    <w:rsid w:val="00593CBD"/>
    <w:rsid w:val="00595CF5"/>
    <w:rsid w:val="00596793"/>
    <w:rsid w:val="00597BEC"/>
    <w:rsid w:val="005A4C0A"/>
    <w:rsid w:val="005A6E29"/>
    <w:rsid w:val="005A75B8"/>
    <w:rsid w:val="005B5F48"/>
    <w:rsid w:val="005B751C"/>
    <w:rsid w:val="005C0ADF"/>
    <w:rsid w:val="005D015F"/>
    <w:rsid w:val="005D755F"/>
    <w:rsid w:val="005D77D2"/>
    <w:rsid w:val="005E037A"/>
    <w:rsid w:val="005E164B"/>
    <w:rsid w:val="005E4521"/>
    <w:rsid w:val="005E4B4C"/>
    <w:rsid w:val="005E4CEE"/>
    <w:rsid w:val="005E5682"/>
    <w:rsid w:val="005F03F2"/>
    <w:rsid w:val="005F0D5D"/>
    <w:rsid w:val="005F1354"/>
    <w:rsid w:val="005F430C"/>
    <w:rsid w:val="005F686D"/>
    <w:rsid w:val="00600575"/>
    <w:rsid w:val="00602991"/>
    <w:rsid w:val="00603C8A"/>
    <w:rsid w:val="00603FA0"/>
    <w:rsid w:val="00606078"/>
    <w:rsid w:val="006071E3"/>
    <w:rsid w:val="006130FE"/>
    <w:rsid w:val="00617C40"/>
    <w:rsid w:val="006206C6"/>
    <w:rsid w:val="00623962"/>
    <w:rsid w:val="006250A0"/>
    <w:rsid w:val="006272A0"/>
    <w:rsid w:val="0063004E"/>
    <w:rsid w:val="00633C89"/>
    <w:rsid w:val="006373C8"/>
    <w:rsid w:val="00641E11"/>
    <w:rsid w:val="00643A7D"/>
    <w:rsid w:val="00653501"/>
    <w:rsid w:val="00654A87"/>
    <w:rsid w:val="006554D7"/>
    <w:rsid w:val="00655890"/>
    <w:rsid w:val="0066511A"/>
    <w:rsid w:val="00665305"/>
    <w:rsid w:val="00665E84"/>
    <w:rsid w:val="00666D21"/>
    <w:rsid w:val="00671280"/>
    <w:rsid w:val="0067141C"/>
    <w:rsid w:val="00671CEB"/>
    <w:rsid w:val="00673E6A"/>
    <w:rsid w:val="00680B5F"/>
    <w:rsid w:val="00680E81"/>
    <w:rsid w:val="00681EBC"/>
    <w:rsid w:val="00681FA2"/>
    <w:rsid w:val="00685625"/>
    <w:rsid w:val="00685AF2"/>
    <w:rsid w:val="00687C2D"/>
    <w:rsid w:val="00687FFE"/>
    <w:rsid w:val="00690126"/>
    <w:rsid w:val="006A6882"/>
    <w:rsid w:val="006A77C4"/>
    <w:rsid w:val="006B7F0E"/>
    <w:rsid w:val="006C0701"/>
    <w:rsid w:val="006D1C60"/>
    <w:rsid w:val="006D2D1E"/>
    <w:rsid w:val="006D6209"/>
    <w:rsid w:val="006D6A8B"/>
    <w:rsid w:val="006D7665"/>
    <w:rsid w:val="006E2AE3"/>
    <w:rsid w:val="006E314D"/>
    <w:rsid w:val="006E3CCC"/>
    <w:rsid w:val="006E62CF"/>
    <w:rsid w:val="006F139C"/>
    <w:rsid w:val="006F327A"/>
    <w:rsid w:val="00700D43"/>
    <w:rsid w:val="00705398"/>
    <w:rsid w:val="00705B47"/>
    <w:rsid w:val="00705D3B"/>
    <w:rsid w:val="007103E4"/>
    <w:rsid w:val="00711F88"/>
    <w:rsid w:val="00713262"/>
    <w:rsid w:val="00715416"/>
    <w:rsid w:val="0072224C"/>
    <w:rsid w:val="00725570"/>
    <w:rsid w:val="007302CB"/>
    <w:rsid w:val="00734A21"/>
    <w:rsid w:val="007359F9"/>
    <w:rsid w:val="00736855"/>
    <w:rsid w:val="0074135D"/>
    <w:rsid w:val="00742900"/>
    <w:rsid w:val="00743862"/>
    <w:rsid w:val="0074502A"/>
    <w:rsid w:val="007452CE"/>
    <w:rsid w:val="00747A93"/>
    <w:rsid w:val="00747D3F"/>
    <w:rsid w:val="007514DF"/>
    <w:rsid w:val="007566B9"/>
    <w:rsid w:val="00760507"/>
    <w:rsid w:val="007605D7"/>
    <w:rsid w:val="00761A6D"/>
    <w:rsid w:val="00761D01"/>
    <w:rsid w:val="00762762"/>
    <w:rsid w:val="0076743E"/>
    <w:rsid w:val="00770C1D"/>
    <w:rsid w:val="00770DBA"/>
    <w:rsid w:val="00771DAA"/>
    <w:rsid w:val="00772280"/>
    <w:rsid w:val="00774E97"/>
    <w:rsid w:val="00775532"/>
    <w:rsid w:val="00776BD7"/>
    <w:rsid w:val="00781ECB"/>
    <w:rsid w:val="00782710"/>
    <w:rsid w:val="007837AC"/>
    <w:rsid w:val="00786432"/>
    <w:rsid w:val="00792224"/>
    <w:rsid w:val="00792342"/>
    <w:rsid w:val="00792C98"/>
    <w:rsid w:val="00794105"/>
    <w:rsid w:val="007A2ACA"/>
    <w:rsid w:val="007A6519"/>
    <w:rsid w:val="007B1B50"/>
    <w:rsid w:val="007B1E3B"/>
    <w:rsid w:val="007B1F30"/>
    <w:rsid w:val="007B485F"/>
    <w:rsid w:val="007B743E"/>
    <w:rsid w:val="007C0E21"/>
    <w:rsid w:val="007C139D"/>
    <w:rsid w:val="007C3775"/>
    <w:rsid w:val="007C6170"/>
    <w:rsid w:val="007D0B0A"/>
    <w:rsid w:val="007D2432"/>
    <w:rsid w:val="007D3BF0"/>
    <w:rsid w:val="007D4C09"/>
    <w:rsid w:val="007E3F1A"/>
    <w:rsid w:val="007E4012"/>
    <w:rsid w:val="007E66B2"/>
    <w:rsid w:val="007E6FD0"/>
    <w:rsid w:val="007F0F19"/>
    <w:rsid w:val="007F6719"/>
    <w:rsid w:val="008100FC"/>
    <w:rsid w:val="0081711B"/>
    <w:rsid w:val="008172CF"/>
    <w:rsid w:val="00817B64"/>
    <w:rsid w:val="00821126"/>
    <w:rsid w:val="008214EA"/>
    <w:rsid w:val="008277B9"/>
    <w:rsid w:val="00832178"/>
    <w:rsid w:val="0083241F"/>
    <w:rsid w:val="0083304E"/>
    <w:rsid w:val="0083328D"/>
    <w:rsid w:val="00837121"/>
    <w:rsid w:val="008461F8"/>
    <w:rsid w:val="00846885"/>
    <w:rsid w:val="00846CF4"/>
    <w:rsid w:val="0085037A"/>
    <w:rsid w:val="00853F0F"/>
    <w:rsid w:val="00854F44"/>
    <w:rsid w:val="00855AEE"/>
    <w:rsid w:val="00856045"/>
    <w:rsid w:val="00857513"/>
    <w:rsid w:val="008614B8"/>
    <w:rsid w:val="00866C4C"/>
    <w:rsid w:val="00873025"/>
    <w:rsid w:val="008732D9"/>
    <w:rsid w:val="008746BB"/>
    <w:rsid w:val="0088010E"/>
    <w:rsid w:val="0088038C"/>
    <w:rsid w:val="00881C43"/>
    <w:rsid w:val="00882062"/>
    <w:rsid w:val="008820BD"/>
    <w:rsid w:val="00884E72"/>
    <w:rsid w:val="00885B55"/>
    <w:rsid w:val="0088727A"/>
    <w:rsid w:val="00887CD3"/>
    <w:rsid w:val="008910E5"/>
    <w:rsid w:val="00896E6F"/>
    <w:rsid w:val="00897670"/>
    <w:rsid w:val="00897809"/>
    <w:rsid w:val="008A031C"/>
    <w:rsid w:val="008A13B9"/>
    <w:rsid w:val="008A14E1"/>
    <w:rsid w:val="008A18E3"/>
    <w:rsid w:val="008A7612"/>
    <w:rsid w:val="008B1911"/>
    <w:rsid w:val="008B1BCA"/>
    <w:rsid w:val="008B50AF"/>
    <w:rsid w:val="008C0568"/>
    <w:rsid w:val="008C3005"/>
    <w:rsid w:val="008C6C6C"/>
    <w:rsid w:val="008D0F1C"/>
    <w:rsid w:val="008D2175"/>
    <w:rsid w:val="008D3262"/>
    <w:rsid w:val="008D3552"/>
    <w:rsid w:val="008D5566"/>
    <w:rsid w:val="008D6A47"/>
    <w:rsid w:val="008E502D"/>
    <w:rsid w:val="008E7A37"/>
    <w:rsid w:val="008F385B"/>
    <w:rsid w:val="00901F50"/>
    <w:rsid w:val="00903C3D"/>
    <w:rsid w:val="00905317"/>
    <w:rsid w:val="00910815"/>
    <w:rsid w:val="0091149F"/>
    <w:rsid w:val="00911A46"/>
    <w:rsid w:val="009133E3"/>
    <w:rsid w:val="009175A7"/>
    <w:rsid w:val="00917C08"/>
    <w:rsid w:val="009242B2"/>
    <w:rsid w:val="00927EB0"/>
    <w:rsid w:val="00930185"/>
    <w:rsid w:val="00930473"/>
    <w:rsid w:val="00931025"/>
    <w:rsid w:val="00932FB8"/>
    <w:rsid w:val="009372CB"/>
    <w:rsid w:val="00940BB4"/>
    <w:rsid w:val="009425F1"/>
    <w:rsid w:val="00946188"/>
    <w:rsid w:val="00946816"/>
    <w:rsid w:val="00947F4A"/>
    <w:rsid w:val="00950321"/>
    <w:rsid w:val="00950E4F"/>
    <w:rsid w:val="00955E45"/>
    <w:rsid w:val="0096090F"/>
    <w:rsid w:val="00961CF7"/>
    <w:rsid w:val="00965F29"/>
    <w:rsid w:val="00966AAF"/>
    <w:rsid w:val="009676C4"/>
    <w:rsid w:val="00974AD6"/>
    <w:rsid w:val="00977C44"/>
    <w:rsid w:val="009809B6"/>
    <w:rsid w:val="009818A4"/>
    <w:rsid w:val="00983375"/>
    <w:rsid w:val="00985123"/>
    <w:rsid w:val="00985998"/>
    <w:rsid w:val="00986469"/>
    <w:rsid w:val="00990CB5"/>
    <w:rsid w:val="00990D5C"/>
    <w:rsid w:val="00990DD2"/>
    <w:rsid w:val="009921F9"/>
    <w:rsid w:val="00993AF6"/>
    <w:rsid w:val="009951F0"/>
    <w:rsid w:val="009A3298"/>
    <w:rsid w:val="009A6AE9"/>
    <w:rsid w:val="009A714F"/>
    <w:rsid w:val="009B127F"/>
    <w:rsid w:val="009B53E5"/>
    <w:rsid w:val="009B6450"/>
    <w:rsid w:val="009B6C90"/>
    <w:rsid w:val="009C0162"/>
    <w:rsid w:val="009C0DB5"/>
    <w:rsid w:val="009C1294"/>
    <w:rsid w:val="009C2D8F"/>
    <w:rsid w:val="009C610A"/>
    <w:rsid w:val="009C6A01"/>
    <w:rsid w:val="009C7068"/>
    <w:rsid w:val="009D345A"/>
    <w:rsid w:val="009D38C8"/>
    <w:rsid w:val="009D4888"/>
    <w:rsid w:val="009D6618"/>
    <w:rsid w:val="009E00E7"/>
    <w:rsid w:val="009E0FFF"/>
    <w:rsid w:val="009E643D"/>
    <w:rsid w:val="009E6A5C"/>
    <w:rsid w:val="009E7433"/>
    <w:rsid w:val="009F574F"/>
    <w:rsid w:val="009F7257"/>
    <w:rsid w:val="00A03C90"/>
    <w:rsid w:val="00A043E3"/>
    <w:rsid w:val="00A04C68"/>
    <w:rsid w:val="00A110D2"/>
    <w:rsid w:val="00A11647"/>
    <w:rsid w:val="00A1726B"/>
    <w:rsid w:val="00A24D24"/>
    <w:rsid w:val="00A25C17"/>
    <w:rsid w:val="00A25ED3"/>
    <w:rsid w:val="00A27D0C"/>
    <w:rsid w:val="00A3029A"/>
    <w:rsid w:val="00A30F35"/>
    <w:rsid w:val="00A3296B"/>
    <w:rsid w:val="00A4105A"/>
    <w:rsid w:val="00A412CD"/>
    <w:rsid w:val="00A425DD"/>
    <w:rsid w:val="00A4619B"/>
    <w:rsid w:val="00A50260"/>
    <w:rsid w:val="00A52013"/>
    <w:rsid w:val="00A5215E"/>
    <w:rsid w:val="00A52F80"/>
    <w:rsid w:val="00A61F18"/>
    <w:rsid w:val="00A643F6"/>
    <w:rsid w:val="00A646DF"/>
    <w:rsid w:val="00A65318"/>
    <w:rsid w:val="00A66E15"/>
    <w:rsid w:val="00A7021C"/>
    <w:rsid w:val="00A70B99"/>
    <w:rsid w:val="00A729C9"/>
    <w:rsid w:val="00A740CB"/>
    <w:rsid w:val="00A74380"/>
    <w:rsid w:val="00A748DA"/>
    <w:rsid w:val="00A77832"/>
    <w:rsid w:val="00A8219B"/>
    <w:rsid w:val="00A83FED"/>
    <w:rsid w:val="00A84C20"/>
    <w:rsid w:val="00A8542F"/>
    <w:rsid w:val="00A874B6"/>
    <w:rsid w:val="00A92BFD"/>
    <w:rsid w:val="00A92FE0"/>
    <w:rsid w:val="00A9447C"/>
    <w:rsid w:val="00A95958"/>
    <w:rsid w:val="00A96E5A"/>
    <w:rsid w:val="00AA02A6"/>
    <w:rsid w:val="00AA2784"/>
    <w:rsid w:val="00AB0EC1"/>
    <w:rsid w:val="00AB1602"/>
    <w:rsid w:val="00AC22DE"/>
    <w:rsid w:val="00AC2B62"/>
    <w:rsid w:val="00AC41CA"/>
    <w:rsid w:val="00AC4CC3"/>
    <w:rsid w:val="00AC4DB2"/>
    <w:rsid w:val="00AC62B7"/>
    <w:rsid w:val="00AC7EE9"/>
    <w:rsid w:val="00AD1345"/>
    <w:rsid w:val="00AD294F"/>
    <w:rsid w:val="00AF04CC"/>
    <w:rsid w:val="00AF0C39"/>
    <w:rsid w:val="00AF111E"/>
    <w:rsid w:val="00AF1E40"/>
    <w:rsid w:val="00AF4028"/>
    <w:rsid w:val="00AF4DDA"/>
    <w:rsid w:val="00AF5141"/>
    <w:rsid w:val="00AF6EBF"/>
    <w:rsid w:val="00B024F2"/>
    <w:rsid w:val="00B05FF5"/>
    <w:rsid w:val="00B06105"/>
    <w:rsid w:val="00B07155"/>
    <w:rsid w:val="00B071EB"/>
    <w:rsid w:val="00B07C56"/>
    <w:rsid w:val="00B103E9"/>
    <w:rsid w:val="00B12B05"/>
    <w:rsid w:val="00B14565"/>
    <w:rsid w:val="00B24269"/>
    <w:rsid w:val="00B2503D"/>
    <w:rsid w:val="00B3047C"/>
    <w:rsid w:val="00B3126A"/>
    <w:rsid w:val="00B31638"/>
    <w:rsid w:val="00B34F40"/>
    <w:rsid w:val="00B37673"/>
    <w:rsid w:val="00B408E6"/>
    <w:rsid w:val="00B420EF"/>
    <w:rsid w:val="00B43773"/>
    <w:rsid w:val="00B47243"/>
    <w:rsid w:val="00B47C5E"/>
    <w:rsid w:val="00B52D76"/>
    <w:rsid w:val="00B555CE"/>
    <w:rsid w:val="00B57D57"/>
    <w:rsid w:val="00B602F9"/>
    <w:rsid w:val="00B60335"/>
    <w:rsid w:val="00B60E91"/>
    <w:rsid w:val="00B61C44"/>
    <w:rsid w:val="00B620DB"/>
    <w:rsid w:val="00B62889"/>
    <w:rsid w:val="00B62E1A"/>
    <w:rsid w:val="00B630EC"/>
    <w:rsid w:val="00B63FA2"/>
    <w:rsid w:val="00B707A9"/>
    <w:rsid w:val="00B70944"/>
    <w:rsid w:val="00B712CB"/>
    <w:rsid w:val="00B72204"/>
    <w:rsid w:val="00B842E7"/>
    <w:rsid w:val="00B86971"/>
    <w:rsid w:val="00B86B78"/>
    <w:rsid w:val="00B907EA"/>
    <w:rsid w:val="00BA070C"/>
    <w:rsid w:val="00BA32F7"/>
    <w:rsid w:val="00BA38EC"/>
    <w:rsid w:val="00BA5037"/>
    <w:rsid w:val="00BA6C44"/>
    <w:rsid w:val="00BA7B5A"/>
    <w:rsid w:val="00BB3AD2"/>
    <w:rsid w:val="00BB5831"/>
    <w:rsid w:val="00BB5FF6"/>
    <w:rsid w:val="00BB722C"/>
    <w:rsid w:val="00BB7833"/>
    <w:rsid w:val="00BC4509"/>
    <w:rsid w:val="00BC5C42"/>
    <w:rsid w:val="00BC6513"/>
    <w:rsid w:val="00BD1464"/>
    <w:rsid w:val="00BD28B3"/>
    <w:rsid w:val="00BD41E5"/>
    <w:rsid w:val="00BE0B14"/>
    <w:rsid w:val="00BE2296"/>
    <w:rsid w:val="00BE4B03"/>
    <w:rsid w:val="00BE51CF"/>
    <w:rsid w:val="00BE79D2"/>
    <w:rsid w:val="00BF02CB"/>
    <w:rsid w:val="00BF2FFB"/>
    <w:rsid w:val="00C00822"/>
    <w:rsid w:val="00C03AE1"/>
    <w:rsid w:val="00C045E2"/>
    <w:rsid w:val="00C053D4"/>
    <w:rsid w:val="00C109B7"/>
    <w:rsid w:val="00C10CF9"/>
    <w:rsid w:val="00C111B2"/>
    <w:rsid w:val="00C11F1E"/>
    <w:rsid w:val="00C12D9A"/>
    <w:rsid w:val="00C20280"/>
    <w:rsid w:val="00C2130A"/>
    <w:rsid w:val="00C2603E"/>
    <w:rsid w:val="00C301F3"/>
    <w:rsid w:val="00C31FD6"/>
    <w:rsid w:val="00C32D06"/>
    <w:rsid w:val="00C33410"/>
    <w:rsid w:val="00C403B5"/>
    <w:rsid w:val="00C43C1E"/>
    <w:rsid w:val="00C476A3"/>
    <w:rsid w:val="00C50B96"/>
    <w:rsid w:val="00C536AE"/>
    <w:rsid w:val="00C54290"/>
    <w:rsid w:val="00C61DB4"/>
    <w:rsid w:val="00C64E17"/>
    <w:rsid w:val="00C65757"/>
    <w:rsid w:val="00C66350"/>
    <w:rsid w:val="00C70D1E"/>
    <w:rsid w:val="00C71CF6"/>
    <w:rsid w:val="00C71D0E"/>
    <w:rsid w:val="00C722B1"/>
    <w:rsid w:val="00C7405F"/>
    <w:rsid w:val="00C76B80"/>
    <w:rsid w:val="00C800DE"/>
    <w:rsid w:val="00C81D86"/>
    <w:rsid w:val="00C858FA"/>
    <w:rsid w:val="00C913AD"/>
    <w:rsid w:val="00C92B81"/>
    <w:rsid w:val="00CA3D20"/>
    <w:rsid w:val="00CA5601"/>
    <w:rsid w:val="00CB0F3C"/>
    <w:rsid w:val="00CB5A09"/>
    <w:rsid w:val="00CB646A"/>
    <w:rsid w:val="00CB6E7A"/>
    <w:rsid w:val="00CC171E"/>
    <w:rsid w:val="00CC1EC3"/>
    <w:rsid w:val="00CC2E3E"/>
    <w:rsid w:val="00CC474B"/>
    <w:rsid w:val="00CD0F82"/>
    <w:rsid w:val="00CD1CBE"/>
    <w:rsid w:val="00CD5E4C"/>
    <w:rsid w:val="00CD5E8D"/>
    <w:rsid w:val="00CD6BA5"/>
    <w:rsid w:val="00CE22C7"/>
    <w:rsid w:val="00CE6756"/>
    <w:rsid w:val="00CE6F4F"/>
    <w:rsid w:val="00CF1413"/>
    <w:rsid w:val="00CF2B89"/>
    <w:rsid w:val="00CF4E09"/>
    <w:rsid w:val="00CF525E"/>
    <w:rsid w:val="00CF6CC1"/>
    <w:rsid w:val="00D00D45"/>
    <w:rsid w:val="00D00DFF"/>
    <w:rsid w:val="00D00EE0"/>
    <w:rsid w:val="00D01086"/>
    <w:rsid w:val="00D04FD4"/>
    <w:rsid w:val="00D07192"/>
    <w:rsid w:val="00D10CA0"/>
    <w:rsid w:val="00D1135D"/>
    <w:rsid w:val="00D12B55"/>
    <w:rsid w:val="00D23F1B"/>
    <w:rsid w:val="00D26799"/>
    <w:rsid w:val="00D323CD"/>
    <w:rsid w:val="00D35FF3"/>
    <w:rsid w:val="00D36145"/>
    <w:rsid w:val="00D367F5"/>
    <w:rsid w:val="00D36831"/>
    <w:rsid w:val="00D3701B"/>
    <w:rsid w:val="00D432AD"/>
    <w:rsid w:val="00D4416B"/>
    <w:rsid w:val="00D44BC0"/>
    <w:rsid w:val="00D4662D"/>
    <w:rsid w:val="00D476FA"/>
    <w:rsid w:val="00D52AE1"/>
    <w:rsid w:val="00D6409D"/>
    <w:rsid w:val="00D64689"/>
    <w:rsid w:val="00D70488"/>
    <w:rsid w:val="00D708D2"/>
    <w:rsid w:val="00D758AD"/>
    <w:rsid w:val="00D75D7D"/>
    <w:rsid w:val="00D809F2"/>
    <w:rsid w:val="00D82F45"/>
    <w:rsid w:val="00D8302C"/>
    <w:rsid w:val="00D849FC"/>
    <w:rsid w:val="00D86AFE"/>
    <w:rsid w:val="00D8706B"/>
    <w:rsid w:val="00D911DF"/>
    <w:rsid w:val="00D91CF7"/>
    <w:rsid w:val="00D961E7"/>
    <w:rsid w:val="00DA29D0"/>
    <w:rsid w:val="00DA4FBF"/>
    <w:rsid w:val="00DA63E0"/>
    <w:rsid w:val="00DA7104"/>
    <w:rsid w:val="00DB2D01"/>
    <w:rsid w:val="00DB47C6"/>
    <w:rsid w:val="00DB4FEB"/>
    <w:rsid w:val="00DB6CAA"/>
    <w:rsid w:val="00DC00B2"/>
    <w:rsid w:val="00DC21E1"/>
    <w:rsid w:val="00DC4EB7"/>
    <w:rsid w:val="00DC78C1"/>
    <w:rsid w:val="00DC7F2F"/>
    <w:rsid w:val="00DD2149"/>
    <w:rsid w:val="00DD2F4D"/>
    <w:rsid w:val="00DD3FFA"/>
    <w:rsid w:val="00DD44F6"/>
    <w:rsid w:val="00DD46AB"/>
    <w:rsid w:val="00DD714E"/>
    <w:rsid w:val="00DE06AF"/>
    <w:rsid w:val="00DE27F5"/>
    <w:rsid w:val="00DE4BA7"/>
    <w:rsid w:val="00DE5159"/>
    <w:rsid w:val="00DF29ED"/>
    <w:rsid w:val="00DF2D7B"/>
    <w:rsid w:val="00DF3C3A"/>
    <w:rsid w:val="00DF3F4E"/>
    <w:rsid w:val="00DF4424"/>
    <w:rsid w:val="00E03F42"/>
    <w:rsid w:val="00E06197"/>
    <w:rsid w:val="00E06956"/>
    <w:rsid w:val="00E0719C"/>
    <w:rsid w:val="00E10F1F"/>
    <w:rsid w:val="00E21588"/>
    <w:rsid w:val="00E221F8"/>
    <w:rsid w:val="00E22527"/>
    <w:rsid w:val="00E24BDC"/>
    <w:rsid w:val="00E26D58"/>
    <w:rsid w:val="00E30532"/>
    <w:rsid w:val="00E3111A"/>
    <w:rsid w:val="00E33FAE"/>
    <w:rsid w:val="00E34D80"/>
    <w:rsid w:val="00E37299"/>
    <w:rsid w:val="00E41BE4"/>
    <w:rsid w:val="00E4345E"/>
    <w:rsid w:val="00E44854"/>
    <w:rsid w:val="00E45565"/>
    <w:rsid w:val="00E472B4"/>
    <w:rsid w:val="00E51668"/>
    <w:rsid w:val="00E567E8"/>
    <w:rsid w:val="00E61989"/>
    <w:rsid w:val="00E7045E"/>
    <w:rsid w:val="00E710E9"/>
    <w:rsid w:val="00E82BE4"/>
    <w:rsid w:val="00E83D24"/>
    <w:rsid w:val="00E85380"/>
    <w:rsid w:val="00E85A01"/>
    <w:rsid w:val="00E86094"/>
    <w:rsid w:val="00E873D8"/>
    <w:rsid w:val="00E8759B"/>
    <w:rsid w:val="00E923F2"/>
    <w:rsid w:val="00EA066B"/>
    <w:rsid w:val="00EA39A5"/>
    <w:rsid w:val="00EA3FB0"/>
    <w:rsid w:val="00EA5588"/>
    <w:rsid w:val="00EA594A"/>
    <w:rsid w:val="00EA7259"/>
    <w:rsid w:val="00EB567E"/>
    <w:rsid w:val="00EC6394"/>
    <w:rsid w:val="00EC7675"/>
    <w:rsid w:val="00EC7776"/>
    <w:rsid w:val="00ED0441"/>
    <w:rsid w:val="00ED3743"/>
    <w:rsid w:val="00EE28CA"/>
    <w:rsid w:val="00EE35FE"/>
    <w:rsid w:val="00EE4744"/>
    <w:rsid w:val="00EE53F2"/>
    <w:rsid w:val="00EE5C15"/>
    <w:rsid w:val="00EE6E04"/>
    <w:rsid w:val="00EF08B5"/>
    <w:rsid w:val="00EF19D8"/>
    <w:rsid w:val="00EF3012"/>
    <w:rsid w:val="00EF6DA4"/>
    <w:rsid w:val="00EF70DB"/>
    <w:rsid w:val="00EF7C9D"/>
    <w:rsid w:val="00F0035C"/>
    <w:rsid w:val="00F004DE"/>
    <w:rsid w:val="00F007F6"/>
    <w:rsid w:val="00F01067"/>
    <w:rsid w:val="00F018C4"/>
    <w:rsid w:val="00F07310"/>
    <w:rsid w:val="00F1319F"/>
    <w:rsid w:val="00F16459"/>
    <w:rsid w:val="00F1687C"/>
    <w:rsid w:val="00F22DDB"/>
    <w:rsid w:val="00F2561D"/>
    <w:rsid w:val="00F25BCC"/>
    <w:rsid w:val="00F26C92"/>
    <w:rsid w:val="00F26CE5"/>
    <w:rsid w:val="00F26EA6"/>
    <w:rsid w:val="00F35F0C"/>
    <w:rsid w:val="00F36C8C"/>
    <w:rsid w:val="00F36F7B"/>
    <w:rsid w:val="00F37251"/>
    <w:rsid w:val="00F42ACD"/>
    <w:rsid w:val="00F4314A"/>
    <w:rsid w:val="00F448C8"/>
    <w:rsid w:val="00F51726"/>
    <w:rsid w:val="00F535A0"/>
    <w:rsid w:val="00F60AD7"/>
    <w:rsid w:val="00F6695C"/>
    <w:rsid w:val="00F67491"/>
    <w:rsid w:val="00F70E61"/>
    <w:rsid w:val="00F722A0"/>
    <w:rsid w:val="00F76569"/>
    <w:rsid w:val="00F81AF9"/>
    <w:rsid w:val="00F8290A"/>
    <w:rsid w:val="00F834B4"/>
    <w:rsid w:val="00F849F6"/>
    <w:rsid w:val="00F905BA"/>
    <w:rsid w:val="00F90C31"/>
    <w:rsid w:val="00F928E5"/>
    <w:rsid w:val="00F93D1B"/>
    <w:rsid w:val="00F96152"/>
    <w:rsid w:val="00F96676"/>
    <w:rsid w:val="00FA380A"/>
    <w:rsid w:val="00FA4CD2"/>
    <w:rsid w:val="00FB0461"/>
    <w:rsid w:val="00FB121F"/>
    <w:rsid w:val="00FB2E34"/>
    <w:rsid w:val="00FB5AC8"/>
    <w:rsid w:val="00FB5D9F"/>
    <w:rsid w:val="00FC094F"/>
    <w:rsid w:val="00FC1513"/>
    <w:rsid w:val="00FC5DAE"/>
    <w:rsid w:val="00FC6394"/>
    <w:rsid w:val="00FD19EB"/>
    <w:rsid w:val="00FD1D38"/>
    <w:rsid w:val="00FD5E2A"/>
    <w:rsid w:val="00FD6495"/>
    <w:rsid w:val="00FD7BD0"/>
    <w:rsid w:val="00FE0048"/>
    <w:rsid w:val="00FE3E7A"/>
    <w:rsid w:val="00FE6EC9"/>
    <w:rsid w:val="00FF0757"/>
    <w:rsid w:val="00FF3843"/>
    <w:rsid w:val="00FF5030"/>
    <w:rsid w:val="00FF5EC9"/>
    <w:rsid w:val="00FF7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65D7F"/>
  <w15:docId w15:val="{A510BEC1-634B-4504-882A-A876D5DFF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kern w:val="2"/>
        <w:sz w:val="1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C43C1E"/>
  </w:style>
  <w:style w:type="paragraph" w:customStyle="1" w:styleId="msonormal0">
    <w:name w:val="msonormal"/>
    <w:basedOn w:val="Normal"/>
    <w:rsid w:val="00C43C1E"/>
    <w:pPr>
      <w:widowControl/>
      <w:spacing w:before="100" w:beforeAutospacing="1" w:after="100" w:afterAutospacing="1"/>
      <w:jc w:val="left"/>
    </w:pPr>
    <w:rPr>
      <w:rFonts w:ascii="SimSun" w:hAnsi="SimSun" w:cs="SimSun"/>
      <w:kern w:val="0"/>
      <w:sz w:val="24"/>
      <w:szCs w:val="24"/>
    </w:rPr>
  </w:style>
  <w:style w:type="paragraph" w:styleId="BodyTextIndent">
    <w:name w:val="Body Text Indent"/>
    <w:basedOn w:val="Normal"/>
    <w:link w:val="BodyTextIndentChar"/>
    <w:uiPriority w:val="99"/>
    <w:semiHidden/>
    <w:unhideWhenUsed/>
    <w:rsid w:val="00C43C1E"/>
    <w:pPr>
      <w:spacing w:after="120"/>
      <w:ind w:leftChars="200" w:left="420"/>
    </w:pPr>
    <w:rPr>
      <w:rFonts w:eastAsia="DengXian" w:cs="Times New Roman"/>
      <w:i/>
      <w:sz w:val="24"/>
      <w:szCs w:val="28"/>
    </w:rPr>
  </w:style>
  <w:style w:type="character" w:customStyle="1" w:styleId="BodyTextIndentChar">
    <w:name w:val="Body Text Indent Char"/>
    <w:basedOn w:val="DefaultParagraphFont"/>
    <w:link w:val="BodyTextIndent"/>
    <w:uiPriority w:val="99"/>
    <w:semiHidden/>
    <w:rsid w:val="00C43C1E"/>
    <w:rPr>
      <w:rFonts w:eastAsia="DengXian" w:cs="Times New Roman"/>
      <w:i/>
      <w:sz w:val="24"/>
      <w:szCs w:val="28"/>
    </w:rPr>
  </w:style>
  <w:style w:type="character" w:styleId="PlaceholderText">
    <w:name w:val="Placeholder Text"/>
    <w:basedOn w:val="DefaultParagraphFont"/>
    <w:uiPriority w:val="99"/>
    <w:semiHidden/>
    <w:rsid w:val="00C43C1E"/>
    <w:rPr>
      <w:color w:val="808080"/>
    </w:rPr>
  </w:style>
  <w:style w:type="table" w:styleId="TableGrid">
    <w:name w:val="Table Grid"/>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3C1E"/>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6E2AE3"/>
    <w:pPr>
      <w:jc w:val="center"/>
    </w:pPr>
    <w:rPr>
      <w:rFonts w:cs="Times New Roman"/>
      <w:noProof/>
    </w:rPr>
  </w:style>
  <w:style w:type="character" w:customStyle="1" w:styleId="EndNoteBibliographyTitleChar">
    <w:name w:val="EndNote Bibliography Title Char"/>
    <w:basedOn w:val="DefaultParagraphFont"/>
    <w:link w:val="EndNoteBibliographyTitle"/>
    <w:rsid w:val="006E2AE3"/>
    <w:rPr>
      <w:rFonts w:cs="Times New Roman"/>
      <w:noProof/>
    </w:rPr>
  </w:style>
  <w:style w:type="paragraph" w:customStyle="1" w:styleId="EndNoteBibliography">
    <w:name w:val="EndNote Bibliography"/>
    <w:basedOn w:val="Normal"/>
    <w:link w:val="EndNoteBibliographyChar"/>
    <w:rsid w:val="006E2AE3"/>
    <w:rPr>
      <w:rFonts w:cs="Times New Roman"/>
      <w:noProof/>
    </w:rPr>
  </w:style>
  <w:style w:type="character" w:customStyle="1" w:styleId="EndNoteBibliographyChar">
    <w:name w:val="EndNote Bibliography Char"/>
    <w:basedOn w:val="DefaultParagraphFont"/>
    <w:link w:val="EndNoteBibliography"/>
    <w:rsid w:val="006E2AE3"/>
    <w:rPr>
      <w:rFonts w:cs="Times New Roman"/>
      <w:noProof/>
    </w:rPr>
  </w:style>
  <w:style w:type="character" w:styleId="Hyperlink">
    <w:name w:val="Hyperlink"/>
    <w:basedOn w:val="DefaultParagraphFont"/>
    <w:uiPriority w:val="99"/>
    <w:unhideWhenUsed/>
    <w:rsid w:val="006E2AE3"/>
    <w:rPr>
      <w:color w:val="0563C1" w:themeColor="hyperlink"/>
      <w:u w:val="single"/>
    </w:rPr>
  </w:style>
  <w:style w:type="character" w:styleId="UnresolvedMention">
    <w:name w:val="Unresolved Mention"/>
    <w:basedOn w:val="DefaultParagraphFont"/>
    <w:uiPriority w:val="99"/>
    <w:semiHidden/>
    <w:unhideWhenUsed/>
    <w:rsid w:val="006E2AE3"/>
    <w:rPr>
      <w:color w:val="605E5C"/>
      <w:shd w:val="clear" w:color="auto" w:fill="E1DFDD"/>
    </w:rPr>
  </w:style>
  <w:style w:type="table" w:customStyle="1" w:styleId="TableGrid3">
    <w:name w:val="Table Grid3"/>
    <w:basedOn w:val="TableNormal"/>
    <w:next w:val="TableGrid"/>
    <w:uiPriority w:val="39"/>
    <w:rsid w:val="00B06105"/>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0461"/>
    <w:rPr>
      <w:sz w:val="16"/>
      <w:szCs w:val="16"/>
    </w:rPr>
  </w:style>
  <w:style w:type="paragraph" w:styleId="CommentText">
    <w:name w:val="annotation text"/>
    <w:basedOn w:val="Normal"/>
    <w:link w:val="CommentTextChar"/>
    <w:uiPriority w:val="99"/>
    <w:semiHidden/>
    <w:unhideWhenUsed/>
    <w:rsid w:val="00FB0461"/>
    <w:rPr>
      <w:sz w:val="20"/>
      <w:szCs w:val="20"/>
    </w:rPr>
  </w:style>
  <w:style w:type="character" w:customStyle="1" w:styleId="CommentTextChar">
    <w:name w:val="Comment Text Char"/>
    <w:basedOn w:val="DefaultParagraphFont"/>
    <w:link w:val="CommentText"/>
    <w:uiPriority w:val="99"/>
    <w:semiHidden/>
    <w:rsid w:val="00FB0461"/>
    <w:rPr>
      <w:sz w:val="20"/>
      <w:szCs w:val="20"/>
    </w:rPr>
  </w:style>
  <w:style w:type="paragraph" w:styleId="CommentSubject">
    <w:name w:val="annotation subject"/>
    <w:basedOn w:val="CommentText"/>
    <w:next w:val="CommentText"/>
    <w:link w:val="CommentSubjectChar"/>
    <w:uiPriority w:val="99"/>
    <w:semiHidden/>
    <w:unhideWhenUsed/>
    <w:rsid w:val="00FB0461"/>
    <w:rPr>
      <w:b/>
      <w:bCs/>
    </w:rPr>
  </w:style>
  <w:style w:type="character" w:customStyle="1" w:styleId="CommentSubjectChar">
    <w:name w:val="Comment Subject Char"/>
    <w:basedOn w:val="CommentTextChar"/>
    <w:link w:val="CommentSubject"/>
    <w:uiPriority w:val="99"/>
    <w:semiHidden/>
    <w:rsid w:val="00FB0461"/>
    <w:rPr>
      <w:b/>
      <w:bCs/>
      <w:sz w:val="20"/>
      <w:szCs w:val="20"/>
    </w:rPr>
  </w:style>
  <w:style w:type="paragraph" w:styleId="Header">
    <w:name w:val="header"/>
    <w:basedOn w:val="Normal"/>
    <w:link w:val="HeaderChar"/>
    <w:uiPriority w:val="99"/>
    <w:unhideWhenUsed/>
    <w:rsid w:val="00471AD7"/>
    <w:pPr>
      <w:tabs>
        <w:tab w:val="center" w:pos="4680"/>
        <w:tab w:val="right" w:pos="9360"/>
      </w:tabs>
    </w:pPr>
  </w:style>
  <w:style w:type="character" w:customStyle="1" w:styleId="HeaderChar">
    <w:name w:val="Header Char"/>
    <w:basedOn w:val="DefaultParagraphFont"/>
    <w:link w:val="Header"/>
    <w:uiPriority w:val="99"/>
    <w:rsid w:val="00471AD7"/>
  </w:style>
  <w:style w:type="paragraph" w:styleId="Footer">
    <w:name w:val="footer"/>
    <w:basedOn w:val="Normal"/>
    <w:link w:val="FooterChar"/>
    <w:uiPriority w:val="99"/>
    <w:unhideWhenUsed/>
    <w:rsid w:val="00471AD7"/>
    <w:pPr>
      <w:tabs>
        <w:tab w:val="center" w:pos="4680"/>
        <w:tab w:val="right" w:pos="9360"/>
      </w:tabs>
    </w:pPr>
  </w:style>
  <w:style w:type="character" w:customStyle="1" w:styleId="FooterChar">
    <w:name w:val="Footer Char"/>
    <w:basedOn w:val="DefaultParagraphFont"/>
    <w:link w:val="Footer"/>
    <w:uiPriority w:val="99"/>
    <w:rsid w:val="00471AD7"/>
  </w:style>
  <w:style w:type="table" w:customStyle="1" w:styleId="TableGrid31">
    <w:name w:val="Table Grid31"/>
    <w:basedOn w:val="TableNormal"/>
    <w:next w:val="TableGrid"/>
    <w:uiPriority w:val="39"/>
    <w:rsid w:val="00CC2E3E"/>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rsid w:val="00510701"/>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594">
      <w:bodyDiv w:val="1"/>
      <w:marLeft w:val="0"/>
      <w:marRight w:val="0"/>
      <w:marTop w:val="0"/>
      <w:marBottom w:val="0"/>
      <w:divBdr>
        <w:top w:val="none" w:sz="0" w:space="0" w:color="auto"/>
        <w:left w:val="none" w:sz="0" w:space="0" w:color="auto"/>
        <w:bottom w:val="none" w:sz="0" w:space="0" w:color="auto"/>
        <w:right w:val="none" w:sz="0" w:space="0" w:color="auto"/>
      </w:divBdr>
    </w:div>
    <w:div w:id="139545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1.jpe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chengjt@vt.edu" TargetMode="Externa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jpeg"/><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1895</TotalTime>
  <Pages>37</Pages>
  <Words>15305</Words>
  <Characters>87239</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Wenge Huang</dc:creator>
  <cp:keywords/>
  <dc:description/>
  <cp:lastModifiedBy>Huang Wenge</cp:lastModifiedBy>
  <cp:revision>429</cp:revision>
  <dcterms:created xsi:type="dcterms:W3CDTF">2021-07-17T20:31:00Z</dcterms:created>
  <dcterms:modified xsi:type="dcterms:W3CDTF">2021-07-21T00:25:00Z</dcterms:modified>
</cp:coreProperties>
</file>