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910D6" w14:textId="418454C6" w:rsidR="009676C4" w:rsidRDefault="00C536AE">
      <w:pPr>
        <w:widowControl/>
        <w:spacing w:line="276" w:lineRule="auto"/>
        <w:jc w:val="center"/>
        <w:rPr>
          <w:rFonts w:eastAsia="DengXian" w:cs="Times New Roman"/>
          <w:b/>
          <w:bCs/>
          <w:kern w:val="0"/>
          <w:sz w:val="24"/>
          <w:szCs w:val="24"/>
        </w:rPr>
        <w:pPrChange w:id="0" w:author="Cheng, Jiangtao" w:date="2021-07-18T09:30:00Z">
          <w:pPr>
            <w:widowControl/>
            <w:spacing w:line="360" w:lineRule="auto"/>
            <w:jc w:val="center"/>
          </w:pPr>
        </w:pPrChange>
      </w:pPr>
      <w:r w:rsidRPr="00C111B2">
        <w:rPr>
          <w:rFonts w:eastAsia="DengXian" w:cs="Times New Roman"/>
          <w:b/>
          <w:bCs/>
          <w:kern w:val="0"/>
          <w:sz w:val="24"/>
          <w:szCs w:val="24"/>
        </w:rPr>
        <w:t>D</w:t>
      </w:r>
      <w:r w:rsidR="009C2D8F" w:rsidRPr="00C111B2">
        <w:rPr>
          <w:rFonts w:eastAsia="DengXian" w:cs="Times New Roman"/>
          <w:b/>
          <w:bCs/>
          <w:kern w:val="0"/>
          <w:sz w:val="24"/>
          <w:szCs w:val="24"/>
        </w:rPr>
        <w:t>roplet</w:t>
      </w:r>
      <w:r w:rsidRPr="00C111B2">
        <w:rPr>
          <w:rFonts w:eastAsia="DengXian" w:cs="Times New Roman"/>
          <w:b/>
          <w:bCs/>
          <w:kern w:val="0"/>
          <w:sz w:val="24"/>
          <w:szCs w:val="24"/>
        </w:rPr>
        <w:t xml:space="preserve"> Evaporation</w:t>
      </w:r>
      <w:r w:rsidR="009C2D8F" w:rsidRPr="00C111B2">
        <w:rPr>
          <w:rFonts w:eastAsia="DengXian" w:cs="Times New Roman"/>
          <w:b/>
          <w:bCs/>
          <w:kern w:val="0"/>
          <w:sz w:val="24"/>
          <w:szCs w:val="24"/>
        </w:rPr>
        <w:t xml:space="preserve"> on </w:t>
      </w:r>
      <w:r w:rsidRPr="00C111B2">
        <w:rPr>
          <w:rFonts w:eastAsia="DengXian" w:cs="Times New Roman"/>
          <w:b/>
          <w:bCs/>
          <w:kern w:val="0"/>
          <w:sz w:val="24"/>
          <w:szCs w:val="24"/>
        </w:rPr>
        <w:t>H</w:t>
      </w:r>
      <w:r w:rsidR="009C2D8F" w:rsidRPr="00C111B2">
        <w:rPr>
          <w:rFonts w:eastAsia="DengXian" w:cs="Times New Roman"/>
          <w:b/>
          <w:bCs/>
          <w:kern w:val="0"/>
          <w:sz w:val="24"/>
          <w:szCs w:val="24"/>
        </w:rPr>
        <w:t xml:space="preserve">ot </w:t>
      </w:r>
      <w:r w:rsidRPr="00C111B2">
        <w:rPr>
          <w:rFonts w:eastAsia="DengXian" w:cs="Times New Roman"/>
          <w:b/>
          <w:bCs/>
          <w:kern w:val="0"/>
          <w:sz w:val="24"/>
          <w:szCs w:val="24"/>
        </w:rPr>
        <w:t>M</w:t>
      </w:r>
      <w:r w:rsidR="009C2D8F" w:rsidRPr="00C111B2">
        <w:rPr>
          <w:rFonts w:eastAsia="DengXian" w:cs="Times New Roman"/>
          <w:b/>
          <w:bCs/>
          <w:kern w:val="0"/>
          <w:sz w:val="24"/>
          <w:szCs w:val="24"/>
        </w:rPr>
        <w:t>icro</w:t>
      </w:r>
      <w:ins w:id="1" w:author="Cheng, Jiangtao" w:date="2021-07-18T09:26:00Z">
        <w:r w:rsidR="00B52D76">
          <w:rPr>
            <w:rFonts w:eastAsia="DengXian" w:cs="Times New Roman"/>
            <w:b/>
            <w:bCs/>
            <w:kern w:val="0"/>
            <w:sz w:val="24"/>
            <w:szCs w:val="24"/>
          </w:rPr>
          <w:t>-</w:t>
        </w:r>
      </w:ins>
      <w:r w:rsidR="009C2D8F" w:rsidRPr="00C111B2">
        <w:rPr>
          <w:rFonts w:eastAsia="DengXian" w:cs="Times New Roman"/>
          <w:b/>
          <w:bCs/>
          <w:kern w:val="0"/>
          <w:sz w:val="24"/>
          <w:szCs w:val="24"/>
        </w:rPr>
        <w:t xml:space="preserve">structured </w:t>
      </w:r>
      <w:r w:rsidRPr="00C111B2">
        <w:rPr>
          <w:rFonts w:eastAsia="DengXian" w:cs="Times New Roman"/>
          <w:b/>
          <w:bCs/>
          <w:kern w:val="0"/>
          <w:sz w:val="24"/>
          <w:szCs w:val="24"/>
        </w:rPr>
        <w:t>S</w:t>
      </w:r>
      <w:r w:rsidR="009C2D8F" w:rsidRPr="00C111B2">
        <w:rPr>
          <w:rFonts w:eastAsia="DengXian" w:cs="Times New Roman"/>
          <w:b/>
          <w:bCs/>
          <w:kern w:val="0"/>
          <w:sz w:val="24"/>
          <w:szCs w:val="24"/>
        </w:rPr>
        <w:t xml:space="preserve">uperhydrophobic </w:t>
      </w:r>
      <w:r w:rsidRPr="00C111B2">
        <w:rPr>
          <w:rFonts w:eastAsia="DengXian" w:cs="Times New Roman"/>
          <w:b/>
          <w:bCs/>
          <w:kern w:val="0"/>
          <w:sz w:val="24"/>
          <w:szCs w:val="24"/>
        </w:rPr>
        <w:t>S</w:t>
      </w:r>
      <w:r w:rsidR="009C2D8F" w:rsidRPr="00C111B2">
        <w:rPr>
          <w:rFonts w:eastAsia="DengXian" w:cs="Times New Roman"/>
          <w:b/>
          <w:bCs/>
          <w:kern w:val="0"/>
          <w:sz w:val="24"/>
          <w:szCs w:val="24"/>
        </w:rPr>
        <w:t>urfaces</w:t>
      </w:r>
      <w:r w:rsidRPr="00C111B2">
        <w:rPr>
          <w:rFonts w:eastAsia="DengXian" w:cs="Times New Roman"/>
          <w:b/>
          <w:bCs/>
          <w:kern w:val="0"/>
          <w:sz w:val="24"/>
          <w:szCs w:val="24"/>
        </w:rPr>
        <w:t xml:space="preserve">: </w:t>
      </w:r>
    </w:p>
    <w:p w14:paraId="7C0DC835" w14:textId="7F3A9A94" w:rsidR="009C2D8F" w:rsidRPr="00C111B2" w:rsidRDefault="00C536AE">
      <w:pPr>
        <w:widowControl/>
        <w:spacing w:after="120" w:line="276" w:lineRule="auto"/>
        <w:jc w:val="center"/>
        <w:rPr>
          <w:rFonts w:eastAsia="DengXian" w:cs="Times New Roman"/>
          <w:b/>
          <w:bCs/>
          <w:kern w:val="0"/>
          <w:sz w:val="24"/>
          <w:szCs w:val="24"/>
        </w:rPr>
        <w:pPrChange w:id="2" w:author="Cheng, Jiangtao" w:date="2021-07-18T13:24:00Z">
          <w:pPr>
            <w:widowControl/>
            <w:spacing w:after="160" w:line="360" w:lineRule="auto"/>
            <w:jc w:val="center"/>
          </w:pPr>
        </w:pPrChange>
      </w:pPr>
      <w:r w:rsidRPr="00C111B2">
        <w:rPr>
          <w:rFonts w:eastAsia="DengXian" w:cs="Times New Roman"/>
          <w:b/>
          <w:bCs/>
          <w:kern w:val="0"/>
          <w:sz w:val="24"/>
          <w:szCs w:val="24"/>
        </w:rPr>
        <w:t>Analysis of Evaporation from Droplet Cap and Base Surfaces</w:t>
      </w:r>
    </w:p>
    <w:p w14:paraId="2D0C6F75" w14:textId="32B5D382" w:rsidR="00BC4509" w:rsidRDefault="00BC4509">
      <w:pPr>
        <w:widowControl/>
        <w:spacing w:line="276" w:lineRule="auto"/>
        <w:jc w:val="center"/>
        <w:rPr>
          <w:rFonts w:eastAsia="DengXian" w:cs="Times New Roman"/>
          <w:kern w:val="0"/>
          <w:sz w:val="24"/>
          <w:szCs w:val="24"/>
        </w:rPr>
        <w:pPrChange w:id="3" w:author="Cheng, Jiangtao" w:date="2021-07-18T09:30:00Z">
          <w:pPr>
            <w:widowControl/>
            <w:spacing w:after="160" w:line="259" w:lineRule="auto"/>
            <w:jc w:val="center"/>
          </w:pPr>
        </w:pPrChange>
      </w:pPr>
      <w:r w:rsidRPr="00BC4509">
        <w:rPr>
          <w:rFonts w:eastAsia="DengXian" w:cs="Times New Roman"/>
          <w:kern w:val="0"/>
          <w:sz w:val="24"/>
          <w:szCs w:val="24"/>
        </w:rPr>
        <w:t>Wenge Huang</w:t>
      </w:r>
      <w:r w:rsidR="00C800DE">
        <w:rPr>
          <w:rFonts w:eastAsia="DengXian" w:cs="Times New Roman"/>
          <w:kern w:val="0"/>
          <w:sz w:val="24"/>
          <w:szCs w:val="24"/>
        </w:rPr>
        <w:t xml:space="preserve"> </w:t>
      </w:r>
      <w:r w:rsidR="00C800DE">
        <w:rPr>
          <w:rFonts w:eastAsia="DengXian" w:cs="Times New Roman"/>
          <w:kern w:val="0"/>
          <w:sz w:val="24"/>
          <w:szCs w:val="24"/>
          <w:vertAlign w:val="superscript"/>
        </w:rPr>
        <w:t>a</w:t>
      </w:r>
      <w:r w:rsidR="00D432AD">
        <w:rPr>
          <w:rFonts w:eastAsia="DengXian" w:cs="Times New Roman"/>
          <w:kern w:val="0"/>
          <w:sz w:val="24"/>
          <w:szCs w:val="24"/>
          <w:vertAlign w:val="superscript"/>
        </w:rPr>
        <w:t xml:space="preserve"> </w:t>
      </w:r>
      <w:r w:rsidR="00D432AD" w:rsidRPr="00D432AD">
        <w:rPr>
          <w:vertAlign w:val="superscript"/>
        </w:rPr>
        <w:t>†</w:t>
      </w:r>
      <w:r w:rsidR="00C800DE">
        <w:rPr>
          <w:rFonts w:eastAsia="DengXian" w:cs="Times New Roman"/>
          <w:kern w:val="0"/>
          <w:sz w:val="24"/>
          <w:szCs w:val="24"/>
        </w:rPr>
        <w:t xml:space="preserve">, </w:t>
      </w:r>
      <w:r>
        <w:rPr>
          <w:rFonts w:eastAsia="DengXian" w:cs="Times New Roman"/>
          <w:kern w:val="0"/>
          <w:sz w:val="24"/>
          <w:szCs w:val="24"/>
        </w:rPr>
        <w:t>Xukun He</w:t>
      </w:r>
      <w:r w:rsidR="00C800DE">
        <w:rPr>
          <w:rFonts w:eastAsia="DengXian" w:cs="Times New Roman"/>
          <w:kern w:val="0"/>
          <w:sz w:val="24"/>
          <w:szCs w:val="24"/>
        </w:rPr>
        <w:t xml:space="preserve"> </w:t>
      </w:r>
      <w:r w:rsidR="00C800DE">
        <w:rPr>
          <w:rFonts w:eastAsia="DengXian" w:cs="Times New Roman"/>
          <w:kern w:val="0"/>
          <w:sz w:val="24"/>
          <w:szCs w:val="24"/>
          <w:vertAlign w:val="superscript"/>
        </w:rPr>
        <w:t>a</w:t>
      </w:r>
      <w:r w:rsidR="00D432AD">
        <w:rPr>
          <w:rFonts w:eastAsia="DengXian" w:cs="Times New Roman"/>
          <w:kern w:val="0"/>
          <w:sz w:val="24"/>
          <w:szCs w:val="24"/>
          <w:vertAlign w:val="superscript"/>
        </w:rPr>
        <w:t xml:space="preserve"> </w:t>
      </w:r>
      <w:r w:rsidR="00D432AD" w:rsidRPr="00D432AD">
        <w:rPr>
          <w:vertAlign w:val="superscript"/>
        </w:rPr>
        <w:t>†</w:t>
      </w:r>
      <w:r w:rsidR="00C800DE">
        <w:rPr>
          <w:rFonts w:eastAsia="DengXian" w:cs="Times New Roman"/>
          <w:kern w:val="0"/>
          <w:sz w:val="24"/>
          <w:szCs w:val="24"/>
        </w:rPr>
        <w:t>,</w:t>
      </w:r>
      <w:ins w:id="4" w:author="Cheng, Jiangtao" w:date="2021-07-18T09:23:00Z">
        <w:r w:rsidR="001D7456">
          <w:rPr>
            <w:rFonts w:eastAsia="DengXian" w:cs="Times New Roman"/>
            <w:kern w:val="0"/>
            <w:sz w:val="24"/>
            <w:szCs w:val="24"/>
          </w:rPr>
          <w:t xml:space="preserve"> </w:t>
        </w:r>
        <w:r w:rsidR="001D7456" w:rsidRPr="001D7456">
          <w:rPr>
            <w:rFonts w:eastAsia="DengXian" w:cs="Times New Roman"/>
            <w:kern w:val="0"/>
            <w:sz w:val="24"/>
            <w:szCs w:val="24"/>
          </w:rPr>
          <w:t>Cong Liu</w:t>
        </w:r>
      </w:ins>
      <w:ins w:id="5" w:author="Cheng, Jiangtao" w:date="2021-07-18T09:24:00Z">
        <w:r w:rsidR="001D7456" w:rsidRPr="001D7456">
          <w:rPr>
            <w:rFonts w:eastAsia="DengXian" w:cs="Times New Roman"/>
            <w:kern w:val="0"/>
            <w:sz w:val="24"/>
            <w:szCs w:val="24"/>
            <w:vertAlign w:val="superscript"/>
          </w:rPr>
          <w:t xml:space="preserve"> </w:t>
        </w:r>
        <w:r w:rsidR="001D7456">
          <w:rPr>
            <w:rFonts w:eastAsia="DengXian" w:cs="Times New Roman"/>
            <w:kern w:val="0"/>
            <w:sz w:val="24"/>
            <w:szCs w:val="24"/>
            <w:vertAlign w:val="superscript"/>
          </w:rPr>
          <w:t>d</w:t>
        </w:r>
        <w:r w:rsidR="001D7456">
          <w:rPr>
            <w:rFonts w:eastAsia="DengXian" w:cs="Times New Roman"/>
            <w:kern w:val="0"/>
            <w:sz w:val="24"/>
            <w:szCs w:val="24"/>
          </w:rPr>
          <w:t xml:space="preserve">, </w:t>
        </w:r>
        <w:proofErr w:type="spellStart"/>
        <w:r w:rsidR="001D7456" w:rsidRPr="001D7456">
          <w:rPr>
            <w:rFonts w:eastAsia="DengXian" w:cs="Times New Roman"/>
            <w:kern w:val="0"/>
            <w:sz w:val="24"/>
            <w:szCs w:val="24"/>
          </w:rPr>
          <w:t>Xiaojie</w:t>
        </w:r>
        <w:proofErr w:type="spellEnd"/>
        <w:r w:rsidR="001D7456" w:rsidRPr="001D7456">
          <w:rPr>
            <w:rFonts w:eastAsia="DengXian" w:cs="Times New Roman"/>
            <w:kern w:val="0"/>
            <w:sz w:val="24"/>
            <w:szCs w:val="24"/>
          </w:rPr>
          <w:t xml:space="preserve"> Li</w:t>
        </w:r>
        <w:r w:rsidR="001D7456">
          <w:rPr>
            <w:rFonts w:eastAsia="DengXian" w:cs="Times New Roman"/>
            <w:kern w:val="0"/>
            <w:sz w:val="24"/>
            <w:szCs w:val="24"/>
          </w:rPr>
          <w:t xml:space="preserve"> </w:t>
        </w:r>
        <w:r w:rsidR="001D7456">
          <w:rPr>
            <w:rFonts w:eastAsia="DengXian" w:cs="Times New Roman"/>
            <w:kern w:val="0"/>
            <w:sz w:val="24"/>
            <w:szCs w:val="24"/>
            <w:vertAlign w:val="superscript"/>
          </w:rPr>
          <w:t>d</w:t>
        </w:r>
        <w:r w:rsidR="001D7456">
          <w:rPr>
            <w:rFonts w:eastAsia="DengXian" w:cs="Times New Roman"/>
            <w:kern w:val="0"/>
            <w:sz w:val="24"/>
            <w:szCs w:val="24"/>
          </w:rPr>
          <w:t>,</w:t>
        </w:r>
      </w:ins>
      <w:r w:rsidR="00DD44F6">
        <w:rPr>
          <w:rFonts w:eastAsia="DengXian" w:cs="Times New Roman"/>
          <w:kern w:val="0"/>
          <w:sz w:val="24"/>
          <w:szCs w:val="24"/>
        </w:rPr>
        <w:t xml:space="preserve"> </w:t>
      </w:r>
      <w:proofErr w:type="spellStart"/>
      <w:r w:rsidR="00DD44F6">
        <w:rPr>
          <w:rFonts w:eastAsia="DengXian" w:cs="Times New Roman"/>
          <w:kern w:val="0"/>
          <w:sz w:val="24"/>
          <w:szCs w:val="24"/>
        </w:rPr>
        <w:t>Yahua</w:t>
      </w:r>
      <w:proofErr w:type="spellEnd"/>
      <w:r w:rsidR="00DD44F6">
        <w:rPr>
          <w:rFonts w:eastAsia="DengXian" w:cs="Times New Roman"/>
          <w:kern w:val="0"/>
          <w:sz w:val="24"/>
          <w:szCs w:val="24"/>
        </w:rPr>
        <w:t xml:space="preserve"> Liu </w:t>
      </w:r>
      <w:r w:rsidR="00DD44F6">
        <w:rPr>
          <w:rFonts w:eastAsia="DengXian" w:cs="Times New Roman"/>
          <w:kern w:val="0"/>
          <w:sz w:val="24"/>
          <w:szCs w:val="24"/>
          <w:vertAlign w:val="superscript"/>
        </w:rPr>
        <w:t>d</w:t>
      </w:r>
      <w:r w:rsidR="00DD44F6">
        <w:rPr>
          <w:rFonts w:eastAsia="DengXian" w:cs="Times New Roman"/>
          <w:kern w:val="0"/>
          <w:sz w:val="24"/>
          <w:szCs w:val="24"/>
        </w:rPr>
        <w:t>,</w:t>
      </w:r>
      <w:r w:rsidR="00C800DE">
        <w:rPr>
          <w:rFonts w:eastAsia="DengXian" w:cs="Times New Roman"/>
          <w:kern w:val="0"/>
          <w:sz w:val="24"/>
          <w:szCs w:val="24"/>
        </w:rPr>
        <w:t xml:space="preserve"> </w:t>
      </w:r>
      <w:r>
        <w:rPr>
          <w:rFonts w:eastAsia="DengXian" w:cs="Times New Roman"/>
          <w:kern w:val="0"/>
          <w:sz w:val="24"/>
          <w:szCs w:val="24"/>
        </w:rPr>
        <w:t>Jiangtao Cheng</w:t>
      </w:r>
      <w:r w:rsidR="00C800DE">
        <w:rPr>
          <w:rFonts w:eastAsia="DengXian" w:cs="Times New Roman"/>
          <w:kern w:val="0"/>
          <w:sz w:val="24"/>
          <w:szCs w:val="24"/>
        </w:rPr>
        <w:t xml:space="preserve"> </w:t>
      </w:r>
      <w:r w:rsidR="00C800DE">
        <w:rPr>
          <w:rFonts w:eastAsia="DengXian" w:cs="Times New Roman"/>
          <w:kern w:val="0"/>
          <w:sz w:val="24"/>
          <w:szCs w:val="24"/>
          <w:vertAlign w:val="superscript"/>
        </w:rPr>
        <w:t>a, b, c, *</w:t>
      </w:r>
    </w:p>
    <w:p w14:paraId="595C833B" w14:textId="0B8BD655" w:rsidR="00C800DE" w:rsidRDefault="00C800DE">
      <w:pPr>
        <w:widowControl/>
        <w:spacing w:line="276" w:lineRule="auto"/>
        <w:jc w:val="center"/>
        <w:rPr>
          <w:rFonts w:eastAsia="DengXian" w:cs="Times New Roman"/>
          <w:kern w:val="0"/>
          <w:sz w:val="24"/>
          <w:szCs w:val="24"/>
        </w:rPr>
        <w:pPrChange w:id="6" w:author="Cheng, Jiangtao" w:date="2021-07-18T09:30:00Z">
          <w:pPr>
            <w:widowControl/>
            <w:spacing w:after="160" w:line="259" w:lineRule="auto"/>
            <w:jc w:val="center"/>
          </w:pPr>
        </w:pPrChange>
      </w:pPr>
      <w:r>
        <w:rPr>
          <w:rFonts w:eastAsia="DengXian" w:cs="Times New Roman"/>
          <w:kern w:val="0"/>
          <w:sz w:val="24"/>
          <w:szCs w:val="24"/>
          <w:vertAlign w:val="superscript"/>
        </w:rPr>
        <w:t xml:space="preserve">a </w:t>
      </w:r>
      <w:r>
        <w:rPr>
          <w:rFonts w:eastAsia="DengXian" w:cs="Times New Roman"/>
          <w:kern w:val="0"/>
          <w:sz w:val="24"/>
          <w:szCs w:val="24"/>
        </w:rPr>
        <w:t>Department of Mechanical Engineering, Virginia Tech, Blacksburg, VA 24061, USA</w:t>
      </w:r>
    </w:p>
    <w:p w14:paraId="47716491" w14:textId="77777777" w:rsidR="00C800DE" w:rsidRDefault="00C800DE">
      <w:pPr>
        <w:widowControl/>
        <w:spacing w:line="276" w:lineRule="auto"/>
        <w:jc w:val="center"/>
        <w:rPr>
          <w:rFonts w:eastAsia="DengXian" w:cs="Times New Roman"/>
          <w:kern w:val="0"/>
          <w:sz w:val="24"/>
          <w:szCs w:val="24"/>
        </w:rPr>
        <w:pPrChange w:id="7" w:author="Cheng, Jiangtao" w:date="2021-07-18T09:30:00Z">
          <w:pPr>
            <w:widowControl/>
            <w:spacing w:after="160" w:line="259" w:lineRule="auto"/>
            <w:jc w:val="center"/>
          </w:pPr>
        </w:pPrChange>
      </w:pPr>
      <w:r>
        <w:rPr>
          <w:rFonts w:eastAsia="DengXian" w:cs="Times New Roman"/>
          <w:kern w:val="0"/>
          <w:sz w:val="24"/>
          <w:szCs w:val="24"/>
          <w:vertAlign w:val="superscript"/>
        </w:rPr>
        <w:t xml:space="preserve">b </w:t>
      </w:r>
      <w:r>
        <w:rPr>
          <w:rFonts w:eastAsia="DengXian" w:cs="Times New Roman"/>
          <w:kern w:val="0"/>
          <w:sz w:val="24"/>
          <w:szCs w:val="24"/>
        </w:rPr>
        <w:t>Macromolecules Innovation Institute, Virginia Tech, Blacksburg, VA 24061, USA</w:t>
      </w:r>
    </w:p>
    <w:p w14:paraId="22948044" w14:textId="635BFC41" w:rsidR="00C800DE" w:rsidRDefault="00C800DE">
      <w:pPr>
        <w:widowControl/>
        <w:spacing w:line="276" w:lineRule="auto"/>
        <w:jc w:val="center"/>
        <w:rPr>
          <w:rFonts w:eastAsia="DengXian" w:cs="Times New Roman"/>
          <w:kern w:val="0"/>
          <w:sz w:val="24"/>
          <w:szCs w:val="24"/>
        </w:rPr>
        <w:pPrChange w:id="8" w:author="Cheng, Jiangtao" w:date="2021-07-18T09:30:00Z">
          <w:pPr>
            <w:widowControl/>
            <w:spacing w:after="160" w:line="259" w:lineRule="auto"/>
            <w:jc w:val="center"/>
          </w:pPr>
        </w:pPrChange>
      </w:pPr>
      <w:r>
        <w:rPr>
          <w:rFonts w:eastAsia="DengXian" w:cs="Times New Roman"/>
          <w:kern w:val="0"/>
          <w:sz w:val="24"/>
          <w:szCs w:val="24"/>
          <w:vertAlign w:val="superscript"/>
        </w:rPr>
        <w:t xml:space="preserve">c </w:t>
      </w:r>
      <w:r>
        <w:rPr>
          <w:rFonts w:eastAsia="DengXian" w:cs="Times New Roman"/>
          <w:kern w:val="0"/>
          <w:sz w:val="24"/>
          <w:szCs w:val="24"/>
        </w:rPr>
        <w:t>Center for Soft Matter and Biological Physics, Virginia Tech, Blacksburg, VA 24061, USA</w:t>
      </w:r>
    </w:p>
    <w:p w14:paraId="5AE930CA" w14:textId="6E1B7FA9" w:rsidR="00DD44F6" w:rsidRPr="00DD44F6" w:rsidRDefault="00DD44F6">
      <w:pPr>
        <w:widowControl/>
        <w:spacing w:line="276" w:lineRule="auto"/>
        <w:jc w:val="center"/>
        <w:rPr>
          <w:rFonts w:eastAsia="DengXian" w:cs="Times New Roman"/>
          <w:kern w:val="0"/>
          <w:sz w:val="24"/>
          <w:szCs w:val="24"/>
        </w:rPr>
        <w:pPrChange w:id="9" w:author="Cheng, Jiangtao" w:date="2021-07-18T09:30:00Z">
          <w:pPr>
            <w:widowControl/>
            <w:spacing w:after="160" w:line="259" w:lineRule="auto"/>
            <w:jc w:val="center"/>
          </w:pPr>
        </w:pPrChange>
      </w:pPr>
      <w:r>
        <w:rPr>
          <w:rFonts w:eastAsia="DengXian" w:cs="Times New Roman"/>
          <w:kern w:val="0"/>
          <w:sz w:val="24"/>
          <w:szCs w:val="24"/>
          <w:vertAlign w:val="superscript"/>
        </w:rPr>
        <w:t xml:space="preserve">d </w:t>
      </w:r>
      <w:r>
        <w:rPr>
          <w:rFonts w:eastAsia="DengXian" w:cs="Times New Roman"/>
          <w:kern w:val="0"/>
          <w:sz w:val="24"/>
          <w:szCs w:val="24"/>
        </w:rPr>
        <w:t>Key Laboratory for Non-traditional Machining Technology of Ministry of Education, Dalian University of Technology, Dalian 116024, China</w:t>
      </w:r>
    </w:p>
    <w:p w14:paraId="0B19C3D6" w14:textId="7D8ACFCC" w:rsidR="005B751C" w:rsidRPr="003F05B1" w:rsidRDefault="00C800DE">
      <w:pPr>
        <w:widowControl/>
        <w:spacing w:after="120" w:line="276" w:lineRule="auto"/>
        <w:jc w:val="center"/>
        <w:rPr>
          <w:rFonts w:eastAsia="DengXian" w:cs="Times New Roman"/>
          <w:kern w:val="0"/>
          <w:sz w:val="24"/>
          <w:szCs w:val="24"/>
        </w:rPr>
        <w:pPrChange w:id="10" w:author="Cheng, Jiangtao" w:date="2021-07-18T13:23:00Z">
          <w:pPr>
            <w:widowControl/>
            <w:spacing w:after="160" w:line="259" w:lineRule="auto"/>
            <w:jc w:val="center"/>
          </w:pPr>
        </w:pPrChange>
      </w:pPr>
      <w:r>
        <w:rPr>
          <w:rFonts w:eastAsia="DengXian" w:cs="Times New Roman"/>
          <w:kern w:val="0"/>
          <w:sz w:val="24"/>
          <w:szCs w:val="24"/>
        </w:rPr>
        <w:t xml:space="preserve">*Corresponding author. E-mail: </w:t>
      </w:r>
      <w:r w:rsidR="005454A1">
        <w:fldChar w:fldCharType="begin"/>
      </w:r>
      <w:r w:rsidR="005454A1">
        <w:instrText xml:space="preserve"> HYPERLINK "mailto:chengjt@vt.edu" </w:instrText>
      </w:r>
      <w:r w:rsidR="005454A1">
        <w:fldChar w:fldCharType="separate"/>
      </w:r>
      <w:r w:rsidR="00D432AD" w:rsidRPr="005D3271">
        <w:rPr>
          <w:rStyle w:val="Hyperlink"/>
          <w:rFonts w:eastAsia="DengXian" w:cs="Times New Roman"/>
          <w:kern w:val="0"/>
          <w:sz w:val="24"/>
          <w:szCs w:val="24"/>
        </w:rPr>
        <w:t>chengjt@vt.edu</w:t>
      </w:r>
      <w:r w:rsidR="005454A1">
        <w:rPr>
          <w:rStyle w:val="Hyperlink"/>
          <w:rFonts w:eastAsia="DengXian" w:cs="Times New Roman"/>
          <w:kern w:val="0"/>
          <w:sz w:val="24"/>
          <w:szCs w:val="24"/>
        </w:rPr>
        <w:fldChar w:fldCharType="end"/>
      </w:r>
      <w:r w:rsidR="00D432AD">
        <w:rPr>
          <w:rFonts w:eastAsia="DengXian" w:cs="Times New Roman"/>
          <w:kern w:val="0"/>
          <w:sz w:val="24"/>
          <w:szCs w:val="24"/>
        </w:rPr>
        <w:t>; Phone: 540-231</w:t>
      </w:r>
      <w:r w:rsidR="009676C4">
        <w:rPr>
          <w:rFonts w:eastAsia="DengXian" w:cs="Times New Roman"/>
          <w:kern w:val="0"/>
          <w:sz w:val="24"/>
          <w:szCs w:val="24"/>
        </w:rPr>
        <w:t>-</w:t>
      </w:r>
      <w:r w:rsidR="00D432AD">
        <w:rPr>
          <w:rFonts w:eastAsia="DengXian" w:cs="Times New Roman"/>
          <w:kern w:val="0"/>
          <w:sz w:val="24"/>
          <w:szCs w:val="24"/>
        </w:rPr>
        <w:t>4164</w:t>
      </w:r>
      <w:r>
        <w:rPr>
          <w:rFonts w:eastAsia="DengXian" w:cs="Times New Roman"/>
          <w:kern w:val="0"/>
          <w:sz w:val="24"/>
          <w:szCs w:val="24"/>
        </w:rPr>
        <w:t xml:space="preserve"> </w:t>
      </w:r>
    </w:p>
    <w:p w14:paraId="31DEB15F" w14:textId="418A00CF" w:rsidR="003D6573" w:rsidDel="006D1C60" w:rsidRDefault="003D6573">
      <w:pPr>
        <w:widowControl/>
        <w:spacing w:line="259" w:lineRule="auto"/>
        <w:rPr>
          <w:del w:id="11" w:author="Cheng, Jiangtao" w:date="2021-07-18T13:22:00Z"/>
          <w:rFonts w:eastAsia="DengXian" w:cs="Times New Roman"/>
          <w:b/>
          <w:bCs/>
          <w:kern w:val="0"/>
          <w:sz w:val="24"/>
          <w:szCs w:val="24"/>
        </w:rPr>
        <w:pPrChange w:id="12" w:author="Cheng, Jiangtao" w:date="2021-07-18T13:22:00Z">
          <w:pPr>
            <w:widowControl/>
            <w:spacing w:after="160" w:line="259" w:lineRule="auto"/>
            <w:jc w:val="left"/>
          </w:pPr>
        </w:pPrChange>
      </w:pPr>
      <w:r>
        <w:rPr>
          <w:rFonts w:eastAsia="DengXian" w:cs="Times New Roman"/>
          <w:b/>
          <w:bCs/>
          <w:kern w:val="0"/>
          <w:sz w:val="24"/>
          <w:szCs w:val="24"/>
        </w:rPr>
        <w:t>Abstract</w:t>
      </w:r>
      <w:ins w:id="13" w:author="Cheng, Jiangtao" w:date="2021-07-18T13:23:00Z">
        <w:r w:rsidR="006D1C60">
          <w:rPr>
            <w:rFonts w:eastAsia="DengXian" w:cs="Times New Roman"/>
            <w:b/>
            <w:bCs/>
            <w:kern w:val="0"/>
            <w:sz w:val="24"/>
            <w:szCs w:val="24"/>
          </w:rPr>
          <w:t>:</w:t>
        </w:r>
      </w:ins>
      <w:ins w:id="14" w:author="Cheng, Jiangtao" w:date="2021-07-18T13:22:00Z">
        <w:r w:rsidR="006D1C60">
          <w:rPr>
            <w:rFonts w:eastAsia="DengXian" w:cs="Times New Roman"/>
            <w:kern w:val="0"/>
            <w:sz w:val="24"/>
            <w:szCs w:val="24"/>
          </w:rPr>
          <w:t xml:space="preserve"> </w:t>
        </w:r>
      </w:ins>
    </w:p>
    <w:p w14:paraId="2CEED9D0" w14:textId="3F205C08" w:rsidR="007566B9" w:rsidRDefault="007566B9">
      <w:pPr>
        <w:widowControl/>
        <w:spacing w:line="360" w:lineRule="auto"/>
        <w:rPr>
          <w:rFonts w:eastAsia="DengXian" w:cs="Times New Roman"/>
          <w:kern w:val="0"/>
          <w:sz w:val="24"/>
          <w:szCs w:val="24"/>
        </w:rPr>
        <w:pPrChange w:id="15" w:author="Cheng, Jiangtao" w:date="2021-07-18T13:22:00Z">
          <w:pPr>
            <w:widowControl/>
            <w:tabs>
              <w:tab w:val="left" w:pos="360"/>
            </w:tabs>
            <w:spacing w:after="160" w:line="360" w:lineRule="auto"/>
            <w:ind w:firstLine="360"/>
          </w:pPr>
        </w:pPrChange>
      </w:pPr>
      <w:bookmarkStart w:id="16" w:name="_Hlk77260378"/>
      <w:r>
        <w:rPr>
          <w:rFonts w:eastAsia="DengXian" w:cs="Times New Roman"/>
          <w:kern w:val="0"/>
          <w:sz w:val="24"/>
          <w:szCs w:val="24"/>
        </w:rPr>
        <w:t xml:space="preserve">In this study, </w:t>
      </w:r>
      <w:r w:rsidR="00E85380">
        <w:rPr>
          <w:rFonts w:eastAsia="DengXian" w:cs="Times New Roman"/>
          <w:kern w:val="0"/>
          <w:sz w:val="24"/>
          <w:szCs w:val="24"/>
        </w:rPr>
        <w:t xml:space="preserve">evaporation of </w:t>
      </w:r>
      <w:r>
        <w:rPr>
          <w:rFonts w:eastAsia="DengXian" w:cs="Times New Roman"/>
          <w:kern w:val="0"/>
          <w:sz w:val="24"/>
          <w:szCs w:val="24"/>
        </w:rPr>
        <w:t>sessile</w:t>
      </w:r>
      <w:r w:rsidR="00E85380">
        <w:rPr>
          <w:rFonts w:eastAsia="DengXian" w:cs="Times New Roman"/>
          <w:kern w:val="0"/>
          <w:sz w:val="24"/>
          <w:szCs w:val="24"/>
        </w:rPr>
        <w:t xml:space="preserve"> water</w:t>
      </w:r>
      <w:r>
        <w:rPr>
          <w:rFonts w:eastAsia="DengXian" w:cs="Times New Roman"/>
          <w:kern w:val="0"/>
          <w:sz w:val="24"/>
          <w:szCs w:val="24"/>
        </w:rPr>
        <w:t xml:space="preserve"> droplet</w:t>
      </w:r>
      <w:r w:rsidR="00E85380">
        <w:rPr>
          <w:rFonts w:eastAsia="DengXian" w:cs="Times New Roman"/>
          <w:kern w:val="0"/>
          <w:sz w:val="24"/>
          <w:szCs w:val="24"/>
        </w:rPr>
        <w:t>s</w:t>
      </w:r>
      <w:r>
        <w:rPr>
          <w:rFonts w:eastAsia="DengXian" w:cs="Times New Roman"/>
          <w:kern w:val="0"/>
          <w:sz w:val="24"/>
          <w:szCs w:val="24"/>
        </w:rPr>
        <w:t xml:space="preserve"> on hot micro-structured superhydrophobic surfaces is experimentally and theoretically investigated</w:t>
      </w:r>
      <w:r w:rsidR="00B62889">
        <w:rPr>
          <w:rFonts w:eastAsia="DengXian" w:cs="Times New Roman"/>
          <w:kern w:val="0"/>
          <w:sz w:val="24"/>
          <w:szCs w:val="24"/>
        </w:rPr>
        <w:t>.</w:t>
      </w:r>
      <w:r>
        <w:rPr>
          <w:rFonts w:eastAsia="DengXian" w:cs="Times New Roman"/>
          <w:kern w:val="0"/>
          <w:sz w:val="24"/>
          <w:szCs w:val="24"/>
        </w:rPr>
        <w:t xml:space="preserve"> </w:t>
      </w:r>
      <w:del w:id="17" w:author="Cheng, Jiangtao" w:date="2021-07-18T12:08:00Z">
        <w:r w:rsidR="00B62889" w:rsidDel="00F849F6">
          <w:rPr>
            <w:rFonts w:eastAsia="DengXian" w:cs="Times New Roman"/>
            <w:kern w:val="0"/>
            <w:sz w:val="24"/>
            <w:szCs w:val="24"/>
          </w:rPr>
          <w:delText>F</w:delText>
        </w:r>
        <w:r w:rsidDel="00F849F6">
          <w:rPr>
            <w:rFonts w:eastAsia="DengXian" w:cs="Times New Roman"/>
            <w:kern w:val="0"/>
            <w:sz w:val="24"/>
            <w:szCs w:val="24"/>
          </w:rPr>
          <w:delText xml:space="preserve">or the first time, </w:delText>
        </w:r>
        <w:r w:rsidRPr="0063004E" w:rsidDel="00F849F6">
          <w:rPr>
            <w:rFonts w:eastAsia="DengXian" w:cs="Times New Roman"/>
            <w:iCs/>
            <w:kern w:val="0"/>
            <w:sz w:val="24"/>
            <w:szCs w:val="24"/>
          </w:rPr>
          <w:delText xml:space="preserve">two distinguished components of heat and mass transfer, </w:delText>
        </w:r>
        <w:r w:rsidRPr="00F81AF9" w:rsidDel="00F849F6">
          <w:rPr>
            <w:rFonts w:eastAsia="DengXian" w:cs="Times New Roman"/>
            <w:i/>
            <w:kern w:val="0"/>
            <w:sz w:val="24"/>
            <w:szCs w:val="24"/>
          </w:rPr>
          <w:delText>i.e</w:delText>
        </w:r>
        <w:r w:rsidRPr="0063004E" w:rsidDel="00F849F6">
          <w:rPr>
            <w:rFonts w:eastAsia="DengXian" w:cs="Times New Roman"/>
            <w:iCs/>
            <w:kern w:val="0"/>
            <w:sz w:val="24"/>
            <w:szCs w:val="24"/>
          </w:rPr>
          <w:delText>., from the droplet cap</w:delText>
        </w:r>
        <w:r w:rsidDel="00F849F6">
          <w:rPr>
            <w:rFonts w:eastAsia="DengXian" w:cs="Times New Roman"/>
            <w:iCs/>
            <w:kern w:val="0"/>
            <w:sz w:val="24"/>
            <w:szCs w:val="24"/>
          </w:rPr>
          <w:delText xml:space="preserve"> surface</w:delText>
        </w:r>
        <w:r w:rsidRPr="0063004E" w:rsidDel="00F849F6">
          <w:rPr>
            <w:rFonts w:eastAsia="DengXian" w:cs="Times New Roman"/>
            <w:iCs/>
            <w:kern w:val="0"/>
            <w:sz w:val="24"/>
            <w:szCs w:val="24"/>
          </w:rPr>
          <w:delText xml:space="preserve"> and the base surface, during </w:delText>
        </w:r>
      </w:del>
      <w:del w:id="18" w:author="Cheng, Jiangtao" w:date="2021-07-18T12:07:00Z">
        <w:r w:rsidRPr="0063004E" w:rsidDel="00F849F6">
          <w:rPr>
            <w:rFonts w:eastAsia="DengXian" w:cs="Times New Roman"/>
            <w:iCs/>
            <w:kern w:val="0"/>
            <w:sz w:val="24"/>
            <w:szCs w:val="24"/>
          </w:rPr>
          <w:delText xml:space="preserve">the </w:delText>
        </w:r>
      </w:del>
      <w:del w:id="19" w:author="Cheng, Jiangtao" w:date="2021-07-18T12:08:00Z">
        <w:r w:rsidRPr="0063004E" w:rsidDel="00F849F6">
          <w:rPr>
            <w:rFonts w:eastAsia="DengXian" w:cs="Times New Roman"/>
            <w:iCs/>
            <w:kern w:val="0"/>
            <w:sz w:val="24"/>
            <w:szCs w:val="24"/>
          </w:rPr>
          <w:delText>droplet evaporation are systematically studied.</w:delText>
        </w:r>
        <w:r w:rsidDel="00F849F6">
          <w:rPr>
            <w:rFonts w:eastAsia="DengXian" w:cs="Times New Roman"/>
            <w:kern w:val="0"/>
            <w:sz w:val="24"/>
            <w:szCs w:val="24"/>
          </w:rPr>
          <w:delText xml:space="preserve"> </w:delText>
        </w:r>
      </w:del>
      <w:r>
        <w:rPr>
          <w:rFonts w:eastAsia="DengXian" w:cs="Times New Roman"/>
          <w:kern w:val="0"/>
          <w:sz w:val="24"/>
          <w:szCs w:val="24"/>
        </w:rPr>
        <w:t xml:space="preserve">Water droplets </w:t>
      </w:r>
      <w:del w:id="20" w:author="Cheng, Jiangtao" w:date="2021-07-18T12:37:00Z">
        <w:r w:rsidDel="00961CF7">
          <w:rPr>
            <w:rFonts w:eastAsia="DengXian" w:cs="Times New Roman"/>
            <w:kern w:val="0"/>
            <w:sz w:val="24"/>
            <w:szCs w:val="24"/>
          </w:rPr>
          <w:delText xml:space="preserve">with volume </w:delText>
        </w:r>
      </w:del>
      <w:r>
        <w:rPr>
          <w:rFonts w:eastAsia="DengXian" w:cs="Times New Roman"/>
          <w:kern w:val="0"/>
          <w:sz w:val="24"/>
          <w:szCs w:val="24"/>
        </w:rPr>
        <w:t xml:space="preserve">of 4 </w:t>
      </w:r>
      <w:proofErr w:type="spellStart"/>
      <w:r w:rsidRPr="008D6A47">
        <w:rPr>
          <w:rFonts w:eastAsia="DengXian" w:cs="Times New Roman"/>
          <w:kern w:val="0"/>
          <w:sz w:val="24"/>
          <w:szCs w:val="24"/>
        </w:rPr>
        <w:t>μL</w:t>
      </w:r>
      <w:proofErr w:type="spellEnd"/>
      <w:r>
        <w:rPr>
          <w:rFonts w:eastAsia="DengXian" w:cs="Times New Roman"/>
          <w:kern w:val="0"/>
          <w:sz w:val="24"/>
          <w:szCs w:val="24"/>
        </w:rPr>
        <w:t xml:space="preserve"> are placed on silicon-based micro</w:t>
      </w:r>
      <w:ins w:id="21" w:author="Cheng, Jiangtao" w:date="2021-07-18T09:44:00Z">
        <w:r w:rsidR="00B31638">
          <w:rPr>
            <w:rFonts w:eastAsia="DengXian" w:cs="Times New Roman"/>
            <w:kern w:val="0"/>
            <w:sz w:val="24"/>
            <w:szCs w:val="24"/>
          </w:rPr>
          <w:t>-</w:t>
        </w:r>
      </w:ins>
      <w:r>
        <w:rPr>
          <w:rFonts w:eastAsia="DengXian" w:cs="Times New Roman"/>
          <w:kern w:val="0"/>
          <w:sz w:val="24"/>
          <w:szCs w:val="24"/>
        </w:rPr>
        <w:t>pillar</w:t>
      </w:r>
      <w:r w:rsidR="00B62889">
        <w:rPr>
          <w:rFonts w:eastAsia="DengXian" w:cs="Times New Roman"/>
          <w:kern w:val="0"/>
          <w:sz w:val="24"/>
          <w:szCs w:val="24"/>
        </w:rPr>
        <w:t>ed</w:t>
      </w:r>
      <w:r>
        <w:rPr>
          <w:rFonts w:eastAsia="DengXian" w:cs="Times New Roman"/>
          <w:kern w:val="0"/>
          <w:sz w:val="24"/>
          <w:szCs w:val="24"/>
        </w:rPr>
        <w:t xml:space="preserve"> substrates with </w:t>
      </w:r>
      <w:r w:rsidR="00B62889">
        <w:rPr>
          <w:rFonts w:eastAsia="DengXian" w:cs="Times New Roman"/>
          <w:kern w:val="0"/>
          <w:sz w:val="24"/>
          <w:szCs w:val="24"/>
        </w:rPr>
        <w:t>the substrate</w:t>
      </w:r>
      <w:r>
        <w:rPr>
          <w:rFonts w:eastAsia="DengXian" w:cs="Times New Roman"/>
          <w:kern w:val="0"/>
          <w:sz w:val="24"/>
          <w:szCs w:val="24"/>
        </w:rPr>
        <w:t xml:space="preserve"> temperature </w:t>
      </w:r>
      <w:ins w:id="22" w:author="Cheng, Jiangtao" w:date="2021-07-18T12:37:00Z">
        <w:r w:rsidR="00961CF7">
          <w:rPr>
            <w:rFonts w:eastAsia="DengXian" w:cs="Times New Roman"/>
            <w:kern w:val="0"/>
            <w:sz w:val="24"/>
            <w:szCs w:val="24"/>
          </w:rPr>
          <w:t>heated</w:t>
        </w:r>
      </w:ins>
      <w:del w:id="23" w:author="Cheng, Jiangtao" w:date="2021-07-18T12:37:00Z">
        <w:r w:rsidDel="00961CF7">
          <w:rPr>
            <w:rFonts w:eastAsia="DengXian" w:cs="Times New Roman"/>
            <w:kern w:val="0"/>
            <w:sz w:val="24"/>
            <w:szCs w:val="24"/>
          </w:rPr>
          <w:delText>varying</w:delText>
        </w:r>
      </w:del>
      <w:r>
        <w:rPr>
          <w:rFonts w:eastAsia="DengXian" w:cs="Times New Roman"/>
          <w:kern w:val="0"/>
          <w:sz w:val="24"/>
          <w:szCs w:val="24"/>
        </w:rPr>
        <w:t xml:space="preserve"> </w:t>
      </w:r>
      <w:del w:id="24" w:author="Cheng, Jiangtao" w:date="2021-07-18T13:07:00Z">
        <w:r w:rsidDel="00600575">
          <w:rPr>
            <w:rFonts w:eastAsia="DengXian" w:cs="Times New Roman"/>
            <w:kern w:val="0"/>
            <w:sz w:val="24"/>
            <w:szCs w:val="24"/>
          </w:rPr>
          <w:delText>from 40 °C</w:delText>
        </w:r>
      </w:del>
      <w:ins w:id="25" w:author="Cheng, Jiangtao" w:date="2021-07-18T13:07:00Z">
        <w:r w:rsidR="00600575">
          <w:rPr>
            <w:rFonts w:eastAsia="DengXian" w:cs="Times New Roman"/>
            <w:kern w:val="0"/>
            <w:sz w:val="24"/>
            <w:szCs w:val="24"/>
          </w:rPr>
          <w:t>up</w:t>
        </w:r>
      </w:ins>
      <w:r>
        <w:rPr>
          <w:rFonts w:eastAsia="DengXian" w:cs="Times New Roman"/>
          <w:kern w:val="0"/>
          <w:sz w:val="24"/>
          <w:szCs w:val="24"/>
        </w:rPr>
        <w:t xml:space="preserve"> to 120 °C. A comprehensive thermal circuit model is developed to analyze the effects of micropillars and substrate temperature on the sessile droplet evaporation. </w:t>
      </w:r>
      <w:ins w:id="26" w:author="Cheng, Jiangtao" w:date="2021-07-18T12:08:00Z">
        <w:r w:rsidR="00F849F6">
          <w:rPr>
            <w:rFonts w:eastAsia="DengXian" w:cs="Times New Roman"/>
            <w:kern w:val="0"/>
            <w:sz w:val="24"/>
            <w:szCs w:val="24"/>
          </w:rPr>
          <w:t xml:space="preserve">For the first time, </w:t>
        </w:r>
      </w:ins>
      <w:ins w:id="27" w:author="Cheng, Jiangtao" w:date="2021-07-18T13:07:00Z">
        <w:r w:rsidR="00600575" w:rsidRPr="0063004E">
          <w:rPr>
            <w:rFonts w:eastAsia="DengXian" w:cs="Times New Roman"/>
            <w:iCs/>
            <w:kern w:val="0"/>
            <w:sz w:val="24"/>
            <w:szCs w:val="24"/>
          </w:rPr>
          <w:t>two components</w:t>
        </w:r>
      </w:ins>
      <w:ins w:id="28" w:author="Cheng, Jiangtao" w:date="2021-07-18T12:08:00Z">
        <w:r w:rsidR="00F849F6" w:rsidRPr="0063004E">
          <w:rPr>
            <w:rFonts w:eastAsia="DengXian" w:cs="Times New Roman"/>
            <w:iCs/>
            <w:kern w:val="0"/>
            <w:sz w:val="24"/>
            <w:szCs w:val="24"/>
          </w:rPr>
          <w:t xml:space="preserve"> of heat and mass transfer, </w:t>
        </w:r>
        <w:r w:rsidR="00F849F6" w:rsidRPr="00F81AF9">
          <w:rPr>
            <w:rFonts w:eastAsia="DengXian" w:cs="Times New Roman"/>
            <w:i/>
            <w:kern w:val="0"/>
            <w:sz w:val="24"/>
            <w:szCs w:val="24"/>
          </w:rPr>
          <w:t>i.e</w:t>
        </w:r>
        <w:r w:rsidR="00F849F6" w:rsidRPr="0063004E">
          <w:rPr>
            <w:rFonts w:eastAsia="DengXian" w:cs="Times New Roman"/>
            <w:iCs/>
            <w:kern w:val="0"/>
            <w:sz w:val="24"/>
            <w:szCs w:val="24"/>
          </w:rPr>
          <w:t xml:space="preserve">., </w:t>
        </w:r>
      </w:ins>
      <w:ins w:id="29" w:author="Cheng, Jiangtao" w:date="2021-07-18T13:05:00Z">
        <w:r w:rsidR="00600575">
          <w:rPr>
            <w:rFonts w:eastAsia="DengXian" w:cs="Times New Roman"/>
            <w:iCs/>
            <w:kern w:val="0"/>
            <w:sz w:val="24"/>
            <w:szCs w:val="24"/>
          </w:rPr>
          <w:t xml:space="preserve">one </w:t>
        </w:r>
      </w:ins>
      <w:ins w:id="30" w:author="Cheng, Jiangtao" w:date="2021-07-18T12:08:00Z">
        <w:r w:rsidR="00F849F6" w:rsidRPr="0063004E">
          <w:rPr>
            <w:rFonts w:eastAsia="DengXian" w:cs="Times New Roman"/>
            <w:iCs/>
            <w:kern w:val="0"/>
            <w:sz w:val="24"/>
            <w:szCs w:val="24"/>
          </w:rPr>
          <w:t xml:space="preserve">from the droplet cap </w:t>
        </w:r>
      </w:ins>
      <w:ins w:id="31" w:author="Cheng, Jiangtao" w:date="2021-07-18T13:08:00Z">
        <w:r w:rsidR="00600575">
          <w:rPr>
            <w:rFonts w:eastAsia="DengXian" w:cs="Times New Roman"/>
            <w:iCs/>
            <w:kern w:val="0"/>
            <w:sz w:val="24"/>
            <w:szCs w:val="24"/>
          </w:rPr>
          <w:t xml:space="preserve">surface </w:t>
        </w:r>
      </w:ins>
      <w:ins w:id="32" w:author="Cheng, Jiangtao" w:date="2021-07-18T12:08:00Z">
        <w:r w:rsidR="00F849F6" w:rsidRPr="0063004E">
          <w:rPr>
            <w:rFonts w:eastAsia="DengXian" w:cs="Times New Roman"/>
            <w:iCs/>
            <w:kern w:val="0"/>
            <w:sz w:val="24"/>
            <w:szCs w:val="24"/>
          </w:rPr>
          <w:t xml:space="preserve">and </w:t>
        </w:r>
      </w:ins>
      <w:ins w:id="33" w:author="Cheng, Jiangtao" w:date="2021-07-18T13:05:00Z">
        <w:r w:rsidR="00600575">
          <w:rPr>
            <w:rFonts w:eastAsia="DengXian" w:cs="Times New Roman"/>
            <w:iCs/>
            <w:kern w:val="0"/>
            <w:sz w:val="24"/>
            <w:szCs w:val="24"/>
          </w:rPr>
          <w:t xml:space="preserve">the other from </w:t>
        </w:r>
      </w:ins>
      <w:ins w:id="34" w:author="Cheng, Jiangtao" w:date="2021-07-18T12:08:00Z">
        <w:r w:rsidR="00F849F6" w:rsidRPr="0063004E">
          <w:rPr>
            <w:rFonts w:eastAsia="DengXian" w:cs="Times New Roman"/>
            <w:iCs/>
            <w:kern w:val="0"/>
            <w:sz w:val="24"/>
            <w:szCs w:val="24"/>
          </w:rPr>
          <w:t xml:space="preserve">the </w:t>
        </w:r>
      </w:ins>
      <w:ins w:id="35" w:author="Cheng, Jiangtao" w:date="2021-07-18T13:08:00Z">
        <w:r w:rsidR="00600575">
          <w:rPr>
            <w:rFonts w:eastAsia="DengXian" w:cs="Times New Roman"/>
            <w:iCs/>
            <w:kern w:val="0"/>
            <w:sz w:val="24"/>
            <w:szCs w:val="24"/>
          </w:rPr>
          <w:t xml:space="preserve">droplet </w:t>
        </w:r>
      </w:ins>
      <w:ins w:id="36" w:author="Cheng, Jiangtao" w:date="2021-07-18T12:08:00Z">
        <w:r w:rsidR="00F849F6" w:rsidRPr="0063004E">
          <w:rPr>
            <w:rFonts w:eastAsia="DengXian" w:cs="Times New Roman"/>
            <w:iCs/>
            <w:kern w:val="0"/>
            <w:sz w:val="24"/>
            <w:szCs w:val="24"/>
          </w:rPr>
          <w:t xml:space="preserve">base surface, during droplet evaporation are </w:t>
        </w:r>
      </w:ins>
      <w:ins w:id="37" w:author="Cheng, Jiangtao" w:date="2021-07-18T13:26:00Z">
        <w:r w:rsidR="004A3105">
          <w:rPr>
            <w:rFonts w:eastAsia="DengXian" w:cs="Times New Roman"/>
            <w:kern w:val="0"/>
            <w:sz w:val="24"/>
            <w:szCs w:val="24"/>
          </w:rPr>
          <w:t>distinguished and</w:t>
        </w:r>
        <w:r w:rsidR="004A3105" w:rsidRPr="0063004E">
          <w:rPr>
            <w:rFonts w:eastAsia="DengXian" w:cs="Times New Roman"/>
            <w:iCs/>
            <w:kern w:val="0"/>
            <w:sz w:val="24"/>
            <w:szCs w:val="24"/>
          </w:rPr>
          <w:t xml:space="preserve"> </w:t>
        </w:r>
      </w:ins>
      <w:ins w:id="38" w:author="Cheng, Jiangtao" w:date="2021-07-18T12:08:00Z">
        <w:r w:rsidR="00F849F6" w:rsidRPr="0063004E">
          <w:rPr>
            <w:rFonts w:eastAsia="DengXian" w:cs="Times New Roman"/>
            <w:iCs/>
            <w:kern w:val="0"/>
            <w:sz w:val="24"/>
            <w:szCs w:val="24"/>
          </w:rPr>
          <w:t>systematically studied.</w:t>
        </w:r>
        <w:r w:rsidR="00F849F6">
          <w:rPr>
            <w:rFonts w:eastAsia="DengXian" w:cs="Times New Roman"/>
            <w:iCs/>
            <w:kern w:val="0"/>
            <w:sz w:val="24"/>
            <w:szCs w:val="24"/>
          </w:rPr>
          <w:t xml:space="preserve"> </w:t>
        </w:r>
      </w:ins>
      <w:ins w:id="39" w:author="Cheng, Jiangtao" w:date="2021-07-18T12:39:00Z">
        <w:r w:rsidR="00961CF7">
          <w:rPr>
            <w:rFonts w:eastAsia="DengXian" w:cs="Times New Roman"/>
            <w:iCs/>
            <w:kern w:val="0"/>
            <w:sz w:val="24"/>
            <w:szCs w:val="24"/>
          </w:rPr>
          <w:t xml:space="preserve">In </w:t>
        </w:r>
      </w:ins>
      <w:ins w:id="40" w:author="Cheng, Jiangtao" w:date="2021-07-18T13:15:00Z">
        <w:r w:rsidR="00EA7259">
          <w:rPr>
            <w:rFonts w:eastAsia="DengXian" w:cs="Times New Roman"/>
            <w:iCs/>
            <w:kern w:val="0"/>
            <w:sz w:val="24"/>
            <w:szCs w:val="24"/>
          </w:rPr>
          <w:t>term of evaporation ratio</w:t>
        </w:r>
      </w:ins>
      <w:ins w:id="41" w:author="Cheng, Jiangtao" w:date="2021-07-18T12:13:00Z">
        <w:r w:rsidR="00C00822">
          <w:rPr>
            <w:rFonts w:eastAsia="DengXian" w:cs="Times New Roman"/>
            <w:iCs/>
            <w:kern w:val="0"/>
            <w:sz w:val="24"/>
            <w:szCs w:val="24"/>
          </w:rPr>
          <w:t xml:space="preserve">, the </w:t>
        </w:r>
        <w:r w:rsidR="00C00822">
          <w:rPr>
            <w:rFonts w:eastAsia="DengXian" w:cs="Times New Roman"/>
            <w:kern w:val="0"/>
            <w:sz w:val="24"/>
            <w:szCs w:val="24"/>
          </w:rPr>
          <w:t>e</w:t>
        </w:r>
      </w:ins>
      <w:moveToRangeStart w:id="42" w:author="Cheng, Jiangtao" w:date="2021-07-18T12:13:00Z" w:name="move77502816"/>
      <w:moveTo w:id="43" w:author="Cheng, Jiangtao" w:date="2021-07-18T12:13:00Z">
        <w:del w:id="44" w:author="Cheng, Jiangtao" w:date="2021-07-18T12:13:00Z">
          <w:r w:rsidR="00C00822" w:rsidRPr="0077594C" w:rsidDel="00C00822">
            <w:rPr>
              <w:rFonts w:eastAsia="DengXian" w:cs="Times New Roman"/>
              <w:kern w:val="0"/>
              <w:sz w:val="24"/>
              <w:szCs w:val="24"/>
            </w:rPr>
            <w:delText>E</w:delText>
          </w:r>
        </w:del>
        <w:r w:rsidR="00C00822" w:rsidRPr="0077594C">
          <w:rPr>
            <w:rFonts w:eastAsia="DengXian" w:cs="Times New Roman"/>
            <w:kern w:val="0"/>
            <w:sz w:val="24"/>
            <w:szCs w:val="24"/>
          </w:rPr>
          <w:t>vaporation rates from</w:t>
        </w:r>
      </w:moveTo>
      <w:ins w:id="45" w:author="Cheng, Jiangtao" w:date="2021-07-18T12:13:00Z">
        <w:r w:rsidR="00C00822">
          <w:rPr>
            <w:rFonts w:eastAsia="DengXian" w:cs="Times New Roman"/>
            <w:kern w:val="0"/>
            <w:sz w:val="24"/>
            <w:szCs w:val="24"/>
          </w:rPr>
          <w:t xml:space="preserve"> both</w:t>
        </w:r>
      </w:ins>
      <w:moveTo w:id="46" w:author="Cheng, Jiangtao" w:date="2021-07-18T12:13:00Z">
        <w:r w:rsidR="00C00822" w:rsidRPr="0077594C">
          <w:rPr>
            <w:rFonts w:eastAsia="DengXian" w:cs="Times New Roman"/>
            <w:kern w:val="0"/>
            <w:sz w:val="24"/>
            <w:szCs w:val="24"/>
          </w:rPr>
          <w:t xml:space="preserve"> the drople</w:t>
        </w:r>
        <w:r w:rsidR="00C00822">
          <w:rPr>
            <w:rFonts w:eastAsia="DengXian" w:cs="Times New Roman"/>
            <w:kern w:val="0"/>
            <w:sz w:val="24"/>
            <w:szCs w:val="24"/>
          </w:rPr>
          <w:t>t cap</w:t>
        </w:r>
        <w:del w:id="47" w:author="Cheng, Jiangtao" w:date="2021-07-18T13:29:00Z">
          <w:r w:rsidR="00C00822" w:rsidDel="00BB7833">
            <w:rPr>
              <w:rFonts w:eastAsia="DengXian" w:cs="Times New Roman"/>
              <w:kern w:val="0"/>
              <w:sz w:val="24"/>
              <w:szCs w:val="24"/>
            </w:rPr>
            <w:delText xml:space="preserve"> surface</w:delText>
          </w:r>
        </w:del>
        <w:r w:rsidR="00C00822" w:rsidRPr="0077594C">
          <w:rPr>
            <w:rFonts w:eastAsia="DengXian" w:cs="Times New Roman"/>
            <w:kern w:val="0"/>
            <w:sz w:val="24"/>
            <w:szCs w:val="24"/>
          </w:rPr>
          <w:t xml:space="preserve"> and</w:t>
        </w:r>
        <w:r w:rsidR="00C00822">
          <w:rPr>
            <w:rFonts w:eastAsia="DengXian" w:cs="Times New Roman"/>
            <w:kern w:val="0"/>
            <w:sz w:val="24"/>
            <w:szCs w:val="24"/>
          </w:rPr>
          <w:t xml:space="preserve"> the</w:t>
        </w:r>
      </w:moveTo>
      <w:ins w:id="48" w:author="Cheng, Jiangtao" w:date="2021-07-18T13:16:00Z">
        <w:r w:rsidR="00EA7259">
          <w:rPr>
            <w:rFonts w:eastAsia="DengXian" w:cs="Times New Roman"/>
            <w:kern w:val="0"/>
            <w:sz w:val="24"/>
            <w:szCs w:val="24"/>
          </w:rPr>
          <w:t xml:space="preserve"> droplet</w:t>
        </w:r>
      </w:ins>
      <w:moveTo w:id="49" w:author="Cheng, Jiangtao" w:date="2021-07-18T12:13:00Z">
        <w:r w:rsidR="00C00822">
          <w:rPr>
            <w:rFonts w:eastAsia="DengXian" w:cs="Times New Roman"/>
            <w:kern w:val="0"/>
            <w:sz w:val="24"/>
            <w:szCs w:val="24"/>
          </w:rPr>
          <w:t xml:space="preserve"> base</w:t>
        </w:r>
        <w:del w:id="50" w:author="Cheng, Jiangtao" w:date="2021-07-18T13:29:00Z">
          <w:r w:rsidR="00C00822" w:rsidDel="00BB7833">
            <w:rPr>
              <w:rFonts w:eastAsia="DengXian" w:cs="Times New Roman"/>
              <w:kern w:val="0"/>
              <w:sz w:val="24"/>
              <w:szCs w:val="24"/>
            </w:rPr>
            <w:delText xml:space="preserve"> surface</w:delText>
          </w:r>
        </w:del>
        <w:r w:rsidR="00C00822" w:rsidRPr="0077594C">
          <w:rPr>
            <w:rFonts w:eastAsia="DengXian" w:cs="Times New Roman"/>
            <w:kern w:val="0"/>
            <w:sz w:val="24"/>
            <w:szCs w:val="24"/>
          </w:rPr>
          <w:t xml:space="preserve"> are calculated</w:t>
        </w:r>
        <w:del w:id="51" w:author="Cheng, Jiangtao" w:date="2021-07-18T13:09:00Z">
          <w:r w:rsidR="00C00822" w:rsidDel="00600575">
            <w:rPr>
              <w:rFonts w:eastAsia="DengXian" w:cs="Times New Roman"/>
              <w:kern w:val="0"/>
              <w:sz w:val="24"/>
              <w:szCs w:val="24"/>
            </w:rPr>
            <w:delText>, respectively</w:delText>
          </w:r>
        </w:del>
      </w:moveTo>
      <w:ins w:id="52" w:author="Cheng, Jiangtao" w:date="2021-07-18T12:39:00Z">
        <w:r w:rsidR="00961CF7">
          <w:rPr>
            <w:rFonts w:eastAsia="DengXian" w:cs="Times New Roman"/>
            <w:kern w:val="0"/>
            <w:sz w:val="24"/>
            <w:szCs w:val="24"/>
          </w:rPr>
          <w:t xml:space="preserve"> in various conditions</w:t>
        </w:r>
      </w:ins>
      <w:moveTo w:id="53" w:author="Cheng, Jiangtao" w:date="2021-07-18T12:13:00Z">
        <w:r w:rsidR="00C00822">
          <w:rPr>
            <w:rFonts w:eastAsia="DengXian" w:cs="Times New Roman"/>
            <w:kern w:val="0"/>
            <w:sz w:val="24"/>
            <w:szCs w:val="24"/>
          </w:rPr>
          <w:t>.</w:t>
        </w:r>
      </w:moveTo>
      <w:moveToRangeEnd w:id="42"/>
      <w:ins w:id="54" w:author="Cheng, Jiangtao" w:date="2021-07-18T12:13:00Z">
        <w:r w:rsidR="00C00822">
          <w:rPr>
            <w:rFonts w:eastAsia="DengXian" w:cs="Times New Roman"/>
            <w:kern w:val="0"/>
            <w:sz w:val="24"/>
            <w:szCs w:val="24"/>
          </w:rPr>
          <w:t xml:space="preserve"> </w:t>
        </w:r>
      </w:ins>
      <w:ins w:id="55" w:author="Cheng, Jiangtao" w:date="2021-07-18T12:12:00Z">
        <w:r w:rsidR="00C00822">
          <w:rPr>
            <w:rFonts w:eastAsia="DengXian" w:cs="Times New Roman"/>
            <w:kern w:val="0"/>
            <w:sz w:val="24"/>
            <w:szCs w:val="24"/>
          </w:rPr>
          <w:t>For droplet evaporation on the heated substrates in the range of 40 °C</w:t>
        </w:r>
        <w:r w:rsidR="00C00822" w:rsidRPr="00901F50">
          <w:rPr>
            <w:rFonts w:cs="Times New Roman"/>
            <w:sz w:val="24"/>
            <w:szCs w:val="24"/>
          </w:rPr>
          <w:t xml:space="preserve"> – </w:t>
        </w:r>
        <w:r w:rsidR="00C00822">
          <w:rPr>
            <w:rFonts w:eastAsia="DengXian" w:cs="Times New Roman"/>
            <w:kern w:val="0"/>
            <w:sz w:val="24"/>
            <w:szCs w:val="24"/>
          </w:rPr>
          <w:t>80 °C, t</w:t>
        </w:r>
      </w:ins>
      <w:ins w:id="56" w:author="Cheng, Jiangtao" w:date="2021-07-18T12:11:00Z">
        <w:r w:rsidR="00C00822">
          <w:rPr>
            <w:rFonts w:eastAsia="DengXian" w:cs="Times New Roman"/>
            <w:kern w:val="0"/>
            <w:sz w:val="24"/>
            <w:szCs w:val="24"/>
          </w:rPr>
          <w:t>he predicted d</w:t>
        </w:r>
      </w:ins>
      <w:del w:id="57" w:author="Cheng, Jiangtao" w:date="2021-07-18T12:11:00Z">
        <w:r w:rsidDel="00C00822">
          <w:rPr>
            <w:rFonts w:eastAsia="DengXian" w:cs="Times New Roman"/>
            <w:kern w:val="0"/>
            <w:sz w:val="24"/>
            <w:szCs w:val="24"/>
          </w:rPr>
          <w:delText>D</w:delText>
        </w:r>
      </w:del>
      <w:r>
        <w:rPr>
          <w:rFonts w:eastAsia="DengXian" w:cs="Times New Roman"/>
          <w:kern w:val="0"/>
          <w:sz w:val="24"/>
          <w:szCs w:val="24"/>
        </w:rPr>
        <w:t>roplet cap</w:t>
      </w:r>
      <w:del w:id="58" w:author="Cheng, Jiangtao" w:date="2021-07-18T12:39:00Z">
        <w:r w:rsidDel="00961CF7">
          <w:rPr>
            <w:rFonts w:eastAsia="DengXian" w:cs="Times New Roman"/>
            <w:kern w:val="0"/>
            <w:sz w:val="24"/>
            <w:szCs w:val="24"/>
          </w:rPr>
          <w:delText xml:space="preserve"> surface</w:delText>
        </w:r>
      </w:del>
      <w:r>
        <w:rPr>
          <w:rFonts w:eastAsia="DengXian" w:cs="Times New Roman"/>
          <w:kern w:val="0"/>
          <w:sz w:val="24"/>
          <w:szCs w:val="24"/>
        </w:rPr>
        <w:t xml:space="preserve"> temperature</w:t>
      </w:r>
      <w:del w:id="59" w:author="Cheng, Jiangtao" w:date="2021-07-18T12:11:00Z">
        <w:r w:rsidDel="00C00822">
          <w:rPr>
            <w:rFonts w:eastAsia="DengXian" w:cs="Times New Roman"/>
            <w:kern w:val="0"/>
            <w:sz w:val="24"/>
            <w:szCs w:val="24"/>
          </w:rPr>
          <w:delText xml:space="preserve"> </w:delText>
        </w:r>
        <w:r w:rsidR="00B62889" w:rsidDel="00C00822">
          <w:rPr>
            <w:rFonts w:eastAsia="DengXian" w:cs="Times New Roman"/>
            <w:kern w:val="0"/>
            <w:sz w:val="24"/>
            <w:szCs w:val="24"/>
          </w:rPr>
          <w:delText>is</w:delText>
        </w:r>
        <w:r w:rsidDel="00C00822">
          <w:rPr>
            <w:rFonts w:eastAsia="DengXian" w:cs="Times New Roman"/>
            <w:kern w:val="0"/>
            <w:sz w:val="24"/>
            <w:szCs w:val="24"/>
          </w:rPr>
          <w:delText xml:space="preserve"> predicted,</w:delText>
        </w:r>
      </w:del>
      <w:r>
        <w:rPr>
          <w:rFonts w:eastAsia="DengXian" w:cs="Times New Roman"/>
          <w:kern w:val="0"/>
          <w:sz w:val="24"/>
          <w:szCs w:val="24"/>
        </w:rPr>
        <w:t xml:space="preserve"> match</w:t>
      </w:r>
      <w:ins w:id="60" w:author="Cheng, Jiangtao" w:date="2021-07-18T12:11:00Z">
        <w:r w:rsidR="00C00822">
          <w:rPr>
            <w:rFonts w:eastAsia="DengXian" w:cs="Times New Roman"/>
            <w:kern w:val="0"/>
            <w:sz w:val="24"/>
            <w:szCs w:val="24"/>
          </w:rPr>
          <w:t>es</w:t>
        </w:r>
      </w:ins>
      <w:del w:id="61" w:author="Cheng, Jiangtao" w:date="2021-07-18T12:11:00Z">
        <w:r w:rsidR="00B62889" w:rsidDel="00C00822">
          <w:rPr>
            <w:rFonts w:eastAsia="DengXian" w:cs="Times New Roman"/>
            <w:kern w:val="0"/>
            <w:sz w:val="24"/>
            <w:szCs w:val="24"/>
          </w:rPr>
          <w:delText>ing</w:delText>
        </w:r>
      </w:del>
      <w:r>
        <w:rPr>
          <w:rFonts w:eastAsia="DengXian" w:cs="Times New Roman"/>
          <w:kern w:val="0"/>
          <w:sz w:val="24"/>
          <w:szCs w:val="24"/>
        </w:rPr>
        <w:t xml:space="preserve"> well with the experimental results</w:t>
      </w:r>
      <w:del w:id="62" w:author="Cheng, Jiangtao" w:date="2021-07-18T12:12:00Z">
        <w:r w:rsidDel="00C00822">
          <w:rPr>
            <w:rFonts w:eastAsia="DengXian" w:cs="Times New Roman"/>
            <w:kern w:val="0"/>
            <w:sz w:val="24"/>
            <w:szCs w:val="24"/>
          </w:rPr>
          <w:delText xml:space="preserve"> for droplet evaporation on </w:delText>
        </w:r>
        <w:r w:rsidR="00B62889" w:rsidDel="00C00822">
          <w:rPr>
            <w:rFonts w:eastAsia="DengXian" w:cs="Times New Roman"/>
            <w:kern w:val="0"/>
            <w:sz w:val="24"/>
            <w:szCs w:val="24"/>
          </w:rPr>
          <w:delText xml:space="preserve">the </w:delText>
        </w:r>
        <w:r w:rsidDel="00C00822">
          <w:rPr>
            <w:rFonts w:eastAsia="DengXian" w:cs="Times New Roman"/>
            <w:kern w:val="0"/>
            <w:sz w:val="24"/>
            <w:szCs w:val="24"/>
          </w:rPr>
          <w:delText xml:space="preserve">substrates </w:delText>
        </w:r>
        <w:r w:rsidR="00990DD2" w:rsidDel="00C00822">
          <w:rPr>
            <w:rFonts w:eastAsia="DengXian" w:cs="Times New Roman"/>
            <w:kern w:val="0"/>
            <w:sz w:val="24"/>
            <w:szCs w:val="24"/>
          </w:rPr>
          <w:delText xml:space="preserve">heated </w:delText>
        </w:r>
        <w:r w:rsidR="00B62889" w:rsidDel="00C00822">
          <w:rPr>
            <w:rFonts w:eastAsia="DengXian" w:cs="Times New Roman"/>
            <w:kern w:val="0"/>
            <w:sz w:val="24"/>
            <w:szCs w:val="24"/>
          </w:rPr>
          <w:delText>in the range of</w:delText>
        </w:r>
        <w:r w:rsidDel="00C00822">
          <w:rPr>
            <w:rFonts w:eastAsia="DengXian" w:cs="Times New Roman"/>
            <w:kern w:val="0"/>
            <w:sz w:val="24"/>
            <w:szCs w:val="24"/>
          </w:rPr>
          <w:delText xml:space="preserve"> 40 °C</w:delText>
        </w:r>
      </w:del>
      <w:del w:id="63" w:author="Cheng, Jiangtao" w:date="2021-07-18T11:57:00Z">
        <w:r w:rsidR="00B62889" w:rsidDel="00FC6394">
          <w:rPr>
            <w:rFonts w:eastAsia="DengXian" w:cs="Times New Roman"/>
            <w:kern w:val="0"/>
            <w:sz w:val="24"/>
            <w:szCs w:val="24"/>
          </w:rPr>
          <w:delText xml:space="preserve"> -</w:delText>
        </w:r>
        <w:r w:rsidDel="00FC6394">
          <w:rPr>
            <w:rFonts w:eastAsia="DengXian" w:cs="Times New Roman"/>
            <w:kern w:val="0"/>
            <w:sz w:val="24"/>
            <w:szCs w:val="24"/>
          </w:rPr>
          <w:delText xml:space="preserve"> </w:delText>
        </w:r>
      </w:del>
      <w:del w:id="64" w:author="Cheng, Jiangtao" w:date="2021-07-18T12:12:00Z">
        <w:r w:rsidDel="00C00822">
          <w:rPr>
            <w:rFonts w:eastAsia="DengXian" w:cs="Times New Roman"/>
            <w:kern w:val="0"/>
            <w:sz w:val="24"/>
            <w:szCs w:val="24"/>
          </w:rPr>
          <w:delText>80 °C</w:delText>
        </w:r>
      </w:del>
      <w:r>
        <w:rPr>
          <w:rFonts w:eastAsia="DengXian" w:cs="Times New Roman"/>
          <w:kern w:val="0"/>
          <w:sz w:val="24"/>
          <w:szCs w:val="24"/>
        </w:rPr>
        <w:t xml:space="preserve">. </w:t>
      </w:r>
      <w:moveFromRangeStart w:id="65" w:author="Cheng, Jiangtao" w:date="2021-07-18T12:13:00Z" w:name="move77502816"/>
      <w:moveFrom w:id="66" w:author="Cheng, Jiangtao" w:date="2021-07-18T12:13:00Z">
        <w:r w:rsidRPr="0077594C" w:rsidDel="00C00822">
          <w:rPr>
            <w:rFonts w:eastAsia="DengXian" w:cs="Times New Roman"/>
            <w:kern w:val="0"/>
            <w:sz w:val="24"/>
            <w:szCs w:val="24"/>
          </w:rPr>
          <w:t>Evaporation rates from the drople</w:t>
        </w:r>
        <w:r w:rsidDel="00C00822">
          <w:rPr>
            <w:rFonts w:eastAsia="DengXian" w:cs="Times New Roman"/>
            <w:kern w:val="0"/>
            <w:sz w:val="24"/>
            <w:szCs w:val="24"/>
          </w:rPr>
          <w:t>t cap surface</w:t>
        </w:r>
        <w:r w:rsidRPr="0077594C" w:rsidDel="00C00822">
          <w:rPr>
            <w:rFonts w:eastAsia="DengXian" w:cs="Times New Roman"/>
            <w:kern w:val="0"/>
            <w:sz w:val="24"/>
            <w:szCs w:val="24"/>
          </w:rPr>
          <w:t xml:space="preserve"> and</w:t>
        </w:r>
        <w:r w:rsidDel="00C00822">
          <w:rPr>
            <w:rFonts w:eastAsia="DengXian" w:cs="Times New Roman"/>
            <w:kern w:val="0"/>
            <w:sz w:val="24"/>
            <w:szCs w:val="24"/>
          </w:rPr>
          <w:t xml:space="preserve"> </w:t>
        </w:r>
        <w:r w:rsidR="00990DD2" w:rsidDel="00C00822">
          <w:rPr>
            <w:rFonts w:eastAsia="DengXian" w:cs="Times New Roman"/>
            <w:kern w:val="0"/>
            <w:sz w:val="24"/>
            <w:szCs w:val="24"/>
          </w:rPr>
          <w:t xml:space="preserve">the </w:t>
        </w:r>
        <w:r w:rsidDel="00C00822">
          <w:rPr>
            <w:rFonts w:eastAsia="DengXian" w:cs="Times New Roman"/>
            <w:kern w:val="0"/>
            <w:sz w:val="24"/>
            <w:szCs w:val="24"/>
          </w:rPr>
          <w:t>base surface</w:t>
        </w:r>
        <w:r w:rsidRPr="0077594C" w:rsidDel="00C00822">
          <w:rPr>
            <w:rFonts w:eastAsia="DengXian" w:cs="Times New Roman"/>
            <w:kern w:val="0"/>
            <w:sz w:val="24"/>
            <w:szCs w:val="24"/>
          </w:rPr>
          <w:t xml:space="preserve"> are calculated</w:t>
        </w:r>
        <w:r w:rsidR="00990DD2" w:rsidDel="00C00822">
          <w:rPr>
            <w:rFonts w:eastAsia="DengXian" w:cs="Times New Roman"/>
            <w:kern w:val="0"/>
            <w:sz w:val="24"/>
            <w:szCs w:val="24"/>
          </w:rPr>
          <w:t>, respectively</w:t>
        </w:r>
        <w:r w:rsidR="00EF7C9D" w:rsidDel="00C00822">
          <w:rPr>
            <w:rFonts w:eastAsia="DengXian" w:cs="Times New Roman"/>
            <w:kern w:val="0"/>
            <w:sz w:val="24"/>
            <w:szCs w:val="24"/>
          </w:rPr>
          <w:t>.</w:t>
        </w:r>
        <w:r w:rsidRPr="0077594C" w:rsidDel="00C00822">
          <w:rPr>
            <w:rFonts w:eastAsia="DengXian" w:cs="Times New Roman"/>
            <w:kern w:val="0"/>
            <w:sz w:val="24"/>
            <w:szCs w:val="24"/>
          </w:rPr>
          <w:t xml:space="preserve"> </w:t>
        </w:r>
      </w:moveFrom>
      <w:moveFromRangeEnd w:id="65"/>
      <w:ins w:id="67" w:author="Cheng, Jiangtao" w:date="2021-07-18T12:16:00Z">
        <w:r w:rsidR="00554817">
          <w:rPr>
            <w:rFonts w:eastAsia="DengXian" w:cs="Times New Roman"/>
            <w:kern w:val="0"/>
            <w:sz w:val="24"/>
            <w:szCs w:val="24"/>
          </w:rPr>
          <w:t xml:space="preserve">During </w:t>
        </w:r>
      </w:ins>
      <w:ins w:id="68" w:author="Cheng, Jiangtao" w:date="2021-07-18T13:10:00Z">
        <w:r w:rsidR="00600575" w:rsidRPr="0077594C">
          <w:rPr>
            <w:rFonts w:eastAsia="DengXian" w:cs="Times New Roman"/>
            <w:kern w:val="0"/>
            <w:sz w:val="24"/>
            <w:szCs w:val="24"/>
          </w:rPr>
          <w:t>the constant contact radius mode</w:t>
        </w:r>
        <w:r w:rsidR="00600575">
          <w:rPr>
            <w:rFonts w:eastAsia="DengXian" w:cs="Times New Roman"/>
            <w:kern w:val="0"/>
            <w:sz w:val="24"/>
            <w:szCs w:val="24"/>
          </w:rPr>
          <w:t xml:space="preserve"> of </w:t>
        </w:r>
      </w:ins>
      <w:ins w:id="69" w:author="Cheng, Jiangtao" w:date="2021-07-18T12:16:00Z">
        <w:r w:rsidR="00554817">
          <w:rPr>
            <w:rFonts w:eastAsia="DengXian" w:cs="Times New Roman"/>
            <w:kern w:val="0"/>
            <w:sz w:val="24"/>
            <w:szCs w:val="24"/>
          </w:rPr>
          <w:t>droplet evaporation,</w:t>
        </w:r>
      </w:ins>
      <w:del w:id="70" w:author="Cheng, Jiangtao" w:date="2021-07-18T12:16:00Z">
        <w:r w:rsidR="00EF7C9D" w:rsidDel="00554817">
          <w:rPr>
            <w:rFonts w:eastAsia="DengXian" w:cs="Times New Roman"/>
            <w:kern w:val="0"/>
            <w:sz w:val="24"/>
            <w:szCs w:val="24"/>
          </w:rPr>
          <w:delText>We found</w:delText>
        </w:r>
      </w:del>
      <w:r w:rsidR="00EF7C9D">
        <w:rPr>
          <w:rFonts w:eastAsia="DengXian" w:cs="Times New Roman"/>
          <w:kern w:val="0"/>
          <w:sz w:val="24"/>
          <w:szCs w:val="24"/>
        </w:rPr>
        <w:t xml:space="preserve"> </w:t>
      </w:r>
      <w:del w:id="71" w:author="Cheng, Jiangtao" w:date="2021-07-18T12:16:00Z">
        <w:r w:rsidR="00EF7C9D" w:rsidDel="00554817">
          <w:rPr>
            <w:rFonts w:eastAsia="DengXian" w:cs="Times New Roman"/>
            <w:kern w:val="0"/>
            <w:sz w:val="24"/>
            <w:szCs w:val="24"/>
          </w:rPr>
          <w:delText>that</w:delText>
        </w:r>
        <w:r w:rsidRPr="0077594C" w:rsidDel="00554817">
          <w:rPr>
            <w:rFonts w:eastAsia="DengXian" w:cs="Times New Roman"/>
            <w:kern w:val="0"/>
            <w:sz w:val="24"/>
            <w:szCs w:val="24"/>
          </w:rPr>
          <w:delText xml:space="preserve"> </w:delText>
        </w:r>
      </w:del>
      <w:r w:rsidRPr="0077594C">
        <w:rPr>
          <w:rFonts w:eastAsia="DengXian" w:cs="Times New Roman"/>
          <w:kern w:val="0"/>
          <w:sz w:val="24"/>
          <w:szCs w:val="24"/>
        </w:rPr>
        <w:t>the decrease of evaporation</w:t>
      </w:r>
      <w:r>
        <w:rPr>
          <w:rFonts w:eastAsia="DengXian" w:cs="Times New Roman"/>
          <w:kern w:val="0"/>
          <w:sz w:val="24"/>
          <w:szCs w:val="24"/>
        </w:rPr>
        <w:t xml:space="preserve"> rate from </w:t>
      </w:r>
      <w:r w:rsidR="00990DD2">
        <w:rPr>
          <w:rFonts w:eastAsia="DengXian" w:cs="Times New Roman"/>
          <w:kern w:val="0"/>
          <w:sz w:val="24"/>
          <w:szCs w:val="24"/>
        </w:rPr>
        <w:t xml:space="preserve">the </w:t>
      </w:r>
      <w:r>
        <w:rPr>
          <w:rFonts w:eastAsia="DengXian" w:cs="Times New Roman"/>
          <w:kern w:val="0"/>
          <w:sz w:val="24"/>
          <w:szCs w:val="24"/>
        </w:rPr>
        <w:t>droplet base</w:t>
      </w:r>
      <w:del w:id="72" w:author="Cheng, Jiangtao" w:date="2021-07-18T13:11:00Z">
        <w:r w:rsidDel="00600575">
          <w:rPr>
            <w:rFonts w:eastAsia="DengXian" w:cs="Times New Roman"/>
            <w:kern w:val="0"/>
            <w:sz w:val="24"/>
            <w:szCs w:val="24"/>
          </w:rPr>
          <w:delText xml:space="preserve"> surface</w:delText>
        </w:r>
      </w:del>
      <w:r w:rsidR="003B357A">
        <w:rPr>
          <w:rFonts w:eastAsia="DengXian" w:cs="Times New Roman"/>
          <w:kern w:val="0"/>
          <w:sz w:val="24"/>
          <w:szCs w:val="24"/>
        </w:rPr>
        <w:t xml:space="preserve"> contributes most to</w:t>
      </w:r>
      <w:r w:rsidRPr="0077594C">
        <w:rPr>
          <w:rFonts w:eastAsia="DengXian" w:cs="Times New Roman"/>
          <w:kern w:val="0"/>
          <w:sz w:val="24"/>
          <w:szCs w:val="24"/>
        </w:rPr>
        <w:t xml:space="preserve"> the </w:t>
      </w:r>
      <w:ins w:id="73" w:author="Cheng, Jiangtao" w:date="2021-07-18T12:22:00Z">
        <w:r w:rsidR="00FA380A">
          <w:rPr>
            <w:rFonts w:eastAsia="DengXian" w:cs="Times New Roman"/>
            <w:kern w:val="0"/>
            <w:sz w:val="24"/>
            <w:szCs w:val="24"/>
          </w:rPr>
          <w:t xml:space="preserve">continuously </w:t>
        </w:r>
      </w:ins>
      <w:r w:rsidRPr="0077594C">
        <w:rPr>
          <w:rFonts w:eastAsia="DengXian" w:cs="Times New Roman"/>
          <w:kern w:val="0"/>
          <w:sz w:val="24"/>
          <w:szCs w:val="24"/>
        </w:rPr>
        <w:t>decreas</w:t>
      </w:r>
      <w:del w:id="74" w:author="Cheng, Jiangtao" w:date="2021-07-18T12:17:00Z">
        <w:r w:rsidRPr="0077594C" w:rsidDel="00554817">
          <w:rPr>
            <w:rFonts w:eastAsia="DengXian" w:cs="Times New Roman"/>
            <w:kern w:val="0"/>
            <w:sz w:val="24"/>
            <w:szCs w:val="24"/>
          </w:rPr>
          <w:delText xml:space="preserve">e of </w:delText>
        </w:r>
        <w:r w:rsidR="00FF7DE7" w:rsidDel="00554817">
          <w:rPr>
            <w:rFonts w:eastAsia="DengXian" w:cs="Times New Roman"/>
            <w:kern w:val="0"/>
            <w:sz w:val="24"/>
            <w:szCs w:val="24"/>
          </w:rPr>
          <w:delText>the</w:delText>
        </w:r>
      </w:del>
      <w:ins w:id="75" w:author="Cheng, Jiangtao" w:date="2021-07-18T12:17:00Z">
        <w:r w:rsidR="00554817">
          <w:rPr>
            <w:rFonts w:eastAsia="DengXian" w:cs="Times New Roman"/>
            <w:kern w:val="0"/>
            <w:sz w:val="24"/>
            <w:szCs w:val="24"/>
          </w:rPr>
          <w:t>ing</w:t>
        </w:r>
      </w:ins>
      <w:r w:rsidR="00FF7DE7">
        <w:rPr>
          <w:rFonts w:eastAsia="DengXian" w:cs="Times New Roman"/>
          <w:kern w:val="0"/>
          <w:sz w:val="24"/>
          <w:szCs w:val="24"/>
        </w:rPr>
        <w:t xml:space="preserve"> </w:t>
      </w:r>
      <w:r w:rsidRPr="0077594C">
        <w:rPr>
          <w:rFonts w:eastAsia="DengXian" w:cs="Times New Roman"/>
          <w:kern w:val="0"/>
          <w:sz w:val="24"/>
          <w:szCs w:val="24"/>
        </w:rPr>
        <w:t>total evaporation rate</w:t>
      </w:r>
      <w:del w:id="76" w:author="Cheng, Jiangtao" w:date="2021-07-18T13:10:00Z">
        <w:r w:rsidRPr="0077594C" w:rsidDel="00600575">
          <w:rPr>
            <w:rFonts w:eastAsia="DengXian" w:cs="Times New Roman"/>
            <w:kern w:val="0"/>
            <w:sz w:val="24"/>
            <w:szCs w:val="24"/>
          </w:rPr>
          <w:delText xml:space="preserve"> in the constant contact radius mode</w:delText>
        </w:r>
      </w:del>
      <w:ins w:id="77" w:author="Cheng, Jiangtao" w:date="2021-07-18T12:18:00Z">
        <w:r w:rsidR="00554817">
          <w:rPr>
            <w:rFonts w:eastAsia="DengXian" w:cs="Times New Roman"/>
            <w:kern w:val="0"/>
            <w:sz w:val="24"/>
            <w:szCs w:val="24"/>
          </w:rPr>
          <w:t>,</w:t>
        </w:r>
      </w:ins>
      <w:r w:rsidRPr="0077594C">
        <w:rPr>
          <w:rFonts w:eastAsia="DengXian" w:cs="Times New Roman"/>
          <w:kern w:val="0"/>
          <w:sz w:val="24"/>
          <w:szCs w:val="24"/>
        </w:rPr>
        <w:t xml:space="preserve"> </w:t>
      </w:r>
      <w:del w:id="78" w:author="Cheng, Jiangtao" w:date="2021-07-18T12:15:00Z">
        <w:r w:rsidRPr="0077594C" w:rsidDel="00986469">
          <w:rPr>
            <w:rFonts w:eastAsia="DengXian" w:cs="Times New Roman"/>
            <w:kern w:val="0"/>
            <w:sz w:val="24"/>
            <w:szCs w:val="24"/>
          </w:rPr>
          <w:delText xml:space="preserve">and </w:delText>
        </w:r>
      </w:del>
      <w:ins w:id="79" w:author="Cheng, Jiangtao" w:date="2021-07-18T12:17:00Z">
        <w:r w:rsidR="00554817">
          <w:rPr>
            <w:rFonts w:eastAsia="DengXian" w:cs="Times New Roman"/>
            <w:kern w:val="0"/>
            <w:sz w:val="24"/>
            <w:szCs w:val="24"/>
          </w:rPr>
          <w:t>whereas</w:t>
        </w:r>
      </w:ins>
      <w:ins w:id="80" w:author="Cheng, Jiangtao" w:date="2021-07-18T12:15:00Z">
        <w:r w:rsidR="00986469" w:rsidRPr="0077594C">
          <w:rPr>
            <w:rFonts w:eastAsia="DengXian" w:cs="Times New Roman"/>
            <w:kern w:val="0"/>
            <w:sz w:val="24"/>
            <w:szCs w:val="24"/>
          </w:rPr>
          <w:t xml:space="preserve"> </w:t>
        </w:r>
      </w:ins>
      <w:r w:rsidRPr="0077594C">
        <w:rPr>
          <w:rFonts w:eastAsia="DengXian" w:cs="Times New Roman"/>
          <w:kern w:val="0"/>
          <w:sz w:val="24"/>
          <w:szCs w:val="24"/>
        </w:rPr>
        <w:t xml:space="preserve">the decrease of evaporation rate from </w:t>
      </w:r>
      <w:ins w:id="81" w:author="Cheng, Jiangtao" w:date="2021-07-18T13:11:00Z">
        <w:r w:rsidR="00600575">
          <w:rPr>
            <w:rFonts w:eastAsia="DengXian" w:cs="Times New Roman"/>
            <w:kern w:val="0"/>
            <w:sz w:val="24"/>
            <w:szCs w:val="24"/>
          </w:rPr>
          <w:t xml:space="preserve">the </w:t>
        </w:r>
      </w:ins>
      <w:r>
        <w:rPr>
          <w:rFonts w:eastAsia="DengXian" w:cs="Times New Roman"/>
          <w:kern w:val="0"/>
          <w:sz w:val="24"/>
          <w:szCs w:val="24"/>
        </w:rPr>
        <w:t>droplet cap surface</w:t>
      </w:r>
      <w:r w:rsidRPr="0077594C">
        <w:rPr>
          <w:rFonts w:eastAsia="DengXian" w:cs="Times New Roman"/>
          <w:kern w:val="0"/>
          <w:sz w:val="24"/>
          <w:szCs w:val="24"/>
        </w:rPr>
        <w:t xml:space="preserve"> is dominant in the constant contact angle mode. The </w:t>
      </w:r>
      <w:ins w:id="82" w:author="Cheng, Jiangtao" w:date="2021-07-18T12:25:00Z">
        <w:r w:rsidR="002D5EF5">
          <w:rPr>
            <w:rFonts w:eastAsia="DengXian" w:cs="Times New Roman"/>
            <w:kern w:val="0"/>
            <w:sz w:val="24"/>
            <w:szCs w:val="24"/>
          </w:rPr>
          <w:t>influence</w:t>
        </w:r>
      </w:ins>
      <w:del w:id="83" w:author="Cheng, Jiangtao" w:date="2021-07-18T12:25:00Z">
        <w:r w:rsidRPr="0077594C" w:rsidDel="002D5EF5">
          <w:rPr>
            <w:rFonts w:eastAsia="DengXian" w:cs="Times New Roman"/>
            <w:kern w:val="0"/>
            <w:sz w:val="24"/>
            <w:szCs w:val="24"/>
          </w:rPr>
          <w:delText>effects</w:delText>
        </w:r>
      </w:del>
      <w:r w:rsidRPr="0077594C">
        <w:rPr>
          <w:rFonts w:eastAsia="DengXian" w:cs="Times New Roman"/>
          <w:kern w:val="0"/>
          <w:sz w:val="24"/>
          <w:szCs w:val="24"/>
        </w:rPr>
        <w:t xml:space="preserve"> of internal </w:t>
      </w:r>
      <w:r w:rsidR="00917C08">
        <w:rPr>
          <w:rFonts w:eastAsia="DengXian" w:cs="Times New Roman"/>
          <w:kern w:val="0"/>
          <w:sz w:val="24"/>
          <w:szCs w:val="24"/>
        </w:rPr>
        <w:t>fluid motion</w:t>
      </w:r>
      <w:del w:id="84" w:author="Cheng, Jiangtao" w:date="2021-07-18T12:24:00Z">
        <w:r w:rsidRPr="0077594C" w:rsidDel="002D5EF5">
          <w:rPr>
            <w:rFonts w:eastAsia="DengXian" w:cs="Times New Roman"/>
            <w:kern w:val="0"/>
            <w:sz w:val="24"/>
            <w:szCs w:val="24"/>
          </w:rPr>
          <w:delText xml:space="preserve"> of droplet</w:delText>
        </w:r>
      </w:del>
      <w:r w:rsidRPr="0077594C">
        <w:rPr>
          <w:rFonts w:eastAsia="DengXian" w:cs="Times New Roman"/>
          <w:kern w:val="0"/>
          <w:sz w:val="24"/>
          <w:szCs w:val="24"/>
        </w:rPr>
        <w:t xml:space="preserve"> </w:t>
      </w:r>
      <w:ins w:id="85" w:author="Cheng, Jiangtao" w:date="2021-07-18T12:25:00Z">
        <w:r w:rsidR="002D5EF5">
          <w:rPr>
            <w:rFonts w:eastAsia="DengXian" w:cs="Times New Roman"/>
            <w:kern w:val="0"/>
            <w:sz w:val="24"/>
            <w:szCs w:val="24"/>
          </w:rPr>
          <w:t>is</w:t>
        </w:r>
      </w:ins>
      <w:del w:id="86" w:author="Cheng, Jiangtao" w:date="2021-07-18T12:25:00Z">
        <w:r w:rsidRPr="0077594C" w:rsidDel="002D5EF5">
          <w:rPr>
            <w:rFonts w:eastAsia="DengXian" w:cs="Times New Roman"/>
            <w:kern w:val="0"/>
            <w:sz w:val="24"/>
            <w:szCs w:val="24"/>
          </w:rPr>
          <w:delText>are</w:delText>
        </w:r>
      </w:del>
      <w:r w:rsidRPr="0077594C">
        <w:rPr>
          <w:rFonts w:eastAsia="DengXian" w:cs="Times New Roman"/>
          <w:kern w:val="0"/>
          <w:sz w:val="24"/>
          <w:szCs w:val="24"/>
        </w:rPr>
        <w:t xml:space="preserve"> considered for</w:t>
      </w:r>
      <w:r>
        <w:rPr>
          <w:rFonts w:eastAsia="DengXian" w:cs="Times New Roman"/>
          <w:kern w:val="0"/>
          <w:sz w:val="24"/>
          <w:szCs w:val="24"/>
        </w:rPr>
        <w:t xml:space="preserve"> droplet evaporation on</w:t>
      </w:r>
      <w:ins w:id="87" w:author="Cheng, Jiangtao" w:date="2021-07-18T12:24:00Z">
        <w:r w:rsidR="002D5EF5">
          <w:rPr>
            <w:rFonts w:eastAsia="DengXian" w:cs="Times New Roman"/>
            <w:kern w:val="0"/>
            <w:sz w:val="24"/>
            <w:szCs w:val="24"/>
          </w:rPr>
          <w:t xml:space="preserve"> structured</w:t>
        </w:r>
      </w:ins>
      <w:r>
        <w:rPr>
          <w:rFonts w:eastAsia="DengXian" w:cs="Times New Roman"/>
          <w:kern w:val="0"/>
          <w:sz w:val="24"/>
          <w:szCs w:val="24"/>
        </w:rPr>
        <w:t xml:space="preserve"> substrate</w:t>
      </w:r>
      <w:ins w:id="88" w:author="Cheng, Jiangtao" w:date="2021-07-18T12:24:00Z">
        <w:r w:rsidR="002D5EF5">
          <w:rPr>
            <w:rFonts w:eastAsia="DengXian" w:cs="Times New Roman"/>
            <w:kern w:val="0"/>
            <w:sz w:val="24"/>
            <w:szCs w:val="24"/>
          </w:rPr>
          <w:t>s</w:t>
        </w:r>
      </w:ins>
      <w:r>
        <w:rPr>
          <w:rFonts w:eastAsia="DengXian" w:cs="Times New Roman"/>
          <w:kern w:val="0"/>
          <w:sz w:val="24"/>
          <w:szCs w:val="24"/>
        </w:rPr>
        <w:t xml:space="preserve"> </w:t>
      </w:r>
      <w:ins w:id="89" w:author="Cheng, Jiangtao" w:date="2021-07-18T13:12:00Z">
        <w:r w:rsidR="00600575">
          <w:rPr>
            <w:rFonts w:eastAsia="DengXian" w:cs="Times New Roman"/>
            <w:kern w:val="0"/>
            <w:sz w:val="24"/>
            <w:szCs w:val="24"/>
          </w:rPr>
          <w:t>above</w:t>
        </w:r>
      </w:ins>
      <w:del w:id="90" w:author="Cheng, Jiangtao" w:date="2021-07-18T13:12:00Z">
        <w:r w:rsidDel="00600575">
          <w:rPr>
            <w:rFonts w:eastAsia="DengXian" w:cs="Times New Roman"/>
            <w:kern w:val="0"/>
            <w:sz w:val="24"/>
            <w:szCs w:val="24"/>
          </w:rPr>
          <w:delText>at</w:delText>
        </w:r>
      </w:del>
      <w:r>
        <w:rPr>
          <w:rFonts w:eastAsia="DengXian" w:cs="Times New Roman"/>
          <w:kern w:val="0"/>
          <w:sz w:val="24"/>
          <w:szCs w:val="24"/>
        </w:rPr>
        <w:t xml:space="preserve"> 100 °C</w:t>
      </w:r>
      <w:del w:id="91" w:author="Cheng, Jiangtao" w:date="2021-07-18T13:12:00Z">
        <w:r w:rsidDel="00600575">
          <w:rPr>
            <w:rFonts w:eastAsia="DengXian" w:cs="Times New Roman"/>
            <w:kern w:val="0"/>
            <w:sz w:val="24"/>
            <w:szCs w:val="24"/>
          </w:rPr>
          <w:delText xml:space="preserve"> and 120 °C</w:delText>
        </w:r>
      </w:del>
      <w:r>
        <w:rPr>
          <w:rFonts w:eastAsia="DengXian" w:cs="Times New Roman"/>
          <w:kern w:val="0"/>
          <w:sz w:val="24"/>
          <w:szCs w:val="24"/>
        </w:rPr>
        <w:t xml:space="preserve">, and </w:t>
      </w:r>
      <w:r w:rsidR="00917C08">
        <w:rPr>
          <w:rFonts w:eastAsia="DengXian" w:cs="Times New Roman"/>
          <w:kern w:val="0"/>
          <w:sz w:val="24"/>
          <w:szCs w:val="24"/>
        </w:rPr>
        <w:t>a</w:t>
      </w:r>
      <w:r w:rsidR="00917C08" w:rsidRPr="008D6A47">
        <w:rPr>
          <w:rFonts w:eastAsia="DengXian" w:cs="Times New Roman"/>
          <w:kern w:val="0"/>
          <w:sz w:val="24"/>
          <w:szCs w:val="24"/>
        </w:rPr>
        <w:t>n effective thermal conductivity is</w:t>
      </w:r>
      <w:ins w:id="92" w:author="Cheng, Jiangtao" w:date="2021-07-18T13:13:00Z">
        <w:r w:rsidR="00171A9E">
          <w:rPr>
            <w:rFonts w:eastAsia="DengXian" w:cs="Times New Roman"/>
            <w:kern w:val="0"/>
            <w:sz w:val="24"/>
            <w:szCs w:val="24"/>
          </w:rPr>
          <w:t xml:space="preserve"> </w:t>
        </w:r>
      </w:ins>
      <w:ins w:id="93" w:author="Cheng, Jiangtao" w:date="2021-07-18T13:17:00Z">
        <w:r w:rsidR="00EA7259">
          <w:rPr>
            <w:rFonts w:eastAsia="DengXian" w:cs="Times New Roman"/>
            <w:kern w:val="0"/>
            <w:sz w:val="24"/>
            <w:szCs w:val="24"/>
          </w:rPr>
          <w:t>adopted</w:t>
        </w:r>
      </w:ins>
      <w:del w:id="94" w:author="Cheng, Jiangtao" w:date="2021-07-18T13:13:00Z">
        <w:r w:rsidR="00917C08" w:rsidRPr="008D6A47" w:rsidDel="00171A9E">
          <w:rPr>
            <w:rFonts w:eastAsia="DengXian" w:cs="Times New Roman"/>
            <w:kern w:val="0"/>
            <w:sz w:val="24"/>
            <w:szCs w:val="24"/>
          </w:rPr>
          <w:delText xml:space="preserve"> employ</w:delText>
        </w:r>
      </w:del>
      <w:del w:id="95" w:author="Cheng, Jiangtao" w:date="2021-07-18T13:17:00Z">
        <w:r w:rsidR="00917C08" w:rsidRPr="008D6A47" w:rsidDel="00EA7259">
          <w:rPr>
            <w:rFonts w:eastAsia="DengXian" w:cs="Times New Roman"/>
            <w:kern w:val="0"/>
            <w:sz w:val="24"/>
            <w:szCs w:val="24"/>
          </w:rPr>
          <w:delText>ed</w:delText>
        </w:r>
      </w:del>
      <w:r w:rsidR="00917C08" w:rsidRPr="008D6A47">
        <w:rPr>
          <w:rFonts w:eastAsia="DengXian" w:cs="Times New Roman"/>
          <w:kern w:val="0"/>
          <w:sz w:val="24"/>
          <w:szCs w:val="24"/>
        </w:rPr>
        <w:t xml:space="preserve"> as a correction factor </w:t>
      </w:r>
      <w:del w:id="96" w:author="Cheng, Jiangtao" w:date="2021-07-18T13:17:00Z">
        <w:r w:rsidR="00917C08" w:rsidRPr="008D6A47" w:rsidDel="00EA7259">
          <w:rPr>
            <w:rFonts w:eastAsia="DengXian" w:cs="Times New Roman"/>
            <w:kern w:val="0"/>
            <w:sz w:val="24"/>
            <w:szCs w:val="24"/>
          </w:rPr>
          <w:delText xml:space="preserve">for the thermal circuit model </w:delText>
        </w:r>
      </w:del>
      <w:r w:rsidR="00917C08" w:rsidRPr="008D6A47">
        <w:rPr>
          <w:rFonts w:eastAsia="DengXian" w:cs="Times New Roman"/>
          <w:kern w:val="0"/>
          <w:sz w:val="24"/>
          <w:szCs w:val="24"/>
        </w:rPr>
        <w:t xml:space="preserve">to </w:t>
      </w:r>
      <w:r w:rsidR="00950321">
        <w:rPr>
          <w:rFonts w:eastAsia="DengXian" w:cs="Times New Roman"/>
          <w:kern w:val="0"/>
          <w:sz w:val="24"/>
          <w:szCs w:val="24"/>
        </w:rPr>
        <w:t>account for</w:t>
      </w:r>
      <w:r w:rsidR="00917C08" w:rsidRPr="008D6A47">
        <w:rPr>
          <w:rFonts w:eastAsia="DengXian" w:cs="Times New Roman"/>
          <w:kern w:val="0"/>
          <w:sz w:val="24"/>
          <w:szCs w:val="24"/>
        </w:rPr>
        <w:t xml:space="preserve"> the effect</w:t>
      </w:r>
      <w:ins w:id="97" w:author="Cheng, Jiangtao" w:date="2021-07-18T12:26:00Z">
        <w:r w:rsidR="002D5EF5">
          <w:rPr>
            <w:rFonts w:eastAsia="DengXian" w:cs="Times New Roman"/>
            <w:kern w:val="0"/>
            <w:sz w:val="24"/>
            <w:szCs w:val="24"/>
          </w:rPr>
          <w:t>s</w:t>
        </w:r>
      </w:ins>
      <w:r w:rsidR="00917C08" w:rsidRPr="008D6A47">
        <w:rPr>
          <w:rFonts w:eastAsia="DengXian" w:cs="Times New Roman"/>
          <w:kern w:val="0"/>
          <w:sz w:val="24"/>
          <w:szCs w:val="24"/>
        </w:rPr>
        <w:t xml:space="preserve"> of convection heat transfer in</w:t>
      </w:r>
      <w:r w:rsidR="00950321">
        <w:rPr>
          <w:rFonts w:eastAsia="DengXian" w:cs="Times New Roman"/>
          <w:kern w:val="0"/>
          <w:sz w:val="24"/>
          <w:szCs w:val="24"/>
        </w:rPr>
        <w:t>side</w:t>
      </w:r>
      <w:r w:rsidR="00917C08" w:rsidRPr="008D6A47">
        <w:rPr>
          <w:rFonts w:eastAsia="DengXian" w:cs="Times New Roman"/>
          <w:kern w:val="0"/>
          <w:sz w:val="24"/>
          <w:szCs w:val="24"/>
        </w:rPr>
        <w:t xml:space="preserve"> the droplet</w:t>
      </w:r>
      <w:del w:id="98" w:author="Cheng, Jiangtao" w:date="2021-07-18T12:41:00Z">
        <w:r w:rsidR="00950321" w:rsidDel="00990D5C">
          <w:rPr>
            <w:rFonts w:eastAsia="DengXian" w:cs="Times New Roman"/>
            <w:kern w:val="0"/>
            <w:sz w:val="24"/>
            <w:szCs w:val="24"/>
          </w:rPr>
          <w:delText xml:space="preserve"> body</w:delText>
        </w:r>
      </w:del>
      <w:r w:rsidR="00917C08" w:rsidRPr="008D6A47">
        <w:rPr>
          <w:rFonts w:eastAsia="DengXian" w:cs="Times New Roman"/>
          <w:kern w:val="0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 xml:space="preserve">Temperature differences between the droplet base and </w:t>
      </w:r>
      <w:r w:rsidR="00950321">
        <w:rPr>
          <w:rFonts w:cs="Times New Roman"/>
          <w:sz w:val="24"/>
          <w:szCs w:val="24"/>
        </w:rPr>
        <w:t xml:space="preserve">the </w:t>
      </w:r>
      <w:r>
        <w:rPr>
          <w:rFonts w:cs="Times New Roman"/>
          <w:sz w:val="24"/>
          <w:szCs w:val="24"/>
        </w:rPr>
        <w:t xml:space="preserve">substrate </w:t>
      </w:r>
      <w:r w:rsidR="00950321">
        <w:rPr>
          <w:rFonts w:cs="Times New Roman"/>
          <w:sz w:val="24"/>
          <w:szCs w:val="24"/>
        </w:rPr>
        <w:t>surface</w:t>
      </w:r>
      <w:r>
        <w:rPr>
          <w:rFonts w:cs="Times New Roman"/>
          <w:sz w:val="24"/>
          <w:szCs w:val="24"/>
        </w:rPr>
        <w:t xml:space="preserve"> are </w:t>
      </w:r>
      <w:r w:rsidR="00950321">
        <w:rPr>
          <w:rFonts w:cs="Times New Roman"/>
          <w:sz w:val="24"/>
          <w:szCs w:val="24"/>
        </w:rPr>
        <w:t>estimat</w:t>
      </w:r>
      <w:r>
        <w:rPr>
          <w:rFonts w:cs="Times New Roman"/>
          <w:sz w:val="24"/>
          <w:szCs w:val="24"/>
        </w:rPr>
        <w:t xml:space="preserve">ed to be </w:t>
      </w:r>
      <w:ins w:id="99" w:author="Cheng, Jiangtao" w:date="2021-07-18T12:40:00Z">
        <w:r w:rsidR="00990D5C">
          <w:rPr>
            <w:rFonts w:cs="Times New Roman"/>
            <w:sz w:val="24"/>
            <w:szCs w:val="24"/>
          </w:rPr>
          <w:t>~</w:t>
        </w:r>
      </w:ins>
      <w:ins w:id="100" w:author="Cheng, Jiangtao" w:date="2021-07-18T12:41:00Z">
        <w:r w:rsidR="00990D5C">
          <w:rPr>
            <w:rFonts w:cs="Times New Roman"/>
            <w:sz w:val="24"/>
            <w:szCs w:val="24"/>
          </w:rPr>
          <w:t xml:space="preserve"> </w:t>
        </w:r>
      </w:ins>
      <w:del w:id="101" w:author="Cheng, Jiangtao" w:date="2021-07-18T12:31:00Z">
        <w:r w:rsidDel="00270663">
          <w:rPr>
            <w:rFonts w:cs="Times New Roman"/>
            <w:sz w:val="24"/>
            <w:szCs w:val="24"/>
          </w:rPr>
          <w:delText xml:space="preserve">about </w:delText>
        </w:r>
      </w:del>
      <w:r>
        <w:rPr>
          <w:rFonts w:cs="Times New Roman"/>
          <w:sz w:val="24"/>
          <w:szCs w:val="24"/>
        </w:rPr>
        <w:t>2 °C, 5 °C, 8 °C, 12.5 °C and 18 °C for</w:t>
      </w:r>
      <w:del w:id="102" w:author="Cheng, Jiangtao" w:date="2021-07-18T12:27:00Z">
        <w:r w:rsidDel="002D5EF5">
          <w:rPr>
            <w:rFonts w:cs="Times New Roman"/>
            <w:sz w:val="24"/>
            <w:szCs w:val="24"/>
          </w:rPr>
          <w:delText xml:space="preserve"> the</w:delText>
        </w:r>
      </w:del>
      <w:r>
        <w:rPr>
          <w:rFonts w:cs="Times New Roman"/>
          <w:sz w:val="24"/>
          <w:szCs w:val="24"/>
        </w:rPr>
        <w:t xml:space="preserve"> droplet evaporation on</w:t>
      </w:r>
      <w:del w:id="103" w:author="Cheng, Jiangtao" w:date="2021-07-18T13:18:00Z">
        <w:r w:rsidDel="00EA7259">
          <w:rPr>
            <w:rFonts w:cs="Times New Roman"/>
            <w:sz w:val="24"/>
            <w:szCs w:val="24"/>
          </w:rPr>
          <w:delText xml:space="preserve"> </w:delText>
        </w:r>
        <w:r w:rsidR="00950321" w:rsidDel="00EA7259">
          <w:rPr>
            <w:rFonts w:cs="Times New Roman"/>
            <w:sz w:val="24"/>
            <w:szCs w:val="24"/>
          </w:rPr>
          <w:delText>the</w:delText>
        </w:r>
      </w:del>
      <w:r w:rsidR="00950321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substrate</w:t>
      </w:r>
      <w:ins w:id="104" w:author="Cheng, Jiangtao" w:date="2021-07-18T12:27:00Z">
        <w:r w:rsidR="002D5EF5">
          <w:rPr>
            <w:rFonts w:cs="Times New Roman"/>
            <w:sz w:val="24"/>
            <w:szCs w:val="24"/>
          </w:rPr>
          <w:t>s</w:t>
        </w:r>
      </w:ins>
      <w:r>
        <w:rPr>
          <w:rFonts w:cs="Times New Roman"/>
          <w:sz w:val="24"/>
          <w:szCs w:val="24"/>
        </w:rPr>
        <w:t xml:space="preserve"> heated at 40 °C, 60 °C, 80 °C, 100 °C, and 120 °C, respectively</w:t>
      </w:r>
      <w:r w:rsidR="00950321">
        <w:rPr>
          <w:rFonts w:cs="Times New Roman"/>
          <w:sz w:val="24"/>
          <w:szCs w:val="24"/>
        </w:rPr>
        <w:t xml:space="preserve">, which </w:t>
      </w:r>
      <w:ins w:id="105" w:author="Cheng, Jiangtao" w:date="2021-07-18T13:31:00Z">
        <w:r w:rsidR="00BB7833">
          <w:rPr>
            <w:rFonts w:cs="Times New Roman"/>
            <w:sz w:val="24"/>
            <w:szCs w:val="24"/>
          </w:rPr>
          <w:t xml:space="preserve">can </w:t>
        </w:r>
      </w:ins>
      <w:del w:id="106" w:author="Cheng, Jiangtao" w:date="2021-07-18T13:18:00Z">
        <w:r w:rsidR="00950321" w:rsidDel="00EA7259">
          <w:rPr>
            <w:rFonts w:cs="Times New Roman"/>
            <w:sz w:val="24"/>
            <w:szCs w:val="24"/>
          </w:rPr>
          <w:delText xml:space="preserve">may </w:delText>
        </w:r>
      </w:del>
      <w:r w:rsidR="00950321">
        <w:rPr>
          <w:rFonts w:cs="Times New Roman"/>
          <w:sz w:val="24"/>
          <w:szCs w:val="24"/>
        </w:rPr>
        <w:t xml:space="preserve">elucidate the delayed or depressed boiling of water droplets on a heated </w:t>
      </w:r>
      <w:ins w:id="107" w:author="Cheng, Jiangtao" w:date="2021-07-18T12:31:00Z">
        <w:r w:rsidR="00270663">
          <w:rPr>
            <w:rFonts w:cs="Times New Roman"/>
            <w:sz w:val="24"/>
            <w:szCs w:val="24"/>
          </w:rPr>
          <w:t xml:space="preserve">rough </w:t>
        </w:r>
      </w:ins>
      <w:r w:rsidR="00950321">
        <w:rPr>
          <w:rFonts w:cs="Times New Roman"/>
          <w:sz w:val="24"/>
          <w:szCs w:val="24"/>
        </w:rPr>
        <w:t>surface</w:t>
      </w:r>
      <w:r>
        <w:rPr>
          <w:rFonts w:eastAsia="DengXian" w:cs="Times New Roman"/>
          <w:kern w:val="0"/>
          <w:sz w:val="24"/>
          <w:szCs w:val="24"/>
        </w:rPr>
        <w:t xml:space="preserve">. </w:t>
      </w:r>
    </w:p>
    <w:bookmarkEnd w:id="16"/>
    <w:p w14:paraId="4CA88478" w14:textId="1E7795E4" w:rsidR="004E2B34" w:rsidRPr="003D6573" w:rsidRDefault="004E2B34">
      <w:pPr>
        <w:widowControl/>
        <w:spacing w:line="360" w:lineRule="auto"/>
        <w:rPr>
          <w:rFonts w:eastAsia="DengXian" w:cs="Times New Roman"/>
          <w:kern w:val="0"/>
          <w:sz w:val="24"/>
          <w:szCs w:val="24"/>
        </w:rPr>
        <w:pPrChange w:id="108" w:author="Cheng, Jiangtao" w:date="2021-07-18T11:43:00Z">
          <w:pPr>
            <w:widowControl/>
            <w:spacing w:after="160" w:line="360" w:lineRule="auto"/>
          </w:pPr>
        </w:pPrChange>
      </w:pPr>
      <w:r w:rsidRPr="00C111B2">
        <w:rPr>
          <w:rFonts w:eastAsia="DengXian" w:cs="Times New Roman"/>
          <w:b/>
          <w:bCs/>
          <w:kern w:val="0"/>
          <w:sz w:val="24"/>
          <w:szCs w:val="24"/>
        </w:rPr>
        <w:lastRenderedPageBreak/>
        <w:t>Keywords:</w:t>
      </w:r>
      <w:r>
        <w:rPr>
          <w:rFonts w:eastAsia="DengXian" w:cs="Times New Roman"/>
          <w:kern w:val="0"/>
          <w:sz w:val="24"/>
          <w:szCs w:val="24"/>
        </w:rPr>
        <w:t xml:space="preserve"> </w:t>
      </w:r>
      <w:r w:rsidR="00E85380">
        <w:rPr>
          <w:rFonts w:eastAsia="DengXian" w:cs="Times New Roman"/>
          <w:kern w:val="0"/>
          <w:sz w:val="24"/>
          <w:szCs w:val="24"/>
        </w:rPr>
        <w:t>droplet evaporation, m</w:t>
      </w:r>
      <w:r>
        <w:rPr>
          <w:rFonts w:eastAsia="DengXian" w:cs="Times New Roman"/>
          <w:kern w:val="0"/>
          <w:sz w:val="24"/>
          <w:szCs w:val="24"/>
        </w:rPr>
        <w:t>icro</w:t>
      </w:r>
      <w:ins w:id="109" w:author="Cheng, Jiangtao" w:date="2021-07-18T09:43:00Z">
        <w:r w:rsidR="006E314D">
          <w:rPr>
            <w:rFonts w:eastAsia="DengXian" w:cs="Times New Roman"/>
            <w:kern w:val="0"/>
            <w:sz w:val="24"/>
            <w:szCs w:val="24"/>
          </w:rPr>
          <w:t>-</w:t>
        </w:r>
      </w:ins>
      <w:r>
        <w:rPr>
          <w:rFonts w:eastAsia="DengXian" w:cs="Times New Roman"/>
          <w:kern w:val="0"/>
          <w:sz w:val="24"/>
          <w:szCs w:val="24"/>
        </w:rPr>
        <w:t>structured surfaces, superhydrophobic surfaces, thermal circuit analysis</w:t>
      </w:r>
      <w:ins w:id="110" w:author="Cheng, Jiangtao" w:date="2021-07-18T13:35:00Z">
        <w:r w:rsidR="001C60F3">
          <w:rPr>
            <w:rFonts w:eastAsia="DengXian" w:cs="Times New Roman"/>
            <w:kern w:val="0"/>
            <w:sz w:val="24"/>
            <w:szCs w:val="24"/>
          </w:rPr>
          <w:t>, depressed boiling</w:t>
        </w:r>
      </w:ins>
      <w:r w:rsidR="00AC2B62">
        <w:rPr>
          <w:rFonts w:eastAsia="DengXian" w:cs="Times New Roman"/>
          <w:kern w:val="0"/>
          <w:sz w:val="24"/>
          <w:szCs w:val="24"/>
        </w:rPr>
        <w:t>.</w:t>
      </w:r>
    </w:p>
    <w:p w14:paraId="00998E75" w14:textId="77777777" w:rsidR="008D6A47" w:rsidRPr="008D6A47" w:rsidRDefault="008D6A47" w:rsidP="008D6A47">
      <w:pPr>
        <w:spacing w:line="360" w:lineRule="auto"/>
        <w:rPr>
          <w:rFonts w:eastAsia="DengXian" w:cs="Times New Roman"/>
          <w:b/>
          <w:bCs/>
          <w:kern w:val="0"/>
          <w:sz w:val="24"/>
          <w:szCs w:val="24"/>
        </w:rPr>
      </w:pPr>
      <w:r w:rsidRPr="008D6A47">
        <w:rPr>
          <w:rFonts w:eastAsia="DengXian" w:cs="Times New Roman"/>
          <w:b/>
          <w:bCs/>
          <w:kern w:val="0"/>
          <w:sz w:val="24"/>
          <w:szCs w:val="24"/>
        </w:rPr>
        <w:t>1. Introduction</w:t>
      </w:r>
    </w:p>
    <w:p w14:paraId="7FA52E9A" w14:textId="03434D2E" w:rsidR="00EA5588" w:rsidRDefault="00EA5588" w:rsidP="00856045">
      <w:pPr>
        <w:spacing w:line="360" w:lineRule="auto"/>
        <w:ind w:firstLine="360"/>
        <w:rPr>
          <w:rFonts w:eastAsia="DengXian" w:cs="Times New Roman"/>
          <w:kern w:val="0"/>
          <w:sz w:val="24"/>
          <w:szCs w:val="24"/>
        </w:rPr>
      </w:pPr>
      <w:r w:rsidRPr="008D6A47">
        <w:rPr>
          <w:rFonts w:eastAsia="DengXian" w:cs="Times New Roman"/>
          <w:kern w:val="0"/>
          <w:sz w:val="24"/>
          <w:szCs w:val="24"/>
        </w:rPr>
        <w:t xml:space="preserve">Evaporation of sessile </w:t>
      </w:r>
      <w:r w:rsidR="003C6073">
        <w:rPr>
          <w:rFonts w:eastAsia="DengXian" w:cs="Times New Roman"/>
          <w:kern w:val="0"/>
          <w:sz w:val="24"/>
          <w:szCs w:val="24"/>
        </w:rPr>
        <w:t xml:space="preserve">liquid </w:t>
      </w:r>
      <w:r w:rsidRPr="008D6A47">
        <w:rPr>
          <w:rFonts w:eastAsia="DengXian" w:cs="Times New Roman"/>
          <w:kern w:val="0"/>
          <w:sz w:val="24"/>
          <w:szCs w:val="24"/>
        </w:rPr>
        <w:t xml:space="preserve">droplets is </w:t>
      </w:r>
      <w:r w:rsidR="00180F27" w:rsidRPr="008D6A47">
        <w:rPr>
          <w:rFonts w:eastAsia="DengXian" w:cs="Times New Roman"/>
          <w:kern w:val="0"/>
          <w:sz w:val="24"/>
          <w:szCs w:val="24"/>
        </w:rPr>
        <w:t>a</w:t>
      </w:r>
      <w:r w:rsidRPr="008D6A47">
        <w:rPr>
          <w:rFonts w:eastAsia="DengXian" w:cs="Times New Roman"/>
          <w:kern w:val="0"/>
          <w:sz w:val="24"/>
          <w:szCs w:val="24"/>
        </w:rPr>
        <w:t xml:space="preserve"> ubiquitous </w:t>
      </w:r>
      <w:del w:id="111" w:author="Cheng, Jiangtao" w:date="2021-07-18T13:44:00Z">
        <w:r w:rsidRPr="008D6A47" w:rsidDel="00D70488">
          <w:rPr>
            <w:rFonts w:eastAsia="DengXian" w:cs="Times New Roman"/>
            <w:kern w:val="0"/>
            <w:sz w:val="24"/>
            <w:szCs w:val="24"/>
          </w:rPr>
          <w:delText xml:space="preserve">natural </w:delText>
        </w:r>
      </w:del>
      <w:r w:rsidRPr="008D6A47">
        <w:rPr>
          <w:rFonts w:eastAsia="DengXian" w:cs="Times New Roman"/>
          <w:kern w:val="0"/>
          <w:sz w:val="24"/>
          <w:szCs w:val="24"/>
        </w:rPr>
        <w:t>phenomenon</w:t>
      </w:r>
      <w:ins w:id="112" w:author="Cheng, Jiangtao" w:date="2021-07-18T13:44:00Z">
        <w:r w:rsidR="00D70488">
          <w:rPr>
            <w:rFonts w:eastAsia="DengXian" w:cs="Times New Roman"/>
            <w:kern w:val="0"/>
            <w:sz w:val="24"/>
            <w:szCs w:val="24"/>
          </w:rPr>
          <w:t xml:space="preserve"> in nature</w:t>
        </w:r>
      </w:ins>
      <w:r w:rsidRPr="008D6A47">
        <w:rPr>
          <w:rFonts w:eastAsia="DengXian" w:cs="Times New Roman"/>
          <w:kern w:val="0"/>
          <w:sz w:val="24"/>
          <w:szCs w:val="24"/>
        </w:rPr>
        <w:t>, which holds an important role in a variety of applications, including inkjet printing</w:t>
      </w:r>
      <w:r w:rsidR="00180F27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PEVuZE5vdGU+PENpdGU+PEF1dGhvcj5DYWx2ZXJ0PC9BdXRob3I+PFllYXI+MjAwMTwvWWVhcj48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==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PEVuZE5vdGU+PENpdGU+PEF1dGhvcj5DYWx2ZXJ0PC9BdXRob3I+PFllYXI+MjAwMTwvWWVhcj48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==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="00180F27">
        <w:rPr>
          <w:rFonts w:eastAsia="DengXian" w:cs="Times New Roman"/>
          <w:kern w:val="0"/>
          <w:sz w:val="24"/>
          <w:szCs w:val="24"/>
        </w:rPr>
      </w:r>
      <w:r w:rsidR="00180F27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1" w:tooltip="Calvert, 2001 #294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1-3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180F27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>, DNA mapping</w:t>
      </w:r>
      <w:r w:rsidR="00180F27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&lt;EndNote&gt;&lt;Cite&gt;&lt;Author&gt;Wu&lt;/Author&gt;&lt;Year&gt;2004&lt;/Year&gt;&lt;RecNum&gt;301&lt;/RecNum&gt;&lt;DisplayText&gt;[4]&lt;/DisplayText&gt;&lt;record&gt;&lt;rec-number&gt;301&lt;/rec-number&gt;&lt;foreign-keys&gt;&lt;key app="EN" db-id="dzwapvwscfr509edaz9xzdtgzvpvrvftxers" timestamp="1625598694"&gt;301&lt;/key&gt;&lt;/foreign-keys&gt;&lt;ref-type name="Journal Article"&gt;17&lt;/ref-type&gt;&lt;contributors&gt;&lt;authors&gt;&lt;author&gt;Wu, A.&lt;/author&gt;&lt;author&gt;Yu, L.&lt;/author&gt;&lt;author&gt;Li, Z.&lt;/author&gt;&lt;author&gt;Yang, H.&lt;/author&gt;&lt;author&gt;Wang, E.&lt;/author&gt;&lt;/authors&gt;&lt;/contributors&gt;&lt;auth-address&gt;State Key Laboratory of Electroanalytical Chemistry, Changchun Institute of Applied Chemistry, Chinese Academy of Sciences, 130022, Jilin, China.&lt;/auth-address&gt;&lt;titles&gt;&lt;title&gt;Atomic force microscope investigation of large-circle DNA molecules&lt;/title&gt;&lt;secondary-title&gt;Anal Biochem&lt;/secondary-title&gt;&lt;/titles&gt;&lt;periodical&gt;&lt;full-title&gt;Anal Biochem&lt;/full-title&gt;&lt;/periodical&gt;&lt;pages&gt;293-300&lt;/pages&gt;&lt;volume&gt;325&lt;/volume&gt;&lt;number&gt;2&lt;/number&gt;&lt;edition&gt;2004/01/31&lt;/edition&gt;&lt;keywords&gt;&lt;keyword&gt;Aluminum Silicates&lt;/keyword&gt;&lt;keyword&gt;DNA, Circular/*chemistry&lt;/keyword&gt;&lt;keyword&gt;Microscopy, Atomic Force/*methods&lt;/keyword&gt;&lt;keyword&gt;Plasmids/*chemistry&lt;/keyword&gt;&lt;/keywords&gt;&lt;dates&gt;&lt;year&gt;2004&lt;/year&gt;&lt;pub-dates&gt;&lt;date&gt;Feb 15&lt;/date&gt;&lt;/pub-dates&gt;&lt;/dates&gt;&lt;isbn&gt;0003-2697 (Print)&amp;#xD;0003-2697&lt;/isbn&gt;&lt;accession-num&gt;14751264&lt;/accession-num&gt;&lt;urls&gt;&lt;/urls&gt;&lt;electronic-resource-num&gt;10.1016/j.ab.2003.11.005&lt;/electronic-resource-num&gt;&lt;remote-database-provider&gt;NLM&lt;/remote-database-provider&gt;&lt;language&gt;eng&lt;/language&gt;&lt;/record&gt;&lt;/Cite&gt;&lt;/EndNote&gt;</w:instrText>
      </w:r>
      <w:r w:rsidR="00180F27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4" w:tooltip="Wu, 2004 #301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4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180F27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>, spray cooling</w:t>
      </w:r>
      <w:r w:rsidR="00180F27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&lt;EndNote&gt;&lt;Cite&gt;&lt;Author&gt;Jia&lt;/Author&gt;&lt;Year&gt;2003&lt;/Year&gt;&lt;RecNum&gt;292&lt;/RecNum&gt;&lt;DisplayText&gt;[5]&lt;/DisplayText&gt;&lt;record&gt;&lt;rec-number&gt;292&lt;/rec-number&gt;&lt;foreign-keys&gt;&lt;key app="EN" db-id="dzwapvwscfr509edaz9xzdtgzvpvrvftxers" timestamp="1625255532"&gt;292&lt;/key&gt;&lt;/foreign-keys&gt;&lt;ref-type name="Journal Article"&gt;17&lt;/ref-type&gt;&lt;contributors&gt;&lt;authors&gt;&lt;author&gt;Jia, W.&lt;/author&gt;&lt;author&gt;Qiu, H. H.&lt;/author&gt;&lt;/authors&gt;&lt;/contributors&gt;&lt;titles&gt;&lt;title&gt;Experimental investigation of droplet dynamics and heat transfer in spray cooling&lt;/title&gt;&lt;secondary-title&gt;Exp. Therm. Fluid Sci.&lt;/secondary-title&gt;&lt;/titles&gt;&lt;periodical&gt;&lt;full-title&gt;Exp. Therm. Fluid Sci.&lt;/full-title&gt;&lt;/periodical&gt;&lt;pages&gt;829-838&lt;/pages&gt;&lt;volume&gt;27&lt;/volume&gt;&lt;number&gt;7&lt;/number&gt;&lt;section&gt;829&lt;/section&gt;&lt;dates&gt;&lt;year&gt;2003&lt;/year&gt;&lt;/dates&gt;&lt;isbn&gt;08941777&lt;/isbn&gt;&lt;urls&gt;&lt;/urls&gt;&lt;electronic-resource-num&gt;10.1016/s0894-1777(03)00015-3&lt;/electronic-resource-num&gt;&lt;/record&gt;&lt;/Cite&gt;&lt;/EndNote&gt;</w:instrText>
      </w:r>
      <w:r w:rsidR="00180F27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5" w:tooltip="Jia, 2003 #292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5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180F27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 xml:space="preserve">, </w:t>
      </w:r>
      <w:del w:id="113" w:author="Cheng, Jiangtao" w:date="2021-07-18T13:59:00Z">
        <w:r w:rsidRPr="008D6A47" w:rsidDel="00D07192">
          <w:rPr>
            <w:rFonts w:eastAsia="DengXian" w:cs="Times New Roman"/>
            <w:kern w:val="0"/>
            <w:sz w:val="24"/>
            <w:szCs w:val="24"/>
          </w:rPr>
          <w:delText xml:space="preserve">and </w:delText>
        </w:r>
      </w:del>
      <w:ins w:id="114" w:author="Cheng, Jiangtao" w:date="2021-07-18T13:45:00Z">
        <w:r w:rsidR="00D70488">
          <w:rPr>
            <w:rFonts w:eastAsia="DengXian" w:cs="Times New Roman"/>
            <w:kern w:val="0"/>
            <w:sz w:val="24"/>
            <w:szCs w:val="24"/>
          </w:rPr>
          <w:t>analyte</w:t>
        </w:r>
      </w:ins>
      <w:del w:id="115" w:author="Cheng, Jiangtao" w:date="2021-07-18T13:45:00Z">
        <w:r w:rsidRPr="008D6A47" w:rsidDel="00D70488">
          <w:rPr>
            <w:rFonts w:eastAsia="DengXian" w:cs="Times New Roman"/>
            <w:kern w:val="0"/>
            <w:sz w:val="24"/>
            <w:szCs w:val="24"/>
          </w:rPr>
          <w:delText>microparticle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ins w:id="116" w:author="Cheng, Jiangtao" w:date="2021-07-18T13:45:00Z">
        <w:r w:rsidR="00D70488">
          <w:rPr>
            <w:rFonts w:eastAsia="DengXian" w:cs="Times New Roman"/>
            <w:kern w:val="0"/>
            <w:sz w:val="24"/>
            <w:szCs w:val="24"/>
          </w:rPr>
          <w:t>enrichment/</w:t>
        </w:r>
      </w:ins>
      <w:r w:rsidRPr="008D6A47">
        <w:rPr>
          <w:rFonts w:eastAsia="DengXian" w:cs="Times New Roman"/>
          <w:kern w:val="0"/>
          <w:sz w:val="24"/>
          <w:szCs w:val="24"/>
        </w:rPr>
        <w:t>detection</w:t>
      </w:r>
      <w:r w:rsidR="00180F27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&lt;EndNote&gt;&lt;Cite&gt;&lt;Author&gt;Song&lt;/Author&gt;&lt;Year&gt;2020&lt;/Year&gt;&lt;RecNum&gt;78&lt;/RecNum&gt;&lt;DisplayText&gt;[6]&lt;/DisplayText&gt;&lt;record&gt;&lt;rec-number&gt;78&lt;/rec-number&gt;&lt;foreign-keys&gt;&lt;key app="EN" db-id="dzwapvwscfr509edaz9xzdtgzvpvrvftxers" timestamp="1624808087"&gt;78&lt;/key&gt;&lt;/foreign-keys&gt;&lt;ref-type name="Journal Article"&gt;17&lt;/ref-type&gt;&lt;contributors&gt;&lt;authors&gt;&lt;author&gt;Song, J.&lt;/author&gt;&lt;author&gt;Cheng, W.&lt;/author&gt;&lt;author&gt;Nie, M.&lt;/author&gt;&lt;author&gt;He, X.&lt;/author&gt;&lt;author&gt;Nam, W.&lt;/author&gt;&lt;author&gt;Cheng, J.&lt;/author&gt;&lt;author&gt;Zhou, W.&lt;/author&gt;&lt;/authors&gt;&lt;/contributors&gt;&lt;auth-address&gt;Department of Electrical and Computer Engineering, Virginia Tech, Blacksburg, Virginia 24061, United States.&amp;#xD;Department of Mechanical Engineering, Virginia Tech, Blacksburg, Virginia 24061, United States.&lt;/auth-address&gt;&lt;titles&gt;&lt;title&gt;Partial Leidenfrost Evaporation-Assisted Ultrasensitive Surface-Enhanced Raman Spectroscopy in a Janus Water Droplet on Hierarchical Plasmonic Micro-/Nanostructures&lt;/title&gt;&lt;secondary-title&gt;ACS Nano&lt;/secondary-title&gt;&lt;/titles&gt;&lt;periodical&gt;&lt;full-title&gt;ACS Nano&lt;/full-title&gt;&lt;/periodical&gt;&lt;pages&gt;9521-9531&lt;/pages&gt;&lt;volume&gt;14&lt;/volume&gt;&lt;number&gt;8&lt;/number&gt;&lt;edition&gt;2020/06/27&lt;/edition&gt;&lt;keywords&gt;&lt;keyword&gt;Leidenfrost evaporation&lt;/keyword&gt;&lt;keyword&gt;hierarchical plasmonic micro-/nanostructures&lt;/keyword&gt;&lt;keyword&gt;surface wettability control by heating&lt;/keyword&gt;&lt;keyword&gt;surface-enhanced Raman scattering&lt;/keyword&gt;&lt;keyword&gt;ultrasensitive biochemical detection&lt;/keyword&gt;&lt;/keywords&gt;&lt;dates&gt;&lt;year&gt;2020&lt;/year&gt;&lt;pub-dates&gt;&lt;date&gt;Aug 25&lt;/date&gt;&lt;/pub-dates&gt;&lt;/dates&gt;&lt;isbn&gt;1936-086X (Electronic)&amp;#xD;1936-0851 (Linking)&lt;/isbn&gt;&lt;accession-num&gt;32589403&lt;/accession-num&gt;&lt;urls&gt;&lt;related-urls&gt;&lt;url&gt;https://www.ncbi.nlm.nih.gov/pubmed/32589403&lt;/url&gt;&lt;/related-urls&gt;&lt;/urls&gt;&lt;electronic-resource-num&gt;10.1021/acsnano.0c04239&lt;/electronic-resource-num&gt;&lt;/record&gt;&lt;/Cite&gt;&lt;/EndNote&gt;</w:instrText>
      </w:r>
      <w:r w:rsidR="00180F27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6" w:tooltip="Song, 2020 #78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6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180F27">
        <w:rPr>
          <w:rFonts w:eastAsia="DengXian" w:cs="Times New Roman"/>
          <w:kern w:val="0"/>
          <w:sz w:val="24"/>
          <w:szCs w:val="24"/>
        </w:rPr>
        <w:fldChar w:fldCharType="end"/>
      </w:r>
      <w:ins w:id="117" w:author="Cheng, Jiangtao" w:date="2021-07-18T13:59:00Z">
        <w:r w:rsidR="00D07192">
          <w:rPr>
            <w:rFonts w:eastAsia="DengXian" w:cs="Times New Roman"/>
            <w:kern w:val="0"/>
            <w:sz w:val="24"/>
            <w:szCs w:val="24"/>
          </w:rPr>
          <w:t xml:space="preserve">, </w:t>
        </w:r>
      </w:ins>
      <w:ins w:id="118" w:author="Cheng, Jiangtao" w:date="2021-07-18T14:00:00Z">
        <w:r w:rsidR="00D07192">
          <w:rPr>
            <w:rFonts w:eastAsia="DengXian" w:cs="Times New Roman"/>
            <w:kern w:val="0"/>
            <w:sz w:val="24"/>
            <w:szCs w:val="24"/>
          </w:rPr>
          <w:t>and colloidal assembly</w:t>
        </w:r>
      </w:ins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PEVuZE5vdGU+PENpdGU+PEF1dGhvcj5IZTwvQXV0aG9yPjxZZWFyPjIwMjE8L1llYXI+PFJlY051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</w:fldData>
        </w:fldChar>
      </w:r>
      <w:r w:rsidR="00A52F80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A52F80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PEVuZE5vdGU+PENpdGU+PEF1dGhvcj5IZTwvQXV0aG9yPjxZZWFyPjIwMjE8L1llYXI+PFJlY051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</w:fldData>
        </w:fldChar>
      </w:r>
      <w:r w:rsidR="00A52F80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A52F80">
        <w:rPr>
          <w:rFonts w:eastAsia="DengXian" w:cs="Times New Roman"/>
          <w:kern w:val="0"/>
          <w:sz w:val="24"/>
          <w:szCs w:val="24"/>
        </w:rPr>
      </w:r>
      <w:r w:rsidR="00A52F80">
        <w:rPr>
          <w:rFonts w:eastAsia="DengXian" w:cs="Times New Roman"/>
          <w:kern w:val="0"/>
          <w:sz w:val="24"/>
          <w:szCs w:val="24"/>
        </w:rPr>
        <w:fldChar w:fldCharType="end"/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separate"/>
      </w:r>
      <w:r w:rsidR="00A52F80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3" w:tooltip="Jiang, 2018 #114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3</w:t>
        </w:r>
      </w:hyperlink>
      <w:r w:rsidR="00A52F80">
        <w:rPr>
          <w:rFonts w:eastAsia="DengXian" w:cs="Times New Roman"/>
          <w:noProof/>
          <w:kern w:val="0"/>
          <w:sz w:val="24"/>
          <w:szCs w:val="24"/>
        </w:rPr>
        <w:t xml:space="preserve">, </w:t>
      </w:r>
      <w:hyperlink w:anchor="_ENREF_7" w:tooltip="He, 2021 #481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7</w:t>
        </w:r>
      </w:hyperlink>
      <w:r w:rsidR="00A52F80">
        <w:rPr>
          <w:rFonts w:eastAsia="DengXian" w:cs="Times New Roman"/>
          <w:noProof/>
          <w:kern w:val="0"/>
          <w:sz w:val="24"/>
          <w:szCs w:val="24"/>
        </w:rPr>
        <w:t>]</w:t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>. Meanwhile, sessile droplet evaporation is a complex p</w:t>
      </w:r>
      <w:ins w:id="119" w:author="Cheng, Jiangtao" w:date="2021-07-18T13:56:00Z">
        <w:r w:rsidR="00EE4744">
          <w:rPr>
            <w:rFonts w:eastAsia="DengXian" w:cs="Times New Roman"/>
            <w:kern w:val="0"/>
            <w:sz w:val="24"/>
            <w:szCs w:val="24"/>
          </w:rPr>
          <w:t>rocess</w:t>
        </w:r>
      </w:ins>
      <w:del w:id="120" w:author="Cheng, Jiangtao" w:date="2021-07-18T13:56:00Z">
        <w:r w:rsidRPr="008D6A47" w:rsidDel="00EE4744">
          <w:rPr>
            <w:rFonts w:eastAsia="DengXian" w:cs="Times New Roman"/>
            <w:kern w:val="0"/>
            <w:sz w:val="24"/>
            <w:szCs w:val="24"/>
          </w:rPr>
          <w:delText>henomenon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controlled by several interdependent factors, such as </w:t>
      </w:r>
      <w:del w:id="121" w:author="Cheng, Jiangtao" w:date="2021-07-18T14:03:00Z">
        <w:r w:rsidRPr="008D6A47" w:rsidDel="008D3262">
          <w:rPr>
            <w:rFonts w:eastAsia="DengXian" w:cs="Times New Roman"/>
            <w:kern w:val="0"/>
            <w:sz w:val="24"/>
            <w:szCs w:val="24"/>
          </w:rPr>
          <w:delText xml:space="preserve">the 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droplet contact angle </w:t>
      </w:r>
      <w:del w:id="122" w:author="Cheng, Jiangtao" w:date="2021-07-18T14:03:00Z">
        <w:r w:rsidRPr="008D6A47" w:rsidDel="008D3262">
          <w:rPr>
            <w:rFonts w:eastAsia="DengXian" w:cs="Times New Roman"/>
            <w:kern w:val="0"/>
            <w:sz w:val="24"/>
            <w:szCs w:val="24"/>
          </w:rPr>
          <w:delText>and contact radius</w:delText>
        </w:r>
      </w:del>
      <w:ins w:id="123" w:author="Cheng, Jiangtao" w:date="2021-07-18T14:03:00Z">
        <w:r w:rsidR="008D3262">
          <w:rPr>
            <w:rFonts w:eastAsia="DengXian" w:cs="Times New Roman"/>
            <w:kern w:val="0"/>
            <w:sz w:val="24"/>
            <w:szCs w:val="24"/>
          </w:rPr>
          <w:t>dynamics</w:t>
        </w:r>
      </w:ins>
      <w:r w:rsidR="00180F27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&lt;EndNote&gt;&lt;Cite&gt;&lt;Author&gt;Putnam&lt;/Author&gt;&lt;Year&gt;2012&lt;/Year&gt;&lt;RecNum&gt;304&lt;/RecNum&gt;&lt;DisplayText&gt;[8]&lt;/DisplayText&gt;&lt;record&gt;&lt;rec-number&gt;304&lt;/rec-number&gt;&lt;foreign-keys&gt;&lt;key app="EN" db-id="dzwapvwscfr509edaz9xzdtgzvpvrvftxers" timestamp="1625599772"&gt;304&lt;/key&gt;&lt;/foreign-keys&gt;&lt;ref-type name="Journal Article"&gt;17&lt;/ref-type&gt;&lt;contributors&gt;&lt;authors&gt;&lt;author&gt;Putnam, Shawn A.&lt;/author&gt;&lt;author&gt;Briones, Alejandro M.&lt;/author&gt;&lt;author&gt;Byrd, Larry W.&lt;/author&gt;&lt;author&gt;Ervin, Jamie S.&lt;/author&gt;&lt;author&gt;Hanchak, Michael S.&lt;/author&gt;&lt;author&gt;White, Ashley&lt;/author&gt;&lt;author&gt;Jones, John G.&lt;/author&gt;&lt;/authors&gt;&lt;/contributors&gt;&lt;titles&gt;&lt;title&gt;Microdroplet evaporation on superheated surfaces&lt;/title&gt;&lt;secondary-title&gt;International Journal of Heat and Mass Transfer&lt;/secondary-title&gt;&lt;/titles&gt;&lt;periodical&gt;&lt;full-title&gt;International Journal of Heat and Mass Transfer&lt;/full-title&gt;&lt;/periodical&gt;&lt;pages&gt;5793-5807&lt;/pages&gt;&lt;volume&gt;55&lt;/volume&gt;&lt;number&gt;21&lt;/number&gt;&lt;keywords&gt;&lt;keyword&gt;Evaporation&lt;/keyword&gt;&lt;keyword&gt;Water&lt;/keyword&gt;&lt;keyword&gt;Microdroplet&lt;/keyword&gt;&lt;keyword&gt;Numerical simulation&lt;/keyword&gt;&lt;keyword&gt;Structured surfaces&lt;/keyword&gt;&lt;keyword&gt;Depinning&lt;/keyword&gt;&lt;/keywords&gt;&lt;dates&gt;&lt;year&gt;2012&lt;/year&gt;&lt;pub-dates&gt;&lt;date&gt;2012/10/01/&lt;/date&gt;&lt;/pub-dates&gt;&lt;/dates&gt;&lt;isbn&gt;0017-9310&lt;/isbn&gt;&lt;urls&gt;&lt;related-urls&gt;&lt;url&gt;https://www.sciencedirect.com/science/article/pii/S0017931012003973&lt;/url&gt;&lt;/related-urls&gt;&lt;/urls&gt;&lt;electronic-resource-num&gt;https://doi.org/10.1016/j.ijheatmasstransfer.2012.05.076&lt;/electronic-resource-num&gt;&lt;/record&gt;&lt;/Cite&gt;&lt;/EndNote&gt;</w:instrText>
      </w:r>
      <w:r w:rsidR="00180F27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8" w:tooltip="Putnam, 2012 #304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8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180F27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>, contact line motion</w:t>
      </w:r>
      <w:r w:rsidR="00180F27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PEVuZE5vdGU+PENpdGU+PEF1dGhvcj5Uc2FpPC9BdXRob3I+PFllYXI+MjAxMDwvWWVhcj48UmVj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PEVuZE5vdGU+PENpdGU+PEF1dGhvcj5Uc2FpPC9BdXRob3I+PFllYXI+MjAxMDwvWWVhcj48UmVj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="00180F27">
        <w:rPr>
          <w:rFonts w:eastAsia="DengXian" w:cs="Times New Roman"/>
          <w:kern w:val="0"/>
          <w:sz w:val="24"/>
          <w:szCs w:val="24"/>
        </w:rPr>
      </w:r>
      <w:r w:rsidR="00180F27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7" w:tooltip="He, 2021 #481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7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 xml:space="preserve">, </w:t>
      </w:r>
      <w:hyperlink w:anchor="_ENREF_9" w:tooltip="Tsai, 2010 #302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9-11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180F27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>, substrate structur</w:t>
      </w:r>
      <w:r w:rsidR="00180F27">
        <w:rPr>
          <w:rFonts w:eastAsia="DengXian" w:cs="Times New Roman"/>
          <w:kern w:val="0"/>
          <w:sz w:val="24"/>
          <w:szCs w:val="24"/>
        </w:rPr>
        <w:t>e</w:t>
      </w:r>
      <w:ins w:id="124" w:author="Cheng, Jiangtao" w:date="2021-07-18T13:56:00Z">
        <w:r w:rsidR="00EE4744">
          <w:rPr>
            <w:rFonts w:eastAsia="DengXian" w:cs="Times New Roman"/>
            <w:kern w:val="0"/>
            <w:sz w:val="24"/>
            <w:szCs w:val="24"/>
          </w:rPr>
          <w:t>s</w:t>
        </w:r>
      </w:ins>
      <w:r w:rsidR="00180F27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PEVuZE5vdGU+PENpdGU+PEF1dGhvcj5IZTwvQXV0aG9yPjxZZWFyPjIwMTk8L1llYXI+PFJlY051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PEVuZE5vdGU+PENpdGU+PEF1dGhvcj5IZTwvQXV0aG9yPjxZZWFyPjIwMTk8L1llYXI+PFJlY051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="00180F27">
        <w:rPr>
          <w:rFonts w:eastAsia="DengXian" w:cs="Times New Roman"/>
          <w:kern w:val="0"/>
          <w:sz w:val="24"/>
          <w:szCs w:val="24"/>
        </w:rPr>
      </w:r>
      <w:r w:rsidR="00180F27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12" w:tooltip="He, 2019 #313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12-17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180F27">
        <w:rPr>
          <w:rFonts w:eastAsia="DengXian" w:cs="Times New Roman"/>
          <w:kern w:val="0"/>
          <w:sz w:val="24"/>
          <w:szCs w:val="24"/>
        </w:rPr>
        <w:fldChar w:fldCharType="end"/>
      </w:r>
      <w:ins w:id="125" w:author="Cheng, Jiangtao" w:date="2021-07-18T13:57:00Z">
        <w:r w:rsidR="00EE4744">
          <w:rPr>
            <w:rFonts w:eastAsia="DengXian" w:cs="Times New Roman"/>
            <w:kern w:val="0"/>
            <w:sz w:val="24"/>
            <w:szCs w:val="24"/>
          </w:rPr>
          <w:t xml:space="preserve"> </w:t>
        </w:r>
      </w:ins>
      <w:del w:id="126" w:author="Cheng, Jiangtao" w:date="2021-07-18T13:57:00Z">
        <w:r w:rsidRPr="008D6A47" w:rsidDel="00EE4744">
          <w:rPr>
            <w:rFonts w:eastAsia="DengXian" w:cs="Times New Roman"/>
            <w:kern w:val="0"/>
            <w:sz w:val="24"/>
            <w:szCs w:val="24"/>
          </w:rPr>
          <w:delText>,</w:delText>
        </w:r>
      </w:del>
      <w:ins w:id="127" w:author="Cheng, Jiangtao" w:date="2021-07-18T13:57:00Z">
        <w:r w:rsidR="00EE4744">
          <w:rPr>
            <w:rFonts w:eastAsia="DengXian" w:cs="Times New Roman"/>
            <w:kern w:val="0"/>
            <w:sz w:val="24"/>
            <w:szCs w:val="24"/>
          </w:rPr>
          <w:t>and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 temperature</w:t>
      </w:r>
      <w:r w:rsidR="00562AAD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PEVuZE5vdGU+PENpdGU+PEF1dGhvcj5HbGVhc29uPC9BdXRob3I+PFllYXI+MjAxNjwvWWVhcj48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PEVuZE5vdGU+PENpdGU+PEF1dGhvcj5HbGVhc29uPC9BdXRob3I+PFllYXI+MjAxNjwvWWVhcj48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="00562AAD">
        <w:rPr>
          <w:rFonts w:eastAsia="DengXian" w:cs="Times New Roman"/>
          <w:kern w:val="0"/>
          <w:sz w:val="24"/>
          <w:szCs w:val="24"/>
        </w:rPr>
      </w:r>
      <w:r w:rsidR="00562AAD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18" w:tooltip="Gleason, 2016 #112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18-23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62AAD">
        <w:rPr>
          <w:rFonts w:eastAsia="DengXian" w:cs="Times New Roman"/>
          <w:kern w:val="0"/>
          <w:sz w:val="24"/>
          <w:szCs w:val="24"/>
        </w:rPr>
        <w:fldChar w:fldCharType="end"/>
      </w:r>
      <w:ins w:id="128" w:author="Cheng, Jiangtao" w:date="2021-07-18T13:57:00Z">
        <w:r w:rsidR="00EE4744">
          <w:rPr>
            <w:rFonts w:eastAsia="DengXian" w:cs="Times New Roman"/>
            <w:kern w:val="0"/>
            <w:sz w:val="24"/>
            <w:szCs w:val="24"/>
          </w:rPr>
          <w:t>,</w:t>
        </w:r>
      </w:ins>
      <w:r w:rsidR="00180F27">
        <w:rPr>
          <w:rFonts w:eastAsia="DengXian" w:cs="Times New Roman"/>
          <w:kern w:val="0"/>
          <w:sz w:val="24"/>
          <w:szCs w:val="24"/>
        </w:rPr>
        <w:t xml:space="preserve"> </w:t>
      </w:r>
      <w:r w:rsidRPr="008D6A47">
        <w:rPr>
          <w:rFonts w:eastAsia="DengXian" w:cs="Times New Roman"/>
          <w:kern w:val="0"/>
          <w:sz w:val="24"/>
          <w:szCs w:val="24"/>
        </w:rPr>
        <w:t>and the surrounding environment</w:t>
      </w:r>
      <w:r w:rsidR="00562AAD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PEVuZE5vdGU+PENpdGU+PEF1dGhvcj5MaXU8L0F1dGhvcj48WWVhcj4yMDIxPC9ZZWFyPjxSZWNO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PEVuZE5vdGU+PENpdGU+PEF1dGhvcj5MaXU8L0F1dGhvcj48WWVhcj4yMDIxPC9ZZWFyPjxSZWNO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="00562AAD">
        <w:rPr>
          <w:rFonts w:eastAsia="DengXian" w:cs="Times New Roman"/>
          <w:kern w:val="0"/>
          <w:sz w:val="24"/>
          <w:szCs w:val="24"/>
        </w:rPr>
      </w:r>
      <w:r w:rsidR="00562AAD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24" w:tooltip="Liu, 2021 #60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24-26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62AAD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 xml:space="preserve">.  </w:t>
      </w:r>
    </w:p>
    <w:p w14:paraId="7EF9C473" w14:textId="1A739BDB" w:rsidR="00EA5588" w:rsidRPr="008D6A47" w:rsidRDefault="00EA5588" w:rsidP="00856045">
      <w:pPr>
        <w:spacing w:line="360" w:lineRule="auto"/>
        <w:ind w:firstLine="360"/>
        <w:rPr>
          <w:rFonts w:eastAsia="DengXian" w:cs="Times New Roman"/>
          <w:kern w:val="0"/>
          <w:sz w:val="24"/>
          <w:szCs w:val="24"/>
        </w:rPr>
      </w:pPr>
      <w:r w:rsidRPr="008D6A47">
        <w:rPr>
          <w:rFonts w:eastAsia="DengXian" w:cs="Times New Roman"/>
          <w:kern w:val="0"/>
          <w:sz w:val="24"/>
          <w:szCs w:val="24"/>
        </w:rPr>
        <w:t xml:space="preserve">Since the seminal work of </w:t>
      </w:r>
      <w:proofErr w:type="spellStart"/>
      <w:r w:rsidRPr="008D6A47">
        <w:rPr>
          <w:rFonts w:eastAsia="DengXian" w:cs="Times New Roman"/>
          <w:kern w:val="0"/>
          <w:sz w:val="24"/>
          <w:szCs w:val="24"/>
        </w:rPr>
        <w:t>Picknett</w:t>
      </w:r>
      <w:proofErr w:type="spellEnd"/>
      <w:r w:rsidRPr="008D6A47">
        <w:rPr>
          <w:rFonts w:eastAsia="DengXian" w:cs="Times New Roman"/>
          <w:kern w:val="0"/>
          <w:sz w:val="24"/>
          <w:szCs w:val="24"/>
        </w:rPr>
        <w:t xml:space="preserve"> and </w:t>
      </w:r>
      <w:proofErr w:type="spellStart"/>
      <w:r w:rsidRPr="008D6A47">
        <w:rPr>
          <w:rFonts w:eastAsia="DengXian" w:cs="Times New Roman"/>
          <w:kern w:val="0"/>
          <w:sz w:val="24"/>
          <w:szCs w:val="24"/>
        </w:rPr>
        <w:t>Bexon</w:t>
      </w:r>
      <w:proofErr w:type="spellEnd"/>
      <w:r w:rsidRPr="008D6A47">
        <w:rPr>
          <w:rFonts w:eastAsia="DengXian" w:cs="Times New Roman"/>
          <w:kern w:val="0"/>
          <w:sz w:val="24"/>
          <w:szCs w:val="24"/>
        </w:rPr>
        <w:t xml:space="preserve"> in 1977</w:t>
      </w:r>
      <w:r w:rsidR="00586924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&lt;EndNote&gt;&lt;Cite&gt;&lt;Author&gt;Picknett&lt;/Author&gt;&lt;Year&gt;1977&lt;/Year&gt;&lt;RecNum&gt;305&lt;/RecNum&gt;&lt;DisplayText&gt;[27]&lt;/DisplayText&gt;&lt;record&gt;&lt;rec-number&gt;305&lt;/rec-number&gt;&lt;foreign-keys&gt;&lt;key app="EN" db-id="dzwapvwscfr509edaz9xzdtgzvpvrvftxers" timestamp="1625601596"&gt;305&lt;/key&gt;&lt;/foreign-keys&gt;&lt;ref-type name="Journal Article"&gt;17&lt;/ref-type&gt;&lt;contributors&gt;&lt;authors&gt;&lt;author&gt;Picknett, R. G.&lt;/author&gt;&lt;author&gt;Bexon, R.&lt;/author&gt;&lt;/authors&gt;&lt;/contributors&gt;&lt;titles&gt;&lt;title&gt;The evaporation of sessile or pendant drops in still air&lt;/title&gt;&lt;secondary-title&gt;Journal of Colloid and Interface Science&lt;/secondary-title&gt;&lt;/titles&gt;&lt;periodical&gt;&lt;full-title&gt;Journal of Colloid and Interface Science&lt;/full-title&gt;&lt;/periodical&gt;&lt;pages&gt;336-350&lt;/pages&gt;&lt;volume&gt;61&lt;/volume&gt;&lt;number&gt;2&lt;/number&gt;&lt;dates&gt;&lt;year&gt;1977&lt;/year&gt;&lt;pub-dates&gt;&lt;date&gt;1977/09/01/&lt;/date&gt;&lt;/pub-dates&gt;&lt;/dates&gt;&lt;isbn&gt;0021-9797&lt;/isbn&gt;&lt;urls&gt;&lt;related-urls&gt;&lt;url&gt;https://www.sciencedirect.com/science/article/pii/0021979777903964&lt;/url&gt;&lt;/related-urls&gt;&lt;/urls&gt;&lt;electronic-resource-num&gt;https://doi.org/10.1016/0021-9797(77)90396-4&lt;/electronic-resource-num&gt;&lt;/record&gt;&lt;/Cite&gt;&lt;/EndNote&gt;</w:instrText>
      </w:r>
      <w:r w:rsidR="00586924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27" w:tooltip="Picknett, 1977 #305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27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86924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>, sessile droplet evaporation on smooth surface</w:t>
      </w:r>
      <w:ins w:id="129" w:author="Cheng, Jiangtao" w:date="2021-07-18T14:04:00Z">
        <w:r w:rsidR="00D1135D">
          <w:rPr>
            <w:rFonts w:eastAsia="DengXian" w:cs="Times New Roman"/>
            <w:kern w:val="0"/>
            <w:sz w:val="24"/>
            <w:szCs w:val="24"/>
          </w:rPr>
          <w:t>s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 has been systematically </w:t>
      </w:r>
      <w:ins w:id="130" w:author="Cheng, Jiangtao" w:date="2021-07-18T14:04:00Z">
        <w:r w:rsidR="00D1135D">
          <w:rPr>
            <w:rFonts w:eastAsia="DengXian" w:cs="Times New Roman"/>
            <w:kern w:val="0"/>
            <w:sz w:val="24"/>
            <w:szCs w:val="24"/>
          </w:rPr>
          <w:t>studi</w:t>
        </w:r>
      </w:ins>
      <w:del w:id="131" w:author="Cheng, Jiangtao" w:date="2021-07-18T14:04:00Z">
        <w:r w:rsidRPr="008D6A47" w:rsidDel="00D1135D">
          <w:rPr>
            <w:rFonts w:eastAsia="DengXian" w:cs="Times New Roman"/>
            <w:kern w:val="0"/>
            <w:sz w:val="24"/>
            <w:szCs w:val="24"/>
          </w:rPr>
          <w:delText>analyz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ed, in which droplet evaporation was distinguished into three evaporation modes: (1) </w:t>
      </w:r>
      <w:del w:id="132" w:author="Cheng, Jiangtao" w:date="2021-07-18T14:06:00Z">
        <w:r w:rsidRPr="008D6A47" w:rsidDel="00617C40">
          <w:rPr>
            <w:rFonts w:eastAsia="DengXian" w:cs="Times New Roman"/>
            <w:kern w:val="0"/>
            <w:sz w:val="24"/>
            <w:szCs w:val="24"/>
          </w:rPr>
          <w:delText xml:space="preserve">the 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constant contact radius (CCR) mode: the droplet contact line is pinned with </w:t>
      </w:r>
      <w:r w:rsidR="00595CF5">
        <w:rPr>
          <w:rFonts w:eastAsia="DengXian" w:cs="Times New Roman"/>
          <w:kern w:val="0"/>
          <w:sz w:val="24"/>
          <w:szCs w:val="24"/>
        </w:rPr>
        <w:t xml:space="preserve">a </w:t>
      </w:r>
      <w:r w:rsidRPr="008D6A47">
        <w:rPr>
          <w:rFonts w:eastAsia="DengXian" w:cs="Times New Roman"/>
          <w:kern w:val="0"/>
          <w:sz w:val="24"/>
          <w:szCs w:val="24"/>
        </w:rPr>
        <w:t xml:space="preserve">constant contact radius while </w:t>
      </w:r>
      <w:r w:rsidR="00595CF5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>contact angle keeps decreasing</w:t>
      </w:r>
      <w:r w:rsidR="00595CF5">
        <w:rPr>
          <w:rFonts w:eastAsia="DengXian" w:cs="Times New Roman"/>
          <w:kern w:val="0"/>
          <w:sz w:val="24"/>
          <w:szCs w:val="24"/>
        </w:rPr>
        <w:t>;</w:t>
      </w:r>
      <w:r w:rsidRPr="008D6A47">
        <w:rPr>
          <w:rFonts w:eastAsia="DengXian" w:cs="Times New Roman"/>
          <w:kern w:val="0"/>
          <w:sz w:val="24"/>
          <w:szCs w:val="24"/>
        </w:rPr>
        <w:t xml:space="preserve"> (2) </w:t>
      </w:r>
      <w:del w:id="133" w:author="Cheng, Jiangtao" w:date="2021-07-18T14:06:00Z">
        <w:r w:rsidRPr="008D6A47" w:rsidDel="00617C40">
          <w:rPr>
            <w:rFonts w:eastAsia="DengXian" w:cs="Times New Roman"/>
            <w:kern w:val="0"/>
            <w:sz w:val="24"/>
            <w:szCs w:val="24"/>
          </w:rPr>
          <w:delText xml:space="preserve">the 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constant contact angle (CCA) mode: once the contact angle approaches the receding contact angle, the contact line keeps receding with </w:t>
      </w:r>
      <w:del w:id="134" w:author="Cheng, Jiangtao" w:date="2021-07-18T14:07:00Z">
        <w:r w:rsidRPr="008D6A47" w:rsidDel="00617C40">
          <w:rPr>
            <w:rFonts w:eastAsia="DengXian" w:cs="Times New Roman"/>
            <w:kern w:val="0"/>
            <w:sz w:val="24"/>
            <w:szCs w:val="24"/>
          </w:rPr>
          <w:delText xml:space="preserve">unchanged </w:delText>
        </w:r>
      </w:del>
      <w:ins w:id="135" w:author="Cheng, Jiangtao" w:date="2021-07-18T14:07:00Z">
        <w:r w:rsidR="00617C40">
          <w:rPr>
            <w:rFonts w:eastAsia="DengXian" w:cs="Times New Roman"/>
            <w:kern w:val="0"/>
            <w:sz w:val="24"/>
            <w:szCs w:val="24"/>
          </w:rPr>
          <w:t xml:space="preserve">the </w:t>
        </w:r>
      </w:ins>
      <w:r w:rsidRPr="008D6A47">
        <w:rPr>
          <w:rFonts w:eastAsia="DengXian" w:cs="Times New Roman"/>
          <w:kern w:val="0"/>
          <w:sz w:val="24"/>
          <w:szCs w:val="24"/>
        </w:rPr>
        <w:t>contact angle</w:t>
      </w:r>
      <w:ins w:id="136" w:author="Cheng, Jiangtao" w:date="2021-07-18T14:07:00Z">
        <w:r w:rsidR="00617C40" w:rsidRPr="00617C40">
          <w:rPr>
            <w:rFonts w:eastAsia="DengXian" w:cs="Times New Roman"/>
            <w:kern w:val="0"/>
            <w:sz w:val="24"/>
            <w:szCs w:val="24"/>
          </w:rPr>
          <w:t xml:space="preserve"> </w:t>
        </w:r>
        <w:r w:rsidR="00617C40" w:rsidRPr="008D6A47">
          <w:rPr>
            <w:rFonts w:eastAsia="DengXian" w:cs="Times New Roman"/>
            <w:kern w:val="0"/>
            <w:sz w:val="24"/>
            <w:szCs w:val="24"/>
          </w:rPr>
          <w:t>unchanged</w:t>
        </w:r>
      </w:ins>
      <w:r w:rsidRPr="008D6A47">
        <w:rPr>
          <w:rFonts w:eastAsia="DengXian" w:cs="Times New Roman"/>
          <w:kern w:val="0"/>
          <w:sz w:val="24"/>
          <w:szCs w:val="24"/>
        </w:rPr>
        <w:t>; (3)</w:t>
      </w:r>
      <w:del w:id="137" w:author="Cheng, Jiangtao" w:date="2021-07-18T14:07:00Z">
        <w:r w:rsidRPr="008D6A47" w:rsidDel="00617C40">
          <w:rPr>
            <w:rFonts w:eastAsia="DengXian" w:cs="Times New Roman"/>
            <w:kern w:val="0"/>
            <w:sz w:val="24"/>
            <w:szCs w:val="24"/>
          </w:rPr>
          <w:delText xml:space="preserve"> the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mixed mode: both the contact radius and contact angle decrease near the end of evaporation. In several recent studies about the droplet evaporation on structured superhydrophobic surfaces, a special stick-slip mode</w:t>
      </w:r>
      <w:r w:rsidR="00586924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&lt;EndNote&gt;&lt;Cite&gt;&lt;Author&gt;Shanahan&lt;/Author&gt;&lt;Year&gt;1995&lt;/Year&gt;&lt;RecNum&gt;308&lt;/RecNum&gt;&lt;DisplayText&gt;[28]&lt;/DisplayText&gt;&lt;record&gt;&lt;rec-number&gt;308&lt;/rec-number&gt;&lt;foreign-keys&gt;&lt;key app="EN" db-id="dzwapvwscfr509edaz9xzdtgzvpvrvftxers" timestamp="1625602315"&gt;308&lt;/key&gt;&lt;/foreign-keys&gt;&lt;ref-type name="Journal Article"&gt;17&lt;/ref-type&gt;&lt;contributors&gt;&lt;authors&gt;&lt;author&gt;Shanahan, Martin E. R.&lt;/author&gt;&lt;/authors&gt;&lt;/contributors&gt;&lt;titles&gt;&lt;title&gt;Simple Theory of &amp;quot;Stick-Slip&amp;quot; Wetting Hysteresis&lt;/title&gt;&lt;secondary-title&gt;Langmuir&lt;/secondary-title&gt;&lt;/titles&gt;&lt;periodical&gt;&lt;full-title&gt;Langmuir&lt;/full-title&gt;&lt;/periodical&gt;&lt;pages&gt;1041-1043&lt;/pages&gt;&lt;volume&gt;11&lt;/volume&gt;&lt;number&gt;3&lt;/number&gt;&lt;dates&gt;&lt;year&gt;1995&lt;/year&gt;&lt;pub-dates&gt;&lt;date&gt;1995/03/01&lt;/date&gt;&lt;/pub-dates&gt;&lt;/dates&gt;&lt;publisher&gt;American Chemical Society&lt;/publisher&gt;&lt;isbn&gt;0743-7463&lt;/isbn&gt;&lt;urls&gt;&lt;related-urls&gt;&lt;url&gt;https://doi.org/10.1021/la00003a057&lt;/url&gt;&lt;/related-urls&gt;&lt;/urls&gt;&lt;electronic-resource-num&gt;10.1021/la00003a057&lt;/electronic-resource-num&gt;&lt;/record&gt;&lt;/Cite&gt;&lt;/EndNote&gt;</w:instrText>
      </w:r>
      <w:r w:rsidR="00586924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28" w:tooltip="Shanahan, 1995 #308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28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86924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 xml:space="preserve"> was observed, in which droplet contact line is moved by the pinning and depinning force</w:t>
      </w:r>
      <w:ins w:id="138" w:author="Cheng, Jiangtao" w:date="2021-07-18T14:38:00Z">
        <w:r w:rsidR="003D3C73">
          <w:rPr>
            <w:rFonts w:eastAsia="DengXian" w:cs="Times New Roman"/>
            <w:kern w:val="0"/>
            <w:sz w:val="24"/>
            <w:szCs w:val="24"/>
          </w:rPr>
          <w:t>s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 alternately. </w:t>
      </w:r>
    </w:p>
    <w:p w14:paraId="4EF26F61" w14:textId="4ED5D823" w:rsidR="00EA5588" w:rsidRPr="008D6A47" w:rsidRDefault="00EA5588" w:rsidP="00856045">
      <w:pPr>
        <w:spacing w:line="360" w:lineRule="auto"/>
        <w:ind w:firstLine="360"/>
        <w:rPr>
          <w:rFonts w:eastAsia="DengXian" w:cs="Times New Roman"/>
          <w:kern w:val="0"/>
          <w:sz w:val="24"/>
          <w:szCs w:val="24"/>
        </w:rPr>
      </w:pPr>
      <w:r w:rsidRPr="008D6A47">
        <w:rPr>
          <w:rFonts w:eastAsia="DengXian" w:cs="Times New Roman"/>
          <w:kern w:val="0"/>
          <w:sz w:val="24"/>
          <w:szCs w:val="24"/>
        </w:rPr>
        <w:t>Several theoretical models have been proposed to predict the evaporation rate of sessile droplet</w:t>
      </w:r>
      <w:r w:rsidR="00A643F6">
        <w:rPr>
          <w:rFonts w:eastAsia="DengXian" w:cs="Times New Roman"/>
          <w:kern w:val="0"/>
          <w:sz w:val="24"/>
          <w:szCs w:val="24"/>
        </w:rPr>
        <w:t>s on various surfaces</w:t>
      </w:r>
      <w:r w:rsidRPr="008D6A47">
        <w:rPr>
          <w:rFonts w:eastAsia="DengXian" w:cs="Times New Roman"/>
          <w:kern w:val="0"/>
          <w:sz w:val="24"/>
          <w:szCs w:val="24"/>
        </w:rPr>
        <w:t xml:space="preserve">. </w:t>
      </w:r>
      <w:del w:id="139" w:author="Cheng, Jiangtao" w:date="2021-07-18T14:40:00Z">
        <w:r w:rsidRPr="008D6A47" w:rsidDel="0005725C">
          <w:rPr>
            <w:rFonts w:eastAsia="DengXian" w:cs="Times New Roman"/>
            <w:kern w:val="0"/>
            <w:sz w:val="24"/>
            <w:szCs w:val="24"/>
          </w:rPr>
          <w:delText xml:space="preserve">Also </w:delText>
        </w:r>
      </w:del>
      <w:ins w:id="140" w:author="Cheng, Jiangtao" w:date="2021-07-18T14:40:00Z">
        <w:r w:rsidR="0005725C">
          <w:rPr>
            <w:rFonts w:eastAsia="DengXian" w:cs="Times New Roman"/>
            <w:kern w:val="0"/>
            <w:sz w:val="24"/>
            <w:szCs w:val="24"/>
          </w:rPr>
          <w:t>I</w:t>
        </w:r>
      </w:ins>
      <w:del w:id="141" w:author="Cheng, Jiangtao" w:date="2021-07-18T14:40:00Z">
        <w:r w:rsidRPr="008D6A47" w:rsidDel="0005725C">
          <w:rPr>
            <w:rFonts w:eastAsia="DengXian" w:cs="Times New Roman"/>
            <w:kern w:val="0"/>
            <w:sz w:val="24"/>
            <w:szCs w:val="24"/>
          </w:rPr>
          <w:delText>i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n the classical work of </w:t>
      </w:r>
      <w:proofErr w:type="spellStart"/>
      <w:r w:rsidRPr="008D6A47">
        <w:rPr>
          <w:rFonts w:eastAsia="DengXian" w:cs="Times New Roman"/>
          <w:kern w:val="0"/>
          <w:sz w:val="24"/>
          <w:szCs w:val="24"/>
        </w:rPr>
        <w:t>Picknett</w:t>
      </w:r>
      <w:proofErr w:type="spellEnd"/>
      <w:r w:rsidRPr="008D6A47">
        <w:rPr>
          <w:rFonts w:eastAsia="DengXian" w:cs="Times New Roman"/>
          <w:kern w:val="0"/>
          <w:sz w:val="24"/>
          <w:szCs w:val="24"/>
        </w:rPr>
        <w:t xml:space="preserve"> and </w:t>
      </w:r>
      <w:proofErr w:type="spellStart"/>
      <w:r w:rsidRPr="008D6A47">
        <w:rPr>
          <w:rFonts w:eastAsia="DengXian" w:cs="Times New Roman"/>
          <w:kern w:val="0"/>
          <w:sz w:val="24"/>
          <w:szCs w:val="24"/>
        </w:rPr>
        <w:t>Bexon</w:t>
      </w:r>
      <w:proofErr w:type="spellEnd"/>
      <w:r w:rsidR="00586924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&lt;EndNote&gt;&lt;Cite&gt;&lt;Author&gt;Picknett&lt;/Author&gt;&lt;Year&gt;1977&lt;/Year&gt;&lt;RecNum&gt;305&lt;/RecNum&gt;&lt;DisplayText&gt;[27]&lt;/DisplayText&gt;&lt;record&gt;&lt;rec-number&gt;305&lt;/rec-number&gt;&lt;foreign-keys&gt;&lt;key app="EN" db-id="dzwapvwscfr509edaz9xzdtgzvpvrvftxers" timestamp="1625601596"&gt;305&lt;/key&gt;&lt;/foreign-keys&gt;&lt;ref-type name="Journal Article"&gt;17&lt;/ref-type&gt;&lt;contributors&gt;&lt;authors&gt;&lt;author&gt;Picknett, R. G.&lt;/author&gt;&lt;author&gt;Bexon, R.&lt;/author&gt;&lt;/authors&gt;&lt;/contributors&gt;&lt;titles&gt;&lt;title&gt;The evaporation of sessile or pendant drops in still air&lt;/title&gt;&lt;secondary-title&gt;Journal of Colloid and Interface Science&lt;/secondary-title&gt;&lt;/titles&gt;&lt;periodical&gt;&lt;full-title&gt;Journal of Colloid and Interface Science&lt;/full-title&gt;&lt;/periodical&gt;&lt;pages&gt;336-350&lt;/pages&gt;&lt;volume&gt;61&lt;/volume&gt;&lt;number&gt;2&lt;/number&gt;&lt;dates&gt;&lt;year&gt;1977&lt;/year&gt;&lt;pub-dates&gt;&lt;date&gt;1977/09/01/&lt;/date&gt;&lt;/pub-dates&gt;&lt;/dates&gt;&lt;isbn&gt;0021-9797&lt;/isbn&gt;&lt;urls&gt;&lt;related-urls&gt;&lt;url&gt;https://www.sciencedirect.com/science/article/pii/0021979777903964&lt;/url&gt;&lt;/related-urls&gt;&lt;/urls&gt;&lt;electronic-resource-num&gt;https://doi.org/10.1016/0021-9797(77)90396-4&lt;/electronic-resource-num&gt;&lt;/record&gt;&lt;/Cite&gt;&lt;/EndNote&gt;</w:instrText>
      </w:r>
      <w:r w:rsidR="00586924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27" w:tooltip="Picknett, 1977 #305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27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86924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 xml:space="preserve">, the sessile droplet evaporation </w:t>
      </w:r>
      <w:r w:rsidR="00A643F6">
        <w:rPr>
          <w:rFonts w:eastAsia="DengXian" w:cs="Times New Roman"/>
          <w:kern w:val="0"/>
          <w:sz w:val="24"/>
          <w:szCs w:val="24"/>
        </w:rPr>
        <w:t>at</w:t>
      </w:r>
      <w:r w:rsidRPr="008D6A47">
        <w:rPr>
          <w:rFonts w:eastAsia="DengXian" w:cs="Times New Roman"/>
          <w:kern w:val="0"/>
          <w:sz w:val="24"/>
          <w:szCs w:val="24"/>
        </w:rPr>
        <w:t xml:space="preserve"> room temperature was firstly assumed to be driven by </w:t>
      </w:r>
      <w:del w:id="142" w:author="Cheng, Jiangtao" w:date="2021-07-18T14:40:00Z">
        <w:r w:rsidRPr="008D6A47" w:rsidDel="0005725C">
          <w:rPr>
            <w:rFonts w:eastAsia="DengXian" w:cs="Times New Roman"/>
            <w:kern w:val="0"/>
            <w:sz w:val="24"/>
            <w:szCs w:val="24"/>
          </w:rPr>
          <w:delText xml:space="preserve">the </w:delText>
        </w:r>
      </w:del>
      <w:r w:rsidRPr="008D6A47">
        <w:rPr>
          <w:rFonts w:eastAsia="DengXian" w:cs="Times New Roman"/>
          <w:kern w:val="0"/>
          <w:sz w:val="24"/>
          <w:szCs w:val="24"/>
        </w:rPr>
        <w:t>vapor diffusion</w:t>
      </w:r>
      <w:r w:rsidR="00A643F6">
        <w:rPr>
          <w:rFonts w:eastAsia="DengXian" w:cs="Times New Roman"/>
          <w:kern w:val="0"/>
          <w:sz w:val="24"/>
          <w:szCs w:val="24"/>
        </w:rPr>
        <w:t>,</w:t>
      </w:r>
      <w:r w:rsidRPr="008D6A47">
        <w:rPr>
          <w:rFonts w:eastAsia="DengXian" w:cs="Times New Roman"/>
          <w:kern w:val="0"/>
          <w:sz w:val="24"/>
          <w:szCs w:val="24"/>
        </w:rPr>
        <w:t xml:space="preserve"> ignoring the heat transfer and convective flow inside/outside the droplet. And the analytic evaporation rate could be obtained based on an analogy between the concentration field and the electrostatic field</w:t>
      </w:r>
      <w:r w:rsidR="00586924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&lt;EndNote&gt;&lt;Cite&gt;&lt;Author&gt;Lebedev&lt;/Author&gt;&lt;Year&gt;1965&lt;/Year&gt;&lt;RecNum&gt;309&lt;/RecNum&gt;&lt;DisplayText&gt;[29]&lt;/DisplayText&gt;&lt;record&gt;&lt;rec-number&gt;309&lt;/rec-number&gt;&lt;foreign-keys&gt;&lt;key app="EN" db-id="dzwapvwscfr509edaz9xzdtgzvpvrvftxers" timestamp="1625603071"&gt;309&lt;/key&gt;&lt;/foreign-keys&gt;&lt;ref-type name="Book"&gt;6&lt;/ref-type&gt;&lt;contributors&gt;&lt;authors&gt;&lt;author&gt;N. N. Lebedev&lt;/author&gt;&lt;/authors&gt;&lt;/contributors&gt;&lt;titles&gt;&lt;title&gt;Special Functions and Their Applications&lt;/title&gt;&lt;/titles&gt;&lt;dates&gt;&lt;year&gt;1965&lt;/year&gt;&lt;/dates&gt;&lt;pub-location&gt;Englewood Cliffs, NJ, USA&lt;/pub-location&gt;&lt;publisher&gt;Prentice-Hall&lt;/publisher&gt;&lt;urls&gt;&lt;/urls&gt;&lt;/record&gt;&lt;/Cite&gt;&lt;/EndNote&gt;</w:instrText>
      </w:r>
      <w:r w:rsidR="00586924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29" w:tooltip="Lebedev, 1965 #309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29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86924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 xml:space="preserve">. </w:t>
      </w:r>
      <w:r w:rsidR="00A643F6">
        <w:rPr>
          <w:rFonts w:eastAsia="DengXian" w:cs="Times New Roman"/>
          <w:kern w:val="0"/>
          <w:sz w:val="24"/>
          <w:szCs w:val="24"/>
        </w:rPr>
        <w:t>During</w:t>
      </w:r>
      <w:r w:rsidRPr="008D6A47">
        <w:rPr>
          <w:rFonts w:eastAsia="DengXian" w:cs="Times New Roman"/>
          <w:kern w:val="0"/>
          <w:sz w:val="24"/>
          <w:szCs w:val="24"/>
        </w:rPr>
        <w:t xml:space="preserve"> the past two decades, this diffusion-driven model was extensively studied, which has been applied </w:t>
      </w:r>
      <w:ins w:id="143" w:author="Cheng, Jiangtao" w:date="2021-07-18T14:41:00Z">
        <w:r w:rsidR="0005725C">
          <w:rPr>
            <w:rFonts w:eastAsia="DengXian" w:cs="Times New Roman"/>
            <w:kern w:val="0"/>
            <w:sz w:val="24"/>
            <w:szCs w:val="24"/>
          </w:rPr>
          <w:t>in</w:t>
        </w:r>
      </w:ins>
      <w:del w:id="144" w:author="Cheng, Jiangtao" w:date="2021-07-18T14:41:00Z">
        <w:r w:rsidRPr="008D6A47" w:rsidDel="0005725C">
          <w:rPr>
            <w:rFonts w:eastAsia="DengXian" w:cs="Times New Roman"/>
            <w:kern w:val="0"/>
            <w:sz w:val="24"/>
            <w:szCs w:val="24"/>
          </w:rPr>
          <w:delText>on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modeling the evaporation of sessile droplet</w:t>
      </w:r>
      <w:r w:rsidR="00A643F6">
        <w:rPr>
          <w:rFonts w:eastAsia="DengXian" w:cs="Times New Roman"/>
          <w:kern w:val="0"/>
          <w:sz w:val="24"/>
          <w:szCs w:val="24"/>
        </w:rPr>
        <w:t>s</w:t>
      </w:r>
      <w:r w:rsidRPr="008D6A47">
        <w:rPr>
          <w:rFonts w:eastAsia="DengXian" w:cs="Times New Roman"/>
          <w:kern w:val="0"/>
          <w:sz w:val="24"/>
          <w:szCs w:val="24"/>
        </w:rPr>
        <w:t xml:space="preserve"> with </w:t>
      </w:r>
      <w:ins w:id="145" w:author="Cheng, Jiangtao" w:date="2021-07-18T14:42:00Z">
        <w:r w:rsidR="0005725C">
          <w:rPr>
            <w:rFonts w:eastAsia="DengXian" w:cs="Times New Roman"/>
            <w:kern w:val="0"/>
            <w:sz w:val="24"/>
            <w:szCs w:val="24"/>
          </w:rPr>
          <w:t>an</w:t>
        </w:r>
      </w:ins>
      <w:del w:id="146" w:author="Cheng, Jiangtao" w:date="2021-07-18T14:42:00Z">
        <w:r w:rsidRPr="008D6A47" w:rsidDel="0005725C">
          <w:rPr>
            <w:rFonts w:eastAsia="DengXian" w:cs="Times New Roman"/>
            <w:kern w:val="0"/>
            <w:sz w:val="24"/>
            <w:szCs w:val="24"/>
          </w:rPr>
          <w:delText>the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arbitrary contact angle in </w:t>
      </w:r>
      <w:r w:rsidR="00A643F6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 xml:space="preserve">CCR mode or with </w:t>
      </w:r>
      <w:r w:rsidR="00A643F6">
        <w:rPr>
          <w:rFonts w:eastAsia="DengXian" w:cs="Times New Roman"/>
          <w:kern w:val="0"/>
          <w:sz w:val="24"/>
          <w:szCs w:val="24"/>
        </w:rPr>
        <w:t xml:space="preserve">a </w:t>
      </w:r>
      <w:r w:rsidRPr="008D6A47">
        <w:rPr>
          <w:rFonts w:eastAsia="DengXian" w:cs="Times New Roman"/>
          <w:kern w:val="0"/>
          <w:sz w:val="24"/>
          <w:szCs w:val="24"/>
        </w:rPr>
        <w:t>slipping contact line in</w:t>
      </w:r>
      <w:r w:rsidR="00A643F6">
        <w:rPr>
          <w:rFonts w:eastAsia="DengXian" w:cs="Times New Roman"/>
          <w:kern w:val="0"/>
          <w:sz w:val="24"/>
          <w:szCs w:val="24"/>
        </w:rPr>
        <w:t xml:space="preserve"> the</w:t>
      </w:r>
      <w:r w:rsidRPr="008D6A47">
        <w:rPr>
          <w:rFonts w:eastAsia="DengXian" w:cs="Times New Roman"/>
          <w:kern w:val="0"/>
          <w:sz w:val="24"/>
          <w:szCs w:val="24"/>
        </w:rPr>
        <w:t xml:space="preserve"> CCA mode. </w:t>
      </w:r>
      <w:del w:id="147" w:author="Cheng, Jiangtao" w:date="2021-07-18T14:42:00Z">
        <w:r w:rsidRPr="008D6A47" w:rsidDel="0005725C">
          <w:rPr>
            <w:rFonts w:eastAsia="DengXian" w:cs="Times New Roman"/>
            <w:kern w:val="0"/>
            <w:sz w:val="24"/>
            <w:szCs w:val="24"/>
          </w:rPr>
          <w:delText>Compar</w:delText>
        </w:r>
        <w:r w:rsidR="00BA6C44" w:rsidDel="0005725C">
          <w:rPr>
            <w:rFonts w:eastAsia="DengXian" w:cs="Times New Roman"/>
            <w:kern w:val="0"/>
            <w:sz w:val="24"/>
            <w:szCs w:val="24"/>
          </w:rPr>
          <w:delText>ed</w:delText>
        </w:r>
        <w:r w:rsidRPr="008D6A47" w:rsidDel="0005725C">
          <w:rPr>
            <w:rFonts w:eastAsia="DengXian" w:cs="Times New Roman"/>
            <w:kern w:val="0"/>
            <w:sz w:val="24"/>
            <w:szCs w:val="24"/>
          </w:rPr>
          <w:delText xml:space="preserve"> with the experimental data, </w:delText>
        </w:r>
      </w:del>
      <w:ins w:id="148" w:author="Cheng, Jiangtao" w:date="2021-07-18T14:42:00Z">
        <w:r w:rsidR="0005725C">
          <w:rPr>
            <w:rFonts w:eastAsia="DengXian" w:cs="Times New Roman"/>
            <w:kern w:val="0"/>
            <w:sz w:val="24"/>
            <w:szCs w:val="24"/>
          </w:rPr>
          <w:t>T</w:t>
        </w:r>
      </w:ins>
      <w:del w:id="149" w:author="Cheng, Jiangtao" w:date="2021-07-18T14:42:00Z">
        <w:r w:rsidRPr="008D6A47" w:rsidDel="0005725C">
          <w:rPr>
            <w:rFonts w:eastAsia="DengXian" w:cs="Times New Roman"/>
            <w:kern w:val="0"/>
            <w:sz w:val="24"/>
            <w:szCs w:val="24"/>
          </w:rPr>
          <w:delText>t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he excellent </w:t>
      </w:r>
      <w:r w:rsidR="00BA6C44">
        <w:rPr>
          <w:rFonts w:eastAsia="DengXian" w:cs="Times New Roman"/>
          <w:kern w:val="0"/>
          <w:sz w:val="24"/>
          <w:szCs w:val="24"/>
        </w:rPr>
        <w:t>agreement</w:t>
      </w:r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ins w:id="150" w:author="Cheng, Jiangtao" w:date="2021-07-18T14:43:00Z">
        <w:r w:rsidR="0005725C">
          <w:rPr>
            <w:rFonts w:eastAsia="DengXian" w:cs="Times New Roman"/>
            <w:kern w:val="0"/>
            <w:sz w:val="24"/>
            <w:szCs w:val="24"/>
          </w:rPr>
          <w:t>between</w:t>
        </w:r>
      </w:ins>
      <w:del w:id="151" w:author="Cheng, Jiangtao" w:date="2021-07-18T14:43:00Z">
        <w:r w:rsidRPr="008D6A47" w:rsidDel="0005725C">
          <w:rPr>
            <w:rFonts w:eastAsia="DengXian" w:cs="Times New Roman"/>
            <w:kern w:val="0"/>
            <w:sz w:val="24"/>
            <w:szCs w:val="24"/>
          </w:rPr>
          <w:delText>of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r w:rsidR="00BA6C44">
        <w:rPr>
          <w:rFonts w:eastAsia="DengXian" w:cs="Times New Roman"/>
          <w:kern w:val="0"/>
          <w:sz w:val="24"/>
          <w:szCs w:val="24"/>
        </w:rPr>
        <w:t xml:space="preserve">the </w:t>
      </w:r>
      <w:ins w:id="152" w:author="Cheng, Jiangtao" w:date="2021-07-18T14:44:00Z">
        <w:r w:rsidR="0005725C">
          <w:rPr>
            <w:rFonts w:eastAsia="DengXian" w:cs="Times New Roman"/>
            <w:kern w:val="0"/>
            <w:sz w:val="24"/>
            <w:szCs w:val="24"/>
          </w:rPr>
          <w:t>analytical</w:t>
        </w:r>
      </w:ins>
      <w:del w:id="153" w:author="Cheng, Jiangtao" w:date="2021-07-18T14:44:00Z">
        <w:r w:rsidRPr="008D6A47" w:rsidDel="0005725C">
          <w:rPr>
            <w:rFonts w:eastAsia="DengXian" w:cs="Times New Roman"/>
            <w:kern w:val="0"/>
            <w:sz w:val="24"/>
            <w:szCs w:val="24"/>
          </w:rPr>
          <w:delText>predicted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evaporation rate</w:t>
      </w:r>
      <w:ins w:id="154" w:author="Cheng, Jiangtao" w:date="2021-07-18T14:43:00Z">
        <w:r w:rsidR="0005725C">
          <w:rPr>
            <w:rFonts w:eastAsia="DengXian" w:cs="Times New Roman"/>
            <w:kern w:val="0"/>
            <w:sz w:val="24"/>
            <w:szCs w:val="24"/>
          </w:rPr>
          <w:t xml:space="preserve"> </w:t>
        </w:r>
      </w:ins>
      <w:del w:id="155" w:author="Cheng, Jiangtao" w:date="2021-07-18T14:43:00Z">
        <w:r w:rsidRPr="008D6A47" w:rsidDel="0005725C">
          <w:rPr>
            <w:rFonts w:eastAsia="DengXian" w:cs="Times New Roman"/>
            <w:kern w:val="0"/>
            <w:sz w:val="24"/>
            <w:szCs w:val="24"/>
          </w:rPr>
          <w:delText xml:space="preserve"> </w:delText>
        </w:r>
      </w:del>
      <w:ins w:id="156" w:author="Cheng, Jiangtao" w:date="2021-07-18T14:44:00Z">
        <w:r w:rsidR="0005725C">
          <w:rPr>
            <w:rFonts w:eastAsia="DengXian" w:cs="Times New Roman"/>
            <w:kern w:val="0"/>
            <w:sz w:val="24"/>
            <w:szCs w:val="24"/>
          </w:rPr>
          <w:t>and</w:t>
        </w:r>
      </w:ins>
      <w:ins w:id="157" w:author="Cheng, Jiangtao" w:date="2021-07-18T14:42:00Z">
        <w:r w:rsidR="0005725C" w:rsidRPr="008D6A47">
          <w:rPr>
            <w:rFonts w:eastAsia="DengXian" w:cs="Times New Roman"/>
            <w:kern w:val="0"/>
            <w:sz w:val="24"/>
            <w:szCs w:val="24"/>
          </w:rPr>
          <w:t xml:space="preserve"> the experimental data</w:t>
        </w:r>
        <w:r w:rsidR="0005725C">
          <w:rPr>
            <w:rFonts w:eastAsia="DengXian" w:cs="Times New Roman"/>
            <w:kern w:val="0"/>
            <w:sz w:val="24"/>
            <w:szCs w:val="24"/>
          </w:rPr>
          <w:t xml:space="preserve"> </w:t>
        </w:r>
      </w:ins>
      <w:r w:rsidRPr="008D6A47">
        <w:rPr>
          <w:rFonts w:eastAsia="DengXian" w:cs="Times New Roman"/>
          <w:kern w:val="0"/>
          <w:sz w:val="24"/>
          <w:szCs w:val="24"/>
        </w:rPr>
        <w:t>confirm</w:t>
      </w:r>
      <w:r w:rsidR="00BA6C44">
        <w:rPr>
          <w:rFonts w:eastAsia="DengXian" w:cs="Times New Roman"/>
          <w:kern w:val="0"/>
          <w:sz w:val="24"/>
          <w:szCs w:val="24"/>
        </w:rPr>
        <w:t>s</w:t>
      </w:r>
      <w:r w:rsidRPr="008D6A47">
        <w:rPr>
          <w:rFonts w:eastAsia="DengXian" w:cs="Times New Roman"/>
          <w:kern w:val="0"/>
          <w:sz w:val="24"/>
          <w:szCs w:val="24"/>
        </w:rPr>
        <w:t xml:space="preserve"> the </w:t>
      </w:r>
      <w:r w:rsidRPr="008D6A47">
        <w:rPr>
          <w:rFonts w:eastAsia="DengXian" w:cs="Times New Roman"/>
          <w:kern w:val="0"/>
          <w:sz w:val="24"/>
          <w:szCs w:val="24"/>
        </w:rPr>
        <w:lastRenderedPageBreak/>
        <w:t xml:space="preserve">validity of </w:t>
      </w:r>
      <w:r w:rsidR="00BA6C44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>diffusion-driven model of sessile droplet evaporation not only on hydrophilic surfaces</w:t>
      </w:r>
      <w:r w:rsidR="00586924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PEVuZE5vdGU+PENpdGU+PEF1dGhvcj5IdWEgSHU8L0F1dGhvcj48WWVhcj4yMDAyPC9ZZWFyPjxS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PEVuZE5vdGU+PENpdGU+PEF1dGhvcj5IdWEgSHU8L0F1dGhvcj48WWVhcj4yMDAyPC9ZZWFyPjxS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="00586924">
        <w:rPr>
          <w:rFonts w:eastAsia="DengXian" w:cs="Times New Roman"/>
          <w:kern w:val="0"/>
          <w:sz w:val="24"/>
          <w:szCs w:val="24"/>
        </w:rPr>
      </w:r>
      <w:r w:rsidR="00586924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30" w:tooltip="Hua Hu, 2002 #59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30-32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86924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 xml:space="preserve"> but also on hydrophobic surfaces</w:t>
      </w:r>
      <w:r w:rsidR="00586924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PEVuZE5vdGU+PENpdGU+PEF1dGhvcj5LYWRoaW08L0F1dGhvcj48WWVhcj4yMDE5PC9ZZWFyPjxS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PEVuZE5vdGU+PENpdGU+PEF1dGhvcj5LYWRoaW08L0F1dGhvcj48WWVhcj4yMDE5PC9ZZWFyPjxS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="00586924">
        <w:rPr>
          <w:rFonts w:eastAsia="DengXian" w:cs="Times New Roman"/>
          <w:kern w:val="0"/>
          <w:sz w:val="24"/>
          <w:szCs w:val="24"/>
        </w:rPr>
      </w:r>
      <w:r w:rsidR="00586924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23" w:tooltip="Kadhim, 2019 #72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23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 xml:space="preserve">, </w:t>
      </w:r>
      <w:hyperlink w:anchor="_ENREF_33" w:tooltip="Nguyen, 2012 #310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33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86924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 xml:space="preserve">. </w:t>
      </w:r>
    </w:p>
    <w:p w14:paraId="45A7C2F7" w14:textId="1E026C1F" w:rsidR="00EA5588" w:rsidRPr="008D6A47" w:rsidRDefault="00EA5588" w:rsidP="00856045">
      <w:pPr>
        <w:spacing w:line="360" w:lineRule="auto"/>
        <w:ind w:firstLine="360"/>
        <w:rPr>
          <w:rFonts w:eastAsia="DengXian" w:cs="Times New Roman"/>
          <w:kern w:val="0"/>
          <w:sz w:val="24"/>
          <w:szCs w:val="24"/>
        </w:rPr>
      </w:pPr>
      <w:r w:rsidRPr="008D6A47">
        <w:rPr>
          <w:rFonts w:eastAsia="DengXian" w:cs="Times New Roman"/>
          <w:kern w:val="0"/>
          <w:sz w:val="24"/>
          <w:szCs w:val="24"/>
        </w:rPr>
        <w:t xml:space="preserve">However, when the </w:t>
      </w:r>
      <w:r w:rsidR="00AF04CC" w:rsidRPr="008D6A47">
        <w:rPr>
          <w:rFonts w:eastAsia="DengXian" w:cs="Times New Roman"/>
          <w:kern w:val="0"/>
          <w:sz w:val="24"/>
          <w:szCs w:val="24"/>
        </w:rPr>
        <w:t xml:space="preserve">diffusion-driven </w:t>
      </w:r>
      <w:r w:rsidRPr="008D6A47">
        <w:rPr>
          <w:rFonts w:eastAsia="DengXian" w:cs="Times New Roman"/>
          <w:kern w:val="0"/>
          <w:sz w:val="24"/>
          <w:szCs w:val="24"/>
        </w:rPr>
        <w:t xml:space="preserve">model was employed </w:t>
      </w:r>
      <w:r w:rsidR="00AF04CC">
        <w:rPr>
          <w:rFonts w:eastAsia="DengXian" w:cs="Times New Roman"/>
          <w:kern w:val="0"/>
          <w:sz w:val="24"/>
          <w:szCs w:val="24"/>
        </w:rPr>
        <w:t>for</w:t>
      </w:r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r w:rsidR="00AF04CC">
        <w:rPr>
          <w:rFonts w:eastAsia="DengXian" w:cs="Times New Roman"/>
          <w:kern w:val="0"/>
          <w:sz w:val="24"/>
          <w:szCs w:val="24"/>
        </w:rPr>
        <w:t xml:space="preserve">analyzing </w:t>
      </w:r>
      <w:r w:rsidRPr="008D6A47">
        <w:rPr>
          <w:rFonts w:eastAsia="DengXian" w:cs="Times New Roman"/>
          <w:kern w:val="0"/>
          <w:sz w:val="24"/>
          <w:szCs w:val="24"/>
        </w:rPr>
        <w:t xml:space="preserve">sessile droplet evaporation </w:t>
      </w:r>
      <w:r w:rsidR="00AF04CC">
        <w:rPr>
          <w:rFonts w:eastAsia="DengXian" w:cs="Times New Roman"/>
          <w:kern w:val="0"/>
          <w:sz w:val="24"/>
          <w:szCs w:val="24"/>
        </w:rPr>
        <w:t>on</w:t>
      </w:r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r w:rsidR="00AF04CC">
        <w:rPr>
          <w:rFonts w:eastAsia="DengXian" w:cs="Times New Roman"/>
          <w:kern w:val="0"/>
          <w:sz w:val="24"/>
          <w:szCs w:val="24"/>
        </w:rPr>
        <w:t>non-wetting</w:t>
      </w:r>
      <w:r w:rsidR="00AF04CC" w:rsidRPr="008D6A47">
        <w:rPr>
          <w:rFonts w:eastAsia="DengXian" w:cs="Times New Roman"/>
          <w:kern w:val="0"/>
          <w:sz w:val="24"/>
          <w:szCs w:val="24"/>
        </w:rPr>
        <w:t xml:space="preserve"> </w:t>
      </w:r>
      <w:r w:rsidRPr="008D6A47">
        <w:rPr>
          <w:rFonts w:eastAsia="DengXian" w:cs="Times New Roman"/>
          <w:kern w:val="0"/>
          <w:sz w:val="24"/>
          <w:szCs w:val="24"/>
        </w:rPr>
        <w:t>surfaces with microstructure</w:t>
      </w:r>
      <w:ins w:id="158" w:author="Cheng, Jiangtao" w:date="2021-07-18T14:45:00Z">
        <w:r w:rsidR="00A729C9">
          <w:rPr>
            <w:rFonts w:eastAsia="DengXian" w:cs="Times New Roman"/>
            <w:kern w:val="0"/>
            <w:sz w:val="24"/>
            <w:szCs w:val="24"/>
          </w:rPr>
          <w:t>s</w:t>
        </w:r>
      </w:ins>
      <w:r w:rsidR="00586924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&lt;EndNote&gt;&lt;Cite&gt;&lt;Author&gt;Gelderblom&lt;/Author&gt;&lt;Year&gt;2011&lt;/Year&gt;&lt;RecNum&gt;311&lt;/RecNum&gt;&lt;DisplayText&gt;[34]&lt;/DisplayText&gt;&lt;record&gt;&lt;rec-number&gt;311&lt;/rec-number&gt;&lt;foreign-keys&gt;&lt;key app="EN" db-id="dzwapvwscfr509edaz9xzdtgzvpvrvftxers" timestamp="1625604346"&gt;311&lt;/key&gt;&lt;/foreign-keys&gt;&lt;ref-type name="Journal Article"&gt;17&lt;/ref-type&gt;&lt;contributors&gt;&lt;authors&gt;&lt;author&gt;Gelderblom, Hanneke&lt;/author&gt;&lt;author&gt;Marín, Álvaro G.&lt;/author&gt;&lt;author&gt;Nair, Hrudya&lt;/author&gt;&lt;author&gt;van Houselt, Arie&lt;/author&gt;&lt;author&gt;Lefferts, Leon&lt;/author&gt;&lt;author&gt;Snoeijer, Jacco H.&lt;/author&gt;&lt;author&gt;Lohse, Detlef&lt;/author&gt;&lt;/authors&gt;&lt;/contributors&gt;&lt;titles&gt;&lt;title&gt;How water droplets evaporate on a superhydrophobic substrate&lt;/title&gt;&lt;secondary-title&gt;Physical Review E&lt;/secondary-title&gt;&lt;/titles&gt;&lt;periodical&gt;&lt;full-title&gt;Physical Review E&lt;/full-title&gt;&lt;/periodical&gt;&lt;pages&gt;026306&lt;/pages&gt;&lt;volume&gt;83&lt;/volume&gt;&lt;number&gt;2&lt;/number&gt;&lt;dates&gt;&lt;year&gt;2011&lt;/year&gt;&lt;pub-dates&gt;&lt;date&gt;02/17/&lt;/date&gt;&lt;/pub-dates&gt;&lt;/dates&gt;&lt;publisher&gt;American Physical Society&lt;/publisher&gt;&lt;urls&gt;&lt;related-urls&gt;&lt;url&gt;https://link.aps.org/doi/10.1103/PhysRevE.83.026306&lt;/url&gt;&lt;/related-urls&gt;&lt;/urls&gt;&lt;electronic-resource-num&gt;10.1103/PhysRevE.83.026306&lt;/electronic-resource-num&gt;&lt;/record&gt;&lt;/Cite&gt;&lt;/EndNote&gt;</w:instrText>
      </w:r>
      <w:r w:rsidR="00586924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34" w:tooltip="Gelderblom, 2011 #311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34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86924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 xml:space="preserve">, especially on </w:t>
      </w:r>
      <w:r w:rsidR="00AF04CC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 xml:space="preserve">heated superhydrophobic surfaces, an overestimation of evaporation rate was observed by </w:t>
      </w:r>
      <w:proofErr w:type="spellStart"/>
      <w:r w:rsidRPr="008D6A47">
        <w:rPr>
          <w:rFonts w:eastAsia="DengXian" w:cs="Times New Roman"/>
          <w:kern w:val="0"/>
          <w:sz w:val="24"/>
          <w:szCs w:val="24"/>
        </w:rPr>
        <w:t>Garimalla</w:t>
      </w:r>
      <w:proofErr w:type="spellEnd"/>
      <w:r w:rsidRPr="008D6A47">
        <w:rPr>
          <w:rFonts w:eastAsia="DengXian" w:cs="Times New Roman"/>
          <w:kern w:val="0"/>
          <w:sz w:val="24"/>
          <w:szCs w:val="24"/>
        </w:rPr>
        <w:t xml:space="preserve"> and </w:t>
      </w:r>
      <w:proofErr w:type="spellStart"/>
      <w:r w:rsidRPr="008D6A47">
        <w:rPr>
          <w:rFonts w:eastAsia="DengXian" w:cs="Times New Roman"/>
          <w:kern w:val="0"/>
          <w:sz w:val="24"/>
          <w:szCs w:val="24"/>
        </w:rPr>
        <w:t>Aldhaleai</w:t>
      </w:r>
      <w:proofErr w:type="spellEnd"/>
      <w:r w:rsidR="00586924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PEVuZE5vdGU+PENpdGU+PEF1dGhvcj5EYXNoPC9BdXRob3I+PFllYXI+MjAxMzwvWWVhcj48UmVj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PEVuZE5vdGU+PENpdGU+PEF1dGhvcj5EYXNoPC9BdXRob3I+PFllYXI+MjAxMzwvWWVhcj48UmVj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="00586924">
        <w:rPr>
          <w:rFonts w:eastAsia="DengXian" w:cs="Times New Roman"/>
          <w:kern w:val="0"/>
          <w:sz w:val="24"/>
          <w:szCs w:val="24"/>
        </w:rPr>
      </w:r>
      <w:r w:rsidR="00586924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35" w:tooltip="Dash, 2013 #34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35-37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86924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 xml:space="preserve">. This deviation </w:t>
      </w:r>
      <w:ins w:id="159" w:author="Cheng, Jiangtao" w:date="2021-07-18T14:46:00Z">
        <w:r w:rsidR="00A729C9">
          <w:rPr>
            <w:rFonts w:eastAsia="DengXian" w:cs="Times New Roman"/>
            <w:kern w:val="0"/>
            <w:sz w:val="24"/>
            <w:szCs w:val="24"/>
          </w:rPr>
          <w:t>from</w:t>
        </w:r>
      </w:ins>
      <w:del w:id="160" w:author="Cheng, Jiangtao" w:date="2021-07-18T14:46:00Z">
        <w:r w:rsidRPr="008D6A47" w:rsidDel="00A729C9">
          <w:rPr>
            <w:rFonts w:eastAsia="DengXian" w:cs="Times New Roman"/>
            <w:kern w:val="0"/>
            <w:sz w:val="24"/>
            <w:szCs w:val="24"/>
          </w:rPr>
          <w:delText>of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the </w:t>
      </w:r>
      <w:ins w:id="161" w:author="Cheng, Jiangtao" w:date="2021-07-18T14:48:00Z">
        <w:r w:rsidR="0081711B">
          <w:rPr>
            <w:rFonts w:eastAsia="DengXian" w:cs="Times New Roman"/>
            <w:kern w:val="0"/>
            <w:sz w:val="24"/>
            <w:szCs w:val="24"/>
          </w:rPr>
          <w:t xml:space="preserve">analytically 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predicted evaporation rate should result </w:t>
      </w:r>
      <w:r w:rsidR="004E7C99">
        <w:rPr>
          <w:rFonts w:eastAsia="DengXian" w:cs="Times New Roman"/>
          <w:kern w:val="0"/>
          <w:sz w:val="24"/>
          <w:szCs w:val="24"/>
        </w:rPr>
        <w:t>from</w:t>
      </w:r>
      <w:del w:id="162" w:author="Cheng, Jiangtao" w:date="2021-07-18T14:50:00Z">
        <w:r w:rsidRPr="008D6A47" w:rsidDel="0081711B">
          <w:rPr>
            <w:rFonts w:eastAsia="DengXian" w:cs="Times New Roman"/>
            <w:kern w:val="0"/>
            <w:sz w:val="24"/>
            <w:szCs w:val="24"/>
          </w:rPr>
          <w:delText xml:space="preserve"> the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evaporative cooling</w:t>
      </w:r>
      <w:r w:rsidR="004E7C99">
        <w:rPr>
          <w:rFonts w:eastAsia="DengXian" w:cs="Times New Roman"/>
          <w:kern w:val="0"/>
          <w:sz w:val="24"/>
          <w:szCs w:val="24"/>
        </w:rPr>
        <w:t>,</w:t>
      </w:r>
      <w:r w:rsidRPr="008D6A47">
        <w:rPr>
          <w:rFonts w:eastAsia="DengXian" w:cs="Times New Roman"/>
          <w:kern w:val="0"/>
          <w:sz w:val="24"/>
          <w:szCs w:val="24"/>
        </w:rPr>
        <w:t xml:space="preserve"> giving rise to a temperature reduction on the liquid-vapor interface, which is </w:t>
      </w:r>
      <w:r w:rsidR="004E7C99">
        <w:rPr>
          <w:rFonts w:eastAsia="DengXian" w:cs="Times New Roman"/>
          <w:kern w:val="0"/>
          <w:sz w:val="24"/>
          <w:szCs w:val="24"/>
        </w:rPr>
        <w:t xml:space="preserve">in </w:t>
      </w:r>
      <w:r w:rsidRPr="008D6A47">
        <w:rPr>
          <w:rFonts w:eastAsia="DengXian" w:cs="Times New Roman"/>
          <w:kern w:val="0"/>
          <w:sz w:val="24"/>
          <w:szCs w:val="24"/>
        </w:rPr>
        <w:t>contradict</w:t>
      </w:r>
      <w:r w:rsidR="004E7C99">
        <w:rPr>
          <w:rFonts w:eastAsia="DengXian" w:cs="Times New Roman"/>
          <w:kern w:val="0"/>
          <w:sz w:val="24"/>
          <w:szCs w:val="24"/>
        </w:rPr>
        <w:t>ion to</w:t>
      </w:r>
      <w:r w:rsidRPr="008D6A47">
        <w:rPr>
          <w:rFonts w:eastAsia="DengXian" w:cs="Times New Roman"/>
          <w:kern w:val="0"/>
          <w:sz w:val="24"/>
          <w:szCs w:val="24"/>
        </w:rPr>
        <w:t xml:space="preserve"> the pivotal assumption in</w:t>
      </w:r>
      <w:r w:rsidR="00F76569">
        <w:rPr>
          <w:rFonts w:eastAsia="DengXian" w:cs="Times New Roman"/>
          <w:kern w:val="0"/>
          <w:sz w:val="24"/>
          <w:szCs w:val="24"/>
        </w:rPr>
        <w:t xml:space="preserve"> the</w:t>
      </w:r>
      <w:r w:rsidRPr="008D6A47">
        <w:rPr>
          <w:rFonts w:eastAsia="DengXian" w:cs="Times New Roman"/>
          <w:kern w:val="0"/>
          <w:sz w:val="24"/>
          <w:szCs w:val="24"/>
        </w:rPr>
        <w:t xml:space="preserve"> classical diffusion-driven model that the temperature of the droplet surface is constant and same as the substrate temperature</w:t>
      </w:r>
      <w:r w:rsidR="00586924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PEVuZE5vdGU+PENpdGU+PEF1dGhvcj5Qb3BvdjwvQXV0aG9yPjxZZWFyPjIwMDU8L1llYXI+PFJl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PEVuZE5vdGU+PENpdGU+PEF1dGhvcj5Qb3BvdjwvQXV0aG9yPjxZZWFyPjIwMDU8L1llYXI+PFJl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="00586924">
        <w:rPr>
          <w:rFonts w:eastAsia="DengXian" w:cs="Times New Roman"/>
          <w:kern w:val="0"/>
          <w:sz w:val="24"/>
          <w:szCs w:val="24"/>
        </w:rPr>
      </w:r>
      <w:r w:rsidR="00586924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30" w:tooltip="Hua Hu, 2002 #59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30-32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86924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 xml:space="preserve">. For instance, the maximum temperature mismatch </w:t>
      </w:r>
      <w:r w:rsidR="00F76569">
        <w:rPr>
          <w:rFonts w:eastAsia="DengXian" w:cs="Times New Roman"/>
          <w:kern w:val="0"/>
          <w:sz w:val="24"/>
          <w:szCs w:val="24"/>
        </w:rPr>
        <w:t xml:space="preserve">of </w:t>
      </w:r>
      <w:r w:rsidRPr="008D6A47">
        <w:rPr>
          <w:rFonts w:eastAsia="DengXian" w:cs="Times New Roman"/>
          <w:kern w:val="0"/>
          <w:sz w:val="24"/>
          <w:szCs w:val="24"/>
        </w:rPr>
        <w:t>~2</w:t>
      </w:r>
      <w:r>
        <w:rPr>
          <w:rFonts w:eastAsia="DengXian" w:cs="Times New Roman"/>
          <w:kern w:val="0"/>
          <w:sz w:val="24"/>
          <w:szCs w:val="24"/>
        </w:rPr>
        <w:t>0</w:t>
      </w:r>
      <w:r w:rsidRPr="008D6A47">
        <w:rPr>
          <w:rFonts w:eastAsia="DengXian" w:cs="Times New Roman"/>
          <w:kern w:val="0"/>
          <w:sz w:val="24"/>
          <w:szCs w:val="24"/>
        </w:rPr>
        <w:t xml:space="preserve"> °C between the droplet surface and the substrate was </w:t>
      </w:r>
      <w:r>
        <w:rPr>
          <w:rFonts w:eastAsia="DengXian" w:cs="Times New Roman"/>
          <w:kern w:val="0"/>
          <w:sz w:val="24"/>
          <w:szCs w:val="24"/>
        </w:rPr>
        <w:t>experimentally</w:t>
      </w:r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r w:rsidR="00F76569">
        <w:rPr>
          <w:rFonts w:eastAsia="DengXian" w:cs="Times New Roman"/>
          <w:kern w:val="0"/>
          <w:sz w:val="24"/>
          <w:szCs w:val="24"/>
        </w:rPr>
        <w:t>observ</w:t>
      </w:r>
      <w:r w:rsidRPr="008D6A47">
        <w:rPr>
          <w:rFonts w:eastAsia="DengXian" w:cs="Times New Roman"/>
          <w:kern w:val="0"/>
          <w:sz w:val="24"/>
          <w:szCs w:val="24"/>
        </w:rPr>
        <w:t xml:space="preserve">ed when the substrate was heated at </w:t>
      </w:r>
      <w:r>
        <w:rPr>
          <w:rFonts w:eastAsia="DengXian" w:cs="Times New Roman"/>
          <w:kern w:val="0"/>
          <w:sz w:val="24"/>
          <w:szCs w:val="24"/>
        </w:rPr>
        <w:t>7</w:t>
      </w:r>
      <w:r w:rsidRPr="008D6A47">
        <w:rPr>
          <w:rFonts w:eastAsia="DengXian" w:cs="Times New Roman"/>
          <w:kern w:val="0"/>
          <w:sz w:val="24"/>
          <w:szCs w:val="24"/>
        </w:rPr>
        <w:t>0 °C</w:t>
      </w:r>
      <w:r w:rsidR="00586924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&lt;EndNote&gt;&lt;Cite&gt;&lt;Author&gt;Gleason&lt;/Author&gt;&lt;Year&gt;2016&lt;/Year&gt;&lt;RecNum&gt;112&lt;/RecNum&gt;&lt;DisplayText&gt;[18]&lt;/DisplayText&gt;&lt;record&gt;&lt;rec-number&gt;112&lt;/rec-number&gt;&lt;foreign-keys&gt;&lt;key app="EN" db-id="dzwapvwscfr509edaz9xzdtgzvpvrvftxers" timestamp="1624808256"&gt;112&lt;/key&gt;&lt;/foreign-keys&gt;&lt;ref-type name="Journal Article"&gt;17&lt;/ref-type&gt;&lt;contributors&gt;&lt;authors&gt;&lt;author&gt;Gleason, Kevin&lt;/author&gt;&lt;author&gt;Voota, Harish&lt;/author&gt;&lt;author&gt;Putnam, Shawn A.&lt;/author&gt;&lt;/authors&gt;&lt;/contributors&gt;&lt;titles&gt;&lt;title&gt;Steady-state droplet evaporation: Contact angle influence on the evaporation efficiency&lt;/title&gt;&lt;secondary-title&gt;International Journal of Heat and Mass Transfer&lt;/secondary-title&gt;&lt;/titles&gt;&lt;periodical&gt;&lt;full-title&gt;International Journal of Heat and Mass Transfer&lt;/full-title&gt;&lt;/periodical&gt;&lt;pages&gt;418-426&lt;/pages&gt;&lt;volume&gt;101&lt;/volume&gt;&lt;section&gt;418&lt;/section&gt;&lt;dates&gt;&lt;year&gt;2016&lt;/year&gt;&lt;/dates&gt;&lt;isbn&gt;00179310&lt;/isbn&gt;&lt;urls&gt;&lt;/urls&gt;&lt;electronic-resource-num&gt;10.1016/j.ijheatmasstransfer.2016.04.075&lt;/electronic-resource-num&gt;&lt;/record&gt;&lt;/Cite&gt;&lt;/EndNote&gt;</w:instrText>
      </w:r>
      <w:r w:rsidR="00586924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18" w:tooltip="Gleason, 2016 #112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18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86924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>. Furthermore, the a</w:t>
      </w:r>
      <w:ins w:id="163" w:author="Cheng, Jiangtao" w:date="2021-07-18T14:52:00Z">
        <w:r w:rsidR="0081711B">
          <w:rPr>
            <w:rFonts w:eastAsia="DengXian" w:cs="Times New Roman"/>
            <w:kern w:val="0"/>
            <w:sz w:val="24"/>
            <w:szCs w:val="24"/>
          </w:rPr>
          <w:t>pplica</w:t>
        </w:r>
      </w:ins>
      <w:del w:id="164" w:author="Cheng, Jiangtao" w:date="2021-07-18T14:52:00Z">
        <w:r w:rsidRPr="008D6A47" w:rsidDel="0081711B">
          <w:rPr>
            <w:rFonts w:eastAsia="DengXian" w:cs="Times New Roman"/>
            <w:kern w:val="0"/>
            <w:sz w:val="24"/>
            <w:szCs w:val="24"/>
          </w:rPr>
          <w:delText>vaila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bility of </w:t>
      </w:r>
      <w:r w:rsidR="00F76569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 xml:space="preserve">diffusion-driven model might become worse when the wetting states of droplet on micro-structured surfaces, </w:t>
      </w:r>
      <w:r w:rsidRPr="00F81AF9">
        <w:rPr>
          <w:rFonts w:eastAsia="DengXian" w:cs="Times New Roman"/>
          <w:i/>
          <w:iCs/>
          <w:kern w:val="0"/>
          <w:sz w:val="24"/>
          <w:szCs w:val="24"/>
        </w:rPr>
        <w:t>i.e</w:t>
      </w:r>
      <w:r w:rsidRPr="008D6A47">
        <w:rPr>
          <w:rFonts w:eastAsia="DengXian" w:cs="Times New Roman"/>
          <w:kern w:val="0"/>
          <w:sz w:val="24"/>
          <w:szCs w:val="24"/>
        </w:rPr>
        <w:t xml:space="preserve">., </w:t>
      </w:r>
      <w:r w:rsidR="009C610A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 xml:space="preserve">Cassie state </w:t>
      </w:r>
      <w:r w:rsidR="009C610A">
        <w:rPr>
          <w:rFonts w:eastAsia="DengXian" w:cs="Times New Roman"/>
          <w:kern w:val="0"/>
          <w:sz w:val="24"/>
          <w:szCs w:val="24"/>
        </w:rPr>
        <w:t>or</w:t>
      </w:r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r w:rsidR="009C610A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>Wenzel state</w:t>
      </w:r>
      <w:r w:rsidR="000A435F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&lt;EndNote&gt;&lt;Cite&gt;&lt;Author&gt;Wenzel&lt;/Author&gt;&lt;Year&gt;1936&lt;/Year&gt;&lt;RecNum&gt;319&lt;/RecNum&gt;&lt;DisplayText&gt;[38]&lt;/DisplayText&gt;&lt;record&gt;&lt;rec-number&gt;319&lt;/rec-number&gt;&lt;foreign-keys&gt;&lt;key app="EN" db-id="dzwapvwscfr509edaz9xzdtgzvpvrvftxers" timestamp="1625607388"&gt;319&lt;/key&gt;&lt;/foreign-keys&gt;&lt;ref-type name="Journal Article"&gt;17&lt;/ref-type&gt;&lt;contributors&gt;&lt;authors&gt;&lt;author&gt;Wenzel, Robert N.&lt;/author&gt;&lt;/authors&gt;&lt;/contributors&gt;&lt;titles&gt;&lt;title&gt;Resistance of Solid Surfaces to Wetting by Water&lt;/title&gt;&lt;secondary-title&gt;Industrial &amp;amp; Engineering Chemistry&lt;/secondary-title&gt;&lt;/titles&gt;&lt;periodical&gt;&lt;full-title&gt;Industrial &amp;amp; Engineering Chemistry&lt;/full-title&gt;&lt;/periodical&gt;&lt;pages&gt;988-994&lt;/pages&gt;&lt;volume&gt;28&lt;/volume&gt;&lt;number&gt;8&lt;/number&gt;&lt;dates&gt;&lt;year&gt;1936&lt;/year&gt;&lt;pub-dates&gt;&lt;date&gt;1936/08/01&lt;/date&gt;&lt;/pub-dates&gt;&lt;/dates&gt;&lt;publisher&gt;American Chemical Society&lt;/publisher&gt;&lt;isbn&gt;0019-7866&lt;/isbn&gt;&lt;urls&gt;&lt;related-urls&gt;&lt;url&gt;https://doi.org/10.1021/ie50320a024&lt;/url&gt;&lt;/related-urls&gt;&lt;/urls&gt;&lt;electronic-resource-num&gt;10.1021/ie50320a024&lt;/electronic-resource-num&gt;&lt;/record&gt;&lt;/Cite&gt;&lt;/EndNote&gt;</w:instrText>
      </w:r>
      <w:r w:rsidR="000A435F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38" w:tooltip="Wenzel, 1936 #319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38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0A435F">
        <w:rPr>
          <w:rFonts w:eastAsia="DengXian" w:cs="Times New Roman"/>
          <w:kern w:val="0"/>
          <w:sz w:val="24"/>
          <w:szCs w:val="24"/>
        </w:rPr>
        <w:fldChar w:fldCharType="end"/>
      </w:r>
      <w:r w:rsidR="009C610A">
        <w:rPr>
          <w:rFonts w:eastAsia="DengXian" w:cs="Times New Roman"/>
          <w:kern w:val="0"/>
          <w:sz w:val="24"/>
          <w:szCs w:val="24"/>
        </w:rPr>
        <w:t>,</w:t>
      </w:r>
      <w:r w:rsidRPr="008D6A47">
        <w:rPr>
          <w:rFonts w:eastAsia="DengXian" w:cs="Times New Roman"/>
          <w:kern w:val="0"/>
          <w:sz w:val="24"/>
          <w:szCs w:val="24"/>
        </w:rPr>
        <w:t xml:space="preserve"> are considered. For </w:t>
      </w:r>
      <w:ins w:id="165" w:author="Cheng, Jiangtao" w:date="2021-07-18T14:54:00Z">
        <w:r w:rsidR="0081711B">
          <w:rPr>
            <w:rFonts w:eastAsia="DengXian" w:cs="Times New Roman"/>
            <w:kern w:val="0"/>
            <w:sz w:val="24"/>
            <w:szCs w:val="24"/>
          </w:rPr>
          <w:t xml:space="preserve">the </w:t>
        </w:r>
        <w:r w:rsidR="0081711B" w:rsidRPr="008D6A47">
          <w:rPr>
            <w:rFonts w:eastAsia="DengXian" w:cs="Times New Roman"/>
            <w:kern w:val="0"/>
            <w:sz w:val="24"/>
            <w:szCs w:val="24"/>
          </w:rPr>
          <w:t>evaporat</w:t>
        </w:r>
        <w:r w:rsidR="0081711B">
          <w:rPr>
            <w:rFonts w:eastAsia="DengXian" w:cs="Times New Roman"/>
            <w:kern w:val="0"/>
            <w:sz w:val="24"/>
            <w:szCs w:val="24"/>
          </w:rPr>
          <w:t xml:space="preserve">ion of </w:t>
        </w:r>
      </w:ins>
      <w:r w:rsidRPr="008D6A47">
        <w:rPr>
          <w:rFonts w:eastAsia="DengXian" w:cs="Times New Roman"/>
          <w:kern w:val="0"/>
          <w:sz w:val="24"/>
          <w:szCs w:val="24"/>
        </w:rPr>
        <w:t>a sessile droplet</w:t>
      </w:r>
      <w:del w:id="166" w:author="Cheng, Jiangtao" w:date="2021-07-18T14:54:00Z">
        <w:r w:rsidRPr="008D6A47" w:rsidDel="0081711B">
          <w:rPr>
            <w:rFonts w:eastAsia="DengXian" w:cs="Times New Roman"/>
            <w:kern w:val="0"/>
            <w:sz w:val="24"/>
            <w:szCs w:val="24"/>
          </w:rPr>
          <w:delText xml:space="preserve"> evaporates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in </w:t>
      </w:r>
      <w:r w:rsidR="009C610A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 xml:space="preserve">Cassie state, the existence of the air/vapor </w:t>
      </w:r>
      <w:r w:rsidR="008820BD">
        <w:rPr>
          <w:rFonts w:eastAsia="DengXian" w:cs="Times New Roman"/>
          <w:kern w:val="0"/>
          <w:sz w:val="24"/>
          <w:szCs w:val="24"/>
        </w:rPr>
        <w:t>cushion layer</w:t>
      </w:r>
      <w:r w:rsidRPr="008D6A47">
        <w:rPr>
          <w:rFonts w:eastAsia="DengXian" w:cs="Times New Roman"/>
          <w:kern w:val="0"/>
          <w:sz w:val="24"/>
          <w:szCs w:val="24"/>
        </w:rPr>
        <w:t xml:space="preserve"> between the droplet base and the microstructure</w:t>
      </w:r>
      <w:r w:rsidR="008820BD">
        <w:rPr>
          <w:rFonts w:eastAsia="DengXian" w:cs="Times New Roman"/>
          <w:kern w:val="0"/>
          <w:sz w:val="24"/>
          <w:szCs w:val="24"/>
        </w:rPr>
        <w:t>s</w:t>
      </w:r>
      <w:r w:rsidRPr="008D6A47">
        <w:rPr>
          <w:rFonts w:eastAsia="DengXian" w:cs="Times New Roman"/>
          <w:kern w:val="0"/>
          <w:sz w:val="24"/>
          <w:szCs w:val="24"/>
        </w:rPr>
        <w:t xml:space="preserve"> would lead to two different components of droplet evaporation, </w:t>
      </w:r>
      <w:r w:rsidRPr="00F81AF9">
        <w:rPr>
          <w:rFonts w:eastAsia="DengXian" w:cs="Times New Roman"/>
          <w:i/>
          <w:iCs/>
          <w:kern w:val="0"/>
          <w:sz w:val="24"/>
          <w:szCs w:val="24"/>
        </w:rPr>
        <w:t>i.e.</w:t>
      </w:r>
      <w:r w:rsidRPr="008D6A47">
        <w:rPr>
          <w:rFonts w:eastAsia="DengXian" w:cs="Times New Roman"/>
          <w:kern w:val="0"/>
          <w:sz w:val="24"/>
          <w:szCs w:val="24"/>
        </w:rPr>
        <w:t xml:space="preserve">, </w:t>
      </w:r>
      <w:ins w:id="167" w:author="Cheng, Jiangtao" w:date="2021-07-18T14:55:00Z">
        <w:r w:rsidR="00EE5C15">
          <w:rPr>
            <w:rFonts w:eastAsia="DengXian" w:cs="Times New Roman"/>
            <w:kern w:val="0"/>
            <w:sz w:val="24"/>
            <w:szCs w:val="24"/>
          </w:rPr>
          <w:t xml:space="preserve">one 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from the liquid-vapor interface at </w:t>
      </w:r>
      <w:del w:id="168" w:author="Cheng, Jiangtao" w:date="2021-07-18T14:55:00Z">
        <w:r w:rsidRPr="008D6A47" w:rsidDel="00EE5C15">
          <w:rPr>
            <w:rFonts w:eastAsia="DengXian" w:cs="Times New Roman"/>
            <w:kern w:val="0"/>
            <w:sz w:val="24"/>
            <w:szCs w:val="24"/>
          </w:rPr>
          <w:delText xml:space="preserve">(1) </w:delText>
        </w:r>
      </w:del>
      <w:r w:rsidR="008820BD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 xml:space="preserve">droplet cap and </w:t>
      </w:r>
      <w:ins w:id="169" w:author="Cheng, Jiangtao" w:date="2021-07-18T14:55:00Z">
        <w:r w:rsidR="00EE5C15">
          <w:rPr>
            <w:rFonts w:eastAsia="DengXian" w:cs="Times New Roman"/>
            <w:kern w:val="0"/>
            <w:sz w:val="24"/>
            <w:szCs w:val="24"/>
          </w:rPr>
          <w:t>the other</w:t>
        </w:r>
      </w:ins>
      <w:del w:id="170" w:author="Cheng, Jiangtao" w:date="2021-07-18T14:55:00Z">
        <w:r w:rsidRPr="008D6A47" w:rsidDel="00EE5C15">
          <w:rPr>
            <w:rFonts w:eastAsia="DengXian" w:cs="Times New Roman"/>
            <w:kern w:val="0"/>
            <w:sz w:val="24"/>
            <w:szCs w:val="24"/>
          </w:rPr>
          <w:delText>(2)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ins w:id="171" w:author="Cheng, Jiangtao" w:date="2021-07-18T14:55:00Z">
        <w:r w:rsidR="00EE5C15">
          <w:rPr>
            <w:rFonts w:eastAsia="DengXian" w:cs="Times New Roman"/>
            <w:kern w:val="0"/>
            <w:sz w:val="24"/>
            <w:szCs w:val="24"/>
          </w:rPr>
          <w:t xml:space="preserve">from 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the droplet base. However, the effect of this extra evaporative interface from the droplet base on </w:t>
      </w:r>
      <w:del w:id="172" w:author="Cheng, Jiangtao" w:date="2021-07-18T14:58:00Z">
        <w:r w:rsidRPr="008D6A47" w:rsidDel="00097B75">
          <w:rPr>
            <w:rFonts w:eastAsia="DengXian" w:cs="Times New Roman"/>
            <w:kern w:val="0"/>
            <w:sz w:val="24"/>
            <w:szCs w:val="24"/>
          </w:rPr>
          <w:delText xml:space="preserve">sessile droplet evaporation on 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superhydrophobic surfaces was generally ignored in the majority </w:t>
      </w:r>
      <w:r w:rsidR="008820BD">
        <w:rPr>
          <w:rFonts w:eastAsia="DengXian" w:cs="Times New Roman"/>
          <w:kern w:val="0"/>
          <w:sz w:val="24"/>
          <w:szCs w:val="24"/>
        </w:rPr>
        <w:t xml:space="preserve">of </w:t>
      </w:r>
      <w:r w:rsidRPr="008D6A47">
        <w:rPr>
          <w:rFonts w:eastAsia="DengXian" w:cs="Times New Roman"/>
          <w:kern w:val="0"/>
          <w:sz w:val="24"/>
          <w:szCs w:val="24"/>
        </w:rPr>
        <w:t>previous work</w:t>
      </w:r>
      <w:r w:rsidR="00586924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PEVuZE5vdGU+PENpdGU+PEF1dGhvcj5EYXNoPC9BdXRob3I+PFllYXI+MjAxMzwvWWVhcj48UmVj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PEVuZE5vdGU+PENpdGU+PEF1dGhvcj5EYXNoPC9BdXRob3I+PFllYXI+MjAxMzwvWWVhcj48UmVj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="00586924">
        <w:rPr>
          <w:rFonts w:eastAsia="DengXian" w:cs="Times New Roman"/>
          <w:kern w:val="0"/>
          <w:sz w:val="24"/>
          <w:szCs w:val="24"/>
        </w:rPr>
      </w:r>
      <w:r w:rsidR="00586924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35" w:tooltip="Dash, 2013 #34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35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 xml:space="preserve">, </w:t>
      </w:r>
      <w:hyperlink w:anchor="_ENREF_39" w:tooltip="McHale, 2005 #36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39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 xml:space="preserve">, </w:t>
      </w:r>
      <w:hyperlink w:anchor="_ENREF_40" w:tooltip="Stauber, 2015 #63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40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586924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>. Indeed, in recent work</w:t>
      </w:r>
      <w:del w:id="173" w:author="Cheng, Jiangtao" w:date="2021-07-18T14:58:00Z">
        <w:r w:rsidR="008820BD" w:rsidDel="00097B75">
          <w:rPr>
            <w:rFonts w:eastAsia="DengXian" w:cs="Times New Roman"/>
            <w:kern w:val="0"/>
            <w:sz w:val="24"/>
            <w:szCs w:val="24"/>
          </w:rPr>
          <w:delText>s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of Wang and Kim</w:t>
      </w:r>
      <w:r w:rsidR="00990CB5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PEVuZE5vdGU+PENpdGU+PEF1dGhvcj5BZGVyYTwvQXV0aG9yPjxZZWFyPjIwMTM8L1llYXI+PFJl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</w:instrText>
      </w:r>
      <w:r w:rsidR="00D07192">
        <w:rPr>
          <w:rFonts w:eastAsia="DengXian" w:cs="Times New Roman"/>
          <w:kern w:val="0"/>
          <w:sz w:val="24"/>
          <w:szCs w:val="24"/>
        </w:rPr>
        <w:fldChar w:fldCharType="begin">
          <w:fldData xml:space="preserve">PEVuZE5vdGU+PENpdGU+PEF1dGhvcj5BZGVyYTwvQXV0aG9yPjxZZWFyPjIwMTM8L1llYXI+PFJl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</w:fldData>
        </w:fldChar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EN.CITE.DATA </w:instrText>
      </w:r>
      <w:r w:rsidR="00D07192">
        <w:rPr>
          <w:rFonts w:eastAsia="DengXian" w:cs="Times New Roman"/>
          <w:kern w:val="0"/>
          <w:sz w:val="24"/>
          <w:szCs w:val="24"/>
        </w:rPr>
      </w:r>
      <w:r w:rsidR="00D07192">
        <w:rPr>
          <w:rFonts w:eastAsia="DengXian" w:cs="Times New Roman"/>
          <w:kern w:val="0"/>
          <w:sz w:val="24"/>
          <w:szCs w:val="24"/>
        </w:rPr>
        <w:fldChar w:fldCharType="end"/>
      </w:r>
      <w:r w:rsidR="00990CB5">
        <w:rPr>
          <w:rFonts w:eastAsia="DengXian" w:cs="Times New Roman"/>
          <w:kern w:val="0"/>
          <w:sz w:val="24"/>
          <w:szCs w:val="24"/>
        </w:rPr>
      </w:r>
      <w:r w:rsidR="00990CB5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19" w:tooltip="Adera, 2013 #102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19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 xml:space="preserve">, </w:t>
      </w:r>
      <w:hyperlink w:anchor="_ENREF_41" w:tooltip="Wei, 2020 #84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41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 xml:space="preserve">, </w:t>
      </w:r>
      <w:hyperlink w:anchor="_ENREF_42" w:tooltip="Kim, 2013 #50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42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990CB5">
        <w:rPr>
          <w:rFonts w:eastAsia="DengXian" w:cs="Times New Roman"/>
          <w:kern w:val="0"/>
          <w:sz w:val="24"/>
          <w:szCs w:val="24"/>
        </w:rPr>
        <w:fldChar w:fldCharType="end"/>
      </w:r>
      <w:r w:rsidRPr="008D6A47">
        <w:rPr>
          <w:rFonts w:eastAsia="DengXian" w:cs="Times New Roman"/>
          <w:kern w:val="0"/>
          <w:sz w:val="24"/>
          <w:szCs w:val="24"/>
        </w:rPr>
        <w:t xml:space="preserve">, the non-negligible evaporation flux through </w:t>
      </w:r>
      <w:r w:rsidR="008820BD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 xml:space="preserve">vapor-liquid interface over the </w:t>
      </w:r>
      <w:r w:rsidR="008820BD">
        <w:rPr>
          <w:rFonts w:eastAsia="DengXian" w:cs="Times New Roman"/>
          <w:kern w:val="0"/>
          <w:sz w:val="24"/>
          <w:szCs w:val="24"/>
        </w:rPr>
        <w:t xml:space="preserve">substrate </w:t>
      </w:r>
      <w:r w:rsidRPr="008D6A47">
        <w:rPr>
          <w:rFonts w:eastAsia="DengXian" w:cs="Times New Roman"/>
          <w:kern w:val="0"/>
          <w:sz w:val="24"/>
          <w:szCs w:val="24"/>
        </w:rPr>
        <w:t>cavit</w:t>
      </w:r>
      <w:ins w:id="174" w:author="Cheng, Jiangtao" w:date="2021-07-18T14:58:00Z">
        <w:r w:rsidR="00097B75">
          <w:rPr>
            <w:rFonts w:eastAsia="DengXian" w:cs="Times New Roman"/>
            <w:kern w:val="0"/>
            <w:sz w:val="24"/>
            <w:szCs w:val="24"/>
          </w:rPr>
          <w:t>ies</w:t>
        </w:r>
      </w:ins>
      <w:del w:id="175" w:author="Cheng, Jiangtao" w:date="2021-07-18T14:58:00Z">
        <w:r w:rsidRPr="008D6A47" w:rsidDel="00097B75">
          <w:rPr>
            <w:rFonts w:eastAsia="DengXian" w:cs="Times New Roman"/>
            <w:kern w:val="0"/>
            <w:sz w:val="24"/>
            <w:szCs w:val="24"/>
          </w:rPr>
          <w:delText>y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has been experimentally confirmed on heated superhydrophobic surfaces, whereas these works mainly focus</w:t>
      </w:r>
      <w:r w:rsidR="008820BD">
        <w:rPr>
          <w:rFonts w:eastAsia="DengXian" w:cs="Times New Roman"/>
          <w:kern w:val="0"/>
          <w:sz w:val="24"/>
          <w:szCs w:val="24"/>
        </w:rPr>
        <w:t>ed</w:t>
      </w:r>
      <w:r w:rsidRPr="008D6A47">
        <w:rPr>
          <w:rFonts w:eastAsia="DengXian" w:cs="Times New Roman"/>
          <w:kern w:val="0"/>
          <w:sz w:val="24"/>
          <w:szCs w:val="24"/>
        </w:rPr>
        <w:t xml:space="preserve"> on the wetting or dynamics of </w:t>
      </w:r>
      <w:r w:rsidR="008820BD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 xml:space="preserve">evaporating droplet. Therefore, a systematic study about droplet evaporation on heated </w:t>
      </w:r>
      <w:del w:id="176" w:author="Cheng, Jiangtao" w:date="2021-07-18T15:11:00Z">
        <w:r w:rsidRPr="008D6A47" w:rsidDel="00C33410">
          <w:rPr>
            <w:rFonts w:eastAsia="DengXian" w:cs="Times New Roman"/>
            <w:kern w:val="0"/>
            <w:sz w:val="24"/>
            <w:szCs w:val="24"/>
          </w:rPr>
          <w:delText xml:space="preserve">superhydrophobic </w:delText>
        </w:r>
      </w:del>
      <w:ins w:id="177" w:author="Cheng, Jiangtao" w:date="2021-07-18T15:11:00Z">
        <w:r w:rsidR="00C33410">
          <w:rPr>
            <w:rFonts w:eastAsia="DengXian" w:cs="Times New Roman"/>
            <w:kern w:val="0"/>
            <w:sz w:val="24"/>
            <w:szCs w:val="24"/>
          </w:rPr>
          <w:t>micr</w:t>
        </w:r>
      </w:ins>
      <w:ins w:id="178" w:author="Cheng, Jiangtao" w:date="2021-07-18T15:12:00Z">
        <w:r w:rsidR="00C33410">
          <w:rPr>
            <w:rFonts w:eastAsia="DengXian" w:cs="Times New Roman"/>
            <w:kern w:val="0"/>
            <w:sz w:val="24"/>
            <w:szCs w:val="24"/>
          </w:rPr>
          <w:t>o-structured</w:t>
        </w:r>
      </w:ins>
      <w:ins w:id="179" w:author="Cheng, Jiangtao" w:date="2021-07-18T15:11:00Z">
        <w:r w:rsidR="00C33410" w:rsidRPr="008D6A47">
          <w:rPr>
            <w:rFonts w:eastAsia="DengXian" w:cs="Times New Roman"/>
            <w:kern w:val="0"/>
            <w:sz w:val="24"/>
            <w:szCs w:val="24"/>
          </w:rPr>
          <w:t xml:space="preserve"> </w:t>
        </w:r>
      </w:ins>
      <w:r w:rsidRPr="008D6A47">
        <w:rPr>
          <w:rFonts w:eastAsia="DengXian" w:cs="Times New Roman"/>
          <w:kern w:val="0"/>
          <w:sz w:val="24"/>
          <w:szCs w:val="24"/>
        </w:rPr>
        <w:t>surfaces by considering the comprehensive effect</w:t>
      </w:r>
      <w:r w:rsidR="008820BD">
        <w:rPr>
          <w:rFonts w:eastAsia="DengXian" w:cs="Times New Roman"/>
          <w:kern w:val="0"/>
          <w:sz w:val="24"/>
          <w:szCs w:val="24"/>
        </w:rPr>
        <w:t>s</w:t>
      </w:r>
      <w:r w:rsidRPr="008D6A47">
        <w:rPr>
          <w:rFonts w:eastAsia="DengXian" w:cs="Times New Roman"/>
          <w:kern w:val="0"/>
          <w:sz w:val="24"/>
          <w:szCs w:val="24"/>
        </w:rPr>
        <w:t xml:space="preserve"> of </w:t>
      </w:r>
      <w:ins w:id="180" w:author="Cheng, Jiangtao" w:date="2021-07-18T15:13:00Z">
        <w:r w:rsidR="006206C6">
          <w:rPr>
            <w:rFonts w:eastAsia="DengXian" w:cs="Times New Roman"/>
            <w:kern w:val="0"/>
            <w:sz w:val="24"/>
            <w:szCs w:val="24"/>
          </w:rPr>
          <w:t xml:space="preserve">the 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multiple and discontinuous liquid-vapor interfaces at </w:t>
      </w:r>
      <w:r w:rsidR="008820BD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>droplet base and</w:t>
      </w:r>
      <w:ins w:id="181" w:author="Cheng, Jiangtao" w:date="2021-07-18T15:13:00Z">
        <w:r w:rsidR="006206C6">
          <w:rPr>
            <w:rFonts w:eastAsia="DengXian" w:cs="Times New Roman"/>
            <w:kern w:val="0"/>
            <w:sz w:val="24"/>
            <w:szCs w:val="24"/>
          </w:rPr>
          <w:t xml:space="preserve"> the </w:t>
        </w:r>
        <w:r w:rsidR="006206C6" w:rsidRPr="008D6A47">
          <w:rPr>
            <w:rFonts w:eastAsia="DengXian" w:cs="Times New Roman"/>
            <w:kern w:val="0"/>
            <w:sz w:val="24"/>
            <w:szCs w:val="24"/>
          </w:rPr>
          <w:t>continuous liquid-vapor interface</w:t>
        </w:r>
        <w:r w:rsidR="006206C6">
          <w:rPr>
            <w:rFonts w:eastAsia="DengXian" w:cs="Times New Roman"/>
            <w:kern w:val="0"/>
            <w:sz w:val="24"/>
            <w:szCs w:val="24"/>
          </w:rPr>
          <w:t xml:space="preserve"> at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r w:rsidR="008820BD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 xml:space="preserve">droplet </w:t>
      </w:r>
      <w:r w:rsidR="008820BD">
        <w:rPr>
          <w:rFonts w:eastAsia="DengXian" w:cs="Times New Roman"/>
          <w:kern w:val="0"/>
          <w:sz w:val="24"/>
          <w:szCs w:val="24"/>
        </w:rPr>
        <w:t>cap</w:t>
      </w:r>
      <w:r w:rsidRPr="008D6A47">
        <w:rPr>
          <w:rFonts w:eastAsia="DengXian" w:cs="Times New Roman"/>
          <w:kern w:val="0"/>
          <w:sz w:val="24"/>
          <w:szCs w:val="24"/>
        </w:rPr>
        <w:t xml:space="preserve"> is </w:t>
      </w:r>
      <w:r w:rsidR="008820BD">
        <w:rPr>
          <w:rFonts w:eastAsia="DengXian" w:cs="Times New Roman"/>
          <w:kern w:val="0"/>
          <w:sz w:val="24"/>
          <w:szCs w:val="24"/>
        </w:rPr>
        <w:t>entail</w:t>
      </w:r>
      <w:r w:rsidRPr="008D6A47">
        <w:rPr>
          <w:rFonts w:eastAsia="DengXian" w:cs="Times New Roman"/>
          <w:kern w:val="0"/>
          <w:sz w:val="24"/>
          <w:szCs w:val="24"/>
        </w:rPr>
        <w:t>ed.</w:t>
      </w:r>
    </w:p>
    <w:p w14:paraId="4FEF58B1" w14:textId="3E8C52D1" w:rsidR="00EA5588" w:rsidRDefault="00EA5588" w:rsidP="00856045">
      <w:pPr>
        <w:spacing w:line="360" w:lineRule="auto"/>
        <w:ind w:firstLine="360"/>
        <w:rPr>
          <w:rFonts w:eastAsia="DengXian" w:cs="Times New Roman"/>
          <w:kern w:val="0"/>
          <w:sz w:val="24"/>
          <w:szCs w:val="24"/>
        </w:rPr>
      </w:pPr>
      <w:r w:rsidRPr="008D6A47">
        <w:rPr>
          <w:rFonts w:eastAsia="DengXian" w:cs="Times New Roman"/>
          <w:kern w:val="0"/>
          <w:sz w:val="24"/>
          <w:szCs w:val="24"/>
        </w:rPr>
        <w:t>In this paper, the evaporation of water droplet</w:t>
      </w:r>
      <w:ins w:id="182" w:author="Cheng, Jiangtao" w:date="2021-07-18T12:28:00Z">
        <w:r w:rsidR="00270663">
          <w:rPr>
            <w:rFonts w:eastAsia="DengXian" w:cs="Times New Roman"/>
            <w:kern w:val="0"/>
            <w:sz w:val="24"/>
            <w:szCs w:val="24"/>
          </w:rPr>
          <w:t>s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 on hot micro-structured superhydrophobic substrates is experimentally and theoretically investigate</w:t>
      </w:r>
      <w:r w:rsidR="000E7AA4">
        <w:rPr>
          <w:rFonts w:eastAsia="DengXian" w:cs="Times New Roman"/>
          <w:kern w:val="0"/>
          <w:sz w:val="24"/>
          <w:szCs w:val="24"/>
        </w:rPr>
        <w:t>d</w:t>
      </w:r>
      <w:r w:rsidRPr="008D6A47">
        <w:rPr>
          <w:rFonts w:eastAsia="DengXian" w:cs="Times New Roman"/>
          <w:kern w:val="0"/>
          <w:sz w:val="24"/>
          <w:szCs w:val="24"/>
        </w:rPr>
        <w:t xml:space="preserve">. </w:t>
      </w:r>
      <w:ins w:id="183" w:author="Cheng, Jiangtao" w:date="2021-07-18T12:28:00Z">
        <w:r w:rsidR="00270663">
          <w:rPr>
            <w:rFonts w:eastAsia="DengXian" w:cs="Times New Roman"/>
            <w:kern w:val="0"/>
            <w:sz w:val="24"/>
            <w:szCs w:val="24"/>
          </w:rPr>
          <w:t>W</w:t>
        </w:r>
      </w:ins>
      <w:del w:id="184" w:author="Cheng, Jiangtao" w:date="2021-07-18T12:28:00Z">
        <w:r w:rsidRPr="008D6A47" w:rsidDel="00270663">
          <w:rPr>
            <w:rFonts w:eastAsia="DengXian" w:cs="Times New Roman"/>
            <w:kern w:val="0"/>
            <w:sz w:val="24"/>
            <w:szCs w:val="24"/>
          </w:rPr>
          <w:delText>The w</w:delText>
        </w:r>
      </w:del>
      <w:r w:rsidRPr="008D6A47">
        <w:rPr>
          <w:rFonts w:eastAsia="DengXian" w:cs="Times New Roman"/>
          <w:kern w:val="0"/>
          <w:sz w:val="24"/>
          <w:szCs w:val="24"/>
        </w:rPr>
        <w:t>ater droplets of 4</w:t>
      </w:r>
      <w:r>
        <w:rPr>
          <w:rFonts w:eastAsia="DengXian" w:cs="Times New Roman"/>
          <w:kern w:val="0"/>
          <w:sz w:val="24"/>
          <w:szCs w:val="24"/>
        </w:rPr>
        <w:t xml:space="preserve"> </w:t>
      </w:r>
      <w:proofErr w:type="spellStart"/>
      <w:r w:rsidRPr="008D6A47">
        <w:rPr>
          <w:rFonts w:eastAsia="DengXian" w:cs="Times New Roman"/>
          <w:kern w:val="0"/>
          <w:sz w:val="24"/>
          <w:szCs w:val="24"/>
        </w:rPr>
        <w:t>μL</w:t>
      </w:r>
      <w:proofErr w:type="spellEnd"/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r w:rsidR="000E7AA4">
        <w:rPr>
          <w:rFonts w:eastAsia="DengXian" w:cs="Times New Roman"/>
          <w:kern w:val="0"/>
          <w:sz w:val="24"/>
          <w:szCs w:val="24"/>
        </w:rPr>
        <w:t>were</w:t>
      </w:r>
      <w:r w:rsidRPr="008D6A47">
        <w:rPr>
          <w:rFonts w:eastAsia="DengXian" w:cs="Times New Roman"/>
          <w:kern w:val="0"/>
          <w:sz w:val="24"/>
          <w:szCs w:val="24"/>
        </w:rPr>
        <w:t xml:space="preserve"> placed </w:t>
      </w:r>
      <w:r w:rsidRPr="008D6A47">
        <w:rPr>
          <w:rFonts w:eastAsia="DengXian" w:cs="Times New Roman"/>
          <w:kern w:val="0"/>
          <w:sz w:val="24"/>
          <w:szCs w:val="24"/>
        </w:rPr>
        <w:lastRenderedPageBreak/>
        <w:t>on the superhydrophobic substrate</w:t>
      </w:r>
      <w:r>
        <w:rPr>
          <w:rFonts w:eastAsia="DengXian" w:cs="Times New Roman"/>
          <w:kern w:val="0"/>
          <w:sz w:val="24"/>
          <w:szCs w:val="24"/>
        </w:rPr>
        <w:t>s</w:t>
      </w:r>
      <w:r w:rsidRPr="008D6A47">
        <w:rPr>
          <w:rFonts w:eastAsia="DengXian" w:cs="Times New Roman"/>
          <w:kern w:val="0"/>
          <w:sz w:val="24"/>
          <w:szCs w:val="24"/>
        </w:rPr>
        <w:t xml:space="preserve"> heated at 40 °C, 60, and 80 °C, respectively. The droplet evaporated in </w:t>
      </w:r>
      <w:r w:rsidR="000E7AA4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 xml:space="preserve">Cassie state during the majority of </w:t>
      </w:r>
      <w:ins w:id="185" w:author="Cheng, Jiangtao" w:date="2021-07-18T12:29:00Z">
        <w:r w:rsidR="00270663">
          <w:rPr>
            <w:rFonts w:eastAsia="DengXian" w:cs="Times New Roman"/>
            <w:kern w:val="0"/>
            <w:sz w:val="24"/>
            <w:szCs w:val="24"/>
          </w:rPr>
          <w:t xml:space="preserve">its 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evaporation time and transited to the Wenzel state at the very end of </w:t>
      </w:r>
      <w:del w:id="186" w:author="Cheng, Jiangtao" w:date="2021-07-18T12:29:00Z">
        <w:r w:rsidRPr="008D6A47" w:rsidDel="00270663">
          <w:rPr>
            <w:rFonts w:eastAsia="DengXian" w:cs="Times New Roman"/>
            <w:kern w:val="0"/>
            <w:sz w:val="24"/>
            <w:szCs w:val="24"/>
          </w:rPr>
          <w:delText xml:space="preserve">the 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evaporation. Based on a comprehensive thermal resistance analysis, a thermal circuit model </w:t>
      </w:r>
      <w:ins w:id="187" w:author="Cheng, Jiangtao" w:date="2021-07-18T12:29:00Z">
        <w:r w:rsidR="00270663">
          <w:rPr>
            <w:rFonts w:eastAsia="DengXian" w:cs="Times New Roman"/>
            <w:kern w:val="0"/>
            <w:sz w:val="24"/>
            <w:szCs w:val="24"/>
          </w:rPr>
          <w:t>was</w:t>
        </w:r>
      </w:ins>
      <w:del w:id="188" w:author="Cheng, Jiangtao" w:date="2021-07-18T12:29:00Z">
        <w:r w:rsidRPr="008D6A47" w:rsidDel="00270663">
          <w:rPr>
            <w:rFonts w:eastAsia="DengXian" w:cs="Times New Roman"/>
            <w:kern w:val="0"/>
            <w:sz w:val="24"/>
            <w:szCs w:val="24"/>
          </w:rPr>
          <w:delText>has been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developed to predict the droplet cap surface temperature and to calculate the evaporation rate</w:t>
      </w:r>
      <w:ins w:id="189" w:author="Cheng, Jiangtao" w:date="2021-07-18T15:15:00Z">
        <w:r w:rsidR="00C81D86">
          <w:rPr>
            <w:rFonts w:eastAsia="DengXian" w:cs="Times New Roman"/>
            <w:kern w:val="0"/>
            <w:sz w:val="24"/>
            <w:szCs w:val="24"/>
          </w:rPr>
          <w:t>s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 from the droplet cap surface and </w:t>
      </w:r>
      <w:r w:rsidR="000E7AA4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>base surface</w:t>
      </w:r>
      <w:r w:rsidR="000E7AA4">
        <w:rPr>
          <w:rFonts w:eastAsia="DengXian" w:cs="Times New Roman"/>
          <w:kern w:val="0"/>
          <w:sz w:val="24"/>
          <w:szCs w:val="24"/>
        </w:rPr>
        <w:t>, respectively</w:t>
      </w:r>
      <w:r w:rsidRPr="008D6A47">
        <w:rPr>
          <w:rFonts w:eastAsia="DengXian" w:cs="Times New Roman"/>
          <w:kern w:val="0"/>
          <w:sz w:val="24"/>
          <w:szCs w:val="24"/>
        </w:rPr>
        <w:t xml:space="preserve">. An evaporation ratio </w:t>
      </w:r>
      <w:r w:rsidRPr="008D6A47">
        <w:rPr>
          <w:rFonts w:ascii="Cambria Math" w:eastAsia="DengXian" w:hAnsi="Cambria Math" w:cs="Cambria Math"/>
          <w:kern w:val="0"/>
          <w:sz w:val="24"/>
          <w:szCs w:val="24"/>
        </w:rPr>
        <w:t>𝜑</w:t>
      </w:r>
      <w:r w:rsidR="000E7AA4">
        <w:rPr>
          <w:rFonts w:eastAsia="DengXian" w:cs="Times New Roman"/>
          <w:kern w:val="0"/>
          <w:sz w:val="24"/>
          <w:szCs w:val="24"/>
        </w:rPr>
        <w:t xml:space="preserve">, which is </w:t>
      </w:r>
      <w:r w:rsidRPr="008D6A47">
        <w:rPr>
          <w:rFonts w:eastAsia="DengXian" w:cs="Times New Roman"/>
          <w:kern w:val="0"/>
          <w:sz w:val="24"/>
          <w:szCs w:val="24"/>
        </w:rPr>
        <w:t>defined as the ratio of evaporation rate</w:t>
      </w:r>
      <w:del w:id="190" w:author="Cheng, Jiangtao" w:date="2021-07-18T15:15:00Z">
        <w:r w:rsidR="000E7AA4" w:rsidDel="00C81D86">
          <w:rPr>
            <w:rFonts w:eastAsia="DengXian" w:cs="Times New Roman"/>
            <w:kern w:val="0"/>
            <w:sz w:val="24"/>
            <w:szCs w:val="24"/>
          </w:rPr>
          <w:delText>s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from the droplet base surface </w:t>
      </w:r>
      <w:ins w:id="191" w:author="Cheng, Jiangtao" w:date="2021-07-18T15:15:00Z">
        <w:r w:rsidR="00C81D86">
          <w:rPr>
            <w:rFonts w:eastAsia="DengXian" w:cs="Times New Roman"/>
            <w:kern w:val="0"/>
            <w:sz w:val="24"/>
            <w:szCs w:val="24"/>
          </w:rPr>
          <w:t>to</w:t>
        </w:r>
      </w:ins>
      <w:del w:id="192" w:author="Cheng, Jiangtao" w:date="2021-07-18T15:15:00Z">
        <w:r w:rsidRPr="008D6A47" w:rsidDel="00C81D86">
          <w:rPr>
            <w:rFonts w:eastAsia="DengXian" w:cs="Times New Roman"/>
            <w:kern w:val="0"/>
            <w:sz w:val="24"/>
            <w:szCs w:val="24"/>
          </w:rPr>
          <w:delText>and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the total evaporation rate</w:t>
      </w:r>
      <w:r w:rsidR="000E7AA4">
        <w:rPr>
          <w:rFonts w:eastAsia="DengXian" w:cs="Times New Roman"/>
          <w:kern w:val="0"/>
          <w:sz w:val="24"/>
          <w:szCs w:val="24"/>
        </w:rPr>
        <w:t>,</w:t>
      </w:r>
      <w:r w:rsidRPr="008D6A47">
        <w:rPr>
          <w:rFonts w:eastAsia="DengXian" w:cs="Times New Roman"/>
          <w:kern w:val="0"/>
          <w:sz w:val="24"/>
          <w:szCs w:val="24"/>
        </w:rPr>
        <w:t xml:space="preserve"> is analyzed in </w:t>
      </w:r>
      <w:ins w:id="193" w:author="Cheng, Jiangtao" w:date="2021-07-18T15:15:00Z">
        <w:r w:rsidR="00C81D86">
          <w:rPr>
            <w:rFonts w:eastAsia="DengXian" w:cs="Times New Roman"/>
            <w:kern w:val="0"/>
            <w:sz w:val="24"/>
            <w:szCs w:val="24"/>
          </w:rPr>
          <w:t xml:space="preserve">both </w:t>
        </w:r>
      </w:ins>
      <w:r w:rsidR="000E7AA4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 xml:space="preserve">CCR mode and </w:t>
      </w:r>
      <w:r w:rsidR="000E7AA4">
        <w:rPr>
          <w:rFonts w:eastAsia="DengXian" w:cs="Times New Roman"/>
          <w:kern w:val="0"/>
          <w:sz w:val="24"/>
          <w:szCs w:val="24"/>
        </w:rPr>
        <w:t xml:space="preserve">the </w:t>
      </w:r>
      <w:r w:rsidRPr="008D6A47">
        <w:rPr>
          <w:rFonts w:eastAsia="DengXian" w:cs="Times New Roman"/>
          <w:kern w:val="0"/>
          <w:sz w:val="24"/>
          <w:szCs w:val="24"/>
        </w:rPr>
        <w:t>CCA mode</w:t>
      </w:r>
      <w:del w:id="194" w:author="Cheng, Jiangtao" w:date="2021-07-18T15:16:00Z">
        <w:r w:rsidDel="00C81D86">
          <w:rPr>
            <w:rFonts w:eastAsia="DengXian" w:cs="Times New Roman"/>
            <w:kern w:val="0"/>
            <w:sz w:val="24"/>
            <w:szCs w:val="24"/>
          </w:rPr>
          <w:delText>,</w:delText>
        </w:r>
        <w:r w:rsidRPr="008D6A47" w:rsidDel="00C81D86">
          <w:rPr>
            <w:rFonts w:eastAsia="DengXian" w:cs="Times New Roman"/>
            <w:kern w:val="0"/>
            <w:sz w:val="24"/>
            <w:szCs w:val="24"/>
          </w:rPr>
          <w:delText xml:space="preserve"> respectively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. And we </w:t>
      </w:r>
      <w:r>
        <w:rPr>
          <w:rFonts w:eastAsia="DengXian" w:cs="Times New Roman"/>
          <w:kern w:val="0"/>
          <w:sz w:val="24"/>
          <w:szCs w:val="24"/>
        </w:rPr>
        <w:t>f</w:t>
      </w:r>
      <w:r w:rsidR="000E7AA4">
        <w:rPr>
          <w:rFonts w:eastAsia="DengXian" w:cs="Times New Roman"/>
          <w:kern w:val="0"/>
          <w:sz w:val="24"/>
          <w:szCs w:val="24"/>
        </w:rPr>
        <w:t>oun</w:t>
      </w:r>
      <w:r>
        <w:rPr>
          <w:rFonts w:eastAsia="DengXian" w:cs="Times New Roman"/>
          <w:kern w:val="0"/>
          <w:sz w:val="24"/>
          <w:szCs w:val="24"/>
        </w:rPr>
        <w:t>d that the droplet surface temperature predicted by the thermal circuit model match</w:t>
      </w:r>
      <w:r w:rsidR="000E7AA4">
        <w:rPr>
          <w:rFonts w:eastAsia="DengXian" w:cs="Times New Roman"/>
          <w:kern w:val="0"/>
          <w:sz w:val="24"/>
          <w:szCs w:val="24"/>
        </w:rPr>
        <w:t>es</w:t>
      </w:r>
      <w:r>
        <w:rPr>
          <w:rFonts w:eastAsia="DengXian" w:cs="Times New Roman"/>
          <w:kern w:val="0"/>
          <w:sz w:val="24"/>
          <w:szCs w:val="24"/>
        </w:rPr>
        <w:t xml:space="preserve"> well with the experimental results. Both the evaporation rates from </w:t>
      </w:r>
      <w:r w:rsidR="000E7AA4">
        <w:rPr>
          <w:rFonts w:eastAsia="DengXian" w:cs="Times New Roman"/>
          <w:kern w:val="0"/>
          <w:sz w:val="24"/>
          <w:szCs w:val="24"/>
        </w:rPr>
        <w:t xml:space="preserve">the </w:t>
      </w:r>
      <w:r>
        <w:rPr>
          <w:rFonts w:eastAsia="DengXian" w:cs="Times New Roman"/>
          <w:kern w:val="0"/>
          <w:sz w:val="24"/>
          <w:szCs w:val="24"/>
        </w:rPr>
        <w:t>droplet cap</w:t>
      </w:r>
      <w:r w:rsidR="000E7AA4">
        <w:rPr>
          <w:rFonts w:eastAsia="DengXian" w:cs="Times New Roman"/>
          <w:kern w:val="0"/>
          <w:sz w:val="24"/>
          <w:szCs w:val="24"/>
        </w:rPr>
        <w:t xml:space="preserve"> surface</w:t>
      </w:r>
      <w:r>
        <w:rPr>
          <w:rFonts w:eastAsia="DengXian" w:cs="Times New Roman"/>
          <w:kern w:val="0"/>
          <w:sz w:val="24"/>
          <w:szCs w:val="24"/>
        </w:rPr>
        <w:t xml:space="preserve"> and </w:t>
      </w:r>
      <w:r w:rsidR="000E7AA4">
        <w:rPr>
          <w:rFonts w:eastAsia="DengXian" w:cs="Times New Roman"/>
          <w:kern w:val="0"/>
          <w:sz w:val="24"/>
          <w:szCs w:val="24"/>
        </w:rPr>
        <w:t xml:space="preserve">the </w:t>
      </w:r>
      <w:r>
        <w:rPr>
          <w:rFonts w:eastAsia="DengXian" w:cs="Times New Roman"/>
          <w:kern w:val="0"/>
          <w:sz w:val="24"/>
          <w:szCs w:val="24"/>
        </w:rPr>
        <w:t xml:space="preserve">base surface decrease during </w:t>
      </w:r>
      <w:ins w:id="195" w:author="Cheng, Jiangtao" w:date="2021-07-18T15:16:00Z">
        <w:r w:rsidR="00C81D86">
          <w:rPr>
            <w:rFonts w:eastAsia="DengXian" w:cs="Times New Roman"/>
            <w:kern w:val="0"/>
            <w:sz w:val="24"/>
            <w:szCs w:val="24"/>
          </w:rPr>
          <w:t xml:space="preserve">droplet </w:t>
        </w:r>
      </w:ins>
      <w:del w:id="196" w:author="Cheng, Jiangtao" w:date="2021-07-18T15:16:00Z">
        <w:r w:rsidDel="00C81D86">
          <w:rPr>
            <w:rFonts w:eastAsia="DengXian" w:cs="Times New Roman"/>
            <w:kern w:val="0"/>
            <w:sz w:val="24"/>
            <w:szCs w:val="24"/>
          </w:rPr>
          <w:delText xml:space="preserve">the </w:delText>
        </w:r>
      </w:del>
      <w:r>
        <w:rPr>
          <w:rFonts w:eastAsia="DengXian" w:cs="Times New Roman"/>
          <w:kern w:val="0"/>
          <w:sz w:val="24"/>
          <w:szCs w:val="24"/>
        </w:rPr>
        <w:t xml:space="preserve">evaporation. The decrease of the evaporation rate from </w:t>
      </w:r>
      <w:r w:rsidR="00932FB8">
        <w:rPr>
          <w:rFonts w:eastAsia="DengXian" w:cs="Times New Roman"/>
          <w:kern w:val="0"/>
          <w:sz w:val="24"/>
          <w:szCs w:val="24"/>
        </w:rPr>
        <w:t xml:space="preserve">the </w:t>
      </w:r>
      <w:r>
        <w:rPr>
          <w:rFonts w:eastAsia="DengXian" w:cs="Times New Roman"/>
          <w:kern w:val="0"/>
          <w:sz w:val="24"/>
          <w:szCs w:val="24"/>
        </w:rPr>
        <w:t xml:space="preserve">droplet base surface </w:t>
      </w:r>
      <w:proofErr w:type="gramStart"/>
      <w:ins w:id="197" w:author="Cheng, Jiangtao" w:date="2021-07-18T15:18:00Z">
        <w:r w:rsidR="00C81D86">
          <w:rPr>
            <w:rFonts w:eastAsia="DengXian" w:cs="Times New Roman"/>
            <w:kern w:val="0"/>
            <w:sz w:val="24"/>
            <w:szCs w:val="24"/>
          </w:rPr>
          <w:t>contribute</w:t>
        </w:r>
      </w:ins>
      <w:proofErr w:type="gramEnd"/>
      <w:del w:id="198" w:author="Cheng, Jiangtao" w:date="2021-07-18T15:18:00Z">
        <w:r w:rsidDel="00C81D86">
          <w:rPr>
            <w:rFonts w:eastAsia="DengXian" w:cs="Times New Roman"/>
            <w:kern w:val="0"/>
            <w:sz w:val="24"/>
            <w:szCs w:val="24"/>
          </w:rPr>
          <w:delText>dominate</w:delText>
        </w:r>
      </w:del>
      <w:r>
        <w:rPr>
          <w:rFonts w:eastAsia="DengXian" w:cs="Times New Roman"/>
          <w:kern w:val="0"/>
          <w:sz w:val="24"/>
          <w:szCs w:val="24"/>
        </w:rPr>
        <w:t>s</w:t>
      </w:r>
      <w:ins w:id="199" w:author="Cheng, Jiangtao" w:date="2021-07-18T15:18:00Z">
        <w:r w:rsidR="00C81D86">
          <w:rPr>
            <w:rFonts w:eastAsia="DengXian" w:cs="Times New Roman"/>
            <w:kern w:val="0"/>
            <w:sz w:val="24"/>
            <w:szCs w:val="24"/>
          </w:rPr>
          <w:t xml:space="preserve"> more to</w:t>
        </w:r>
      </w:ins>
      <w:r>
        <w:rPr>
          <w:rFonts w:eastAsia="DengXian" w:cs="Times New Roman"/>
          <w:kern w:val="0"/>
          <w:sz w:val="24"/>
          <w:szCs w:val="24"/>
        </w:rPr>
        <w:t xml:space="preserve"> the decrease of </w:t>
      </w:r>
      <w:ins w:id="200" w:author="Cheng, Jiangtao" w:date="2021-07-18T15:18:00Z">
        <w:r w:rsidR="00C81D86">
          <w:rPr>
            <w:rFonts w:eastAsia="DengXian" w:cs="Times New Roman"/>
            <w:kern w:val="0"/>
            <w:sz w:val="24"/>
            <w:szCs w:val="24"/>
          </w:rPr>
          <w:t xml:space="preserve">the </w:t>
        </w:r>
      </w:ins>
      <w:r>
        <w:rPr>
          <w:rFonts w:eastAsia="DengXian" w:cs="Times New Roman"/>
          <w:kern w:val="0"/>
          <w:sz w:val="24"/>
          <w:szCs w:val="24"/>
        </w:rPr>
        <w:t>total evaporation rate in the CCR mode</w:t>
      </w:r>
      <w:r w:rsidR="00932FB8">
        <w:rPr>
          <w:rFonts w:eastAsia="DengXian" w:cs="Times New Roman"/>
          <w:kern w:val="0"/>
          <w:sz w:val="24"/>
          <w:szCs w:val="24"/>
        </w:rPr>
        <w:t>,</w:t>
      </w:r>
      <w:r>
        <w:rPr>
          <w:rFonts w:eastAsia="DengXian" w:cs="Times New Roman"/>
          <w:kern w:val="0"/>
          <w:sz w:val="24"/>
          <w:szCs w:val="24"/>
        </w:rPr>
        <w:t xml:space="preserve"> </w:t>
      </w:r>
      <w:r w:rsidR="00932FB8">
        <w:rPr>
          <w:rFonts w:eastAsia="DengXian" w:cs="Times New Roman"/>
          <w:kern w:val="0"/>
          <w:sz w:val="24"/>
          <w:szCs w:val="24"/>
        </w:rPr>
        <w:t>whereas</w:t>
      </w:r>
      <w:r>
        <w:rPr>
          <w:rFonts w:eastAsia="DengXian" w:cs="Times New Roman"/>
          <w:kern w:val="0"/>
          <w:sz w:val="24"/>
          <w:szCs w:val="24"/>
        </w:rPr>
        <w:t xml:space="preserve"> the decrease of evaporation rate from the droplet cap surface is dominant in the CCA mode. The evaporation ratio </w:t>
      </w:r>
      <w:r w:rsidRPr="008D6A47">
        <w:rPr>
          <w:rFonts w:ascii="Cambria Math" w:eastAsia="DengXian" w:hAnsi="Cambria Math" w:cs="Cambria Math"/>
          <w:kern w:val="0"/>
          <w:sz w:val="24"/>
          <w:szCs w:val="24"/>
        </w:rPr>
        <w:t>𝜑</w:t>
      </w:r>
      <w:r>
        <w:rPr>
          <w:rFonts w:ascii="Cambria Math" w:eastAsia="DengXian" w:hAnsi="Cambria Math" w:cs="Cambria Math"/>
          <w:kern w:val="0"/>
          <w:sz w:val="24"/>
          <w:szCs w:val="24"/>
        </w:rPr>
        <w:t xml:space="preserve"> </w:t>
      </w:r>
      <w:r w:rsidRPr="00F77D9C">
        <w:rPr>
          <w:rFonts w:eastAsia="DengXian" w:cs="Times New Roman"/>
          <w:kern w:val="0"/>
          <w:sz w:val="24"/>
          <w:szCs w:val="24"/>
        </w:rPr>
        <w:t>decrease</w:t>
      </w:r>
      <w:r>
        <w:rPr>
          <w:rFonts w:eastAsia="DengXian" w:cs="Times New Roman"/>
          <w:kern w:val="0"/>
          <w:sz w:val="24"/>
          <w:szCs w:val="24"/>
        </w:rPr>
        <w:t>s in the CCR mode and increases approach</w:t>
      </w:r>
      <w:r w:rsidR="00932FB8">
        <w:rPr>
          <w:rFonts w:eastAsia="DengXian" w:cs="Times New Roman"/>
          <w:kern w:val="0"/>
          <w:sz w:val="24"/>
          <w:szCs w:val="24"/>
        </w:rPr>
        <w:t>ing</w:t>
      </w:r>
      <w:r>
        <w:rPr>
          <w:rFonts w:eastAsia="DengXian" w:cs="Times New Roman"/>
          <w:kern w:val="0"/>
          <w:sz w:val="24"/>
          <w:szCs w:val="24"/>
        </w:rPr>
        <w:t xml:space="preserve"> the end of </w:t>
      </w:r>
      <w:r w:rsidR="00932FB8">
        <w:rPr>
          <w:rFonts w:eastAsia="DengXian" w:cs="Times New Roman"/>
          <w:kern w:val="0"/>
          <w:sz w:val="24"/>
          <w:szCs w:val="24"/>
        </w:rPr>
        <w:t xml:space="preserve">the </w:t>
      </w:r>
      <w:r>
        <w:rPr>
          <w:rFonts w:eastAsia="DengXian" w:cs="Times New Roman"/>
          <w:kern w:val="0"/>
          <w:sz w:val="24"/>
          <w:szCs w:val="24"/>
        </w:rPr>
        <w:t xml:space="preserve">CCA mode. </w:t>
      </w:r>
      <w:r w:rsidRPr="008D6A47">
        <w:rPr>
          <w:rFonts w:eastAsia="DengXian" w:cs="Times New Roman"/>
          <w:kern w:val="0"/>
          <w:sz w:val="24"/>
          <w:szCs w:val="24"/>
        </w:rPr>
        <w:t xml:space="preserve">Then the substrate </w:t>
      </w:r>
      <w:r w:rsidR="00932FB8">
        <w:rPr>
          <w:rFonts w:eastAsia="DengXian" w:cs="Times New Roman"/>
          <w:kern w:val="0"/>
          <w:sz w:val="24"/>
          <w:szCs w:val="24"/>
        </w:rPr>
        <w:t>was</w:t>
      </w:r>
      <w:r w:rsidRPr="008D6A47">
        <w:rPr>
          <w:rFonts w:eastAsia="DengXian" w:cs="Times New Roman"/>
          <w:kern w:val="0"/>
          <w:sz w:val="24"/>
          <w:szCs w:val="24"/>
        </w:rPr>
        <w:t xml:space="preserve"> further heated from 80 °C to 120 °C until a </w:t>
      </w:r>
      <w:r w:rsidR="00932FB8">
        <w:rPr>
          <w:rFonts w:eastAsia="DengXian" w:cs="Times New Roman"/>
          <w:kern w:val="0"/>
          <w:sz w:val="24"/>
          <w:szCs w:val="24"/>
        </w:rPr>
        <w:t xml:space="preserve">further </w:t>
      </w:r>
      <w:r w:rsidRPr="008D6A47">
        <w:rPr>
          <w:rFonts w:eastAsia="DengXian" w:cs="Times New Roman"/>
          <w:kern w:val="0"/>
          <w:sz w:val="24"/>
          <w:szCs w:val="24"/>
        </w:rPr>
        <w:t xml:space="preserve">small </w:t>
      </w:r>
      <w:ins w:id="201" w:author="Cheng, Jiangtao" w:date="2021-07-18T15:26:00Z">
        <w:r w:rsidR="00B86971">
          <w:rPr>
            <w:rFonts w:eastAsia="DengXian" w:cs="Times New Roman"/>
            <w:kern w:val="0"/>
            <w:sz w:val="24"/>
            <w:szCs w:val="24"/>
          </w:rPr>
          <w:t>increase</w:t>
        </w:r>
      </w:ins>
      <w:del w:id="202" w:author="Cheng, Jiangtao" w:date="2021-07-18T15:26:00Z">
        <w:r w:rsidRPr="008D6A47" w:rsidDel="00B86971">
          <w:rPr>
            <w:rFonts w:eastAsia="DengXian" w:cs="Times New Roman"/>
            <w:kern w:val="0"/>
            <w:sz w:val="24"/>
            <w:szCs w:val="24"/>
          </w:rPr>
          <w:delText>rise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of the substrate temperature w</w:t>
      </w:r>
      <w:r w:rsidR="00932FB8">
        <w:rPr>
          <w:rFonts w:eastAsia="DengXian" w:cs="Times New Roman"/>
          <w:kern w:val="0"/>
          <w:sz w:val="24"/>
          <w:szCs w:val="24"/>
        </w:rPr>
        <w:t>ould otherwise</w:t>
      </w:r>
      <w:r w:rsidRPr="008D6A47">
        <w:rPr>
          <w:rFonts w:eastAsia="DengXian" w:cs="Times New Roman"/>
          <w:kern w:val="0"/>
          <w:sz w:val="24"/>
          <w:szCs w:val="24"/>
        </w:rPr>
        <w:t xml:space="preserve"> lead to the boiling of the droplet. </w:t>
      </w:r>
      <w:r w:rsidR="00BA5037">
        <w:rPr>
          <w:rFonts w:eastAsia="DengXian" w:cs="Times New Roman"/>
          <w:kern w:val="0"/>
          <w:sz w:val="24"/>
          <w:szCs w:val="24"/>
        </w:rPr>
        <w:t>A remarkable d</w:t>
      </w:r>
      <w:r w:rsidRPr="008D6A47">
        <w:rPr>
          <w:rFonts w:eastAsia="DengXian" w:cs="Times New Roman"/>
          <w:kern w:val="0"/>
          <w:sz w:val="24"/>
          <w:szCs w:val="24"/>
        </w:rPr>
        <w:t>eviation between the experimental</w:t>
      </w:r>
      <w:r w:rsidR="00BA5037">
        <w:rPr>
          <w:rFonts w:eastAsia="DengXian" w:cs="Times New Roman"/>
          <w:kern w:val="0"/>
          <w:sz w:val="24"/>
          <w:szCs w:val="24"/>
        </w:rPr>
        <w:t>ly</w:t>
      </w:r>
      <w:r w:rsidRPr="008D6A47">
        <w:rPr>
          <w:rFonts w:eastAsia="DengXian" w:cs="Times New Roman"/>
          <w:kern w:val="0"/>
          <w:sz w:val="24"/>
          <w:szCs w:val="24"/>
        </w:rPr>
        <w:t xml:space="preserve"> measured droplet surface temperature and the </w:t>
      </w:r>
      <w:del w:id="203" w:author="Cheng, Jiangtao" w:date="2021-07-18T15:27:00Z">
        <w:r w:rsidRPr="008D6A47" w:rsidDel="00B86971">
          <w:rPr>
            <w:rFonts w:eastAsia="DengXian" w:cs="Times New Roman"/>
            <w:kern w:val="0"/>
            <w:sz w:val="24"/>
            <w:szCs w:val="24"/>
          </w:rPr>
          <w:delText xml:space="preserve">predicted </w:delText>
        </w:r>
      </w:del>
      <w:r w:rsidR="00BA5037">
        <w:rPr>
          <w:rFonts w:eastAsia="DengXian" w:cs="Times New Roman"/>
          <w:kern w:val="0"/>
          <w:sz w:val="24"/>
          <w:szCs w:val="24"/>
        </w:rPr>
        <w:t>one</w:t>
      </w:r>
      <w:ins w:id="204" w:author="Cheng, Jiangtao" w:date="2021-07-18T15:27:00Z">
        <w:r w:rsidR="00B86971" w:rsidRPr="00B86971">
          <w:rPr>
            <w:rFonts w:eastAsia="DengXian" w:cs="Times New Roman"/>
            <w:kern w:val="0"/>
            <w:sz w:val="24"/>
            <w:szCs w:val="24"/>
          </w:rPr>
          <w:t xml:space="preserve"> </w:t>
        </w:r>
        <w:r w:rsidR="00B86971" w:rsidRPr="008D6A47">
          <w:rPr>
            <w:rFonts w:eastAsia="DengXian" w:cs="Times New Roman"/>
            <w:kern w:val="0"/>
            <w:sz w:val="24"/>
            <w:szCs w:val="24"/>
          </w:rPr>
          <w:t>predicted</w:t>
        </w:r>
        <w:r w:rsidR="00B86971">
          <w:rPr>
            <w:rFonts w:eastAsia="DengXian" w:cs="Times New Roman"/>
            <w:kern w:val="0"/>
            <w:sz w:val="24"/>
            <w:szCs w:val="24"/>
          </w:rPr>
          <w:t xml:space="preserve"> by thermal circuit analysis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r w:rsidR="00BA5037">
        <w:rPr>
          <w:rFonts w:eastAsia="DengXian" w:cs="Times New Roman"/>
          <w:kern w:val="0"/>
          <w:sz w:val="24"/>
          <w:szCs w:val="24"/>
        </w:rPr>
        <w:t>wa</w:t>
      </w:r>
      <w:r w:rsidRPr="008D6A47">
        <w:rPr>
          <w:rFonts w:eastAsia="DengXian" w:cs="Times New Roman"/>
          <w:kern w:val="0"/>
          <w:sz w:val="24"/>
          <w:szCs w:val="24"/>
        </w:rPr>
        <w:t xml:space="preserve">s observed for droplet evaporation at such </w:t>
      </w:r>
      <w:ins w:id="205" w:author="Cheng, Jiangtao" w:date="2021-07-18T15:28:00Z">
        <w:r w:rsidR="00B86971">
          <w:rPr>
            <w:rFonts w:eastAsia="DengXian" w:cs="Times New Roman"/>
            <w:kern w:val="0"/>
            <w:sz w:val="24"/>
            <w:szCs w:val="24"/>
          </w:rPr>
          <w:t xml:space="preserve">a </w:t>
        </w:r>
      </w:ins>
      <w:r w:rsidRPr="008D6A47">
        <w:rPr>
          <w:rFonts w:eastAsia="DengXian" w:cs="Times New Roman"/>
          <w:kern w:val="0"/>
          <w:sz w:val="24"/>
          <w:szCs w:val="24"/>
        </w:rPr>
        <w:t xml:space="preserve">high </w:t>
      </w:r>
      <w:r w:rsidR="00BA5037" w:rsidRPr="008D6A47">
        <w:rPr>
          <w:rFonts w:eastAsia="DengXian" w:cs="Times New Roman"/>
          <w:kern w:val="0"/>
          <w:sz w:val="24"/>
          <w:szCs w:val="24"/>
        </w:rPr>
        <w:t>substrate</w:t>
      </w:r>
      <w:r w:rsidR="00BA5037">
        <w:rPr>
          <w:rFonts w:eastAsia="DengXian" w:cs="Times New Roman"/>
          <w:kern w:val="0"/>
          <w:sz w:val="24"/>
          <w:szCs w:val="24"/>
        </w:rPr>
        <w:t xml:space="preserve"> </w:t>
      </w:r>
      <w:r w:rsidRPr="008D6A47">
        <w:rPr>
          <w:rFonts w:eastAsia="DengXian" w:cs="Times New Roman"/>
          <w:kern w:val="0"/>
          <w:sz w:val="24"/>
          <w:szCs w:val="24"/>
        </w:rPr>
        <w:t>temperature</w:t>
      </w:r>
      <w:ins w:id="206" w:author="Cheng, Jiangtao" w:date="2021-07-18T15:29:00Z">
        <w:r w:rsidR="00B86971">
          <w:rPr>
            <w:rFonts w:eastAsia="DengXian" w:cs="Times New Roman"/>
            <w:kern w:val="0"/>
            <w:sz w:val="24"/>
            <w:szCs w:val="24"/>
          </w:rPr>
          <w:t>,</w:t>
        </w:r>
      </w:ins>
      <w:del w:id="207" w:author="Cheng, Jiangtao" w:date="2021-07-18T15:28:00Z">
        <w:r w:rsidRPr="008D6A47" w:rsidDel="00B86971">
          <w:rPr>
            <w:rFonts w:eastAsia="DengXian" w:cs="Times New Roman"/>
            <w:kern w:val="0"/>
            <w:sz w:val="24"/>
            <w:szCs w:val="24"/>
          </w:rPr>
          <w:delText>s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be</w:t>
      </w:r>
      <w:ins w:id="208" w:author="Cheng, Jiangtao" w:date="2021-07-18T15:29:00Z">
        <w:r w:rsidR="00B86971">
          <w:rPr>
            <w:rFonts w:eastAsia="DengXian" w:cs="Times New Roman"/>
            <w:kern w:val="0"/>
            <w:sz w:val="24"/>
            <w:szCs w:val="24"/>
          </w:rPr>
          <w:t>ing that</w:t>
        </w:r>
      </w:ins>
      <w:del w:id="209" w:author="Cheng, Jiangtao" w:date="2021-07-18T15:29:00Z">
        <w:r w:rsidRPr="008D6A47" w:rsidDel="00B86971">
          <w:rPr>
            <w:rFonts w:eastAsia="DengXian" w:cs="Times New Roman"/>
            <w:kern w:val="0"/>
            <w:sz w:val="24"/>
            <w:szCs w:val="24"/>
          </w:rPr>
          <w:delText>cause of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 the internal fluid </w:t>
      </w:r>
      <w:r w:rsidR="00BA5037">
        <w:rPr>
          <w:rFonts w:eastAsia="DengXian" w:cs="Times New Roman"/>
          <w:kern w:val="0"/>
          <w:sz w:val="24"/>
          <w:szCs w:val="24"/>
        </w:rPr>
        <w:t xml:space="preserve">convection </w:t>
      </w:r>
      <w:r w:rsidR="00BA5037" w:rsidRPr="00F81AF9">
        <w:rPr>
          <w:rFonts w:eastAsia="DengXian" w:cs="Times New Roman"/>
          <w:i/>
          <w:iCs/>
          <w:kern w:val="0"/>
          <w:sz w:val="24"/>
          <w:szCs w:val="24"/>
        </w:rPr>
        <w:t>i.e</w:t>
      </w:r>
      <w:r w:rsidR="00BA5037">
        <w:rPr>
          <w:rFonts w:eastAsia="DengXian" w:cs="Times New Roman"/>
          <w:kern w:val="0"/>
          <w:sz w:val="24"/>
          <w:szCs w:val="24"/>
        </w:rPr>
        <w:t>., Marangoni effect</w:t>
      </w:r>
      <w:r w:rsidR="003B357A">
        <w:rPr>
          <w:rFonts w:eastAsia="DengXian" w:cs="Times New Roman"/>
          <w:kern w:val="0"/>
          <w:sz w:val="24"/>
          <w:szCs w:val="24"/>
        </w:rPr>
        <w:fldChar w:fldCharType="begin"/>
      </w:r>
      <w:r w:rsidR="00D07192">
        <w:rPr>
          <w:rFonts w:eastAsia="DengXian" w:cs="Times New Roman"/>
          <w:kern w:val="0"/>
          <w:sz w:val="24"/>
          <w:szCs w:val="24"/>
        </w:rPr>
        <w:instrText xml:space="preserve"> ADDIN EN.CITE &lt;EndNote&gt;&lt;Cite&gt;&lt;Author&gt;Tam&lt;/Author&gt;&lt;Year&gt;2009&lt;/Year&gt;&lt;RecNum&gt;99&lt;/RecNum&gt;&lt;DisplayText&gt;[43]&lt;/DisplayText&gt;&lt;record&gt;&lt;rec-number&gt;99&lt;/rec-number&gt;&lt;foreign-keys&gt;&lt;key app="EN" db-id="dzwapvwscfr509edaz9xzdtgzvpvrvftxers" timestamp="1624808193"&gt;99&lt;/key&gt;&lt;/foreign-keys&gt;&lt;ref-type name="Journal Article"&gt;17&lt;/ref-type&gt;&lt;contributors&gt;&lt;authors&gt;&lt;author&gt;Tam, Daniel&lt;/author&gt;&lt;author&gt;von Arnim, Volkmar&lt;/author&gt;&lt;author&gt;McKinley, G. H.&lt;/author&gt;&lt;author&gt;Hosoi, A. E.&lt;/author&gt;&lt;/authors&gt;&lt;/contributors&gt;&lt;titles&gt;&lt;title&gt;Marangoni convection in droplets on superhydrophobic surfaces&lt;/title&gt;&lt;secondary-title&gt;Journal of Fluid Mechanics&lt;/secondary-title&gt;&lt;/titles&gt;&lt;periodical&gt;&lt;full-title&gt;Journal of Fluid Mechanics&lt;/full-title&gt;&lt;/periodical&gt;&lt;pages&gt;101-123&lt;/pages&gt;&lt;volume&gt;624&lt;/volume&gt;&lt;section&gt;101&lt;/section&gt;&lt;dates&gt;&lt;year&gt;2009&lt;/year&gt;&lt;/dates&gt;&lt;isbn&gt;0022-1120&amp;#xD;1469-7645&lt;/isbn&gt;&lt;urls&gt;&lt;/urls&gt;&lt;electronic-resource-num&gt;10.1017/s0022112008005053&lt;/electronic-resource-num&gt;&lt;/record&gt;&lt;/Cite&gt;&lt;/EndNote&gt;</w:instrText>
      </w:r>
      <w:r w:rsidR="003B357A">
        <w:rPr>
          <w:rFonts w:eastAsia="DengXian" w:cs="Times New Roman"/>
          <w:kern w:val="0"/>
          <w:sz w:val="24"/>
          <w:szCs w:val="24"/>
        </w:rPr>
        <w:fldChar w:fldCharType="separate"/>
      </w:r>
      <w:r w:rsidR="00D07192">
        <w:rPr>
          <w:rFonts w:eastAsia="DengXian" w:cs="Times New Roman"/>
          <w:noProof/>
          <w:kern w:val="0"/>
          <w:sz w:val="24"/>
          <w:szCs w:val="24"/>
        </w:rPr>
        <w:t>[</w:t>
      </w:r>
      <w:hyperlink w:anchor="_ENREF_43" w:tooltip="Tam, 2009 #99" w:history="1">
        <w:r w:rsidR="00A52F80">
          <w:rPr>
            <w:rFonts w:eastAsia="DengXian" w:cs="Times New Roman"/>
            <w:noProof/>
            <w:kern w:val="0"/>
            <w:sz w:val="24"/>
            <w:szCs w:val="24"/>
          </w:rPr>
          <w:t>43</w:t>
        </w:r>
      </w:hyperlink>
      <w:r w:rsidR="00D07192">
        <w:rPr>
          <w:rFonts w:eastAsia="DengXian" w:cs="Times New Roman"/>
          <w:noProof/>
          <w:kern w:val="0"/>
          <w:sz w:val="24"/>
          <w:szCs w:val="24"/>
        </w:rPr>
        <w:t>]</w:t>
      </w:r>
      <w:r w:rsidR="003B357A">
        <w:rPr>
          <w:rFonts w:eastAsia="DengXian" w:cs="Times New Roman"/>
          <w:kern w:val="0"/>
          <w:sz w:val="24"/>
          <w:szCs w:val="24"/>
        </w:rPr>
        <w:fldChar w:fldCharType="end"/>
      </w:r>
      <w:r w:rsidR="00BA5037">
        <w:rPr>
          <w:rFonts w:eastAsia="DengXian" w:cs="Times New Roman"/>
          <w:kern w:val="0"/>
          <w:sz w:val="24"/>
          <w:szCs w:val="24"/>
        </w:rPr>
        <w:t>,</w:t>
      </w:r>
      <w:r w:rsidRPr="008D6A47">
        <w:rPr>
          <w:rFonts w:eastAsia="DengXian" w:cs="Times New Roman"/>
          <w:kern w:val="0"/>
          <w:sz w:val="24"/>
          <w:szCs w:val="24"/>
        </w:rPr>
        <w:t xml:space="preserve"> of the water droplet</w:t>
      </w:r>
      <w:ins w:id="210" w:author="Cheng, Jiangtao" w:date="2021-07-18T15:30:00Z">
        <w:r w:rsidR="00B86971">
          <w:rPr>
            <w:rFonts w:eastAsia="DengXian" w:cs="Times New Roman"/>
            <w:kern w:val="0"/>
            <w:sz w:val="24"/>
            <w:szCs w:val="24"/>
          </w:rPr>
          <w:t xml:space="preserve"> </w:t>
        </w:r>
      </w:ins>
      <w:ins w:id="211" w:author="Cheng, Jiangtao" w:date="2021-07-18T15:31:00Z">
        <w:r w:rsidR="00005B63">
          <w:rPr>
            <w:rFonts w:eastAsia="DengXian" w:cs="Times New Roman"/>
            <w:kern w:val="0"/>
            <w:sz w:val="24"/>
            <w:szCs w:val="24"/>
          </w:rPr>
          <w:t xml:space="preserve">starts </w:t>
        </w:r>
      </w:ins>
      <w:ins w:id="212" w:author="Cheng, Jiangtao" w:date="2021-07-18T15:30:00Z">
        <w:r w:rsidR="00B86971">
          <w:rPr>
            <w:rFonts w:eastAsia="DengXian" w:cs="Times New Roman"/>
            <w:kern w:val="0"/>
            <w:sz w:val="24"/>
            <w:szCs w:val="24"/>
          </w:rPr>
          <w:t>play</w:t>
        </w:r>
      </w:ins>
      <w:ins w:id="213" w:author="Cheng, Jiangtao" w:date="2021-07-18T15:31:00Z">
        <w:r w:rsidR="00005B63">
          <w:rPr>
            <w:rFonts w:eastAsia="DengXian" w:cs="Times New Roman"/>
            <w:kern w:val="0"/>
            <w:sz w:val="24"/>
            <w:szCs w:val="24"/>
          </w:rPr>
          <w:t>ing</w:t>
        </w:r>
      </w:ins>
      <w:ins w:id="214" w:author="Cheng, Jiangtao" w:date="2021-07-18T15:30:00Z">
        <w:r w:rsidR="00B86971">
          <w:rPr>
            <w:rFonts w:eastAsia="DengXian" w:cs="Times New Roman"/>
            <w:kern w:val="0"/>
            <w:sz w:val="24"/>
            <w:szCs w:val="24"/>
          </w:rPr>
          <w:t xml:space="preserve"> a more important role</w:t>
        </w:r>
      </w:ins>
      <w:r w:rsidRPr="008D6A47">
        <w:rPr>
          <w:rFonts w:eastAsia="DengXian" w:cs="Times New Roman"/>
          <w:kern w:val="0"/>
          <w:sz w:val="24"/>
          <w:szCs w:val="24"/>
        </w:rPr>
        <w:t>.</w:t>
      </w:r>
      <w:r w:rsidR="00BA5037">
        <w:rPr>
          <w:rFonts w:eastAsia="DengXian" w:cs="Times New Roman"/>
          <w:kern w:val="0"/>
          <w:sz w:val="24"/>
          <w:szCs w:val="24"/>
        </w:rPr>
        <w:t xml:space="preserve"> As such,</w:t>
      </w:r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bookmarkStart w:id="215" w:name="_Hlk77268258"/>
      <w:r w:rsidR="00BA5037">
        <w:rPr>
          <w:rFonts w:eastAsia="DengXian" w:cs="Times New Roman"/>
          <w:kern w:val="0"/>
          <w:sz w:val="24"/>
          <w:szCs w:val="24"/>
        </w:rPr>
        <w:t>a</w:t>
      </w:r>
      <w:r w:rsidRPr="008D6A47">
        <w:rPr>
          <w:rFonts w:eastAsia="DengXian" w:cs="Times New Roman"/>
          <w:kern w:val="0"/>
          <w:sz w:val="24"/>
          <w:szCs w:val="24"/>
        </w:rPr>
        <w:t xml:space="preserve">n effective thermal conductivity </w:t>
      </w:r>
      <w:r w:rsidR="00BA5037">
        <w:rPr>
          <w:rFonts w:eastAsia="DengXian" w:cs="Times New Roman"/>
          <w:kern w:val="0"/>
          <w:sz w:val="24"/>
          <w:szCs w:val="24"/>
        </w:rPr>
        <w:t>was</w:t>
      </w:r>
      <w:r w:rsidRPr="008D6A47">
        <w:rPr>
          <w:rFonts w:eastAsia="DengXian" w:cs="Times New Roman"/>
          <w:kern w:val="0"/>
          <w:sz w:val="24"/>
          <w:szCs w:val="24"/>
        </w:rPr>
        <w:t xml:space="preserve"> </w:t>
      </w:r>
      <w:proofErr w:type="gramStart"/>
      <w:ins w:id="216" w:author="Cheng, Jiangtao" w:date="2021-07-18T15:31:00Z">
        <w:r w:rsidR="00005B63">
          <w:rPr>
            <w:rFonts w:eastAsia="DengXian" w:cs="Times New Roman"/>
            <w:kern w:val="0"/>
            <w:sz w:val="24"/>
            <w:szCs w:val="24"/>
          </w:rPr>
          <w:t>adopt</w:t>
        </w:r>
      </w:ins>
      <w:proofErr w:type="gramEnd"/>
      <w:del w:id="217" w:author="Cheng, Jiangtao" w:date="2021-07-18T15:31:00Z">
        <w:r w:rsidRPr="008D6A47" w:rsidDel="00005B63">
          <w:rPr>
            <w:rFonts w:eastAsia="DengXian" w:cs="Times New Roman"/>
            <w:kern w:val="0"/>
            <w:sz w:val="24"/>
            <w:szCs w:val="24"/>
          </w:rPr>
          <w:delText>employ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ed </w:t>
      </w:r>
      <w:r w:rsidR="00BA5037">
        <w:rPr>
          <w:rFonts w:eastAsia="DengXian" w:cs="Times New Roman"/>
          <w:kern w:val="0"/>
          <w:sz w:val="24"/>
          <w:szCs w:val="24"/>
        </w:rPr>
        <w:t xml:space="preserve">by us </w:t>
      </w:r>
      <w:r w:rsidRPr="008D6A47">
        <w:rPr>
          <w:rFonts w:eastAsia="DengXian" w:cs="Times New Roman"/>
          <w:kern w:val="0"/>
          <w:sz w:val="24"/>
          <w:szCs w:val="24"/>
        </w:rPr>
        <w:t xml:space="preserve">as a correction factor </w:t>
      </w:r>
      <w:del w:id="218" w:author="Cheng, Jiangtao" w:date="2021-07-18T15:32:00Z">
        <w:r w:rsidRPr="008D6A47" w:rsidDel="00005B63">
          <w:rPr>
            <w:rFonts w:eastAsia="DengXian" w:cs="Times New Roman"/>
            <w:kern w:val="0"/>
            <w:sz w:val="24"/>
            <w:szCs w:val="24"/>
          </w:rPr>
          <w:delText xml:space="preserve">for the thermal circuit model </w:delText>
        </w:r>
      </w:del>
      <w:r w:rsidRPr="008D6A47">
        <w:rPr>
          <w:rFonts w:eastAsia="DengXian" w:cs="Times New Roman"/>
          <w:kern w:val="0"/>
          <w:sz w:val="24"/>
          <w:szCs w:val="24"/>
        </w:rPr>
        <w:t xml:space="preserve">to </w:t>
      </w:r>
      <w:r w:rsidR="00BA5037">
        <w:rPr>
          <w:rFonts w:eastAsia="DengXian" w:cs="Times New Roman"/>
          <w:kern w:val="0"/>
          <w:sz w:val="24"/>
          <w:szCs w:val="24"/>
        </w:rPr>
        <w:t>account for</w:t>
      </w:r>
      <w:r w:rsidR="00BA5037" w:rsidRPr="008D6A47">
        <w:rPr>
          <w:rFonts w:eastAsia="DengXian" w:cs="Times New Roman"/>
          <w:kern w:val="0"/>
          <w:sz w:val="24"/>
          <w:szCs w:val="24"/>
        </w:rPr>
        <w:t xml:space="preserve"> </w:t>
      </w:r>
      <w:r w:rsidRPr="008D6A47">
        <w:rPr>
          <w:rFonts w:eastAsia="DengXian" w:cs="Times New Roman"/>
          <w:kern w:val="0"/>
          <w:sz w:val="24"/>
          <w:szCs w:val="24"/>
        </w:rPr>
        <w:t>the effect of convection heat transfer in</w:t>
      </w:r>
      <w:r w:rsidR="00BA5037">
        <w:rPr>
          <w:rFonts w:eastAsia="DengXian" w:cs="Times New Roman"/>
          <w:kern w:val="0"/>
          <w:sz w:val="24"/>
          <w:szCs w:val="24"/>
        </w:rPr>
        <w:t>side</w:t>
      </w:r>
      <w:r w:rsidRPr="008D6A47">
        <w:rPr>
          <w:rFonts w:eastAsia="DengXian" w:cs="Times New Roman"/>
          <w:kern w:val="0"/>
          <w:sz w:val="24"/>
          <w:szCs w:val="24"/>
        </w:rPr>
        <w:t xml:space="preserve"> the water droplet. </w:t>
      </w:r>
      <w:bookmarkEnd w:id="215"/>
      <w:r w:rsidR="001C27FA">
        <w:rPr>
          <w:rFonts w:eastAsia="DengXian" w:cs="Times New Roman"/>
          <w:kern w:val="0"/>
          <w:sz w:val="24"/>
          <w:szCs w:val="24"/>
        </w:rPr>
        <w:t xml:space="preserve">The average temperatures of </w:t>
      </w:r>
      <w:r w:rsidR="006A6882">
        <w:rPr>
          <w:rFonts w:eastAsia="DengXian" w:cs="Times New Roman"/>
          <w:kern w:val="0"/>
          <w:sz w:val="24"/>
          <w:szCs w:val="24"/>
        </w:rPr>
        <w:t xml:space="preserve">the </w:t>
      </w:r>
      <w:r w:rsidR="001C27FA">
        <w:rPr>
          <w:rFonts w:eastAsia="DengXian" w:cs="Times New Roman"/>
          <w:kern w:val="0"/>
          <w:sz w:val="24"/>
          <w:szCs w:val="24"/>
        </w:rPr>
        <w:t xml:space="preserve">droplet base surface </w:t>
      </w:r>
      <w:r w:rsidR="006A6882">
        <w:rPr>
          <w:rFonts w:eastAsia="DengXian" w:cs="Times New Roman"/>
          <w:kern w:val="0"/>
          <w:sz w:val="24"/>
          <w:szCs w:val="24"/>
        </w:rPr>
        <w:t>were</w:t>
      </w:r>
      <w:r w:rsidR="001C27FA">
        <w:rPr>
          <w:rFonts w:eastAsia="DengXian" w:cs="Times New Roman"/>
          <w:kern w:val="0"/>
          <w:sz w:val="24"/>
          <w:szCs w:val="24"/>
        </w:rPr>
        <w:t xml:space="preserve"> calculated and the temperature differences between </w:t>
      </w:r>
      <w:r w:rsidR="006A6882">
        <w:rPr>
          <w:rFonts w:eastAsia="DengXian" w:cs="Times New Roman"/>
          <w:kern w:val="0"/>
          <w:sz w:val="24"/>
          <w:szCs w:val="24"/>
        </w:rPr>
        <w:t xml:space="preserve">the </w:t>
      </w:r>
      <w:r w:rsidR="001C27FA">
        <w:rPr>
          <w:rFonts w:eastAsia="DengXian" w:cs="Times New Roman"/>
          <w:kern w:val="0"/>
          <w:sz w:val="24"/>
          <w:szCs w:val="24"/>
        </w:rPr>
        <w:t xml:space="preserve">droplet base and </w:t>
      </w:r>
      <w:r w:rsidR="006A6882">
        <w:rPr>
          <w:rFonts w:eastAsia="DengXian" w:cs="Times New Roman"/>
          <w:kern w:val="0"/>
          <w:sz w:val="24"/>
          <w:szCs w:val="24"/>
        </w:rPr>
        <w:t xml:space="preserve">the </w:t>
      </w:r>
      <w:r w:rsidR="001C27FA">
        <w:rPr>
          <w:rFonts w:eastAsia="DengXian" w:cs="Times New Roman"/>
          <w:kern w:val="0"/>
          <w:sz w:val="24"/>
          <w:szCs w:val="24"/>
        </w:rPr>
        <w:t xml:space="preserve">substrate base </w:t>
      </w:r>
      <w:r w:rsidR="006A6882">
        <w:rPr>
          <w:rFonts w:eastAsia="DengXian" w:cs="Times New Roman"/>
          <w:kern w:val="0"/>
          <w:sz w:val="24"/>
          <w:szCs w:val="24"/>
        </w:rPr>
        <w:t>were</w:t>
      </w:r>
      <w:r w:rsidR="009C6A01">
        <w:rPr>
          <w:rFonts w:eastAsia="DengXian" w:cs="Times New Roman"/>
          <w:kern w:val="0"/>
          <w:sz w:val="24"/>
          <w:szCs w:val="24"/>
        </w:rPr>
        <w:t xml:space="preserve"> about</w:t>
      </w:r>
      <w:r w:rsidR="001C27FA">
        <w:rPr>
          <w:rFonts w:eastAsia="DengXian" w:cs="Times New Roman"/>
          <w:kern w:val="0"/>
          <w:sz w:val="24"/>
          <w:szCs w:val="24"/>
        </w:rPr>
        <w:t xml:space="preserve"> 12.5 °C and 18 °C</w:t>
      </w:r>
      <w:r w:rsidR="006A6882">
        <w:rPr>
          <w:rFonts w:eastAsia="DengXian" w:cs="Times New Roman"/>
          <w:kern w:val="0"/>
          <w:sz w:val="24"/>
          <w:szCs w:val="24"/>
        </w:rPr>
        <w:t>, respectively,</w:t>
      </w:r>
      <w:r w:rsidR="001C27FA">
        <w:rPr>
          <w:rFonts w:eastAsia="DengXian" w:cs="Times New Roman"/>
          <w:kern w:val="0"/>
          <w:sz w:val="24"/>
          <w:szCs w:val="24"/>
        </w:rPr>
        <w:t xml:space="preserve"> for droplet evaporation on substrates heated at 100 °C and 120 °C, which explains the </w:t>
      </w:r>
      <w:r w:rsidR="006A6882">
        <w:rPr>
          <w:rFonts w:eastAsia="DengXian" w:cs="Times New Roman"/>
          <w:kern w:val="0"/>
          <w:sz w:val="24"/>
          <w:szCs w:val="24"/>
        </w:rPr>
        <w:t xml:space="preserve">depressed or delayed </w:t>
      </w:r>
      <w:r w:rsidR="001C27FA">
        <w:rPr>
          <w:rFonts w:eastAsia="DengXian" w:cs="Times New Roman"/>
          <w:kern w:val="0"/>
          <w:sz w:val="24"/>
          <w:szCs w:val="24"/>
        </w:rPr>
        <w:t xml:space="preserve">boiling of droplets on the superheated substrates. This study </w:t>
      </w:r>
      <w:r w:rsidR="009C6A01">
        <w:rPr>
          <w:rFonts w:eastAsia="DengXian" w:cs="Times New Roman"/>
          <w:kern w:val="0"/>
          <w:sz w:val="24"/>
          <w:szCs w:val="24"/>
        </w:rPr>
        <w:t>could deepen our understanding of droplet evaporation on hot micro</w:t>
      </w:r>
      <w:ins w:id="219" w:author="Cheng, Jiangtao" w:date="2021-07-18T12:29:00Z">
        <w:r w:rsidR="00270663">
          <w:rPr>
            <w:rFonts w:eastAsia="DengXian" w:cs="Times New Roman"/>
            <w:kern w:val="0"/>
            <w:sz w:val="24"/>
            <w:szCs w:val="24"/>
          </w:rPr>
          <w:t>-</w:t>
        </w:r>
      </w:ins>
      <w:r w:rsidR="009C6A01">
        <w:rPr>
          <w:rFonts w:eastAsia="DengXian" w:cs="Times New Roman"/>
          <w:kern w:val="0"/>
          <w:sz w:val="24"/>
          <w:szCs w:val="24"/>
        </w:rPr>
        <w:t xml:space="preserve">structured </w:t>
      </w:r>
      <w:del w:id="220" w:author="Cheng, Jiangtao" w:date="2021-07-18T12:29:00Z">
        <w:r w:rsidR="009C6A01" w:rsidDel="00270663">
          <w:rPr>
            <w:rFonts w:eastAsia="DengXian" w:cs="Times New Roman"/>
            <w:kern w:val="0"/>
            <w:sz w:val="24"/>
            <w:szCs w:val="24"/>
          </w:rPr>
          <w:delText xml:space="preserve">superhydrophobic </w:delText>
        </w:r>
      </w:del>
      <w:r w:rsidR="009C6A01">
        <w:rPr>
          <w:rFonts w:eastAsia="DengXian" w:cs="Times New Roman"/>
          <w:kern w:val="0"/>
          <w:sz w:val="24"/>
          <w:szCs w:val="24"/>
        </w:rPr>
        <w:t xml:space="preserve">surfaces and </w:t>
      </w:r>
      <w:r w:rsidR="009C6A01" w:rsidRPr="008D6A47">
        <w:rPr>
          <w:rFonts w:eastAsia="DengXian" w:cs="Times New Roman"/>
          <w:kern w:val="0"/>
          <w:sz w:val="24"/>
          <w:szCs w:val="24"/>
        </w:rPr>
        <w:t xml:space="preserve">provide us a potential way to control the sessile droplet evaporation on non-wetting surfaces. </w:t>
      </w:r>
    </w:p>
    <w:p w14:paraId="2E20C056" w14:textId="09724E94" w:rsidR="00C43C1E" w:rsidRPr="00C43C1E" w:rsidRDefault="00C43C1E" w:rsidP="008D6A47">
      <w:pPr>
        <w:spacing w:line="360" w:lineRule="auto"/>
        <w:rPr>
          <w:rFonts w:eastAsia="DengXian" w:cs="Times New Roman"/>
          <w:b/>
          <w:bCs/>
          <w:iCs/>
          <w:sz w:val="24"/>
          <w:szCs w:val="28"/>
        </w:rPr>
      </w:pPr>
      <w:r w:rsidRPr="00C43C1E">
        <w:rPr>
          <w:rFonts w:eastAsia="DengXian" w:cs="Times New Roman"/>
          <w:b/>
          <w:bCs/>
          <w:iCs/>
          <w:sz w:val="24"/>
          <w:szCs w:val="28"/>
        </w:rPr>
        <w:lastRenderedPageBreak/>
        <w:t>2. Experimental methodology</w:t>
      </w:r>
    </w:p>
    <w:p w14:paraId="397F7D15" w14:textId="0DCF36D0" w:rsidR="00C43C1E" w:rsidRPr="00C111B2" w:rsidRDefault="00C43C1E" w:rsidP="00C43C1E">
      <w:pPr>
        <w:spacing w:line="360" w:lineRule="auto"/>
        <w:rPr>
          <w:rFonts w:eastAsia="DengXian" w:cs="Times New Roman"/>
          <w:b/>
          <w:bCs/>
          <w:iCs/>
          <w:sz w:val="24"/>
          <w:szCs w:val="28"/>
        </w:rPr>
      </w:pPr>
      <w:r w:rsidRPr="00C111B2">
        <w:rPr>
          <w:rFonts w:eastAsia="DengXian" w:cs="Times New Roman"/>
          <w:b/>
          <w:bCs/>
          <w:iCs/>
          <w:sz w:val="24"/>
          <w:szCs w:val="28"/>
        </w:rPr>
        <w:t>2.1 Substrates</w:t>
      </w:r>
      <w:ins w:id="221" w:author="Cheng, Jiangtao" w:date="2021-07-18T15:59:00Z">
        <w:r w:rsidR="007A2ACA">
          <w:rPr>
            <w:rFonts w:eastAsia="DengXian" w:cs="Times New Roman"/>
            <w:b/>
            <w:bCs/>
            <w:iCs/>
            <w:sz w:val="24"/>
            <w:szCs w:val="28"/>
          </w:rPr>
          <w:t xml:space="preserve"> with micropillars</w:t>
        </w:r>
      </w:ins>
    </w:p>
    <w:p w14:paraId="6AEE604C" w14:textId="674C31D6" w:rsidR="00C43C1E" w:rsidRPr="00C43C1E" w:rsidRDefault="005A75B8" w:rsidP="00856045">
      <w:pPr>
        <w:spacing w:line="360" w:lineRule="auto"/>
        <w:ind w:firstLine="360"/>
        <w:rPr>
          <w:rFonts w:eastAsia="DengXian" w:cs="Times New Roman"/>
          <w:iCs/>
          <w:sz w:val="24"/>
          <w:szCs w:val="28"/>
        </w:rPr>
      </w:pPr>
      <w:ins w:id="222" w:author="Cheng, Jiangtao" w:date="2021-07-18T15:57:00Z">
        <w:r>
          <w:rPr>
            <w:rFonts w:eastAsia="DengXian" w:cs="Times New Roman"/>
            <w:iCs/>
            <w:sz w:val="24"/>
            <w:szCs w:val="28"/>
          </w:rPr>
          <w:t xml:space="preserve">Micropillars patterned on </w:t>
        </w:r>
      </w:ins>
      <w:ins w:id="223" w:author="Cheng, Jiangtao" w:date="2021-07-18T15:59:00Z">
        <w:r w:rsidR="007A2ACA">
          <w:rPr>
            <w:rFonts w:eastAsia="DengXian" w:cs="Times New Roman"/>
            <w:iCs/>
            <w:sz w:val="24"/>
            <w:szCs w:val="28"/>
          </w:rPr>
          <w:t xml:space="preserve">a </w:t>
        </w:r>
      </w:ins>
      <w:ins w:id="224" w:author="Cheng, Jiangtao" w:date="2021-07-18T15:57:00Z">
        <w:r>
          <w:rPr>
            <w:rFonts w:eastAsia="DengXian" w:cs="Times New Roman"/>
            <w:iCs/>
            <w:sz w:val="24"/>
            <w:szCs w:val="28"/>
          </w:rPr>
          <w:t>s</w:t>
        </w:r>
      </w:ins>
      <w:del w:id="225" w:author="Cheng, Jiangtao" w:date="2021-07-18T15:57:00Z">
        <w:r w:rsidR="00882062" w:rsidDel="005A75B8">
          <w:rPr>
            <w:rFonts w:eastAsia="DengXian" w:cs="Times New Roman"/>
            <w:iCs/>
            <w:sz w:val="24"/>
            <w:szCs w:val="28"/>
          </w:rPr>
          <w:delText>S</w:delText>
        </w:r>
      </w:del>
      <w:r w:rsidR="00882062">
        <w:rPr>
          <w:rFonts w:eastAsia="DengXian" w:cs="Times New Roman"/>
          <w:iCs/>
          <w:sz w:val="24"/>
          <w:szCs w:val="28"/>
        </w:rPr>
        <w:t>ilicon</w:t>
      </w:r>
      <w:del w:id="226" w:author="Cheng, Jiangtao" w:date="2021-07-18T15:59:00Z">
        <w:r w:rsidR="00882062" w:rsidDel="007A2ACA">
          <w:rPr>
            <w:rFonts w:eastAsia="DengXian" w:cs="Times New Roman"/>
            <w:iCs/>
            <w:sz w:val="24"/>
            <w:szCs w:val="28"/>
          </w:rPr>
          <w:delText>-based</w:delText>
        </w:r>
      </w:del>
      <w:r w:rsidR="00882062">
        <w:rPr>
          <w:rFonts w:eastAsia="DengXian" w:cs="Times New Roman"/>
          <w:iCs/>
          <w:sz w:val="24"/>
          <w:szCs w:val="28"/>
        </w:rPr>
        <w:t xml:space="preserve"> </w:t>
      </w:r>
      <w:ins w:id="227" w:author="Cheng, Jiangtao" w:date="2021-07-18T15:59:00Z">
        <w:r w:rsidR="007A2ACA">
          <w:rPr>
            <w:rFonts w:eastAsia="DengXian" w:cs="Times New Roman"/>
            <w:iCs/>
            <w:sz w:val="24"/>
            <w:szCs w:val="28"/>
          </w:rPr>
          <w:t>wafer</w:t>
        </w:r>
      </w:ins>
      <w:del w:id="228" w:author="Cheng, Jiangtao" w:date="2021-07-18T15:59:00Z">
        <w:r w:rsidR="00882062" w:rsidDel="007A2ACA">
          <w:rPr>
            <w:rFonts w:eastAsia="DengXian" w:cs="Times New Roman"/>
            <w:iCs/>
            <w:sz w:val="24"/>
            <w:szCs w:val="28"/>
          </w:rPr>
          <w:delText>substrates</w:delText>
        </w:r>
      </w:del>
      <w:del w:id="229" w:author="Cheng, Jiangtao" w:date="2021-07-18T15:57:00Z">
        <w:r w:rsidR="00882062" w:rsidDel="005A75B8">
          <w:rPr>
            <w:rFonts w:eastAsia="DengXian" w:cs="Times New Roman"/>
            <w:iCs/>
            <w:sz w:val="24"/>
            <w:szCs w:val="28"/>
          </w:rPr>
          <w:delText xml:space="preserve"> with square</w:delText>
        </w:r>
      </w:del>
      <w:r w:rsidR="00882062">
        <w:rPr>
          <w:rFonts w:eastAsia="DengXian" w:cs="Times New Roman"/>
          <w:iCs/>
          <w:sz w:val="24"/>
          <w:szCs w:val="28"/>
        </w:rPr>
        <w:t xml:space="preserve"> </w:t>
      </w:r>
      <w:del w:id="230" w:author="Cheng, Jiangtao" w:date="2021-07-18T15:57:00Z">
        <w:r w:rsidR="00882062" w:rsidDel="005A75B8">
          <w:rPr>
            <w:rFonts w:eastAsia="DengXian" w:cs="Times New Roman"/>
            <w:iCs/>
            <w:sz w:val="24"/>
            <w:szCs w:val="28"/>
          </w:rPr>
          <w:delText xml:space="preserve">pattern micropillars </w:delText>
        </w:r>
      </w:del>
      <w:r w:rsidR="0021175C">
        <w:rPr>
          <w:rFonts w:eastAsia="DengXian" w:cs="Times New Roman"/>
          <w:iCs/>
          <w:sz w:val="24"/>
          <w:szCs w:val="28"/>
        </w:rPr>
        <w:t xml:space="preserve">were </w:t>
      </w:r>
      <w:r w:rsidR="00882062">
        <w:rPr>
          <w:rFonts w:eastAsia="DengXian" w:cs="Times New Roman"/>
          <w:iCs/>
          <w:sz w:val="24"/>
          <w:szCs w:val="28"/>
        </w:rPr>
        <w:t>manufactured by standard contact photolithography process and deep reactive ion etching method</w:t>
      </w:r>
      <w:r w:rsidR="00990CB5">
        <w:rPr>
          <w:rFonts w:eastAsia="DengXian" w:cs="Times New Roman"/>
          <w:iCs/>
          <w:sz w:val="24"/>
          <w:szCs w:val="28"/>
        </w:rPr>
        <w:fldChar w:fldCharType="begin">
          <w:fldData xml:space="preserve">PEVuZE5vdGU+PENpdGU+PEF1dGhvcj5Tb25nPC9BdXRob3I+PFllYXI+MjAyMDwvWWVhcj48UmVj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</w:fldData>
        </w:fldChar>
      </w:r>
      <w:r w:rsidR="00D07192">
        <w:rPr>
          <w:rFonts w:eastAsia="DengXian" w:cs="Times New Roman"/>
          <w:iCs/>
          <w:sz w:val="24"/>
          <w:szCs w:val="28"/>
        </w:rPr>
        <w:instrText xml:space="preserve"> ADDIN EN.CITE </w:instrText>
      </w:r>
      <w:r w:rsidR="00D07192">
        <w:rPr>
          <w:rFonts w:eastAsia="DengXian" w:cs="Times New Roman"/>
          <w:iCs/>
          <w:sz w:val="24"/>
          <w:szCs w:val="28"/>
        </w:rPr>
        <w:fldChar w:fldCharType="begin">
          <w:fldData xml:space="preserve">PEVuZE5vdGU+PENpdGU+PEF1dGhvcj5Tb25nPC9BdXRob3I+PFllYXI+MjAyMDwvWWVhcj48UmVj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</w:fldData>
        </w:fldChar>
      </w:r>
      <w:r w:rsidR="00D07192">
        <w:rPr>
          <w:rFonts w:eastAsia="DengXian" w:cs="Times New Roman"/>
          <w:iCs/>
          <w:sz w:val="24"/>
          <w:szCs w:val="28"/>
        </w:rPr>
        <w:instrText xml:space="preserve"> ADDIN EN.CITE.DATA </w:instrText>
      </w:r>
      <w:r w:rsidR="00D07192">
        <w:rPr>
          <w:rFonts w:eastAsia="DengXian" w:cs="Times New Roman"/>
          <w:iCs/>
          <w:sz w:val="24"/>
          <w:szCs w:val="28"/>
        </w:rPr>
      </w:r>
      <w:r w:rsidR="00D07192">
        <w:rPr>
          <w:rFonts w:eastAsia="DengXian" w:cs="Times New Roman"/>
          <w:iCs/>
          <w:sz w:val="24"/>
          <w:szCs w:val="28"/>
        </w:rPr>
        <w:fldChar w:fldCharType="end"/>
      </w:r>
      <w:r w:rsidR="00990CB5">
        <w:rPr>
          <w:rFonts w:eastAsia="DengXian" w:cs="Times New Roman"/>
          <w:iCs/>
          <w:sz w:val="24"/>
          <w:szCs w:val="28"/>
        </w:rPr>
      </w:r>
      <w:r w:rsidR="00990CB5">
        <w:rPr>
          <w:rFonts w:eastAsia="DengXian" w:cs="Times New Roman"/>
          <w:iCs/>
          <w:sz w:val="24"/>
          <w:szCs w:val="28"/>
        </w:rPr>
        <w:fldChar w:fldCharType="separate"/>
      </w:r>
      <w:r w:rsidR="00D07192">
        <w:rPr>
          <w:rFonts w:eastAsia="DengXian" w:cs="Times New Roman"/>
          <w:iCs/>
          <w:noProof/>
          <w:sz w:val="24"/>
          <w:szCs w:val="28"/>
        </w:rPr>
        <w:t>[</w:t>
      </w:r>
      <w:hyperlink w:anchor="_ENREF_6" w:tooltip="Song, 2020 #78" w:history="1">
        <w:r w:rsidR="00A52F80">
          <w:rPr>
            <w:rFonts w:eastAsia="DengXian" w:cs="Times New Roman"/>
            <w:iCs/>
            <w:noProof/>
            <w:sz w:val="24"/>
            <w:szCs w:val="28"/>
          </w:rPr>
          <w:t>6</w:t>
        </w:r>
      </w:hyperlink>
      <w:r w:rsidR="00D07192">
        <w:rPr>
          <w:rFonts w:eastAsia="DengXian" w:cs="Times New Roman"/>
          <w:iCs/>
          <w:noProof/>
          <w:sz w:val="24"/>
          <w:szCs w:val="28"/>
        </w:rPr>
        <w:t xml:space="preserve">, </w:t>
      </w:r>
      <w:hyperlink w:anchor="_ENREF_44" w:tooltip="Cheng, 2012 #289" w:history="1">
        <w:r w:rsidR="00A52F80">
          <w:rPr>
            <w:rFonts w:eastAsia="DengXian" w:cs="Times New Roman"/>
            <w:iCs/>
            <w:noProof/>
            <w:sz w:val="24"/>
            <w:szCs w:val="28"/>
          </w:rPr>
          <w:t>44-46</w:t>
        </w:r>
      </w:hyperlink>
      <w:r w:rsidR="00D07192">
        <w:rPr>
          <w:rFonts w:eastAsia="DengXian" w:cs="Times New Roman"/>
          <w:iCs/>
          <w:noProof/>
          <w:sz w:val="24"/>
          <w:szCs w:val="28"/>
        </w:rPr>
        <w:t>]</w:t>
      </w:r>
      <w:r w:rsidR="00990CB5">
        <w:rPr>
          <w:rFonts w:eastAsia="DengXian" w:cs="Times New Roman"/>
          <w:iCs/>
          <w:sz w:val="24"/>
          <w:szCs w:val="28"/>
        </w:rPr>
        <w:fldChar w:fldCharType="end"/>
      </w:r>
      <w:r w:rsidR="00882062">
        <w:rPr>
          <w:rFonts w:eastAsia="DengXian" w:cs="Times New Roman"/>
          <w:iCs/>
          <w:sz w:val="24"/>
          <w:szCs w:val="28"/>
        </w:rPr>
        <w:t>.</w:t>
      </w:r>
      <w:r w:rsidR="00597BEC">
        <w:rPr>
          <w:rFonts w:eastAsia="DengXian" w:cs="Times New Roman"/>
          <w:iCs/>
          <w:sz w:val="24"/>
          <w:szCs w:val="28"/>
        </w:rPr>
        <w:t xml:space="preserve"> </w:t>
      </w:r>
      <w:r w:rsidR="004B5299">
        <w:rPr>
          <w:rFonts w:eastAsia="DengXian" w:cs="Times New Roman"/>
          <w:iCs/>
          <w:sz w:val="24"/>
          <w:szCs w:val="28"/>
        </w:rPr>
        <w:t>Three kinds of substrate</w:t>
      </w:r>
      <w:ins w:id="231" w:author="Cheng, Jiangtao" w:date="2021-07-18T16:01:00Z">
        <w:r w:rsidR="00B60335">
          <w:rPr>
            <w:rFonts w:eastAsia="DengXian" w:cs="Times New Roman"/>
            <w:iCs/>
            <w:sz w:val="24"/>
            <w:szCs w:val="28"/>
          </w:rPr>
          <w:t>s</w:t>
        </w:r>
      </w:ins>
      <w:del w:id="232" w:author="Cheng, Jiangtao" w:date="2021-07-18T16:00:00Z">
        <w:r w:rsidR="00275C08" w:rsidDel="00B60335">
          <w:rPr>
            <w:rFonts w:eastAsia="DengXian" w:cs="Times New Roman"/>
            <w:iCs/>
            <w:sz w:val="24"/>
            <w:szCs w:val="28"/>
          </w:rPr>
          <w:delText xml:space="preserve"> with</w:delText>
        </w:r>
      </w:del>
      <w:r w:rsidR="00275C08">
        <w:rPr>
          <w:rFonts w:eastAsia="DengXian" w:cs="Times New Roman"/>
          <w:iCs/>
          <w:sz w:val="24"/>
          <w:szCs w:val="28"/>
        </w:rPr>
        <w:t xml:space="preserve"> </w:t>
      </w:r>
      <w:del w:id="233" w:author="Cheng, Jiangtao" w:date="2021-07-18T16:00:00Z">
        <w:r w:rsidR="00275C08" w:rsidDel="00B60335">
          <w:rPr>
            <w:rFonts w:eastAsia="DengXian" w:cs="Times New Roman"/>
            <w:iCs/>
            <w:sz w:val="24"/>
            <w:szCs w:val="28"/>
          </w:rPr>
          <w:delText xml:space="preserve">thickness </w:delText>
        </w:r>
      </w:del>
      <w:r w:rsidR="00275C08">
        <w:rPr>
          <w:rFonts w:eastAsia="DengXian" w:cs="Times New Roman"/>
          <w:iCs/>
          <w:sz w:val="24"/>
          <w:szCs w:val="28"/>
        </w:rPr>
        <w:t xml:space="preserve">of 1 mm </w:t>
      </w:r>
      <w:ins w:id="234" w:author="Cheng, Jiangtao" w:date="2021-07-18T16:01:00Z">
        <w:r w:rsidR="00B60335">
          <w:rPr>
            <w:rFonts w:eastAsia="DengXian" w:cs="Times New Roman"/>
            <w:iCs/>
            <w:sz w:val="24"/>
            <w:szCs w:val="28"/>
          </w:rPr>
          <w:t xml:space="preserve">thick </w:t>
        </w:r>
      </w:ins>
      <w:r w:rsidR="00275C08">
        <w:rPr>
          <w:rFonts w:eastAsia="DengXian" w:cs="Times New Roman"/>
          <w:iCs/>
          <w:sz w:val="24"/>
          <w:szCs w:val="28"/>
        </w:rPr>
        <w:t>and</w:t>
      </w:r>
      <w:r w:rsidR="004B5299">
        <w:rPr>
          <w:rFonts w:eastAsia="DengXian" w:cs="Times New Roman"/>
          <w:iCs/>
          <w:sz w:val="24"/>
          <w:szCs w:val="28"/>
        </w:rPr>
        <w:t xml:space="preserve"> textured with cylindrical micropillar arrays with </w:t>
      </w:r>
      <w:ins w:id="235" w:author="Cheng, Jiangtao" w:date="2021-07-18T16:01:00Z">
        <w:r w:rsidR="00B60335">
          <w:rPr>
            <w:rFonts w:eastAsia="DengXian" w:cs="Times New Roman"/>
            <w:iCs/>
            <w:sz w:val="24"/>
            <w:szCs w:val="28"/>
          </w:rPr>
          <w:t>vary</w:t>
        </w:r>
      </w:ins>
      <w:del w:id="236" w:author="Cheng, Jiangtao" w:date="2021-07-18T16:01:00Z">
        <w:r w:rsidR="004B5299" w:rsidDel="00B60335">
          <w:rPr>
            <w:rFonts w:eastAsia="DengXian" w:cs="Times New Roman"/>
            <w:iCs/>
            <w:sz w:val="24"/>
            <w:szCs w:val="28"/>
          </w:rPr>
          <w:delText>increas</w:delText>
        </w:r>
      </w:del>
      <w:r w:rsidR="004B5299">
        <w:rPr>
          <w:rFonts w:eastAsia="DengXian" w:cs="Times New Roman"/>
          <w:iCs/>
          <w:sz w:val="24"/>
          <w:szCs w:val="28"/>
        </w:rPr>
        <w:t>ing micropillar periodicity (</w:t>
      </w:r>
      <w:r w:rsidR="004B5299" w:rsidRPr="004B5299">
        <w:rPr>
          <w:rFonts w:eastAsia="DengXian" w:cs="Times New Roman"/>
          <w:i/>
          <w:sz w:val="24"/>
          <w:szCs w:val="28"/>
        </w:rPr>
        <w:t>P</w:t>
      </w:r>
      <w:r w:rsidR="004B5299">
        <w:rPr>
          <w:rFonts w:eastAsia="DengXian" w:cs="Times New Roman"/>
          <w:iCs/>
          <w:sz w:val="24"/>
          <w:szCs w:val="28"/>
        </w:rPr>
        <w:t xml:space="preserve">) </w:t>
      </w:r>
      <w:r w:rsidR="0021175C">
        <w:rPr>
          <w:rFonts w:eastAsia="DengXian" w:cs="Times New Roman"/>
          <w:iCs/>
          <w:sz w:val="24"/>
          <w:szCs w:val="28"/>
        </w:rPr>
        <w:t>were</w:t>
      </w:r>
      <w:r w:rsidR="004B5299">
        <w:rPr>
          <w:rFonts w:eastAsia="DengXian" w:cs="Times New Roman"/>
          <w:iCs/>
          <w:sz w:val="24"/>
          <w:szCs w:val="28"/>
        </w:rPr>
        <w:t xml:space="preserve"> used in this </w:t>
      </w:r>
      <w:r w:rsidR="00606078">
        <w:rPr>
          <w:rFonts w:eastAsia="DengXian" w:cs="Times New Roman"/>
          <w:iCs/>
          <w:sz w:val="24"/>
          <w:szCs w:val="28"/>
        </w:rPr>
        <w:t>study</w:t>
      </w:r>
      <w:r w:rsidR="004B5299">
        <w:rPr>
          <w:rFonts w:eastAsia="DengXian" w:cs="Times New Roman"/>
          <w:iCs/>
          <w:sz w:val="24"/>
          <w:szCs w:val="28"/>
        </w:rPr>
        <w:t xml:space="preserve">. The geometry information of the substrates is listed in Table 1 and the scanning electron microscope (SEM) image of one </w:t>
      </w:r>
      <w:del w:id="237" w:author="Cheng, Jiangtao" w:date="2021-07-18T16:02:00Z">
        <w:r w:rsidR="004B5299" w:rsidDel="00B60335">
          <w:rPr>
            <w:rFonts w:eastAsia="DengXian" w:cs="Times New Roman"/>
            <w:iCs/>
            <w:sz w:val="24"/>
            <w:szCs w:val="28"/>
          </w:rPr>
          <w:delText xml:space="preserve">substrate </w:delText>
        </w:r>
      </w:del>
      <w:r w:rsidR="004B5299">
        <w:rPr>
          <w:rFonts w:eastAsia="DengXian" w:cs="Times New Roman"/>
          <w:iCs/>
          <w:sz w:val="24"/>
          <w:szCs w:val="28"/>
        </w:rPr>
        <w:t xml:space="preserve">sample </w:t>
      </w:r>
      <w:ins w:id="238" w:author="Cheng, Jiangtao" w:date="2021-07-18T16:02:00Z">
        <w:r w:rsidR="00B60335">
          <w:rPr>
            <w:rFonts w:eastAsia="DengXian" w:cs="Times New Roman"/>
            <w:iCs/>
            <w:sz w:val="24"/>
            <w:szCs w:val="28"/>
          </w:rPr>
          <w:t xml:space="preserve">substrate </w:t>
        </w:r>
      </w:ins>
      <w:del w:id="239" w:author="Cheng, Jiangtao" w:date="2021-07-18T16:02:00Z">
        <w:r w:rsidR="004B5299" w:rsidDel="00B60335">
          <w:rPr>
            <w:rFonts w:eastAsia="DengXian" w:cs="Times New Roman"/>
            <w:iCs/>
            <w:sz w:val="24"/>
            <w:szCs w:val="28"/>
          </w:rPr>
          <w:delText xml:space="preserve">used </w:delText>
        </w:r>
        <w:r w:rsidR="00606078" w:rsidDel="00B60335">
          <w:rPr>
            <w:rFonts w:eastAsia="DengXian" w:cs="Times New Roman"/>
            <w:iCs/>
            <w:sz w:val="24"/>
            <w:szCs w:val="28"/>
          </w:rPr>
          <w:delText>by us</w:delText>
        </w:r>
        <w:r w:rsidR="004B5299" w:rsidDel="00B60335">
          <w:rPr>
            <w:rFonts w:eastAsia="DengXian" w:cs="Times New Roman"/>
            <w:iCs/>
            <w:sz w:val="24"/>
            <w:szCs w:val="28"/>
          </w:rPr>
          <w:delText xml:space="preserve"> </w:delText>
        </w:r>
      </w:del>
      <w:r w:rsidR="004B5299">
        <w:rPr>
          <w:rFonts w:eastAsia="DengXian" w:cs="Times New Roman"/>
          <w:iCs/>
          <w:sz w:val="24"/>
          <w:szCs w:val="28"/>
        </w:rPr>
        <w:t>is shown in Fig. 1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. All the substrates were conformally coated with silane (Trichloro (1H,1H,2H,2H-per </w:t>
      </w:r>
      <w:proofErr w:type="spellStart"/>
      <w:r w:rsidR="00C43C1E" w:rsidRPr="00C43C1E">
        <w:rPr>
          <w:rFonts w:eastAsia="DengXian" w:cs="Times New Roman"/>
          <w:iCs/>
          <w:sz w:val="24"/>
          <w:szCs w:val="28"/>
        </w:rPr>
        <w:t>fluorooctyl</w:t>
      </w:r>
      <w:proofErr w:type="spellEnd"/>
      <w:r w:rsidR="00C43C1E" w:rsidRPr="00C43C1E">
        <w:rPr>
          <w:rFonts w:eastAsia="DengXian" w:cs="Times New Roman"/>
          <w:iCs/>
          <w:sz w:val="24"/>
          <w:szCs w:val="28"/>
        </w:rPr>
        <w:t>)-silane, Sigma-Aldrich) using standard chemical vapor deposition (CVD) process</w:t>
      </w:r>
      <w:r w:rsidR="0021175C">
        <w:rPr>
          <w:rFonts w:eastAsia="DengXian" w:cs="Times New Roman"/>
          <w:iCs/>
          <w:sz w:val="24"/>
          <w:szCs w:val="28"/>
        </w:rPr>
        <w:t xml:space="preserve"> for </w:t>
      </w:r>
      <w:proofErr w:type="spellStart"/>
      <w:r w:rsidR="0021175C">
        <w:rPr>
          <w:rFonts w:eastAsia="DengXian" w:cs="Times New Roman"/>
          <w:iCs/>
          <w:sz w:val="24"/>
          <w:szCs w:val="28"/>
        </w:rPr>
        <w:t>superhydrophobicity</w:t>
      </w:r>
      <w:proofErr w:type="spellEnd"/>
      <w:ins w:id="240" w:author="Cheng, Jiangtao" w:date="2021-07-18T16:02:00Z">
        <w:r w:rsidR="00B60335">
          <w:rPr>
            <w:rFonts w:eastAsia="DengXian" w:cs="Times New Roman"/>
            <w:iCs/>
            <w:sz w:val="24"/>
            <w:szCs w:val="28"/>
          </w:rPr>
          <w:t xml:space="preserve"> enhancement</w:t>
        </w:r>
      </w:ins>
      <w:r w:rsidR="00990CB5">
        <w:rPr>
          <w:rFonts w:eastAsia="DengXian" w:cs="Times New Roman"/>
          <w:iCs/>
          <w:sz w:val="24"/>
          <w:szCs w:val="28"/>
        </w:rPr>
        <w:fldChar w:fldCharType="begin">
          <w:fldData xml:space="preserve">PEVuZE5vdGU+PENpdGU+PEF1dGhvcj5CYWR2PC9BdXRob3I+PFllYXI+MjAxNzwvWWVhcj48UmVj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</w:fldData>
        </w:fldChar>
      </w:r>
      <w:r w:rsidR="00D07192">
        <w:rPr>
          <w:rFonts w:eastAsia="DengXian" w:cs="Times New Roman"/>
          <w:iCs/>
          <w:sz w:val="24"/>
          <w:szCs w:val="28"/>
        </w:rPr>
        <w:instrText xml:space="preserve"> ADDIN EN.CITE </w:instrText>
      </w:r>
      <w:r w:rsidR="00D07192">
        <w:rPr>
          <w:rFonts w:eastAsia="DengXian" w:cs="Times New Roman"/>
          <w:iCs/>
          <w:sz w:val="24"/>
          <w:szCs w:val="28"/>
        </w:rPr>
        <w:fldChar w:fldCharType="begin">
          <w:fldData xml:space="preserve">PEVuZE5vdGU+PENpdGU+PEF1dGhvcj5CYWR2PC9BdXRob3I+PFllYXI+MjAxNzwvWWVhcj48UmVj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</w:fldData>
        </w:fldChar>
      </w:r>
      <w:r w:rsidR="00D07192">
        <w:rPr>
          <w:rFonts w:eastAsia="DengXian" w:cs="Times New Roman"/>
          <w:iCs/>
          <w:sz w:val="24"/>
          <w:szCs w:val="28"/>
        </w:rPr>
        <w:instrText xml:space="preserve"> ADDIN EN.CITE.DATA </w:instrText>
      </w:r>
      <w:r w:rsidR="00D07192">
        <w:rPr>
          <w:rFonts w:eastAsia="DengXian" w:cs="Times New Roman"/>
          <w:iCs/>
          <w:sz w:val="24"/>
          <w:szCs w:val="28"/>
        </w:rPr>
      </w:r>
      <w:r w:rsidR="00D07192">
        <w:rPr>
          <w:rFonts w:eastAsia="DengXian" w:cs="Times New Roman"/>
          <w:iCs/>
          <w:sz w:val="24"/>
          <w:szCs w:val="28"/>
        </w:rPr>
        <w:fldChar w:fldCharType="end"/>
      </w:r>
      <w:r w:rsidR="00990CB5">
        <w:rPr>
          <w:rFonts w:eastAsia="DengXian" w:cs="Times New Roman"/>
          <w:iCs/>
          <w:sz w:val="24"/>
          <w:szCs w:val="28"/>
        </w:rPr>
      </w:r>
      <w:r w:rsidR="00990CB5">
        <w:rPr>
          <w:rFonts w:eastAsia="DengXian" w:cs="Times New Roman"/>
          <w:iCs/>
          <w:sz w:val="24"/>
          <w:szCs w:val="28"/>
        </w:rPr>
        <w:fldChar w:fldCharType="separate"/>
      </w:r>
      <w:r w:rsidR="00D07192">
        <w:rPr>
          <w:rFonts w:eastAsia="DengXian" w:cs="Times New Roman"/>
          <w:iCs/>
          <w:noProof/>
          <w:sz w:val="24"/>
          <w:szCs w:val="28"/>
        </w:rPr>
        <w:t>[</w:t>
      </w:r>
      <w:hyperlink w:anchor="_ENREF_47" w:tooltip="Badv, 2017 #287" w:history="1">
        <w:r w:rsidR="00A52F80">
          <w:rPr>
            <w:rFonts w:eastAsia="DengXian" w:cs="Times New Roman"/>
            <w:iCs/>
            <w:noProof/>
            <w:sz w:val="24"/>
            <w:szCs w:val="28"/>
          </w:rPr>
          <w:t>47</w:t>
        </w:r>
      </w:hyperlink>
      <w:r w:rsidR="00D07192">
        <w:rPr>
          <w:rFonts w:eastAsia="DengXian" w:cs="Times New Roman"/>
          <w:iCs/>
          <w:noProof/>
          <w:sz w:val="24"/>
          <w:szCs w:val="28"/>
        </w:rPr>
        <w:t>]</w:t>
      </w:r>
      <w:r w:rsidR="00990CB5">
        <w:rPr>
          <w:rFonts w:eastAsia="DengXian" w:cs="Times New Roman"/>
          <w:iCs/>
          <w:sz w:val="24"/>
          <w:szCs w:val="28"/>
        </w:rPr>
        <w:fldChar w:fldCharType="end"/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. Then the substrates were </w:t>
      </w:r>
      <w:ins w:id="241" w:author="Cheng, Jiangtao" w:date="2021-07-18T16:03:00Z">
        <w:r w:rsidR="00EE28CA" w:rsidRPr="00C43C1E">
          <w:rPr>
            <w:rFonts w:eastAsia="DengXian" w:cs="Times New Roman"/>
            <w:iCs/>
            <w:sz w:val="24"/>
            <w:szCs w:val="28"/>
          </w:rPr>
          <w:t>bak</w:t>
        </w:r>
      </w:ins>
      <w:del w:id="242" w:author="Cheng, Jiangtao" w:date="2021-07-18T16:04:00Z">
        <w:r w:rsidR="00C43C1E" w:rsidRPr="00C43C1E" w:rsidDel="00EE28CA">
          <w:rPr>
            <w:rFonts w:eastAsia="DengXian" w:cs="Times New Roman"/>
            <w:iCs/>
            <w:sz w:val="24"/>
            <w:szCs w:val="28"/>
          </w:rPr>
          <w:delText>plac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>ed on a</w:t>
      </w:r>
      <w:ins w:id="243" w:author="Cheng, Jiangtao" w:date="2021-07-18T16:04:00Z">
        <w:r w:rsidR="00EE28CA" w:rsidRPr="00EE28CA">
          <w:rPr>
            <w:rFonts w:eastAsia="DengXian" w:cs="Times New Roman"/>
            <w:iCs/>
            <w:sz w:val="24"/>
            <w:szCs w:val="28"/>
          </w:rPr>
          <w:t xml:space="preserve"> </w:t>
        </w:r>
        <w:r w:rsidR="00EE28CA" w:rsidRPr="00C43C1E">
          <w:rPr>
            <w:rFonts w:eastAsia="DengXian" w:cs="Times New Roman"/>
            <w:iCs/>
            <w:sz w:val="24"/>
            <w:szCs w:val="28"/>
          </w:rPr>
          <w:t>hot plate</w:t>
        </w:r>
        <w:r w:rsidR="00EE28CA">
          <w:rPr>
            <w:rFonts w:eastAsia="DengXian" w:cs="Times New Roman"/>
            <w:iCs/>
            <w:sz w:val="24"/>
            <w:szCs w:val="28"/>
          </w:rPr>
          <w:t xml:space="preserve"> at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 xml:space="preserve"> </w:t>
      </w:r>
      <w:r w:rsidR="00597BEC">
        <w:rPr>
          <w:rFonts w:eastAsia="DengXian" w:cs="Times New Roman"/>
          <w:iCs/>
          <w:sz w:val="24"/>
          <w:szCs w:val="28"/>
        </w:rPr>
        <w:t>10</w:t>
      </w:r>
      <w:r w:rsidR="00C43C1E" w:rsidRPr="00C43C1E">
        <w:rPr>
          <w:rFonts w:eastAsia="DengXian" w:cs="Times New Roman"/>
          <w:iCs/>
          <w:sz w:val="24"/>
          <w:szCs w:val="28"/>
        </w:rPr>
        <w:t>0</w:t>
      </w:r>
      <w:r w:rsidR="00606078">
        <w:rPr>
          <w:rFonts w:eastAsia="DengXian" w:cs="Times New Roman"/>
          <w:iCs/>
          <w:sz w:val="24"/>
          <w:szCs w:val="28"/>
        </w:rPr>
        <w:t xml:space="preserve">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°C </w:t>
      </w:r>
      <w:del w:id="244" w:author="Cheng, Jiangtao" w:date="2021-07-18T16:04:00Z">
        <w:r w:rsidR="00C43C1E" w:rsidRPr="00C43C1E" w:rsidDel="00EE28CA">
          <w:rPr>
            <w:rFonts w:eastAsia="DengXian" w:cs="Times New Roman"/>
            <w:iCs/>
            <w:sz w:val="24"/>
            <w:szCs w:val="28"/>
          </w:rPr>
          <w:delText xml:space="preserve">hot plate 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>for 60 min</w:t>
      </w:r>
      <w:del w:id="245" w:author="Cheng, Jiangtao" w:date="2021-07-18T16:03:00Z">
        <w:r w:rsidR="00C43C1E" w:rsidRPr="00C43C1E" w:rsidDel="00EE28CA">
          <w:rPr>
            <w:rFonts w:eastAsia="DengXian" w:cs="Times New Roman"/>
            <w:iCs/>
            <w:sz w:val="24"/>
            <w:szCs w:val="28"/>
          </w:rPr>
          <w:delText xml:space="preserve"> baking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. Water droplet exhibits a contact angle </w:t>
      </w:r>
      <w:ins w:id="246" w:author="Cheng, Jiangtao" w:date="2021-07-18T16:04:00Z">
        <w:r w:rsidR="003B158A">
          <w:rPr>
            <w:rFonts w:eastAsia="DengXian" w:cs="Times New Roman"/>
            <w:iCs/>
            <w:sz w:val="24"/>
            <w:szCs w:val="28"/>
          </w:rPr>
          <w:t>of</w:t>
        </w:r>
      </w:ins>
      <w:del w:id="247" w:author="Cheng, Jiangtao" w:date="2021-07-18T16:04:00Z">
        <w:r w:rsidR="00C43C1E" w:rsidRPr="00C43C1E" w:rsidDel="003B158A">
          <w:rPr>
            <w:rFonts w:eastAsia="DengXian" w:cs="Times New Roman"/>
            <w:iCs/>
            <w:sz w:val="24"/>
            <w:szCs w:val="28"/>
          </w:rPr>
          <w:delText>about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 155°</w:t>
      </w:r>
      <m:oMath>
        <m:r>
          <w:ins w:id="248" w:author="Cheng, Jiangtao" w:date="2021-07-18T11:46:00Z">
            <w:rPr>
              <w:rFonts w:ascii="Cambria Math" w:eastAsia="DengXian" w:hAnsi="Cambria Math" w:cs="Times New Roman"/>
              <w:sz w:val="24"/>
              <w:szCs w:val="28"/>
            </w:rPr>
            <m:t xml:space="preserve"> </m:t>
          </w:ins>
        </m:r>
        <m:r>
          <w:rPr>
            <w:rFonts w:ascii="Cambria Math" w:eastAsia="DengXian" w:hAnsi="Cambria Math" w:cs="Times New Roman"/>
            <w:sz w:val="24"/>
            <w:szCs w:val="28"/>
          </w:rPr>
          <m:t>±</m:t>
        </m:r>
        <m:r>
          <w:ins w:id="249" w:author="Cheng, Jiangtao" w:date="2021-07-18T11:46:00Z">
            <w:rPr>
              <w:rFonts w:ascii="Cambria Math" w:eastAsia="DengXian" w:hAnsi="Cambria Math" w:cs="Times New Roman"/>
              <w:sz w:val="24"/>
              <w:szCs w:val="28"/>
            </w:rPr>
            <m:t xml:space="preserve"> </m:t>
          </w:ins>
        </m:r>
        <m:r>
          <w:rPr>
            <w:rFonts w:ascii="Cambria Math" w:eastAsia="DengXian" w:hAnsi="Cambria Math" w:cs="Times New Roman"/>
            <w:sz w:val="24"/>
            <w:szCs w:val="28"/>
          </w:rPr>
          <m:t>2°</m:t>
        </m:r>
      </m:oMath>
      <w:r w:rsidR="00C43C1E" w:rsidRPr="00C43C1E">
        <w:rPr>
          <w:rFonts w:eastAsia="DengXian" w:cs="Times New Roman"/>
          <w:iCs/>
          <w:sz w:val="24"/>
          <w:szCs w:val="28"/>
        </w:rPr>
        <w:t xml:space="preserve"> on all the </w:t>
      </w:r>
      <w:r w:rsidR="00606078">
        <w:rPr>
          <w:rFonts w:eastAsia="DengXian" w:cs="Times New Roman"/>
          <w:iCs/>
          <w:sz w:val="24"/>
          <w:szCs w:val="28"/>
        </w:rPr>
        <w:t xml:space="preserve">as-prepared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substrates. To mitigate the sample edge effect on the droplet evaporation process, </w:t>
      </w:r>
      <w:r w:rsidR="00597BEC">
        <w:rPr>
          <w:rFonts w:eastAsia="DengXian" w:cs="Times New Roman"/>
          <w:iCs/>
          <w:sz w:val="24"/>
          <w:szCs w:val="28"/>
        </w:rPr>
        <w:t xml:space="preserve">substrate </w:t>
      </w:r>
      <w:r w:rsidR="00C43C1E" w:rsidRPr="00C43C1E">
        <w:rPr>
          <w:rFonts w:eastAsia="DengXian" w:cs="Times New Roman"/>
          <w:iCs/>
          <w:sz w:val="24"/>
          <w:szCs w:val="28"/>
        </w:rPr>
        <w:t>samples were cut into square pieces with</w:t>
      </w:r>
      <w:r w:rsidR="00597BEC">
        <w:rPr>
          <w:rFonts w:eastAsia="DengXian" w:cs="Times New Roman"/>
          <w:iCs/>
          <w:sz w:val="24"/>
          <w:szCs w:val="28"/>
        </w:rPr>
        <w:t xml:space="preserve"> the dimension of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2 cm</w:t>
      </w:r>
      <w:r w:rsidR="00597BEC">
        <w:rPr>
          <w:rFonts w:eastAsia="DengXian" w:cs="Times New Roman"/>
          <w:iCs/>
          <w:sz w:val="24"/>
          <w:szCs w:val="28"/>
        </w:rPr>
        <w:t xml:space="preserve"> </w:t>
      </w:r>
      <m:oMath>
        <m:r>
          <w:rPr>
            <w:rFonts w:ascii="Cambria Math" w:eastAsia="DengXian" w:hAnsi="Cambria Math" w:cs="Times New Roman"/>
            <w:sz w:val="24"/>
            <w:szCs w:val="28"/>
          </w:rPr>
          <m:t>×</m:t>
        </m:r>
      </m:oMath>
      <w:r w:rsidR="00597BEC" w:rsidRPr="00597BEC">
        <w:rPr>
          <w:rFonts w:eastAsia="DengXian" w:cs="Times New Roman"/>
          <w:iCs/>
          <w:sz w:val="24"/>
          <w:szCs w:val="28"/>
        </w:rPr>
        <w:t xml:space="preserve"> 2 cm</w:t>
      </w:r>
      <w:r w:rsidR="00597BEC">
        <w:rPr>
          <w:rFonts w:eastAsia="DengXian" w:cs="Times New Roman"/>
          <w:iCs/>
          <w:sz w:val="24"/>
          <w:szCs w:val="28"/>
        </w:rPr>
        <w:t xml:space="preserve">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and water droplets were deposited </w:t>
      </w:r>
      <w:r w:rsidR="00606078">
        <w:rPr>
          <w:rFonts w:eastAsia="DengXian" w:cs="Times New Roman"/>
          <w:iCs/>
          <w:sz w:val="24"/>
          <w:szCs w:val="28"/>
        </w:rPr>
        <w:t>at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the center of the substrate</w:t>
      </w:r>
      <w:ins w:id="250" w:author="Cheng, Jiangtao" w:date="2021-07-18T16:05:00Z">
        <w:r w:rsidR="00C11F1E">
          <w:rPr>
            <w:rFonts w:eastAsia="DengXian" w:cs="Times New Roman"/>
            <w:iCs/>
            <w:sz w:val="24"/>
            <w:szCs w:val="28"/>
          </w:rPr>
          <w:t xml:space="preserve"> for evaporation study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 xml:space="preserve">. </w:t>
      </w:r>
    </w:p>
    <w:p w14:paraId="55F1435C" w14:textId="1A1B9728" w:rsidR="00C43C1E" w:rsidRPr="00D07192" w:rsidRDefault="00C43C1E" w:rsidP="00B63FA2">
      <w:pPr>
        <w:spacing w:line="360" w:lineRule="auto"/>
        <w:jc w:val="center"/>
        <w:rPr>
          <w:rFonts w:eastAsia="DengXian" w:cs="Times New Roman"/>
          <w:iCs/>
          <w:sz w:val="24"/>
          <w:szCs w:val="24"/>
        </w:rPr>
      </w:pPr>
      <w:r w:rsidRPr="00FE6EC9">
        <w:rPr>
          <w:rFonts w:eastAsia="DengXian" w:cs="Times New Roman"/>
          <w:b/>
          <w:bCs/>
          <w:iCs/>
          <w:sz w:val="24"/>
          <w:szCs w:val="24"/>
        </w:rPr>
        <w:t>Table 1</w:t>
      </w:r>
      <w:r w:rsidR="006D2D1E" w:rsidRPr="00D07192">
        <w:rPr>
          <w:rFonts w:eastAsia="DengXian" w:cs="Times New Roman"/>
          <w:b/>
          <w:bCs/>
          <w:iCs/>
          <w:sz w:val="24"/>
          <w:szCs w:val="24"/>
        </w:rPr>
        <w:t>.</w:t>
      </w:r>
      <w:r w:rsidRPr="00D07192">
        <w:rPr>
          <w:rFonts w:eastAsia="DengXian" w:cs="Times New Roman"/>
          <w:iCs/>
          <w:sz w:val="24"/>
          <w:szCs w:val="24"/>
        </w:rPr>
        <w:t xml:space="preserve"> Micropillar diameter, periodicity and height o</w:t>
      </w:r>
      <w:ins w:id="251" w:author="Cheng, Jiangtao" w:date="2021-07-18T16:06:00Z">
        <w:r w:rsidR="00C11F1E">
          <w:rPr>
            <w:rFonts w:eastAsia="DengXian" w:cs="Times New Roman"/>
            <w:iCs/>
            <w:sz w:val="24"/>
            <w:szCs w:val="24"/>
          </w:rPr>
          <w:t>n</w:t>
        </w:r>
      </w:ins>
      <w:del w:id="252" w:author="Cheng, Jiangtao" w:date="2021-07-18T16:06:00Z">
        <w:r w:rsidRPr="00D07192" w:rsidDel="00C11F1E">
          <w:rPr>
            <w:rFonts w:eastAsia="DengXian" w:cs="Times New Roman"/>
            <w:iCs/>
            <w:sz w:val="24"/>
            <w:szCs w:val="24"/>
          </w:rPr>
          <w:delText>f</w:delText>
        </w:r>
      </w:del>
      <w:r w:rsidRPr="00D07192">
        <w:rPr>
          <w:rFonts w:eastAsia="DengXian" w:cs="Times New Roman"/>
          <w:iCs/>
          <w:sz w:val="24"/>
          <w:szCs w:val="24"/>
        </w:rPr>
        <w:t xml:space="preserve"> </w:t>
      </w:r>
      <w:ins w:id="253" w:author="Cheng, Jiangtao" w:date="2021-07-18T16:06:00Z">
        <w:r w:rsidR="00C11F1E">
          <w:rPr>
            <w:rFonts w:eastAsia="DengXian" w:cs="Times New Roman"/>
            <w:iCs/>
            <w:sz w:val="24"/>
            <w:szCs w:val="24"/>
          </w:rPr>
          <w:t>the</w:t>
        </w:r>
      </w:ins>
      <w:del w:id="254" w:author="Cheng, Jiangtao" w:date="2021-07-18T16:06:00Z">
        <w:r w:rsidRPr="00D07192" w:rsidDel="00C11F1E">
          <w:rPr>
            <w:rFonts w:eastAsia="DengXian" w:cs="Times New Roman"/>
            <w:iCs/>
            <w:sz w:val="24"/>
            <w:szCs w:val="24"/>
          </w:rPr>
          <w:delText>different</w:delText>
        </w:r>
      </w:del>
      <w:r w:rsidRPr="00D07192">
        <w:rPr>
          <w:rFonts w:eastAsia="DengXian" w:cs="Times New Roman"/>
          <w:iCs/>
          <w:sz w:val="24"/>
          <w:szCs w:val="24"/>
        </w:rPr>
        <w:t xml:space="preserve"> sample substrates</w:t>
      </w:r>
    </w:p>
    <w:tbl>
      <w:tblPr>
        <w:tblStyle w:val="TableGrid1"/>
        <w:tblW w:w="0" w:type="auto"/>
        <w:tblInd w:w="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0"/>
        <w:gridCol w:w="2756"/>
        <w:gridCol w:w="2824"/>
        <w:gridCol w:w="2430"/>
      </w:tblGrid>
      <w:tr w:rsidR="00C43C1E" w:rsidRPr="00D367F5" w14:paraId="571FD993" w14:textId="77777777" w:rsidTr="006D2D1E"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B21516" w14:textId="77777777" w:rsidR="00C43C1E" w:rsidRPr="00D367F5" w:rsidRDefault="00C43C1E">
            <w:pPr>
              <w:jc w:val="center"/>
              <w:rPr>
                <w:rFonts w:eastAsia="DengXian"/>
                <w:i w:val="0"/>
                <w:iCs/>
                <w:szCs w:val="24"/>
                <w:rPrChange w:id="255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  <w:pPrChange w:id="256" w:author="Cheng, Jiangtao" w:date="2021-07-18T11:42:00Z">
                <w:pPr>
                  <w:spacing w:line="360" w:lineRule="auto"/>
                  <w:jc w:val="center"/>
                </w:pPr>
              </w:pPrChange>
            </w:pPr>
            <w:r w:rsidRPr="00D367F5">
              <w:rPr>
                <w:rFonts w:eastAsia="DengXian"/>
                <w:iCs/>
                <w:sz w:val="18"/>
                <w:szCs w:val="24"/>
                <w:rPrChange w:id="257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Substrate</w:t>
            </w:r>
          </w:p>
        </w:tc>
        <w:tc>
          <w:tcPr>
            <w:tcW w:w="27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1DFBFB8" w14:textId="77777777" w:rsidR="00C43C1E" w:rsidRPr="00D367F5" w:rsidRDefault="00C43C1E">
            <w:pPr>
              <w:ind w:left="-94"/>
              <w:jc w:val="center"/>
              <w:rPr>
                <w:rFonts w:eastAsia="DengXian"/>
                <w:szCs w:val="24"/>
                <w:rPrChange w:id="258" w:author="Cheng, Jiangtao" w:date="2021-07-18T11:40:00Z">
                  <w:rPr>
                    <w:rFonts w:eastAsia="DengXian"/>
                    <w:sz w:val="21"/>
                  </w:rPr>
                </w:rPrChange>
              </w:rPr>
              <w:pPrChange w:id="259" w:author="Cheng, Jiangtao" w:date="2021-07-18T11:42:00Z">
                <w:pPr>
                  <w:spacing w:line="360" w:lineRule="auto"/>
                </w:pPr>
              </w:pPrChange>
            </w:pPr>
            <w:r w:rsidRPr="00D367F5">
              <w:rPr>
                <w:rFonts w:eastAsia="DengXian"/>
                <w:iCs/>
                <w:sz w:val="18"/>
                <w:szCs w:val="24"/>
                <w:rPrChange w:id="260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Micropillar diameter</w:t>
            </w:r>
            <w:r w:rsidRPr="00D367F5">
              <w:rPr>
                <w:rFonts w:eastAsia="DengXian"/>
                <w:sz w:val="18"/>
                <w:szCs w:val="24"/>
                <w:rPrChange w:id="261" w:author="Cheng, Jiangtao" w:date="2021-07-18T11:40:00Z">
                  <w:rPr>
                    <w:rFonts w:eastAsia="DengXian"/>
                    <w:sz w:val="21"/>
                  </w:rPr>
                </w:rPrChange>
              </w:rPr>
              <w:t xml:space="preserve"> </w:t>
            </w:r>
            <w:r w:rsidRPr="00D367F5">
              <w:rPr>
                <w:rFonts w:eastAsia="DengXian"/>
                <w:iCs/>
                <w:sz w:val="18"/>
                <w:szCs w:val="24"/>
                <w:rPrChange w:id="262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D (</w:t>
            </w:r>
            <w:proofErr w:type="spellStart"/>
            <w:r w:rsidRPr="00D367F5">
              <w:rPr>
                <w:rFonts w:eastAsia="DengXian"/>
                <w:iCs/>
                <w:sz w:val="18"/>
                <w:szCs w:val="24"/>
                <w:rPrChange w:id="263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μm</w:t>
            </w:r>
            <w:proofErr w:type="spellEnd"/>
            <w:r w:rsidRPr="00D367F5">
              <w:rPr>
                <w:rFonts w:eastAsia="DengXian"/>
                <w:iCs/>
                <w:sz w:val="18"/>
                <w:szCs w:val="24"/>
                <w:rPrChange w:id="264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)</w:t>
            </w:r>
          </w:p>
        </w:tc>
        <w:tc>
          <w:tcPr>
            <w:tcW w:w="28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FCA9755" w14:textId="5DA35D38" w:rsidR="00C43C1E" w:rsidRPr="00D367F5" w:rsidRDefault="00C43C1E">
            <w:pPr>
              <w:jc w:val="center"/>
              <w:rPr>
                <w:rFonts w:eastAsia="DengXian"/>
                <w:szCs w:val="24"/>
                <w:rPrChange w:id="265" w:author="Cheng, Jiangtao" w:date="2021-07-18T11:40:00Z">
                  <w:rPr>
                    <w:rFonts w:eastAsia="DengXian"/>
                    <w:sz w:val="21"/>
                  </w:rPr>
                </w:rPrChange>
              </w:rPr>
              <w:pPrChange w:id="266" w:author="Cheng, Jiangtao" w:date="2021-07-18T11:42:00Z">
                <w:pPr>
                  <w:spacing w:line="360" w:lineRule="auto"/>
                </w:pPr>
              </w:pPrChange>
            </w:pPr>
            <w:r w:rsidRPr="00D367F5">
              <w:rPr>
                <w:rFonts w:eastAsia="DengXian"/>
                <w:iCs/>
                <w:sz w:val="18"/>
                <w:szCs w:val="24"/>
                <w:rPrChange w:id="267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Micropillar periodicity</w:t>
            </w:r>
            <w:r w:rsidRPr="00D367F5">
              <w:rPr>
                <w:rFonts w:eastAsia="DengXian"/>
                <w:sz w:val="18"/>
                <w:szCs w:val="24"/>
                <w:rPrChange w:id="268" w:author="Cheng, Jiangtao" w:date="2021-07-18T11:40:00Z">
                  <w:rPr>
                    <w:rFonts w:eastAsia="DengXian"/>
                    <w:sz w:val="21"/>
                  </w:rPr>
                </w:rPrChange>
              </w:rPr>
              <w:t xml:space="preserve"> </w:t>
            </w:r>
            <w:r w:rsidRPr="00D367F5">
              <w:rPr>
                <w:rFonts w:eastAsia="DengXian"/>
                <w:iCs/>
                <w:sz w:val="18"/>
                <w:szCs w:val="24"/>
                <w:rPrChange w:id="269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P (</w:t>
            </w:r>
            <w:bookmarkStart w:id="270" w:name="_Hlk74908183"/>
            <w:proofErr w:type="spellStart"/>
            <w:r w:rsidRPr="00D367F5">
              <w:rPr>
                <w:rFonts w:eastAsia="DengXian"/>
                <w:iCs/>
                <w:sz w:val="18"/>
                <w:szCs w:val="24"/>
                <w:rPrChange w:id="271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μ</w:t>
            </w:r>
            <w:bookmarkEnd w:id="270"/>
            <w:r w:rsidRPr="00D367F5">
              <w:rPr>
                <w:rFonts w:eastAsia="DengXian"/>
                <w:iCs/>
                <w:sz w:val="18"/>
                <w:szCs w:val="24"/>
                <w:rPrChange w:id="272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m</w:t>
            </w:r>
            <w:proofErr w:type="spellEnd"/>
            <w:r w:rsidRPr="00D367F5">
              <w:rPr>
                <w:rFonts w:eastAsia="DengXian"/>
                <w:iCs/>
                <w:sz w:val="18"/>
                <w:szCs w:val="24"/>
                <w:rPrChange w:id="273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)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A1C9F81" w14:textId="77777777" w:rsidR="00C43C1E" w:rsidRPr="00D367F5" w:rsidRDefault="00C43C1E">
            <w:pPr>
              <w:jc w:val="center"/>
              <w:rPr>
                <w:rFonts w:eastAsia="DengXian"/>
                <w:szCs w:val="24"/>
                <w:rPrChange w:id="274" w:author="Cheng, Jiangtao" w:date="2021-07-18T11:40:00Z">
                  <w:rPr>
                    <w:rFonts w:eastAsia="DengXian"/>
                    <w:sz w:val="21"/>
                  </w:rPr>
                </w:rPrChange>
              </w:rPr>
              <w:pPrChange w:id="275" w:author="Cheng, Jiangtao" w:date="2021-07-18T11:42:00Z">
                <w:pPr>
                  <w:spacing w:line="360" w:lineRule="auto"/>
                </w:pPr>
              </w:pPrChange>
            </w:pPr>
            <w:r w:rsidRPr="00D367F5">
              <w:rPr>
                <w:rFonts w:eastAsia="DengXian"/>
                <w:iCs/>
                <w:sz w:val="18"/>
                <w:szCs w:val="24"/>
                <w:rPrChange w:id="276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Micropillar height</w:t>
            </w:r>
            <w:r w:rsidRPr="00D367F5">
              <w:rPr>
                <w:rFonts w:eastAsia="DengXian"/>
                <w:sz w:val="18"/>
                <w:szCs w:val="24"/>
                <w:rPrChange w:id="277" w:author="Cheng, Jiangtao" w:date="2021-07-18T11:40:00Z">
                  <w:rPr>
                    <w:rFonts w:eastAsia="DengXian"/>
                    <w:sz w:val="21"/>
                  </w:rPr>
                </w:rPrChange>
              </w:rPr>
              <w:t xml:space="preserve"> </w:t>
            </w:r>
            <w:r w:rsidRPr="00D367F5">
              <w:rPr>
                <w:rFonts w:eastAsia="DengXian"/>
                <w:iCs/>
                <w:sz w:val="18"/>
                <w:szCs w:val="24"/>
                <w:rPrChange w:id="278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H</w:t>
            </w:r>
            <w:r w:rsidRPr="00D367F5">
              <w:rPr>
                <w:rFonts w:eastAsia="DengXian"/>
                <w:sz w:val="18"/>
                <w:szCs w:val="24"/>
                <w:rPrChange w:id="279" w:author="Cheng, Jiangtao" w:date="2021-07-18T11:40:00Z">
                  <w:rPr>
                    <w:rFonts w:eastAsia="DengXian"/>
                    <w:sz w:val="21"/>
                  </w:rPr>
                </w:rPrChange>
              </w:rPr>
              <w:t xml:space="preserve"> </w:t>
            </w:r>
            <w:r w:rsidRPr="00D367F5">
              <w:rPr>
                <w:rFonts w:eastAsia="DengXian"/>
                <w:iCs/>
                <w:sz w:val="18"/>
                <w:szCs w:val="24"/>
                <w:rPrChange w:id="280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(</w:t>
            </w:r>
            <w:proofErr w:type="spellStart"/>
            <w:r w:rsidRPr="00D367F5">
              <w:rPr>
                <w:rFonts w:eastAsia="DengXian"/>
                <w:iCs/>
                <w:sz w:val="18"/>
                <w:szCs w:val="24"/>
                <w:rPrChange w:id="281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μm</w:t>
            </w:r>
            <w:proofErr w:type="spellEnd"/>
            <w:r w:rsidRPr="00D367F5">
              <w:rPr>
                <w:rFonts w:eastAsia="DengXian"/>
                <w:iCs/>
                <w:sz w:val="18"/>
                <w:szCs w:val="24"/>
                <w:rPrChange w:id="282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)</w:t>
            </w:r>
          </w:p>
        </w:tc>
      </w:tr>
      <w:tr w:rsidR="00C43C1E" w:rsidRPr="00D367F5" w14:paraId="55700A88" w14:textId="77777777" w:rsidTr="006D2D1E"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EAC1B4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283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284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Sample 1</w:t>
            </w:r>
          </w:p>
        </w:tc>
        <w:tc>
          <w:tcPr>
            <w:tcW w:w="275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8160668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285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286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20</w:t>
            </w:r>
          </w:p>
        </w:tc>
        <w:tc>
          <w:tcPr>
            <w:tcW w:w="282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000B2E7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287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288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40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C09C8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289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290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40</w:t>
            </w:r>
          </w:p>
        </w:tc>
      </w:tr>
      <w:tr w:rsidR="00C43C1E" w:rsidRPr="00D367F5" w14:paraId="55348ECF" w14:textId="77777777" w:rsidTr="006D2D1E"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50F8F8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291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292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Sample 2</w:t>
            </w:r>
          </w:p>
        </w:tc>
        <w:tc>
          <w:tcPr>
            <w:tcW w:w="275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6C1BB6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293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294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20</w:t>
            </w:r>
          </w:p>
        </w:tc>
        <w:tc>
          <w:tcPr>
            <w:tcW w:w="282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D6FD1E2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295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296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50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5D3B0DA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297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298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40</w:t>
            </w:r>
          </w:p>
        </w:tc>
      </w:tr>
      <w:tr w:rsidR="00C43C1E" w:rsidRPr="00D367F5" w14:paraId="6A07A985" w14:textId="77777777" w:rsidTr="006D2D1E"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C577F87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299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300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Sample 3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3C44033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301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302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20</w:t>
            </w:r>
          </w:p>
        </w:tc>
        <w:tc>
          <w:tcPr>
            <w:tcW w:w="282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ADFBC6B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303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304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60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44C312F" w14:textId="77777777" w:rsidR="00C43C1E" w:rsidRPr="00D367F5" w:rsidRDefault="00C43C1E" w:rsidP="00B63FA2">
            <w:pPr>
              <w:spacing w:line="360" w:lineRule="auto"/>
              <w:jc w:val="center"/>
              <w:rPr>
                <w:rFonts w:eastAsia="DengXian"/>
                <w:i w:val="0"/>
                <w:iCs/>
                <w:szCs w:val="24"/>
                <w:rPrChange w:id="305" w:author="Cheng, Jiangtao" w:date="2021-07-18T11:40:00Z">
                  <w:rPr>
                    <w:rFonts w:eastAsia="DengXian"/>
                    <w:i w:val="0"/>
                    <w:iCs/>
                    <w:sz w:val="21"/>
                  </w:rPr>
                </w:rPrChange>
              </w:rPr>
            </w:pPr>
            <w:r w:rsidRPr="00D367F5">
              <w:rPr>
                <w:rFonts w:eastAsia="DengXian"/>
                <w:iCs/>
                <w:sz w:val="18"/>
                <w:szCs w:val="24"/>
                <w:rPrChange w:id="306" w:author="Cheng, Jiangtao" w:date="2021-07-18T11:40:00Z">
                  <w:rPr>
                    <w:rFonts w:eastAsia="DengXian"/>
                    <w:iCs/>
                    <w:sz w:val="21"/>
                  </w:rPr>
                </w:rPrChange>
              </w:rPr>
              <w:t>40</w:t>
            </w:r>
          </w:p>
        </w:tc>
      </w:tr>
    </w:tbl>
    <w:p w14:paraId="222A51D9" w14:textId="5D6F9069" w:rsidR="004B5299" w:rsidRDefault="008100FC" w:rsidP="00C32D06">
      <w:pPr>
        <w:spacing w:before="120" w:line="360" w:lineRule="auto"/>
        <w:jc w:val="center"/>
        <w:rPr>
          <w:rFonts w:eastAsia="DengXian" w:cs="Times New Roman"/>
          <w:iCs/>
          <w:sz w:val="24"/>
          <w:szCs w:val="28"/>
        </w:rPr>
      </w:pPr>
      <w:r>
        <w:rPr>
          <w:noProof/>
        </w:rPr>
        <w:drawing>
          <wp:inline distT="0" distB="0" distL="0" distR="0" wp14:anchorId="218AA5C3" wp14:editId="50E0FDBC">
            <wp:extent cx="2587752" cy="18288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2" t="3705" r="287" b="13849"/>
                    <a:stretch/>
                  </pic:blipFill>
                  <pic:spPr bwMode="auto">
                    <a:xfrm>
                      <a:off x="0" y="0"/>
                      <a:ext cx="258775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FE511" w14:textId="7C08DB40" w:rsidR="004B5299" w:rsidRDefault="004B5299" w:rsidP="00C32D06">
      <w:pPr>
        <w:spacing w:line="360" w:lineRule="auto"/>
        <w:jc w:val="center"/>
        <w:rPr>
          <w:rFonts w:eastAsia="DengXian" w:cs="Times New Roman"/>
          <w:iCs/>
          <w:sz w:val="24"/>
          <w:szCs w:val="28"/>
        </w:rPr>
      </w:pPr>
      <w:r w:rsidRPr="006D2D1E">
        <w:rPr>
          <w:rFonts w:eastAsia="DengXian" w:cs="Times New Roman"/>
          <w:b/>
          <w:bCs/>
          <w:iCs/>
          <w:sz w:val="24"/>
          <w:szCs w:val="28"/>
        </w:rPr>
        <w:t>Figure 1.</w:t>
      </w:r>
      <w:r>
        <w:rPr>
          <w:rFonts w:eastAsia="DengXian" w:cs="Times New Roman"/>
          <w:iCs/>
          <w:sz w:val="24"/>
          <w:szCs w:val="28"/>
        </w:rPr>
        <w:t xml:space="preserve"> </w:t>
      </w:r>
      <w:r w:rsidR="0021175C">
        <w:rPr>
          <w:rFonts w:eastAsia="DengXian" w:cs="Times New Roman"/>
          <w:iCs/>
          <w:sz w:val="24"/>
          <w:szCs w:val="28"/>
        </w:rPr>
        <w:t xml:space="preserve">Scanning electron micrograph of the sample </w:t>
      </w:r>
      <w:r w:rsidR="00CB5A09">
        <w:rPr>
          <w:rFonts w:eastAsia="DengXian" w:cs="Times New Roman"/>
          <w:iCs/>
          <w:sz w:val="24"/>
          <w:szCs w:val="28"/>
        </w:rPr>
        <w:t xml:space="preserve">device </w:t>
      </w:r>
      <w:ins w:id="307" w:author="Cheng, Jiangtao" w:date="2021-07-18T16:06:00Z">
        <w:r w:rsidR="00C11F1E">
          <w:rPr>
            <w:rFonts w:eastAsia="DengXian" w:cs="Times New Roman"/>
            <w:iCs/>
            <w:sz w:val="24"/>
            <w:szCs w:val="28"/>
          </w:rPr>
          <w:t xml:space="preserve">with micropillars </w:t>
        </w:r>
      </w:ins>
      <w:r w:rsidR="0021175C">
        <w:rPr>
          <w:rFonts w:eastAsia="DengXian" w:cs="Times New Roman"/>
          <w:iCs/>
          <w:sz w:val="24"/>
          <w:szCs w:val="28"/>
        </w:rPr>
        <w:t xml:space="preserve">used in this </w:t>
      </w:r>
      <w:r w:rsidR="00CB5A09">
        <w:rPr>
          <w:rFonts w:eastAsia="DengXian" w:cs="Times New Roman"/>
          <w:iCs/>
          <w:sz w:val="24"/>
          <w:szCs w:val="28"/>
        </w:rPr>
        <w:t>study</w:t>
      </w:r>
      <w:r w:rsidR="0021175C">
        <w:rPr>
          <w:rFonts w:eastAsia="DengXian" w:cs="Times New Roman"/>
          <w:iCs/>
          <w:sz w:val="24"/>
          <w:szCs w:val="28"/>
        </w:rPr>
        <w:t>.</w:t>
      </w:r>
    </w:p>
    <w:p w14:paraId="42FF3E2A" w14:textId="34C86CB7" w:rsidR="00C43C1E" w:rsidRPr="00C43C1E" w:rsidRDefault="00244326">
      <w:pPr>
        <w:jc w:val="center"/>
        <w:rPr>
          <w:rFonts w:eastAsia="DengXian" w:cs="Times New Roman"/>
          <w:iCs/>
          <w:sz w:val="24"/>
          <w:szCs w:val="28"/>
        </w:rPr>
        <w:pPrChange w:id="308" w:author="Cheng, Jiangtao" w:date="2021-07-18T16:11:00Z">
          <w:pPr>
            <w:spacing w:line="360" w:lineRule="auto"/>
            <w:jc w:val="center"/>
          </w:pPr>
        </w:pPrChange>
      </w:pPr>
      <w:r>
        <w:rPr>
          <w:noProof/>
        </w:rPr>
        <w:lastRenderedPageBreak/>
        <w:drawing>
          <wp:inline distT="0" distB="0" distL="0" distR="0" wp14:anchorId="4669611F" wp14:editId="3F5DBF5D">
            <wp:extent cx="4315968" cy="23682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23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ABD8" w14:textId="68260A82" w:rsidR="00C43C1E" w:rsidRPr="00C43C1E" w:rsidRDefault="00C43C1E" w:rsidP="006D2D1E">
      <w:pPr>
        <w:rPr>
          <w:rFonts w:eastAsia="DengXian" w:cs="Times New Roman"/>
          <w:iCs/>
          <w:sz w:val="24"/>
          <w:szCs w:val="28"/>
        </w:rPr>
      </w:pPr>
      <w:r w:rsidRPr="006D2D1E">
        <w:rPr>
          <w:rFonts w:eastAsia="DengXian" w:cs="Times New Roman"/>
          <w:b/>
          <w:bCs/>
          <w:iCs/>
          <w:sz w:val="24"/>
          <w:szCs w:val="28"/>
        </w:rPr>
        <w:t xml:space="preserve">Figure </w:t>
      </w:r>
      <w:r w:rsidR="00597BEC" w:rsidRPr="006D2D1E">
        <w:rPr>
          <w:rFonts w:eastAsia="DengXian" w:cs="Times New Roman"/>
          <w:b/>
          <w:bCs/>
          <w:iCs/>
          <w:sz w:val="24"/>
          <w:szCs w:val="28"/>
        </w:rPr>
        <w:t>2</w:t>
      </w:r>
      <w:r w:rsidRPr="006D2D1E">
        <w:rPr>
          <w:rFonts w:eastAsia="DengXian" w:cs="Times New Roman"/>
          <w:b/>
          <w:bCs/>
          <w:iCs/>
          <w:sz w:val="24"/>
          <w:szCs w:val="28"/>
        </w:rPr>
        <w:t>.</w:t>
      </w:r>
      <w:r w:rsidRPr="00C43C1E">
        <w:rPr>
          <w:rFonts w:eastAsia="DengXian" w:cs="Times New Roman"/>
          <w:iCs/>
          <w:sz w:val="24"/>
          <w:szCs w:val="28"/>
        </w:rPr>
        <w:t xml:space="preserve"> Schematic diagram of the experimental setup including </w:t>
      </w:r>
      <w:ins w:id="309" w:author="Cheng, Jiangtao" w:date="2021-07-18T16:07:00Z">
        <w:r w:rsidR="00C11F1E">
          <w:rPr>
            <w:rFonts w:eastAsia="DengXian" w:cs="Times New Roman"/>
            <w:iCs/>
            <w:sz w:val="24"/>
            <w:szCs w:val="28"/>
          </w:rPr>
          <w:t xml:space="preserve">IR </w:t>
        </w:r>
      </w:ins>
      <w:r w:rsidRPr="00C43C1E">
        <w:rPr>
          <w:rFonts w:eastAsia="DengXian" w:cs="Times New Roman"/>
          <w:iCs/>
          <w:sz w:val="24"/>
          <w:szCs w:val="28"/>
        </w:rPr>
        <w:t>camera</w:t>
      </w:r>
      <w:del w:id="310" w:author="Cheng, Jiangtao" w:date="2021-07-18T16:07:00Z">
        <w:r w:rsidRPr="00C43C1E" w:rsidDel="00C11F1E">
          <w:rPr>
            <w:rFonts w:eastAsia="DengXian" w:cs="Times New Roman"/>
            <w:iCs/>
            <w:sz w:val="24"/>
            <w:szCs w:val="28"/>
          </w:rPr>
          <w:delText>s</w:delText>
        </w:r>
      </w:del>
      <w:r w:rsidRPr="00C43C1E">
        <w:rPr>
          <w:rFonts w:eastAsia="DengXian" w:cs="Times New Roman"/>
          <w:iCs/>
          <w:sz w:val="24"/>
          <w:szCs w:val="28"/>
        </w:rPr>
        <w:t>, substrate</w:t>
      </w:r>
      <w:ins w:id="311" w:author="Cheng, Jiangtao" w:date="2021-07-18T16:10:00Z">
        <w:r w:rsidR="00C11F1E">
          <w:rPr>
            <w:rFonts w:eastAsia="DengXian" w:cs="Times New Roman"/>
            <w:iCs/>
            <w:sz w:val="24"/>
            <w:szCs w:val="28"/>
          </w:rPr>
          <w:t xml:space="preserve"> with micropillars</w:t>
        </w:r>
      </w:ins>
      <w:r w:rsidRPr="00C43C1E">
        <w:rPr>
          <w:rFonts w:eastAsia="DengXian" w:cs="Times New Roman"/>
          <w:iCs/>
          <w:sz w:val="24"/>
          <w:szCs w:val="28"/>
        </w:rPr>
        <w:t>, hot plate</w:t>
      </w:r>
      <w:r w:rsidR="0053042E">
        <w:rPr>
          <w:rFonts w:eastAsia="DengXian" w:cs="Times New Roman"/>
          <w:iCs/>
          <w:sz w:val="24"/>
          <w:szCs w:val="28"/>
        </w:rPr>
        <w:t>, light source</w:t>
      </w:r>
      <w:ins w:id="312" w:author="Cheng, Jiangtao" w:date="2021-07-18T16:07:00Z">
        <w:r w:rsidR="00C11F1E">
          <w:rPr>
            <w:rFonts w:eastAsia="DengXian" w:cs="Times New Roman"/>
            <w:iCs/>
            <w:sz w:val="24"/>
            <w:szCs w:val="28"/>
          </w:rPr>
          <w:t>,</w:t>
        </w:r>
      </w:ins>
      <w:del w:id="313" w:author="Cheng, Jiangtao" w:date="2021-07-18T16:07:00Z">
        <w:r w:rsidRPr="00C43C1E" w:rsidDel="00C11F1E">
          <w:rPr>
            <w:rFonts w:eastAsia="DengXian" w:cs="Times New Roman"/>
            <w:iCs/>
            <w:sz w:val="24"/>
            <w:szCs w:val="28"/>
          </w:rPr>
          <w:delText xml:space="preserve"> and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 thermocouple</w:t>
      </w:r>
      <w:ins w:id="314" w:author="Cheng, Jiangtao" w:date="2021-07-18T16:07:00Z">
        <w:r w:rsidR="00C11F1E">
          <w:rPr>
            <w:rFonts w:eastAsia="DengXian" w:cs="Times New Roman"/>
            <w:iCs/>
            <w:sz w:val="24"/>
            <w:szCs w:val="28"/>
          </w:rPr>
          <w:t xml:space="preserve"> and</w:t>
        </w:r>
      </w:ins>
      <w:ins w:id="315" w:author="Cheng, Jiangtao" w:date="2021-07-18T16:08:00Z">
        <w:r w:rsidR="00C11F1E">
          <w:rPr>
            <w:rFonts w:eastAsia="DengXian" w:cs="Times New Roman"/>
            <w:iCs/>
            <w:sz w:val="24"/>
            <w:szCs w:val="28"/>
          </w:rPr>
          <w:t xml:space="preserve"> </w:t>
        </w:r>
      </w:ins>
      <w:ins w:id="316" w:author="Cheng, Jiangtao" w:date="2021-07-18T16:09:00Z">
        <w:r w:rsidR="00C11F1E">
          <w:rPr>
            <w:rFonts w:eastAsia="DengXian" w:cs="Times New Roman"/>
            <w:iCs/>
            <w:sz w:val="24"/>
            <w:szCs w:val="28"/>
          </w:rPr>
          <w:t>high-speed</w:t>
        </w:r>
      </w:ins>
      <w:ins w:id="317" w:author="Cheng, Jiangtao" w:date="2021-07-18T16:08:00Z">
        <w:r w:rsidR="00C11F1E">
          <w:rPr>
            <w:rFonts w:eastAsia="DengXian" w:cs="Times New Roman"/>
            <w:iCs/>
            <w:sz w:val="24"/>
            <w:szCs w:val="28"/>
          </w:rPr>
          <w:t xml:space="preserve"> CCD camera mated to </w:t>
        </w:r>
      </w:ins>
      <w:ins w:id="318" w:author="Cheng, Jiangtao" w:date="2021-07-18T16:10:00Z">
        <w:r w:rsidR="00C11F1E">
          <w:rPr>
            <w:rFonts w:eastAsia="DengXian" w:cs="Times New Roman"/>
            <w:iCs/>
            <w:sz w:val="24"/>
            <w:szCs w:val="28"/>
          </w:rPr>
          <w:t>an o</w:t>
        </w:r>
        <w:r w:rsidR="00C11F1E" w:rsidRPr="00C11F1E">
          <w:rPr>
            <w:rFonts w:eastAsia="DengXian" w:cs="Times New Roman"/>
            <w:iCs/>
            <w:sz w:val="24"/>
            <w:szCs w:val="28"/>
          </w:rPr>
          <w:t xml:space="preserve">ptical </w:t>
        </w:r>
        <w:r w:rsidR="00C11F1E">
          <w:rPr>
            <w:rFonts w:eastAsia="DengXian" w:cs="Times New Roman"/>
            <w:iCs/>
            <w:sz w:val="24"/>
            <w:szCs w:val="28"/>
          </w:rPr>
          <w:t>t</w:t>
        </w:r>
        <w:r w:rsidR="00C11F1E" w:rsidRPr="00C11F1E">
          <w:rPr>
            <w:rFonts w:eastAsia="DengXian" w:cs="Times New Roman"/>
            <w:iCs/>
            <w:sz w:val="24"/>
            <w:szCs w:val="28"/>
          </w:rPr>
          <w:t>ensiometer</w:t>
        </w:r>
      </w:ins>
      <w:r w:rsidRPr="00C43C1E">
        <w:rPr>
          <w:rFonts w:eastAsia="DengXian" w:cs="Times New Roman"/>
          <w:iCs/>
          <w:sz w:val="24"/>
          <w:szCs w:val="28"/>
        </w:rPr>
        <w:t xml:space="preserve">. </w:t>
      </w:r>
    </w:p>
    <w:p w14:paraId="15CD6E77" w14:textId="77777777" w:rsidR="00C43C1E" w:rsidRPr="00C111B2" w:rsidRDefault="00C43C1E" w:rsidP="00C43C1E">
      <w:pPr>
        <w:spacing w:line="360" w:lineRule="auto"/>
        <w:rPr>
          <w:rFonts w:eastAsia="DengXian" w:cs="Times New Roman"/>
          <w:b/>
          <w:bCs/>
          <w:iCs/>
          <w:sz w:val="24"/>
          <w:szCs w:val="28"/>
        </w:rPr>
      </w:pPr>
      <w:r w:rsidRPr="00C111B2">
        <w:rPr>
          <w:rFonts w:eastAsia="DengXian" w:cs="Times New Roman"/>
          <w:b/>
          <w:bCs/>
          <w:iCs/>
          <w:sz w:val="24"/>
          <w:szCs w:val="28"/>
        </w:rPr>
        <w:t>2.2 Experimental setup</w:t>
      </w:r>
    </w:p>
    <w:p w14:paraId="05137B6A" w14:textId="4D523B28" w:rsidR="00C43C1E" w:rsidRPr="00C43C1E" w:rsidRDefault="00C43C1E" w:rsidP="00856045">
      <w:pPr>
        <w:spacing w:line="360" w:lineRule="auto"/>
        <w:ind w:firstLine="360"/>
        <w:rPr>
          <w:rFonts w:eastAsia="DengXian" w:cs="Times New Roman"/>
          <w:iCs/>
          <w:sz w:val="24"/>
          <w:szCs w:val="28"/>
        </w:rPr>
      </w:pPr>
      <w:del w:id="319" w:author="Cheng, Jiangtao" w:date="2021-07-18T16:12:00Z">
        <w:r w:rsidRPr="00C43C1E" w:rsidDel="00C11F1E">
          <w:rPr>
            <w:rFonts w:eastAsia="DengXian" w:cs="Times New Roman"/>
            <w:iCs/>
            <w:sz w:val="24"/>
            <w:szCs w:val="28"/>
          </w:rPr>
          <w:delText xml:space="preserve">Fig. </w:delText>
        </w:r>
        <w:r w:rsidR="00597BEC" w:rsidDel="00C11F1E">
          <w:rPr>
            <w:rFonts w:eastAsia="DengXian" w:cs="Times New Roman"/>
            <w:iCs/>
            <w:sz w:val="24"/>
            <w:szCs w:val="28"/>
          </w:rPr>
          <w:delText>2</w:delText>
        </w:r>
        <w:r w:rsidRPr="00C43C1E" w:rsidDel="00C11F1E">
          <w:rPr>
            <w:rFonts w:eastAsia="DengXian" w:cs="Times New Roman"/>
            <w:iCs/>
            <w:sz w:val="24"/>
            <w:szCs w:val="28"/>
          </w:rPr>
          <w:delText xml:space="preserve"> shows t</w:delText>
        </w:r>
      </w:del>
      <w:ins w:id="320" w:author="Cheng, Jiangtao" w:date="2021-07-18T16:12:00Z">
        <w:r w:rsidR="00C11F1E">
          <w:rPr>
            <w:rFonts w:eastAsia="DengXian" w:cs="Times New Roman"/>
            <w:iCs/>
            <w:sz w:val="24"/>
            <w:szCs w:val="28"/>
          </w:rPr>
          <w:t>T</w:t>
        </w:r>
      </w:ins>
      <w:r w:rsidRPr="00C43C1E">
        <w:rPr>
          <w:rFonts w:eastAsia="DengXian" w:cs="Times New Roman"/>
          <w:iCs/>
          <w:sz w:val="24"/>
          <w:szCs w:val="28"/>
        </w:rPr>
        <w:t>he schematic of the experimental setup</w:t>
      </w:r>
      <w:ins w:id="321" w:author="Cheng, Jiangtao" w:date="2021-07-18T16:12:00Z">
        <w:r w:rsidR="00C11F1E">
          <w:rPr>
            <w:rFonts w:eastAsia="DengXian" w:cs="Times New Roman"/>
            <w:iCs/>
            <w:sz w:val="24"/>
            <w:szCs w:val="28"/>
          </w:rPr>
          <w:t xml:space="preserve"> is shown in Fig. 2</w:t>
        </w:r>
      </w:ins>
      <w:r w:rsidRPr="00C43C1E">
        <w:rPr>
          <w:rFonts w:eastAsia="DengXian" w:cs="Times New Roman"/>
          <w:iCs/>
          <w:sz w:val="24"/>
          <w:szCs w:val="28"/>
        </w:rPr>
        <w:t xml:space="preserve">. </w:t>
      </w:r>
      <w:r w:rsidR="00395A6C" w:rsidRPr="00395A6C">
        <w:rPr>
          <w:rFonts w:eastAsia="DengXian" w:cs="Times New Roman"/>
          <w:iCs/>
          <w:sz w:val="24"/>
          <w:szCs w:val="28"/>
        </w:rPr>
        <w:t>In this study, deionized (DI) water (Type 1, &gt;18 MΩ cm resistivity) was used as the liquid and a DI water droplet of 4</w:t>
      </w:r>
      <w:r w:rsidR="00395A6C">
        <w:rPr>
          <w:rFonts w:eastAsia="DengXian" w:cs="Times New Roman"/>
          <w:iCs/>
          <w:sz w:val="24"/>
          <w:szCs w:val="28"/>
        </w:rPr>
        <w:t xml:space="preserve"> </w:t>
      </w:r>
      <w:r w:rsidR="00395A6C" w:rsidRPr="00395A6C">
        <w:rPr>
          <w:rFonts w:eastAsia="DengXian" w:cs="Times New Roman"/>
          <w:iCs/>
          <w:sz w:val="24"/>
          <w:szCs w:val="28"/>
        </w:rPr>
        <w:t>±</w:t>
      </w:r>
      <w:r w:rsidR="00395A6C">
        <w:rPr>
          <w:rFonts w:eastAsia="DengXian" w:cs="Times New Roman"/>
          <w:iCs/>
          <w:sz w:val="24"/>
          <w:szCs w:val="28"/>
        </w:rPr>
        <w:t xml:space="preserve"> </w:t>
      </w:r>
      <w:r w:rsidR="00395A6C" w:rsidRPr="00395A6C">
        <w:rPr>
          <w:rFonts w:eastAsia="DengXian" w:cs="Times New Roman"/>
          <w:iCs/>
          <w:sz w:val="24"/>
          <w:szCs w:val="28"/>
        </w:rPr>
        <w:t xml:space="preserve">0.1 </w:t>
      </w:r>
      <w:proofErr w:type="spellStart"/>
      <w:r w:rsidR="00395A6C" w:rsidRPr="00395A6C">
        <w:rPr>
          <w:rFonts w:eastAsia="DengXian" w:cs="Times New Roman"/>
          <w:iCs/>
          <w:sz w:val="24"/>
          <w:szCs w:val="28"/>
        </w:rPr>
        <w:t>μL</w:t>
      </w:r>
      <w:proofErr w:type="spellEnd"/>
      <w:r w:rsidR="00395A6C" w:rsidRPr="00395A6C">
        <w:rPr>
          <w:rFonts w:eastAsia="DengXian" w:cs="Times New Roman"/>
          <w:iCs/>
          <w:sz w:val="24"/>
          <w:szCs w:val="28"/>
        </w:rPr>
        <w:t xml:space="preserve"> generated by a syringe pump (EW-74905, Cole-Parmer Corporation) was</w:t>
      </w:r>
      <w:r w:rsidR="003435DA">
        <w:rPr>
          <w:rFonts w:eastAsia="DengXian" w:cs="Times New Roman"/>
          <w:iCs/>
          <w:sz w:val="24"/>
          <w:szCs w:val="28"/>
        </w:rPr>
        <w:t xml:space="preserve"> gently</w:t>
      </w:r>
      <w:r w:rsidR="00395A6C" w:rsidRPr="00395A6C">
        <w:rPr>
          <w:rFonts w:eastAsia="DengXian" w:cs="Times New Roman"/>
          <w:iCs/>
          <w:sz w:val="24"/>
          <w:szCs w:val="28"/>
        </w:rPr>
        <w:t xml:space="preserve"> d</w:t>
      </w:r>
      <w:r w:rsidR="00A1726B">
        <w:rPr>
          <w:rFonts w:eastAsia="DengXian" w:cs="Times New Roman"/>
          <w:iCs/>
          <w:sz w:val="24"/>
          <w:szCs w:val="28"/>
        </w:rPr>
        <w:t>ispensed</w:t>
      </w:r>
      <w:r w:rsidR="00395A6C" w:rsidRPr="00395A6C">
        <w:rPr>
          <w:rFonts w:eastAsia="DengXian" w:cs="Times New Roman"/>
          <w:iCs/>
          <w:sz w:val="24"/>
          <w:szCs w:val="28"/>
        </w:rPr>
        <w:t xml:space="preserve"> </w:t>
      </w:r>
      <w:r w:rsidR="00A1726B">
        <w:rPr>
          <w:rFonts w:eastAsia="DengXian" w:cs="Times New Roman"/>
          <w:iCs/>
          <w:sz w:val="24"/>
          <w:szCs w:val="28"/>
        </w:rPr>
        <w:t>on</w:t>
      </w:r>
      <w:r w:rsidR="00395A6C" w:rsidRPr="00395A6C">
        <w:rPr>
          <w:rFonts w:eastAsia="DengXian" w:cs="Times New Roman"/>
          <w:iCs/>
          <w:sz w:val="24"/>
          <w:szCs w:val="28"/>
        </w:rPr>
        <w:t xml:space="preserve"> the center of the </w:t>
      </w:r>
      <w:del w:id="322" w:author="Cheng, Jiangtao" w:date="2021-07-18T16:14:00Z">
        <w:r w:rsidR="00395A6C" w:rsidRPr="00395A6C" w:rsidDel="00E26D58">
          <w:rPr>
            <w:rFonts w:eastAsia="DengXian" w:cs="Times New Roman"/>
            <w:iCs/>
            <w:sz w:val="24"/>
            <w:szCs w:val="28"/>
          </w:rPr>
          <w:delText xml:space="preserve">heated superhydrophobic </w:delText>
        </w:r>
      </w:del>
      <w:r w:rsidR="00395A6C" w:rsidRPr="00395A6C">
        <w:rPr>
          <w:rFonts w:eastAsia="DengXian" w:cs="Times New Roman"/>
          <w:iCs/>
          <w:sz w:val="24"/>
          <w:szCs w:val="28"/>
        </w:rPr>
        <w:t>micro-structured substrate for evaporation</w:t>
      </w:r>
      <w:r w:rsidR="0074502A">
        <w:rPr>
          <w:rFonts w:eastAsia="DengXian" w:cs="Times New Roman"/>
          <w:iCs/>
          <w:sz w:val="24"/>
          <w:szCs w:val="28"/>
        </w:rPr>
        <w:t xml:space="preserve"> study</w:t>
      </w:r>
      <w:r w:rsidR="00395A6C" w:rsidRPr="00395A6C">
        <w:rPr>
          <w:rFonts w:eastAsia="DengXian" w:cs="Times New Roman"/>
          <w:iCs/>
          <w:sz w:val="24"/>
          <w:szCs w:val="28"/>
        </w:rPr>
        <w:t xml:space="preserve">. </w:t>
      </w:r>
      <w:ins w:id="323" w:author="Cheng, Jiangtao" w:date="2021-07-18T16:16:00Z">
        <w:r w:rsidR="00A96E5A">
          <w:rPr>
            <w:rFonts w:eastAsia="DengXian" w:cs="Times New Roman"/>
            <w:iCs/>
            <w:sz w:val="24"/>
            <w:szCs w:val="28"/>
          </w:rPr>
          <w:t>At least f</w:t>
        </w:r>
      </w:ins>
      <w:del w:id="324" w:author="Cheng, Jiangtao" w:date="2021-07-18T16:16:00Z">
        <w:r w:rsidR="00395A6C" w:rsidRPr="00395A6C" w:rsidDel="00A96E5A">
          <w:rPr>
            <w:rFonts w:eastAsia="DengXian" w:cs="Times New Roman"/>
            <w:iCs/>
            <w:sz w:val="24"/>
            <w:szCs w:val="28"/>
          </w:rPr>
          <w:delText>F</w:delText>
        </w:r>
      </w:del>
      <w:r w:rsidR="00395A6C" w:rsidRPr="00395A6C">
        <w:rPr>
          <w:rFonts w:eastAsia="DengXian" w:cs="Times New Roman"/>
          <w:iCs/>
          <w:sz w:val="24"/>
          <w:szCs w:val="28"/>
        </w:rPr>
        <w:t xml:space="preserve">ive trials were carried out for each droplet evaporation </w:t>
      </w:r>
      <w:ins w:id="325" w:author="Cheng, Jiangtao" w:date="2021-07-18T16:16:00Z">
        <w:r w:rsidR="00230FDC">
          <w:rPr>
            <w:rFonts w:eastAsia="DengXian" w:cs="Times New Roman"/>
            <w:iCs/>
            <w:sz w:val="24"/>
            <w:szCs w:val="28"/>
          </w:rPr>
          <w:t>experiment</w:t>
        </w:r>
      </w:ins>
      <w:del w:id="326" w:author="Cheng, Jiangtao" w:date="2021-07-18T16:16:00Z">
        <w:r w:rsidR="00395A6C" w:rsidRPr="00395A6C" w:rsidDel="00230FDC">
          <w:rPr>
            <w:rFonts w:eastAsia="DengXian" w:cs="Times New Roman"/>
            <w:iCs/>
            <w:sz w:val="24"/>
            <w:szCs w:val="28"/>
          </w:rPr>
          <w:delText>process</w:delText>
        </w:r>
      </w:del>
      <w:r w:rsidR="00395A6C" w:rsidRPr="00395A6C">
        <w:rPr>
          <w:rFonts w:eastAsia="DengXian" w:cs="Times New Roman"/>
          <w:iCs/>
          <w:sz w:val="24"/>
          <w:szCs w:val="28"/>
        </w:rPr>
        <w:t xml:space="preserve"> to </w:t>
      </w:r>
      <w:del w:id="327" w:author="Cheng, Jiangtao" w:date="2021-07-18T16:15:00Z">
        <w:r w:rsidR="00395A6C" w:rsidRPr="00395A6C" w:rsidDel="00E26D58">
          <w:rPr>
            <w:rFonts w:eastAsia="DengXian" w:cs="Times New Roman"/>
            <w:iCs/>
            <w:sz w:val="24"/>
            <w:szCs w:val="28"/>
          </w:rPr>
          <w:delText xml:space="preserve">make </w:delText>
        </w:r>
      </w:del>
      <w:ins w:id="328" w:author="Cheng, Jiangtao" w:date="2021-07-18T16:15:00Z">
        <w:r w:rsidR="00E26D58">
          <w:rPr>
            <w:rFonts w:eastAsia="DengXian" w:cs="Times New Roman"/>
            <w:iCs/>
            <w:sz w:val="24"/>
            <w:szCs w:val="28"/>
          </w:rPr>
          <w:t>en</w:t>
        </w:r>
      </w:ins>
      <w:r w:rsidR="00395A6C" w:rsidRPr="00395A6C">
        <w:rPr>
          <w:rFonts w:eastAsia="DengXian" w:cs="Times New Roman"/>
          <w:iCs/>
          <w:sz w:val="24"/>
          <w:szCs w:val="28"/>
        </w:rPr>
        <w:t xml:space="preserve">sure the </w:t>
      </w:r>
      <w:ins w:id="329" w:author="Cheng, Jiangtao" w:date="2021-07-18T16:15:00Z">
        <w:r w:rsidR="00230FDC">
          <w:rPr>
            <w:rFonts w:eastAsia="DengXian" w:cs="Times New Roman"/>
            <w:iCs/>
            <w:sz w:val="24"/>
            <w:szCs w:val="28"/>
          </w:rPr>
          <w:t xml:space="preserve">repeatability of the </w:t>
        </w:r>
      </w:ins>
      <w:r w:rsidR="00395A6C" w:rsidRPr="00395A6C">
        <w:rPr>
          <w:rFonts w:eastAsia="DengXian" w:cs="Times New Roman"/>
          <w:iCs/>
          <w:sz w:val="24"/>
          <w:szCs w:val="28"/>
        </w:rPr>
        <w:t xml:space="preserve">evaporation </w:t>
      </w:r>
      <w:ins w:id="330" w:author="Cheng, Jiangtao" w:date="2021-07-18T16:16:00Z">
        <w:r w:rsidR="00230FDC">
          <w:rPr>
            <w:rFonts w:eastAsia="DengXian" w:cs="Times New Roman"/>
            <w:iCs/>
            <w:sz w:val="24"/>
            <w:szCs w:val="28"/>
          </w:rPr>
          <w:t>measurements</w:t>
        </w:r>
      </w:ins>
      <w:del w:id="331" w:author="Cheng, Jiangtao" w:date="2021-07-18T16:16:00Z">
        <w:r w:rsidR="00395A6C" w:rsidRPr="00395A6C" w:rsidDel="00230FDC">
          <w:rPr>
            <w:rFonts w:eastAsia="DengXian" w:cs="Times New Roman"/>
            <w:iCs/>
            <w:sz w:val="24"/>
            <w:szCs w:val="28"/>
          </w:rPr>
          <w:delText>process</w:delText>
        </w:r>
      </w:del>
      <w:del w:id="332" w:author="Cheng, Jiangtao" w:date="2021-07-18T16:15:00Z">
        <w:r w:rsidR="00395A6C" w:rsidRPr="00395A6C" w:rsidDel="00230FDC">
          <w:rPr>
            <w:rFonts w:eastAsia="DengXian" w:cs="Times New Roman"/>
            <w:iCs/>
            <w:sz w:val="24"/>
            <w:szCs w:val="28"/>
          </w:rPr>
          <w:delText xml:space="preserve"> is stable and repeatable</w:delText>
        </w:r>
      </w:del>
      <w:r w:rsidR="00395A6C" w:rsidRPr="00395A6C">
        <w:rPr>
          <w:rFonts w:eastAsia="DengXian" w:cs="Times New Roman"/>
          <w:iCs/>
          <w:sz w:val="24"/>
          <w:szCs w:val="28"/>
        </w:rPr>
        <w:t xml:space="preserve">. </w:t>
      </w:r>
      <w:r w:rsidR="003435DA">
        <w:rPr>
          <w:rFonts w:eastAsia="DengXian" w:cs="Times New Roman"/>
          <w:iCs/>
          <w:sz w:val="24"/>
          <w:szCs w:val="28"/>
        </w:rPr>
        <w:t xml:space="preserve">Because of the small volume, the shape of the </w:t>
      </w:r>
      <w:r w:rsidR="0074502A">
        <w:rPr>
          <w:rFonts w:eastAsia="DengXian" w:cs="Times New Roman"/>
          <w:iCs/>
          <w:sz w:val="24"/>
          <w:szCs w:val="28"/>
        </w:rPr>
        <w:t xml:space="preserve">sessile </w:t>
      </w:r>
      <w:r w:rsidR="003435DA">
        <w:rPr>
          <w:rFonts w:eastAsia="DengXian" w:cs="Times New Roman"/>
          <w:iCs/>
          <w:sz w:val="24"/>
          <w:szCs w:val="28"/>
        </w:rPr>
        <w:t xml:space="preserve">water droplet resembled a spherical cap. </w:t>
      </w:r>
      <w:r w:rsidR="00D23F1B" w:rsidRPr="00D23F1B">
        <w:rPr>
          <w:rFonts w:eastAsia="DengXian" w:cs="Times New Roman"/>
          <w:iCs/>
          <w:sz w:val="24"/>
          <w:szCs w:val="28"/>
        </w:rPr>
        <w:t xml:space="preserve">The substrates were affixed on a hot plate </w:t>
      </w:r>
      <w:ins w:id="333" w:author="Cheng, Jiangtao" w:date="2021-07-18T16:18:00Z">
        <w:r w:rsidR="00A52F80">
          <w:rPr>
            <w:rFonts w:eastAsia="DengXian" w:cs="Times New Roman"/>
            <w:iCs/>
            <w:sz w:val="24"/>
            <w:szCs w:val="28"/>
          </w:rPr>
          <w:t xml:space="preserve">by double-side copper tape </w:t>
        </w:r>
      </w:ins>
      <w:r w:rsidR="00395A6C">
        <w:rPr>
          <w:rFonts w:eastAsia="DengXian" w:cs="Times New Roman"/>
          <w:iCs/>
          <w:sz w:val="24"/>
          <w:szCs w:val="28"/>
        </w:rPr>
        <w:t>and</w:t>
      </w:r>
      <w:r w:rsidRPr="00C43C1E">
        <w:rPr>
          <w:rFonts w:eastAsia="DengXian" w:cs="Times New Roman"/>
          <w:iCs/>
          <w:sz w:val="24"/>
          <w:szCs w:val="28"/>
        </w:rPr>
        <w:t xml:space="preserve"> </w:t>
      </w:r>
      <w:r w:rsidR="00395A6C">
        <w:rPr>
          <w:rFonts w:eastAsia="DengXian" w:cs="Times New Roman"/>
          <w:iCs/>
          <w:sz w:val="24"/>
          <w:szCs w:val="28"/>
        </w:rPr>
        <w:t xml:space="preserve">a </w:t>
      </w:r>
      <w:r w:rsidRPr="00C43C1E">
        <w:rPr>
          <w:rFonts w:eastAsia="DengXian" w:cs="Times New Roman"/>
          <w:iCs/>
          <w:sz w:val="24"/>
          <w:szCs w:val="28"/>
        </w:rPr>
        <w:t>K-type thermocouple</w:t>
      </w:r>
      <w:r w:rsidR="00395A6C">
        <w:rPr>
          <w:rFonts w:eastAsia="DengXian" w:cs="Times New Roman"/>
          <w:iCs/>
          <w:sz w:val="24"/>
          <w:szCs w:val="28"/>
        </w:rPr>
        <w:t xml:space="preserve"> </w:t>
      </w:r>
      <w:r w:rsidRPr="00C43C1E">
        <w:rPr>
          <w:rFonts w:eastAsia="DengXian" w:cs="Times New Roman"/>
          <w:iCs/>
          <w:sz w:val="24"/>
          <w:szCs w:val="28"/>
        </w:rPr>
        <w:t xml:space="preserve">with </w:t>
      </w:r>
      <m:oMath>
        <m:r>
          <w:rPr>
            <w:rFonts w:ascii="Cambria Math" w:eastAsia="DengXian" w:hAnsi="Cambria Math" w:cs="Times New Roman"/>
            <w:sz w:val="24"/>
            <w:szCs w:val="28"/>
          </w:rPr>
          <m:t>±</m:t>
        </m:r>
      </m:oMath>
      <w:r w:rsidRPr="00C43C1E">
        <w:rPr>
          <w:rFonts w:eastAsia="DengXian" w:cs="Times New Roman"/>
          <w:iCs/>
          <w:sz w:val="24"/>
          <w:szCs w:val="28"/>
        </w:rPr>
        <w:t xml:space="preserve">0.5 °C </w:t>
      </w:r>
      <w:r w:rsidRPr="00A52F80">
        <w:rPr>
          <w:rFonts w:eastAsia="DengXian" w:cs="Times New Roman"/>
          <w:iCs/>
          <w:sz w:val="24"/>
          <w:szCs w:val="28"/>
          <w:rPrChange w:id="334" w:author="Cheng, Jiangtao" w:date="2021-07-18T16:19:00Z">
            <w:rPr>
              <w:rFonts w:eastAsia="DengXian" w:cs="Times New Roman"/>
              <w:iCs/>
              <w:sz w:val="24"/>
              <w:szCs w:val="28"/>
              <w:highlight w:val="yellow"/>
            </w:rPr>
          </w:rPrChange>
        </w:rPr>
        <w:t>uncertainty</w:t>
      </w:r>
      <w:r w:rsidRPr="00C43C1E">
        <w:rPr>
          <w:rFonts w:eastAsia="DengXian" w:cs="Times New Roman"/>
          <w:iCs/>
          <w:sz w:val="24"/>
          <w:szCs w:val="28"/>
        </w:rPr>
        <w:t xml:space="preserve"> </w:t>
      </w:r>
      <w:r w:rsidR="00395A6C">
        <w:rPr>
          <w:rFonts w:eastAsia="DengXian" w:cs="Times New Roman"/>
          <w:iCs/>
          <w:sz w:val="24"/>
          <w:szCs w:val="28"/>
        </w:rPr>
        <w:t>wa</w:t>
      </w:r>
      <w:r w:rsidRPr="00C43C1E">
        <w:rPr>
          <w:rFonts w:eastAsia="DengXian" w:cs="Times New Roman"/>
          <w:iCs/>
          <w:sz w:val="24"/>
          <w:szCs w:val="28"/>
        </w:rPr>
        <w:t xml:space="preserve">s used to </w:t>
      </w:r>
      <w:r w:rsidR="0074502A">
        <w:rPr>
          <w:rFonts w:eastAsia="DengXian" w:cs="Times New Roman"/>
          <w:iCs/>
          <w:sz w:val="24"/>
          <w:szCs w:val="28"/>
        </w:rPr>
        <w:t>measure</w:t>
      </w:r>
      <w:r w:rsidRPr="00C43C1E">
        <w:rPr>
          <w:rFonts w:eastAsia="DengXian" w:cs="Times New Roman"/>
          <w:iCs/>
          <w:sz w:val="24"/>
          <w:szCs w:val="28"/>
        </w:rPr>
        <w:t xml:space="preserve"> the</w:t>
      </w:r>
      <w:r w:rsidR="0074502A">
        <w:rPr>
          <w:rFonts w:eastAsia="DengXian" w:cs="Times New Roman"/>
          <w:iCs/>
          <w:sz w:val="24"/>
          <w:szCs w:val="28"/>
        </w:rPr>
        <w:t xml:space="preserve"> surface</w:t>
      </w:r>
      <w:r w:rsidR="00395A6C">
        <w:rPr>
          <w:rFonts w:eastAsia="DengXian" w:cs="Times New Roman"/>
          <w:iCs/>
          <w:sz w:val="24"/>
          <w:szCs w:val="28"/>
        </w:rPr>
        <w:t xml:space="preserve"> temperature of the substrate during </w:t>
      </w:r>
      <w:r w:rsidR="00DB2D01">
        <w:rPr>
          <w:rFonts w:eastAsia="DengXian" w:cs="Times New Roman"/>
          <w:iCs/>
          <w:sz w:val="24"/>
          <w:szCs w:val="28"/>
        </w:rPr>
        <w:t>the</w:t>
      </w:r>
      <w:r w:rsidR="00395A6C">
        <w:rPr>
          <w:rFonts w:eastAsia="DengXian" w:cs="Times New Roman"/>
          <w:iCs/>
          <w:sz w:val="24"/>
          <w:szCs w:val="28"/>
        </w:rPr>
        <w:t xml:space="preserve"> experiment</w:t>
      </w:r>
      <w:r w:rsidRPr="00C43C1E">
        <w:rPr>
          <w:rFonts w:eastAsia="DengXian" w:cs="Times New Roman"/>
          <w:iCs/>
          <w:sz w:val="24"/>
          <w:szCs w:val="28"/>
        </w:rPr>
        <w:t>.</w:t>
      </w:r>
      <w:r w:rsidR="00395A6C">
        <w:rPr>
          <w:rFonts w:eastAsia="DengXian" w:cs="Times New Roman"/>
          <w:iCs/>
          <w:sz w:val="24"/>
          <w:szCs w:val="28"/>
        </w:rPr>
        <w:t xml:space="preserve"> The base temperature of the substrate </w:t>
      </w:r>
      <w:r w:rsidR="00196AC6">
        <w:rPr>
          <w:rFonts w:eastAsia="DengXian" w:cs="Times New Roman"/>
          <w:iCs/>
          <w:sz w:val="24"/>
          <w:szCs w:val="28"/>
        </w:rPr>
        <w:t>wa</w:t>
      </w:r>
      <w:r w:rsidR="00395A6C">
        <w:rPr>
          <w:rFonts w:eastAsia="DengXian" w:cs="Times New Roman"/>
          <w:iCs/>
          <w:sz w:val="24"/>
          <w:szCs w:val="28"/>
        </w:rPr>
        <w:t>s maintained at</w:t>
      </w:r>
      <w:r w:rsidR="00196AC6">
        <w:rPr>
          <w:rFonts w:eastAsia="DengXian" w:cs="Times New Roman"/>
          <w:iCs/>
          <w:sz w:val="24"/>
          <w:szCs w:val="28"/>
        </w:rPr>
        <w:t xml:space="preserve"> a</w:t>
      </w:r>
      <w:r w:rsidR="00395A6C">
        <w:rPr>
          <w:rFonts w:eastAsia="DengXian" w:cs="Times New Roman"/>
          <w:iCs/>
          <w:sz w:val="24"/>
          <w:szCs w:val="28"/>
        </w:rPr>
        <w:t xml:space="preserve"> constant </w:t>
      </w:r>
      <w:r w:rsidR="0074502A">
        <w:rPr>
          <w:rFonts w:eastAsia="DengXian" w:cs="Times New Roman"/>
          <w:iCs/>
          <w:sz w:val="24"/>
          <w:szCs w:val="28"/>
        </w:rPr>
        <w:t>level on</w:t>
      </w:r>
      <w:r w:rsidR="00395A6C">
        <w:rPr>
          <w:rFonts w:eastAsia="DengXian" w:cs="Times New Roman"/>
          <w:iCs/>
          <w:sz w:val="24"/>
          <w:szCs w:val="28"/>
        </w:rPr>
        <w:t xml:space="preserve"> the hot plate ranging from 40 </w:t>
      </w:r>
      <w:r w:rsidR="00395A6C">
        <w:rPr>
          <w:rFonts w:eastAsia="DengXian" w:cs="Times New Roman" w:hint="eastAsia"/>
          <w:iCs/>
          <w:sz w:val="24"/>
          <w:szCs w:val="28"/>
        </w:rPr>
        <w:t>°</w:t>
      </w:r>
      <w:r w:rsidR="00395A6C">
        <w:rPr>
          <w:rFonts w:eastAsia="DengXian" w:cs="Times New Roman"/>
          <w:iCs/>
          <w:sz w:val="24"/>
          <w:szCs w:val="28"/>
        </w:rPr>
        <w:t xml:space="preserve">C to 120 </w:t>
      </w:r>
      <w:r w:rsidR="00395A6C">
        <w:rPr>
          <w:rFonts w:eastAsia="DengXian" w:cs="Times New Roman" w:hint="eastAsia"/>
          <w:iCs/>
          <w:sz w:val="24"/>
          <w:szCs w:val="28"/>
        </w:rPr>
        <w:t>°</w:t>
      </w:r>
      <w:r w:rsidR="00395A6C">
        <w:rPr>
          <w:rFonts w:eastAsia="DengXian" w:cs="Times New Roman"/>
          <w:iCs/>
          <w:sz w:val="24"/>
          <w:szCs w:val="28"/>
        </w:rPr>
        <w:t>C</w:t>
      </w:r>
      <w:r w:rsidR="0074502A">
        <w:rPr>
          <w:rFonts w:eastAsia="DengXian" w:cs="Times New Roman"/>
          <w:iCs/>
          <w:sz w:val="24"/>
          <w:szCs w:val="28"/>
        </w:rPr>
        <w:t>,</w:t>
      </w:r>
      <w:r w:rsidR="00395A6C">
        <w:rPr>
          <w:rFonts w:eastAsia="DengXian" w:cs="Times New Roman"/>
          <w:iCs/>
          <w:sz w:val="24"/>
          <w:szCs w:val="28"/>
        </w:rPr>
        <w:t xml:space="preserve"> beyond which </w:t>
      </w:r>
      <w:ins w:id="335" w:author="Cheng, Jiangtao" w:date="2021-07-18T16:20:00Z">
        <w:r w:rsidR="00837121">
          <w:rPr>
            <w:rFonts w:eastAsia="DengXian" w:cs="Times New Roman"/>
            <w:iCs/>
            <w:sz w:val="24"/>
            <w:szCs w:val="28"/>
          </w:rPr>
          <w:t xml:space="preserve">even </w:t>
        </w:r>
      </w:ins>
      <w:r w:rsidR="00395A6C">
        <w:rPr>
          <w:rFonts w:eastAsia="DengXian" w:cs="Times New Roman"/>
          <w:iCs/>
          <w:sz w:val="24"/>
          <w:szCs w:val="28"/>
        </w:rPr>
        <w:t>a small</w:t>
      </w:r>
      <w:r w:rsidR="00196AC6">
        <w:rPr>
          <w:rFonts w:eastAsia="DengXian" w:cs="Times New Roman"/>
          <w:iCs/>
          <w:sz w:val="24"/>
          <w:szCs w:val="28"/>
        </w:rPr>
        <w:t xml:space="preserve"> temperature</w:t>
      </w:r>
      <w:r w:rsidR="00395A6C">
        <w:rPr>
          <w:rFonts w:eastAsia="DengXian" w:cs="Times New Roman"/>
          <w:iCs/>
          <w:sz w:val="24"/>
          <w:szCs w:val="28"/>
        </w:rPr>
        <w:t xml:space="preserve"> increase would </w:t>
      </w:r>
      <w:r w:rsidR="00DB2D01">
        <w:rPr>
          <w:rFonts w:eastAsia="DengXian" w:cs="Times New Roman"/>
          <w:iCs/>
          <w:sz w:val="24"/>
          <w:szCs w:val="28"/>
        </w:rPr>
        <w:t xml:space="preserve">otherwise </w:t>
      </w:r>
      <w:r w:rsidR="00395A6C">
        <w:rPr>
          <w:rFonts w:eastAsia="DengXian" w:cs="Times New Roman"/>
          <w:iCs/>
          <w:sz w:val="24"/>
          <w:szCs w:val="28"/>
        </w:rPr>
        <w:t>lead to the</w:t>
      </w:r>
      <w:r w:rsidR="00196AC6">
        <w:rPr>
          <w:rFonts w:eastAsia="DengXian" w:cs="Times New Roman"/>
          <w:iCs/>
          <w:sz w:val="24"/>
          <w:szCs w:val="28"/>
        </w:rPr>
        <w:t xml:space="preserve"> onset of</w:t>
      </w:r>
      <w:r w:rsidR="00395A6C">
        <w:rPr>
          <w:rFonts w:eastAsia="DengXian" w:cs="Times New Roman"/>
          <w:iCs/>
          <w:sz w:val="24"/>
          <w:szCs w:val="28"/>
        </w:rPr>
        <w:t xml:space="preserve"> boiling of the </w:t>
      </w:r>
      <w:r w:rsidR="0074502A">
        <w:rPr>
          <w:rFonts w:eastAsia="DengXian" w:cs="Times New Roman"/>
          <w:iCs/>
          <w:sz w:val="24"/>
          <w:szCs w:val="28"/>
        </w:rPr>
        <w:t>sessile</w:t>
      </w:r>
      <w:r w:rsidR="00395A6C">
        <w:rPr>
          <w:rFonts w:eastAsia="DengXian" w:cs="Times New Roman"/>
          <w:iCs/>
          <w:sz w:val="24"/>
          <w:szCs w:val="28"/>
        </w:rPr>
        <w:t xml:space="preserve"> droplet</w:t>
      </w:r>
      <w:bookmarkStart w:id="336" w:name="_Hlk76637712"/>
      <w:r w:rsidR="00395A6C">
        <w:rPr>
          <w:rFonts w:eastAsia="DengXian" w:cs="Times New Roman"/>
          <w:iCs/>
          <w:sz w:val="24"/>
          <w:szCs w:val="28"/>
        </w:rPr>
        <w:t xml:space="preserve">. </w:t>
      </w:r>
      <w:r w:rsidR="00A1726B" w:rsidRPr="00A1726B">
        <w:rPr>
          <w:rFonts w:eastAsia="DengXian" w:cs="Times New Roman"/>
          <w:iCs/>
          <w:sz w:val="24"/>
          <w:szCs w:val="28"/>
        </w:rPr>
        <w:t xml:space="preserve">Two cameras parallel and normal to the substrate were used to record the evaporation process of the droplets. A calibrated infrared (IR) camera (FILR A5) was fixed </w:t>
      </w:r>
      <w:ins w:id="337" w:author="Cheng, Jiangtao" w:date="2021-07-18T16:21:00Z">
        <w:r w:rsidR="00837121">
          <w:rPr>
            <w:rFonts w:eastAsia="DengXian" w:cs="Times New Roman"/>
            <w:iCs/>
            <w:sz w:val="24"/>
            <w:szCs w:val="28"/>
          </w:rPr>
          <w:t xml:space="preserve">above </w:t>
        </w:r>
      </w:ins>
      <w:del w:id="338" w:author="Cheng, Jiangtao" w:date="2021-07-18T16:21:00Z">
        <w:r w:rsidR="00A1726B" w:rsidRPr="00A1726B" w:rsidDel="00837121">
          <w:rPr>
            <w:rFonts w:eastAsia="DengXian" w:cs="Times New Roman"/>
            <w:iCs/>
            <w:sz w:val="24"/>
            <w:szCs w:val="28"/>
          </w:rPr>
          <w:delText xml:space="preserve">on the top of </w:delText>
        </w:r>
      </w:del>
      <w:r w:rsidR="00A1726B" w:rsidRPr="00A1726B">
        <w:rPr>
          <w:rFonts w:eastAsia="DengXian" w:cs="Times New Roman"/>
          <w:iCs/>
          <w:sz w:val="24"/>
          <w:szCs w:val="28"/>
        </w:rPr>
        <w:t xml:space="preserve">the droplet and normal to the substrate to measure the surface temperature </w:t>
      </w:r>
      <w:r w:rsidR="00DB2D01">
        <w:rPr>
          <w:rFonts w:eastAsia="DengXian" w:cs="Times New Roman"/>
          <w:iCs/>
          <w:sz w:val="24"/>
          <w:szCs w:val="28"/>
        </w:rPr>
        <w:t xml:space="preserve">evolution </w:t>
      </w:r>
      <w:r w:rsidR="00A1726B" w:rsidRPr="00A1726B">
        <w:rPr>
          <w:rFonts w:eastAsia="DengXian" w:cs="Times New Roman"/>
          <w:iCs/>
          <w:sz w:val="24"/>
          <w:szCs w:val="28"/>
        </w:rPr>
        <w:t xml:space="preserve">of the droplet. </w:t>
      </w:r>
      <w:del w:id="339" w:author="Cheng, Jiangtao" w:date="2021-07-18T16:23:00Z">
        <w:r w:rsidR="00A1726B" w:rsidRPr="00A1726B" w:rsidDel="00837121">
          <w:rPr>
            <w:rFonts w:eastAsia="DengXian" w:cs="Times New Roman"/>
            <w:iCs/>
            <w:sz w:val="24"/>
            <w:szCs w:val="28"/>
          </w:rPr>
          <w:delText xml:space="preserve">Because of the superhydrophobicity of the substrate, </w:delText>
        </w:r>
        <w:r w:rsidR="00DB2D01" w:rsidDel="00837121">
          <w:rPr>
            <w:rFonts w:eastAsia="DengXian" w:cs="Times New Roman"/>
            <w:iCs/>
            <w:sz w:val="24"/>
            <w:szCs w:val="28"/>
          </w:rPr>
          <w:delText>a</w:delText>
        </w:r>
      </w:del>
      <w:ins w:id="340" w:author="Cheng, Jiangtao" w:date="2021-07-18T16:23:00Z">
        <w:r w:rsidR="00837121">
          <w:rPr>
            <w:rFonts w:eastAsia="DengXian" w:cs="Times New Roman"/>
            <w:iCs/>
            <w:sz w:val="24"/>
            <w:szCs w:val="28"/>
          </w:rPr>
          <w:t>A</w:t>
        </w:r>
      </w:ins>
      <w:r w:rsidR="00DB2D01">
        <w:rPr>
          <w:rFonts w:eastAsia="DengXian" w:cs="Times New Roman"/>
          <w:iCs/>
          <w:sz w:val="24"/>
          <w:szCs w:val="28"/>
        </w:rPr>
        <w:t xml:space="preserve"> </w:t>
      </w:r>
      <w:ins w:id="341" w:author="Cheng, Jiangtao" w:date="2021-07-18T16:23:00Z">
        <w:r w:rsidR="00837121">
          <w:rPr>
            <w:rFonts w:eastAsia="DengXian" w:cs="Times New Roman"/>
            <w:iCs/>
            <w:sz w:val="24"/>
            <w:szCs w:val="28"/>
          </w:rPr>
          <w:t xml:space="preserve">water </w:t>
        </w:r>
      </w:ins>
      <w:r w:rsidR="00A1726B" w:rsidRPr="00A1726B">
        <w:rPr>
          <w:rFonts w:eastAsia="DengXian" w:cs="Times New Roman"/>
          <w:iCs/>
          <w:sz w:val="24"/>
          <w:szCs w:val="28"/>
        </w:rPr>
        <w:t xml:space="preserve">droplet </w:t>
      </w:r>
      <w:r w:rsidR="00DB2D01">
        <w:rPr>
          <w:rFonts w:eastAsia="DengXian" w:cs="Times New Roman"/>
          <w:iCs/>
          <w:sz w:val="24"/>
          <w:szCs w:val="28"/>
        </w:rPr>
        <w:t xml:space="preserve">sitting </w:t>
      </w:r>
      <w:r w:rsidR="00A1726B" w:rsidRPr="00A1726B">
        <w:rPr>
          <w:rFonts w:eastAsia="DengXian" w:cs="Times New Roman"/>
          <w:iCs/>
          <w:sz w:val="24"/>
          <w:szCs w:val="28"/>
        </w:rPr>
        <w:t xml:space="preserve">on the </w:t>
      </w:r>
      <w:ins w:id="342" w:author="Cheng, Jiangtao" w:date="2021-07-18T16:23:00Z">
        <w:r w:rsidR="00837121">
          <w:rPr>
            <w:rFonts w:eastAsia="DengXian" w:cs="Times New Roman"/>
            <w:iCs/>
            <w:sz w:val="24"/>
            <w:szCs w:val="28"/>
          </w:rPr>
          <w:t xml:space="preserve">superhydrophobic </w:t>
        </w:r>
      </w:ins>
      <w:r w:rsidR="00A1726B" w:rsidRPr="00A1726B">
        <w:rPr>
          <w:rFonts w:eastAsia="DengXian" w:cs="Times New Roman"/>
          <w:iCs/>
          <w:sz w:val="24"/>
          <w:szCs w:val="28"/>
        </w:rPr>
        <w:t xml:space="preserve">substrate </w:t>
      </w:r>
      <w:del w:id="343" w:author="Cheng, Jiangtao" w:date="2021-07-18T16:38:00Z">
        <w:r w:rsidR="00A1726B" w:rsidRPr="00A1726B" w:rsidDel="000B2FAC">
          <w:rPr>
            <w:rFonts w:eastAsia="DengXian" w:cs="Times New Roman"/>
            <w:iCs/>
            <w:sz w:val="24"/>
            <w:szCs w:val="28"/>
          </w:rPr>
          <w:delText>exhibite</w:delText>
        </w:r>
      </w:del>
      <w:ins w:id="344" w:author="Cheng, Jiangtao" w:date="2021-07-18T16:38:00Z">
        <w:r w:rsidR="000B2FAC" w:rsidRPr="00A1726B">
          <w:rPr>
            <w:rFonts w:eastAsia="DengXian" w:cs="Times New Roman"/>
            <w:iCs/>
            <w:sz w:val="24"/>
            <w:szCs w:val="28"/>
          </w:rPr>
          <w:t>exhibits</w:t>
        </w:r>
      </w:ins>
      <w:del w:id="345" w:author="Cheng, Jiangtao" w:date="2021-07-18T16:23:00Z">
        <w:r w:rsidR="00A1726B" w:rsidRPr="00A1726B" w:rsidDel="00837121">
          <w:rPr>
            <w:rFonts w:eastAsia="DengXian" w:cs="Times New Roman"/>
            <w:iCs/>
            <w:sz w:val="24"/>
            <w:szCs w:val="28"/>
          </w:rPr>
          <w:delText>d</w:delText>
        </w:r>
      </w:del>
      <w:r w:rsidR="00A1726B" w:rsidRPr="00A1726B">
        <w:rPr>
          <w:rFonts w:eastAsia="DengXian" w:cs="Times New Roman"/>
          <w:iCs/>
          <w:sz w:val="24"/>
          <w:szCs w:val="28"/>
        </w:rPr>
        <w:t xml:space="preserve"> </w:t>
      </w:r>
      <w:r w:rsidR="00DB2D01">
        <w:rPr>
          <w:rFonts w:eastAsia="DengXian" w:cs="Times New Roman"/>
          <w:iCs/>
          <w:sz w:val="24"/>
          <w:szCs w:val="28"/>
        </w:rPr>
        <w:t xml:space="preserve">a </w:t>
      </w:r>
      <w:r w:rsidR="00A1726B" w:rsidRPr="00A1726B">
        <w:rPr>
          <w:rFonts w:eastAsia="DengXian" w:cs="Times New Roman"/>
          <w:iCs/>
          <w:sz w:val="24"/>
          <w:szCs w:val="28"/>
        </w:rPr>
        <w:t>large contact angle and only the upper hemispherical surface of the droplet can be focused by the IR camera. Regardless</w:t>
      </w:r>
      <w:r w:rsidR="00F36C8C">
        <w:rPr>
          <w:rFonts w:eastAsia="DengXian" w:cs="Times New Roman"/>
          <w:iCs/>
          <w:sz w:val="24"/>
          <w:szCs w:val="28"/>
        </w:rPr>
        <w:t xml:space="preserve"> of</w:t>
      </w:r>
      <w:r w:rsidR="00A1726B" w:rsidRPr="00A1726B">
        <w:rPr>
          <w:rFonts w:eastAsia="DengXian" w:cs="Times New Roman"/>
          <w:iCs/>
          <w:sz w:val="24"/>
          <w:szCs w:val="28"/>
        </w:rPr>
        <w:t xml:space="preserve"> the </w:t>
      </w:r>
      <w:r w:rsidR="00F36C8C">
        <w:rPr>
          <w:rFonts w:eastAsia="DengXian" w:cs="Times New Roman"/>
          <w:iCs/>
          <w:sz w:val="24"/>
          <w:szCs w:val="28"/>
        </w:rPr>
        <w:lastRenderedPageBreak/>
        <w:t>influence</w:t>
      </w:r>
      <w:r w:rsidR="00A1726B" w:rsidRPr="00A1726B">
        <w:rPr>
          <w:rFonts w:eastAsia="DengXian" w:cs="Times New Roman"/>
          <w:iCs/>
          <w:sz w:val="24"/>
          <w:szCs w:val="28"/>
        </w:rPr>
        <w:t xml:space="preserve"> of droplet </w:t>
      </w:r>
      <w:r w:rsidR="00F36C8C">
        <w:rPr>
          <w:rFonts w:eastAsia="DengXian" w:cs="Times New Roman"/>
          <w:iCs/>
          <w:sz w:val="24"/>
          <w:szCs w:val="28"/>
        </w:rPr>
        <w:t xml:space="preserve">internal </w:t>
      </w:r>
      <w:r w:rsidR="00A1726B" w:rsidRPr="00A1726B">
        <w:rPr>
          <w:rFonts w:eastAsia="DengXian" w:cs="Times New Roman"/>
          <w:iCs/>
          <w:sz w:val="24"/>
          <w:szCs w:val="28"/>
        </w:rPr>
        <w:t xml:space="preserve">flow on </w:t>
      </w:r>
      <w:r w:rsidR="00F36C8C">
        <w:rPr>
          <w:rFonts w:eastAsia="DengXian" w:cs="Times New Roman"/>
          <w:iCs/>
          <w:sz w:val="24"/>
          <w:szCs w:val="28"/>
        </w:rPr>
        <w:t>its surface</w:t>
      </w:r>
      <w:r w:rsidR="00A1726B" w:rsidRPr="00A1726B">
        <w:rPr>
          <w:rFonts w:eastAsia="DengXian" w:cs="Times New Roman"/>
          <w:iCs/>
          <w:sz w:val="24"/>
          <w:szCs w:val="28"/>
        </w:rPr>
        <w:t xml:space="preserve"> temperature distribution, the temperature measured by the IR camera was </w:t>
      </w:r>
      <w:ins w:id="346" w:author="Cheng, Jiangtao" w:date="2021-07-18T16:25:00Z">
        <w:r w:rsidR="00B62E1A">
          <w:rPr>
            <w:rFonts w:eastAsia="DengXian" w:cs="Times New Roman"/>
            <w:iCs/>
            <w:sz w:val="24"/>
            <w:szCs w:val="28"/>
          </w:rPr>
          <w:t>taken</w:t>
        </w:r>
      </w:ins>
      <w:del w:id="347" w:author="Cheng, Jiangtao" w:date="2021-07-18T16:25:00Z">
        <w:r w:rsidR="00A1726B" w:rsidRPr="00A1726B" w:rsidDel="00B62E1A">
          <w:rPr>
            <w:rFonts w:eastAsia="DengXian" w:cs="Times New Roman"/>
            <w:iCs/>
            <w:sz w:val="24"/>
            <w:szCs w:val="28"/>
          </w:rPr>
          <w:delText>understood</w:delText>
        </w:r>
      </w:del>
      <w:r w:rsidR="00A1726B" w:rsidRPr="00A1726B">
        <w:rPr>
          <w:rFonts w:eastAsia="DengXian" w:cs="Times New Roman"/>
          <w:iCs/>
          <w:sz w:val="24"/>
          <w:szCs w:val="28"/>
        </w:rPr>
        <w:t xml:space="preserve"> as the average </w:t>
      </w:r>
      <w:r w:rsidR="00F36C8C" w:rsidRPr="00A1726B">
        <w:rPr>
          <w:rFonts w:eastAsia="DengXian" w:cs="Times New Roman"/>
          <w:iCs/>
          <w:sz w:val="24"/>
          <w:szCs w:val="28"/>
        </w:rPr>
        <w:t xml:space="preserve">surface </w:t>
      </w:r>
      <w:r w:rsidR="00A1726B" w:rsidRPr="00A1726B">
        <w:rPr>
          <w:rFonts w:eastAsia="DengXian" w:cs="Times New Roman"/>
          <w:iCs/>
          <w:sz w:val="24"/>
          <w:szCs w:val="28"/>
        </w:rPr>
        <w:t xml:space="preserve">temperature of the </w:t>
      </w:r>
      <w:del w:id="348" w:author="Cheng, Jiangtao" w:date="2021-07-18T16:25:00Z">
        <w:r w:rsidR="00A1726B" w:rsidRPr="00A1726B" w:rsidDel="001A4FBE">
          <w:rPr>
            <w:rFonts w:eastAsia="DengXian" w:cs="Times New Roman"/>
            <w:iCs/>
            <w:sz w:val="24"/>
            <w:szCs w:val="28"/>
          </w:rPr>
          <w:delText xml:space="preserve">droplet </w:delText>
        </w:r>
      </w:del>
      <w:r w:rsidR="00A1726B" w:rsidRPr="00A1726B">
        <w:rPr>
          <w:rFonts w:eastAsia="DengXian" w:cs="Times New Roman"/>
          <w:iCs/>
          <w:sz w:val="24"/>
          <w:szCs w:val="28"/>
        </w:rPr>
        <w:t>upper hemispherical</w:t>
      </w:r>
      <w:r w:rsidR="00F36C8C">
        <w:rPr>
          <w:rFonts w:eastAsia="DengXian" w:cs="Times New Roman"/>
          <w:iCs/>
          <w:sz w:val="24"/>
          <w:szCs w:val="28"/>
        </w:rPr>
        <w:t xml:space="preserve"> cap</w:t>
      </w:r>
      <w:ins w:id="349" w:author="Cheng, Jiangtao" w:date="2021-07-18T16:25:00Z">
        <w:r w:rsidR="001A4FBE">
          <w:rPr>
            <w:rFonts w:eastAsia="DengXian" w:cs="Times New Roman"/>
            <w:iCs/>
            <w:sz w:val="24"/>
            <w:szCs w:val="28"/>
          </w:rPr>
          <w:t xml:space="preserve"> of the </w:t>
        </w:r>
        <w:r w:rsidR="001A4FBE" w:rsidRPr="00A1726B">
          <w:rPr>
            <w:rFonts w:eastAsia="DengXian" w:cs="Times New Roman"/>
            <w:iCs/>
            <w:sz w:val="24"/>
            <w:szCs w:val="28"/>
          </w:rPr>
          <w:t>droplet</w:t>
        </w:r>
      </w:ins>
      <w:r w:rsidR="00A1726B" w:rsidRPr="00A1726B">
        <w:rPr>
          <w:rFonts w:eastAsia="DengXian" w:cs="Times New Roman"/>
          <w:iCs/>
          <w:sz w:val="24"/>
          <w:szCs w:val="28"/>
        </w:rPr>
        <w:t xml:space="preserve">. </w:t>
      </w:r>
      <w:ins w:id="350" w:author="Cheng, Jiangtao" w:date="2021-07-18T16:29:00Z">
        <w:r w:rsidR="00066238">
          <w:rPr>
            <w:rFonts w:eastAsia="DengXian" w:cs="Times New Roman"/>
            <w:iCs/>
            <w:sz w:val="24"/>
            <w:szCs w:val="28"/>
          </w:rPr>
          <w:t xml:space="preserve">Aligned </w:t>
        </w:r>
      </w:ins>
      <w:ins w:id="351" w:author="Cheng, Jiangtao" w:date="2021-07-18T16:30:00Z">
        <w:r w:rsidR="00066238">
          <w:rPr>
            <w:rFonts w:eastAsia="DengXian" w:cs="Times New Roman"/>
            <w:iCs/>
            <w:sz w:val="24"/>
            <w:szCs w:val="28"/>
          </w:rPr>
          <w:t>in parallel to the substrate, a</w:t>
        </w:r>
      </w:ins>
      <w:del w:id="352" w:author="Cheng, Jiangtao" w:date="2021-07-18T16:30:00Z">
        <w:r w:rsidR="00B14565" w:rsidRPr="00B14565" w:rsidDel="00066238">
          <w:rPr>
            <w:rFonts w:eastAsia="DengXian" w:cs="Times New Roman"/>
            <w:iCs/>
            <w:sz w:val="24"/>
            <w:szCs w:val="28"/>
          </w:rPr>
          <w:delText>A</w:delText>
        </w:r>
      </w:del>
      <w:r w:rsidR="00B14565" w:rsidRPr="00B14565">
        <w:rPr>
          <w:rFonts w:eastAsia="DengXian" w:cs="Times New Roman"/>
          <w:iCs/>
          <w:sz w:val="24"/>
          <w:szCs w:val="28"/>
        </w:rPr>
        <w:t xml:space="preserve"> high-speed </w:t>
      </w:r>
      <w:r w:rsidR="00F36C8C">
        <w:rPr>
          <w:rFonts w:eastAsia="DengXian" w:cs="Times New Roman"/>
          <w:iCs/>
          <w:sz w:val="24"/>
          <w:szCs w:val="28"/>
        </w:rPr>
        <w:t xml:space="preserve">CCD </w:t>
      </w:r>
      <w:r w:rsidR="00B14565" w:rsidRPr="00B14565">
        <w:rPr>
          <w:rFonts w:eastAsia="DengXian" w:cs="Times New Roman"/>
          <w:iCs/>
          <w:sz w:val="24"/>
          <w:szCs w:val="28"/>
        </w:rPr>
        <w:t xml:space="preserve">camera </w:t>
      </w:r>
      <w:r w:rsidR="00F36C8C">
        <w:rPr>
          <w:rFonts w:eastAsia="DengXian" w:cs="Times New Roman"/>
          <w:iCs/>
          <w:sz w:val="24"/>
          <w:szCs w:val="28"/>
        </w:rPr>
        <w:t>m</w:t>
      </w:r>
      <w:r w:rsidR="00B14565" w:rsidRPr="00B14565">
        <w:rPr>
          <w:rFonts w:eastAsia="DengXian" w:cs="Times New Roman"/>
          <w:iCs/>
          <w:sz w:val="24"/>
          <w:szCs w:val="28"/>
        </w:rPr>
        <w:t>ated with a</w:t>
      </w:r>
      <w:ins w:id="353" w:author="Cheng, Jiangtao" w:date="2021-07-18T16:26:00Z">
        <w:r w:rsidR="001A4FBE">
          <w:rPr>
            <w:rFonts w:eastAsia="DengXian" w:cs="Times New Roman"/>
            <w:iCs/>
            <w:sz w:val="24"/>
            <w:szCs w:val="28"/>
          </w:rPr>
          <w:t>n o</w:t>
        </w:r>
        <w:r w:rsidR="001A4FBE" w:rsidRPr="00C11F1E">
          <w:rPr>
            <w:rFonts w:eastAsia="DengXian" w:cs="Times New Roman"/>
            <w:iCs/>
            <w:sz w:val="24"/>
            <w:szCs w:val="28"/>
          </w:rPr>
          <w:t xml:space="preserve">ptical </w:t>
        </w:r>
        <w:r w:rsidR="001A4FBE">
          <w:rPr>
            <w:rFonts w:eastAsia="DengXian" w:cs="Times New Roman"/>
            <w:iCs/>
            <w:sz w:val="24"/>
            <w:szCs w:val="28"/>
          </w:rPr>
          <w:t>t</w:t>
        </w:r>
        <w:r w:rsidR="001A4FBE" w:rsidRPr="00C11F1E">
          <w:rPr>
            <w:rFonts w:eastAsia="DengXian" w:cs="Times New Roman"/>
            <w:iCs/>
            <w:sz w:val="24"/>
            <w:szCs w:val="28"/>
          </w:rPr>
          <w:t>ensiometer</w:t>
        </w:r>
      </w:ins>
      <w:del w:id="354" w:author="Cheng, Jiangtao" w:date="2021-07-18T16:26:00Z">
        <w:r w:rsidR="00B14565" w:rsidRPr="00B14565" w:rsidDel="001A4FBE">
          <w:rPr>
            <w:rFonts w:eastAsia="DengXian" w:cs="Times New Roman"/>
            <w:iCs/>
            <w:sz w:val="24"/>
            <w:szCs w:val="28"/>
          </w:rPr>
          <w:delText xml:space="preserve"> contact angle measurement system</w:delText>
        </w:r>
      </w:del>
      <w:r w:rsidR="00B14565" w:rsidRPr="00B14565">
        <w:rPr>
          <w:rFonts w:eastAsia="DengXian" w:cs="Times New Roman"/>
          <w:iCs/>
          <w:sz w:val="24"/>
          <w:szCs w:val="28"/>
        </w:rPr>
        <w:t xml:space="preserve"> (Theta Lite, </w:t>
      </w:r>
      <w:proofErr w:type="spellStart"/>
      <w:r w:rsidR="00B14565" w:rsidRPr="00B14565">
        <w:rPr>
          <w:rFonts w:eastAsia="DengXian" w:cs="Times New Roman"/>
          <w:iCs/>
          <w:sz w:val="24"/>
          <w:szCs w:val="28"/>
        </w:rPr>
        <w:t>OneAttension</w:t>
      </w:r>
      <w:proofErr w:type="spellEnd"/>
      <w:r w:rsidR="00B14565" w:rsidRPr="00B14565">
        <w:rPr>
          <w:rFonts w:eastAsia="DengXian" w:cs="Times New Roman"/>
          <w:iCs/>
          <w:sz w:val="24"/>
          <w:szCs w:val="28"/>
        </w:rPr>
        <w:t xml:space="preserve"> Corporation) was used to </w:t>
      </w:r>
      <w:del w:id="355" w:author="Cheng, Jiangtao" w:date="2021-07-18T16:29:00Z">
        <w:r w:rsidR="00B14565" w:rsidRPr="00B14565" w:rsidDel="00066238">
          <w:rPr>
            <w:rFonts w:eastAsia="DengXian" w:cs="Times New Roman"/>
            <w:iCs/>
            <w:sz w:val="24"/>
            <w:szCs w:val="28"/>
          </w:rPr>
          <w:delText xml:space="preserve">measure the </w:delText>
        </w:r>
        <w:r w:rsidR="00F36C8C" w:rsidDel="00066238">
          <w:rPr>
            <w:rFonts w:eastAsia="DengXian" w:cs="Times New Roman"/>
            <w:iCs/>
            <w:sz w:val="24"/>
            <w:szCs w:val="28"/>
          </w:rPr>
          <w:delText>evolution</w:delText>
        </w:r>
        <w:r w:rsidR="00B14565" w:rsidRPr="00B14565" w:rsidDel="00066238">
          <w:rPr>
            <w:rFonts w:eastAsia="DengXian" w:cs="Times New Roman"/>
            <w:iCs/>
            <w:sz w:val="24"/>
            <w:szCs w:val="28"/>
          </w:rPr>
          <w:delText xml:space="preserve"> of the droplet </w:delText>
        </w:r>
        <w:r w:rsidR="00F36C8C" w:rsidDel="00066238">
          <w:rPr>
            <w:rFonts w:eastAsia="DengXian" w:cs="Times New Roman"/>
            <w:iCs/>
            <w:sz w:val="24"/>
            <w:szCs w:val="28"/>
          </w:rPr>
          <w:delText>profile</w:delText>
        </w:r>
        <w:r w:rsidR="00B14565" w:rsidRPr="00B14565" w:rsidDel="00066238">
          <w:rPr>
            <w:rFonts w:eastAsia="DengXian" w:cs="Times New Roman"/>
            <w:iCs/>
            <w:sz w:val="24"/>
            <w:szCs w:val="28"/>
          </w:rPr>
          <w:delText xml:space="preserve">. The high-speed camera was fixed parallel to the substrate to </w:delText>
        </w:r>
      </w:del>
      <w:r w:rsidR="00B14565" w:rsidRPr="00B14565">
        <w:rPr>
          <w:rFonts w:eastAsia="DengXian" w:cs="Times New Roman"/>
          <w:iCs/>
          <w:sz w:val="24"/>
          <w:szCs w:val="28"/>
        </w:rPr>
        <w:t xml:space="preserve">capture the images of the </w:t>
      </w:r>
      <w:r w:rsidR="00F36C8C">
        <w:rPr>
          <w:rFonts w:eastAsia="DengXian" w:cs="Times New Roman"/>
          <w:iCs/>
          <w:sz w:val="24"/>
          <w:szCs w:val="28"/>
        </w:rPr>
        <w:t xml:space="preserve">evaporating </w:t>
      </w:r>
      <w:r w:rsidR="00B14565" w:rsidRPr="00B14565">
        <w:rPr>
          <w:rFonts w:eastAsia="DengXian" w:cs="Times New Roman"/>
          <w:iCs/>
          <w:sz w:val="24"/>
          <w:szCs w:val="28"/>
        </w:rPr>
        <w:t>droplet</w:t>
      </w:r>
      <w:r w:rsidR="00B14565">
        <w:rPr>
          <w:rFonts w:eastAsia="DengXian" w:cs="Times New Roman"/>
          <w:iCs/>
          <w:sz w:val="24"/>
          <w:szCs w:val="28"/>
        </w:rPr>
        <w:t>.</w:t>
      </w:r>
      <w:r w:rsidRPr="00C43C1E">
        <w:rPr>
          <w:rFonts w:eastAsia="DengXian" w:cs="Times New Roman"/>
          <w:iCs/>
          <w:sz w:val="24"/>
          <w:szCs w:val="28"/>
        </w:rPr>
        <w:t xml:space="preserve"> </w:t>
      </w:r>
      <w:r w:rsidR="00B14565" w:rsidRPr="00B14565">
        <w:rPr>
          <w:rFonts w:eastAsia="DengXian" w:cs="Times New Roman"/>
          <w:iCs/>
          <w:sz w:val="24"/>
          <w:szCs w:val="28"/>
        </w:rPr>
        <w:t xml:space="preserve">The droplet </w:t>
      </w:r>
      <w:r w:rsidR="00B07155">
        <w:rPr>
          <w:rFonts w:eastAsia="DengXian" w:cs="Times New Roman"/>
          <w:iCs/>
          <w:sz w:val="24"/>
          <w:szCs w:val="28"/>
        </w:rPr>
        <w:t xml:space="preserve">shape </w:t>
      </w:r>
      <w:r w:rsidR="00B14565" w:rsidRPr="00B14565">
        <w:rPr>
          <w:rFonts w:eastAsia="DengXian" w:cs="Times New Roman"/>
          <w:iCs/>
          <w:sz w:val="24"/>
          <w:szCs w:val="28"/>
        </w:rPr>
        <w:t>is assumed to be axisymmetric. Based on the</w:t>
      </w:r>
      <w:r w:rsidR="00B07155">
        <w:rPr>
          <w:rFonts w:eastAsia="DengXian" w:cs="Times New Roman"/>
          <w:iCs/>
          <w:sz w:val="24"/>
          <w:szCs w:val="28"/>
        </w:rPr>
        <w:t xml:space="preserve"> captured</w:t>
      </w:r>
      <w:r w:rsidR="00B14565" w:rsidRPr="00B14565">
        <w:rPr>
          <w:rFonts w:eastAsia="DengXian" w:cs="Times New Roman"/>
          <w:iCs/>
          <w:sz w:val="24"/>
          <w:szCs w:val="28"/>
        </w:rPr>
        <w:t xml:space="preserve"> snapshots, the water droplet was divided into </w:t>
      </w:r>
      <w:ins w:id="356" w:author="Cheng, Jiangtao" w:date="2021-07-18T16:32:00Z">
        <w:r w:rsidR="00DC7F2F">
          <w:rPr>
            <w:rFonts w:eastAsia="DengXian" w:cs="Times New Roman"/>
            <w:iCs/>
            <w:sz w:val="24"/>
            <w:szCs w:val="28"/>
          </w:rPr>
          <w:t xml:space="preserve">multiple </w:t>
        </w:r>
      </w:ins>
      <w:r w:rsidR="00B14565" w:rsidRPr="00B14565">
        <w:rPr>
          <w:rFonts w:eastAsia="DengXian" w:cs="Times New Roman"/>
          <w:iCs/>
          <w:sz w:val="24"/>
          <w:szCs w:val="28"/>
        </w:rPr>
        <w:t xml:space="preserve">layers and the local height and diameter of </w:t>
      </w:r>
      <w:r w:rsidR="00B07155">
        <w:rPr>
          <w:rFonts w:eastAsia="DengXian" w:cs="Times New Roman"/>
          <w:iCs/>
          <w:sz w:val="24"/>
          <w:szCs w:val="28"/>
        </w:rPr>
        <w:t>each</w:t>
      </w:r>
      <w:r w:rsidR="00B14565" w:rsidRPr="00B14565">
        <w:rPr>
          <w:rFonts w:eastAsia="DengXian" w:cs="Times New Roman"/>
          <w:iCs/>
          <w:sz w:val="24"/>
          <w:szCs w:val="28"/>
        </w:rPr>
        <w:t xml:space="preserve"> water layer </w:t>
      </w:r>
      <w:r w:rsidR="00B14565" w:rsidRPr="00AB0EC1">
        <w:rPr>
          <w:rFonts w:eastAsia="DengXian" w:cs="Times New Roman"/>
          <w:iCs/>
          <w:sz w:val="24"/>
          <w:szCs w:val="28"/>
          <w:rPrChange w:id="357" w:author="Cheng, Jiangtao" w:date="2021-07-18T17:11:00Z">
            <w:rPr>
              <w:rFonts w:eastAsia="DengXian" w:cs="Times New Roman"/>
              <w:iCs/>
              <w:sz w:val="24"/>
              <w:szCs w:val="28"/>
              <w:highlight w:val="yellow"/>
            </w:rPr>
          </w:rPrChange>
        </w:rPr>
        <w:t>w</w:t>
      </w:r>
      <w:ins w:id="358" w:author="Cheng, Jiangtao" w:date="2021-07-18T16:31:00Z">
        <w:r w:rsidR="00DC7F2F" w:rsidRPr="00AB0EC1">
          <w:rPr>
            <w:rFonts w:eastAsia="DengXian" w:cs="Times New Roman"/>
            <w:iCs/>
            <w:sz w:val="24"/>
            <w:szCs w:val="28"/>
            <w:rPrChange w:id="359" w:author="Cheng, Jiangtao" w:date="2021-07-18T17:11:00Z">
              <w:rPr>
                <w:rFonts w:eastAsia="DengXian" w:cs="Times New Roman"/>
                <w:iCs/>
                <w:sz w:val="24"/>
                <w:szCs w:val="28"/>
                <w:highlight w:val="yellow"/>
              </w:rPr>
            </w:rPrChange>
          </w:rPr>
          <w:t>ere</w:t>
        </w:r>
      </w:ins>
      <w:del w:id="360" w:author="Cheng, Jiangtao" w:date="2021-07-18T16:31:00Z">
        <w:r w:rsidR="00B14565" w:rsidRPr="00AB0EC1" w:rsidDel="00DC7F2F">
          <w:rPr>
            <w:rFonts w:eastAsia="DengXian" w:cs="Times New Roman"/>
            <w:iCs/>
            <w:sz w:val="24"/>
            <w:szCs w:val="28"/>
            <w:rPrChange w:id="361" w:author="Cheng, Jiangtao" w:date="2021-07-18T17:11:00Z">
              <w:rPr>
                <w:rFonts w:eastAsia="DengXian" w:cs="Times New Roman"/>
                <w:iCs/>
                <w:sz w:val="24"/>
                <w:szCs w:val="28"/>
                <w:highlight w:val="yellow"/>
              </w:rPr>
            </w:rPrChange>
          </w:rPr>
          <w:delText>as</w:delText>
        </w:r>
      </w:del>
      <w:ins w:id="362" w:author="Cheng, Jiangtao" w:date="2021-07-18T17:11:00Z">
        <w:r w:rsidR="00AB0EC1" w:rsidRPr="00AB0EC1">
          <w:rPr>
            <w:rFonts w:eastAsia="DengXian" w:cs="Times New Roman"/>
            <w:iCs/>
            <w:sz w:val="24"/>
            <w:szCs w:val="28"/>
            <w:rPrChange w:id="363" w:author="Cheng, Jiangtao" w:date="2021-07-18T17:11:00Z">
              <w:rPr>
                <w:rFonts w:eastAsia="DengXian" w:cs="Times New Roman"/>
                <w:iCs/>
                <w:sz w:val="24"/>
                <w:szCs w:val="28"/>
                <w:highlight w:val="red"/>
              </w:rPr>
            </w:rPrChange>
          </w:rPr>
          <w:t xml:space="preserve"> obtain</w:t>
        </w:r>
      </w:ins>
      <w:del w:id="364" w:author="Cheng, Jiangtao" w:date="2021-07-18T17:11:00Z">
        <w:r w:rsidR="00C32D06" w:rsidRPr="00AB0EC1" w:rsidDel="00AB0EC1">
          <w:rPr>
            <w:rFonts w:eastAsia="DengXian" w:cs="Times New Roman"/>
            <w:iCs/>
            <w:sz w:val="24"/>
            <w:szCs w:val="28"/>
            <w:rPrChange w:id="365" w:author="Cheng, Jiangtao" w:date="2021-07-18T17:11:00Z">
              <w:rPr>
                <w:rFonts w:eastAsia="DengXian" w:cs="Times New Roman"/>
                <w:iCs/>
                <w:sz w:val="24"/>
                <w:szCs w:val="28"/>
                <w:highlight w:val="yellow"/>
              </w:rPr>
            </w:rPrChange>
          </w:rPr>
          <w:delText xml:space="preserve"> measur</w:delText>
        </w:r>
      </w:del>
      <w:r w:rsidR="00C32D06" w:rsidRPr="00AB0EC1">
        <w:rPr>
          <w:rFonts w:eastAsia="DengXian" w:cs="Times New Roman"/>
          <w:iCs/>
          <w:sz w:val="24"/>
          <w:szCs w:val="28"/>
          <w:rPrChange w:id="366" w:author="Cheng, Jiangtao" w:date="2021-07-18T17:11:00Z">
            <w:rPr>
              <w:rFonts w:eastAsia="DengXian" w:cs="Times New Roman"/>
              <w:iCs/>
              <w:sz w:val="24"/>
              <w:szCs w:val="28"/>
              <w:highlight w:val="yellow"/>
            </w:rPr>
          </w:rPrChange>
        </w:rPr>
        <w:t>ed</w:t>
      </w:r>
      <w:ins w:id="367" w:author="Cheng, Jiangtao" w:date="2021-07-18T16:35:00Z">
        <w:r w:rsidR="00DC7F2F" w:rsidRPr="00AB0EC1">
          <w:rPr>
            <w:rFonts w:eastAsia="DengXian" w:cs="Times New Roman"/>
            <w:iCs/>
            <w:sz w:val="24"/>
            <w:szCs w:val="28"/>
          </w:rPr>
          <w:t xml:space="preserve"> by </w:t>
        </w:r>
      </w:ins>
      <w:ins w:id="368" w:author="Cheng, Jiangtao" w:date="2021-07-18T17:11:00Z">
        <w:r w:rsidR="00AB0EC1" w:rsidRPr="00AB0EC1">
          <w:rPr>
            <w:rFonts w:eastAsia="DengXian" w:cs="Times New Roman"/>
            <w:iCs/>
            <w:sz w:val="24"/>
            <w:szCs w:val="28"/>
            <w:rPrChange w:id="369" w:author="Cheng, Jiangtao" w:date="2021-07-18T17:11:00Z">
              <w:rPr>
                <w:rFonts w:eastAsia="DengXian" w:cs="Times New Roman"/>
                <w:iCs/>
                <w:sz w:val="24"/>
                <w:szCs w:val="28"/>
                <w:highlight w:val="red"/>
              </w:rPr>
            </w:rPrChange>
          </w:rPr>
          <w:t>i</w:t>
        </w:r>
      </w:ins>
      <w:ins w:id="370" w:author="Cheng, Jiangtao" w:date="2021-07-18T16:35:00Z">
        <w:r w:rsidR="00DC7F2F" w:rsidRPr="00AB0EC1">
          <w:rPr>
            <w:rFonts w:eastAsia="DengXian" w:cs="Times New Roman"/>
            <w:iCs/>
            <w:sz w:val="24"/>
            <w:szCs w:val="28"/>
          </w:rPr>
          <w:t>mage</w:t>
        </w:r>
      </w:ins>
      <w:ins w:id="371" w:author="Cheng, Jiangtao" w:date="2021-07-18T17:10:00Z">
        <w:r w:rsidR="00AB0EC1" w:rsidRPr="00AB0EC1">
          <w:rPr>
            <w:rFonts w:eastAsia="DengXian" w:cs="Times New Roman"/>
            <w:iCs/>
            <w:sz w:val="24"/>
            <w:szCs w:val="28"/>
          </w:rPr>
          <w:t xml:space="preserve"> processing.</w:t>
        </w:r>
      </w:ins>
      <w:del w:id="372" w:author="Cheng, Jiangtao" w:date="2021-07-18T17:10:00Z">
        <w:r w:rsidR="00B14565" w:rsidRPr="00AB0EC1" w:rsidDel="00AB0EC1">
          <w:rPr>
            <w:rFonts w:eastAsia="DengXian" w:cs="Times New Roman"/>
            <w:iCs/>
            <w:sz w:val="24"/>
            <w:szCs w:val="28"/>
          </w:rPr>
          <w:delText>.</w:delText>
        </w:r>
      </w:del>
      <w:r w:rsidR="00B14565" w:rsidRPr="00B14565">
        <w:rPr>
          <w:rFonts w:eastAsia="DengXian" w:cs="Times New Roman"/>
          <w:iCs/>
          <w:sz w:val="24"/>
          <w:szCs w:val="28"/>
        </w:rPr>
        <w:t xml:space="preserve"> T</w:t>
      </w:r>
      <w:ins w:id="373" w:author="Cheng, Jiangtao" w:date="2021-07-18T16:32:00Z">
        <w:r w:rsidR="00DC7F2F">
          <w:rPr>
            <w:rFonts w:eastAsia="DengXian" w:cs="Times New Roman"/>
            <w:iCs/>
            <w:sz w:val="24"/>
            <w:szCs w:val="28"/>
          </w:rPr>
          <w:t>hen, t</w:t>
        </w:r>
      </w:ins>
      <w:r w:rsidR="00B14565" w:rsidRPr="00B14565">
        <w:rPr>
          <w:rFonts w:eastAsia="DengXian" w:cs="Times New Roman"/>
          <w:iCs/>
          <w:sz w:val="24"/>
          <w:szCs w:val="28"/>
        </w:rPr>
        <w:t xml:space="preserve">he </w:t>
      </w:r>
      <w:ins w:id="374" w:author="Cheng, Jiangtao" w:date="2021-07-18T16:34:00Z">
        <w:r w:rsidR="00DC7F2F">
          <w:rPr>
            <w:rFonts w:eastAsia="DengXian" w:cs="Times New Roman"/>
            <w:iCs/>
            <w:sz w:val="24"/>
            <w:szCs w:val="28"/>
          </w:rPr>
          <w:t xml:space="preserve">droplet </w:t>
        </w:r>
      </w:ins>
      <w:r w:rsidR="00B14565" w:rsidRPr="00B14565">
        <w:rPr>
          <w:rFonts w:eastAsia="DengXian" w:cs="Times New Roman"/>
          <w:iCs/>
          <w:sz w:val="24"/>
          <w:szCs w:val="28"/>
        </w:rPr>
        <w:t>volume</w:t>
      </w:r>
      <w:del w:id="375" w:author="Cheng, Jiangtao" w:date="2021-07-18T16:34:00Z">
        <w:r w:rsidR="00B14565" w:rsidRPr="00B14565" w:rsidDel="00DC7F2F">
          <w:rPr>
            <w:rFonts w:eastAsia="DengXian" w:cs="Times New Roman"/>
            <w:iCs/>
            <w:sz w:val="24"/>
            <w:szCs w:val="28"/>
          </w:rPr>
          <w:delText xml:space="preserve"> of the droplet</w:delText>
        </w:r>
      </w:del>
      <w:r w:rsidR="00B14565" w:rsidRPr="00B14565">
        <w:rPr>
          <w:rFonts w:eastAsia="DengXian" w:cs="Times New Roman"/>
          <w:iCs/>
          <w:sz w:val="24"/>
          <w:szCs w:val="28"/>
        </w:rPr>
        <w:t xml:space="preserve"> was calculated by integrating the</w:t>
      </w:r>
      <w:ins w:id="376" w:author="Cheng, Jiangtao" w:date="2021-07-18T16:33:00Z">
        <w:r w:rsidR="00DC7F2F">
          <w:rPr>
            <w:rFonts w:eastAsia="DengXian" w:cs="Times New Roman"/>
            <w:iCs/>
            <w:sz w:val="24"/>
            <w:szCs w:val="28"/>
          </w:rPr>
          <w:t xml:space="preserve"> volume of</w:t>
        </w:r>
      </w:ins>
      <w:r w:rsidR="00B14565" w:rsidRPr="00B14565">
        <w:rPr>
          <w:rFonts w:eastAsia="DengXian" w:cs="Times New Roman"/>
          <w:iCs/>
          <w:sz w:val="24"/>
          <w:szCs w:val="28"/>
        </w:rPr>
        <w:t xml:space="preserve"> </w:t>
      </w:r>
      <w:ins w:id="377" w:author="Cheng, Jiangtao" w:date="2021-07-18T16:33:00Z">
        <w:r w:rsidR="00DC7F2F">
          <w:rPr>
            <w:rFonts w:eastAsia="DengXian" w:cs="Times New Roman"/>
            <w:iCs/>
            <w:sz w:val="24"/>
            <w:szCs w:val="28"/>
          </w:rPr>
          <w:t xml:space="preserve">each </w:t>
        </w:r>
      </w:ins>
      <w:r w:rsidR="00B14565" w:rsidRPr="00B14565">
        <w:rPr>
          <w:rFonts w:eastAsia="DengXian" w:cs="Times New Roman"/>
          <w:iCs/>
          <w:sz w:val="24"/>
          <w:szCs w:val="28"/>
        </w:rPr>
        <w:t>discrete</w:t>
      </w:r>
      <w:del w:id="378" w:author="Cheng, Jiangtao" w:date="2021-07-18T16:35:00Z">
        <w:r w:rsidR="00B14565" w:rsidRPr="00B14565" w:rsidDel="00DC7F2F">
          <w:rPr>
            <w:rFonts w:eastAsia="DengXian" w:cs="Times New Roman"/>
            <w:iCs/>
            <w:sz w:val="24"/>
            <w:szCs w:val="28"/>
          </w:rPr>
          <w:delText xml:space="preserve"> water</w:delText>
        </w:r>
      </w:del>
      <w:r w:rsidR="00B14565" w:rsidRPr="00B14565">
        <w:rPr>
          <w:rFonts w:eastAsia="DengXian" w:cs="Times New Roman"/>
          <w:iCs/>
          <w:sz w:val="24"/>
          <w:szCs w:val="28"/>
        </w:rPr>
        <w:t xml:space="preserve"> layer</w:t>
      </w:r>
      <w:del w:id="379" w:author="Cheng, Jiangtao" w:date="2021-07-18T16:33:00Z">
        <w:r w:rsidR="00B14565" w:rsidRPr="00B14565" w:rsidDel="00DC7F2F">
          <w:rPr>
            <w:rFonts w:eastAsia="DengXian" w:cs="Times New Roman"/>
            <w:iCs/>
            <w:sz w:val="24"/>
            <w:szCs w:val="28"/>
          </w:rPr>
          <w:delText>s</w:delText>
        </w:r>
      </w:del>
      <w:r w:rsidR="00B14565" w:rsidRPr="00B14565">
        <w:rPr>
          <w:rFonts w:eastAsia="DengXian" w:cs="Times New Roman"/>
          <w:iCs/>
          <w:sz w:val="24"/>
          <w:szCs w:val="28"/>
        </w:rPr>
        <w:t xml:space="preserve">. </w:t>
      </w:r>
      <w:r w:rsidRPr="00C43C1E">
        <w:rPr>
          <w:rFonts w:eastAsia="DengXian" w:cs="Times New Roman"/>
          <w:iCs/>
          <w:sz w:val="24"/>
          <w:szCs w:val="28"/>
        </w:rPr>
        <w:t>With the snapshots obtained by the high-speed camera,</w:t>
      </w:r>
      <w:r w:rsidR="00F35F0C">
        <w:rPr>
          <w:rFonts w:eastAsia="DengXian" w:cs="Times New Roman"/>
          <w:iCs/>
          <w:sz w:val="24"/>
          <w:szCs w:val="28"/>
        </w:rPr>
        <w:t xml:space="preserve"> the</w:t>
      </w:r>
      <w:r w:rsidRPr="00C43C1E">
        <w:rPr>
          <w:rFonts w:eastAsia="DengXian" w:cs="Times New Roman"/>
          <w:iCs/>
          <w:sz w:val="24"/>
          <w:szCs w:val="28"/>
        </w:rPr>
        <w:t xml:space="preserve"> transient droplet volume, contact angle, contact radius and droplet height </w:t>
      </w:r>
      <w:r w:rsidR="00F35F0C">
        <w:rPr>
          <w:rFonts w:eastAsia="DengXian" w:cs="Times New Roman"/>
          <w:iCs/>
          <w:sz w:val="24"/>
          <w:szCs w:val="28"/>
        </w:rPr>
        <w:t>were</w:t>
      </w:r>
      <w:r w:rsidRPr="00C43C1E">
        <w:rPr>
          <w:rFonts w:eastAsia="DengXian" w:cs="Times New Roman"/>
          <w:iCs/>
          <w:sz w:val="24"/>
          <w:szCs w:val="28"/>
        </w:rPr>
        <w:t xml:space="preserve"> collected</w:t>
      </w:r>
      <w:ins w:id="380" w:author="Cheng, Jiangtao" w:date="2021-07-18T16:36:00Z">
        <w:r w:rsidR="00A66E15">
          <w:rPr>
            <w:rFonts w:eastAsia="DengXian" w:cs="Times New Roman"/>
            <w:iCs/>
            <w:sz w:val="24"/>
            <w:szCs w:val="28"/>
          </w:rPr>
          <w:t xml:space="preserve"> for subsequent analysis</w:t>
        </w:r>
      </w:ins>
      <w:r w:rsidRPr="00C43C1E">
        <w:rPr>
          <w:rFonts w:eastAsia="DengXian" w:cs="Times New Roman"/>
          <w:iCs/>
          <w:sz w:val="24"/>
          <w:szCs w:val="28"/>
        </w:rPr>
        <w:t xml:space="preserve">. </w:t>
      </w:r>
      <w:ins w:id="381" w:author="Cheng, Jiangtao" w:date="2021-07-18T16:36:00Z">
        <w:r w:rsidR="00A66E15">
          <w:rPr>
            <w:rFonts w:eastAsia="DengXian" w:cs="Times New Roman"/>
            <w:iCs/>
            <w:sz w:val="24"/>
            <w:szCs w:val="28"/>
          </w:rPr>
          <w:t xml:space="preserve">During the </w:t>
        </w:r>
      </w:ins>
      <w:ins w:id="382" w:author="Cheng, Jiangtao" w:date="2021-07-18T16:37:00Z">
        <w:r w:rsidR="00A66E15">
          <w:rPr>
            <w:rFonts w:eastAsia="DengXian" w:cs="Times New Roman"/>
            <w:iCs/>
            <w:sz w:val="24"/>
            <w:szCs w:val="28"/>
          </w:rPr>
          <w:t>experiment,</w:t>
        </w:r>
      </w:ins>
      <w:ins w:id="383" w:author="Cheng, Jiangtao" w:date="2021-07-18T16:36:00Z">
        <w:r w:rsidR="00A66E15">
          <w:rPr>
            <w:rFonts w:eastAsia="DengXian" w:cs="Times New Roman"/>
            <w:iCs/>
            <w:sz w:val="24"/>
            <w:szCs w:val="28"/>
          </w:rPr>
          <w:t xml:space="preserve"> </w:t>
        </w:r>
      </w:ins>
      <w:ins w:id="384" w:author="Cheng, Jiangtao" w:date="2021-07-18T16:37:00Z">
        <w:r w:rsidR="00A66E15">
          <w:rPr>
            <w:rFonts w:eastAsia="DengXian" w:cs="Times New Roman"/>
            <w:iCs/>
            <w:sz w:val="24"/>
            <w:szCs w:val="28"/>
          </w:rPr>
          <w:t>t</w:t>
        </w:r>
      </w:ins>
      <w:del w:id="385" w:author="Cheng, Jiangtao" w:date="2021-07-18T16:37:00Z">
        <w:r w:rsidRPr="00C43C1E" w:rsidDel="00A66E15">
          <w:rPr>
            <w:rFonts w:eastAsia="DengXian" w:cs="Times New Roman"/>
            <w:iCs/>
            <w:sz w:val="24"/>
            <w:szCs w:val="28"/>
          </w:rPr>
          <w:delText>T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he ambient temperature and relative humidity </w:t>
      </w:r>
      <w:r w:rsidR="00F35F0C">
        <w:rPr>
          <w:rFonts w:eastAsia="DengXian" w:cs="Times New Roman"/>
          <w:iCs/>
          <w:sz w:val="24"/>
          <w:szCs w:val="28"/>
        </w:rPr>
        <w:t>were</w:t>
      </w:r>
      <w:r w:rsidR="00D809F2">
        <w:rPr>
          <w:rFonts w:eastAsia="DengXian" w:cs="Times New Roman"/>
          <w:iCs/>
          <w:sz w:val="24"/>
          <w:szCs w:val="28"/>
        </w:rPr>
        <w:t xml:space="preserve"> maintained at</w:t>
      </w:r>
      <w:r w:rsidRPr="00C43C1E">
        <w:rPr>
          <w:rFonts w:eastAsia="DengXian" w:cs="Times New Roman"/>
          <w:iCs/>
          <w:sz w:val="24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lab</m:t>
            </m:r>
          </m:sub>
        </m:sSub>
        <m:r>
          <w:rPr>
            <w:rFonts w:ascii="Cambria Math" w:hAnsi="Cambria Math" w:cs="Times New Roman"/>
            <w:kern w:val="14"/>
            <w:sz w:val="24"/>
            <w:szCs w:val="24"/>
            <w:lang w:eastAsia="en-US"/>
          </w:rPr>
          <m:t>=23±2</m:t>
        </m:r>
      </m:oMath>
      <w:r w:rsidR="006D2D1E">
        <w:rPr>
          <w:rFonts w:eastAsia="DengXian" w:cs="Times New Roman"/>
          <w:kern w:val="14"/>
          <w:sz w:val="24"/>
          <w:szCs w:val="24"/>
        </w:rPr>
        <w:t>°C</w:t>
      </w:r>
      <w:r w:rsidRPr="00C43C1E">
        <w:rPr>
          <w:rFonts w:eastAsia="DengXian" w:cs="Times New Roman"/>
          <w:kern w:val="14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14"/>
                <w:sz w:val="24"/>
                <w:szCs w:val="24"/>
                <w:lang w:eastAsia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14"/>
                <w:sz w:val="24"/>
                <w:szCs w:val="24"/>
                <w:lang w:eastAsia="en-US"/>
              </w:rPr>
              <m:t>h</m:t>
            </m:r>
          </m:sub>
        </m:sSub>
        <m:r>
          <w:rPr>
            <w:rFonts w:ascii="Cambria Math" w:hAnsi="Cambria Math" w:cs="Times New Roman"/>
            <w:kern w:val="14"/>
            <w:sz w:val="24"/>
            <w:szCs w:val="24"/>
            <w:lang w:eastAsia="en-US"/>
          </w:rPr>
          <m:t>=</m:t>
        </m:r>
        <m:r>
          <w:rPr>
            <w:rFonts w:ascii="Cambria Math" w:eastAsia="DengXian" w:hAnsi="Cambria Math" w:cs="Times New Roman"/>
            <w:kern w:val="14"/>
            <w:sz w:val="24"/>
            <w:szCs w:val="24"/>
            <w:lang w:eastAsia="en-US"/>
          </w:rPr>
          <m:t>35 ±5%</m:t>
        </m:r>
      </m:oMath>
      <w:r w:rsidRPr="00C43C1E">
        <w:rPr>
          <w:rFonts w:eastAsia="DengXian" w:cs="Times New Roman"/>
          <w:kern w:val="14"/>
          <w:sz w:val="24"/>
          <w:szCs w:val="24"/>
        </w:rPr>
        <w:t xml:space="preserve">, respectively. </w:t>
      </w:r>
      <w:bookmarkEnd w:id="336"/>
    </w:p>
    <w:p w14:paraId="57723D1D" w14:textId="77777777" w:rsidR="00C43C1E" w:rsidRPr="00C43C1E" w:rsidRDefault="00C43C1E" w:rsidP="00C43C1E">
      <w:pPr>
        <w:spacing w:line="360" w:lineRule="auto"/>
        <w:rPr>
          <w:rFonts w:eastAsia="DengXian" w:cs="Times New Roman"/>
          <w:iCs/>
          <w:sz w:val="24"/>
          <w:szCs w:val="28"/>
        </w:rPr>
      </w:pPr>
      <w:r w:rsidRPr="00C43C1E">
        <w:rPr>
          <w:rFonts w:eastAsia="DengXian" w:cs="Times New Roman"/>
          <w:b/>
          <w:bCs/>
          <w:iCs/>
          <w:sz w:val="24"/>
          <w:szCs w:val="28"/>
        </w:rPr>
        <w:t>3.</w:t>
      </w:r>
      <w:r w:rsidRPr="00C43C1E">
        <w:rPr>
          <w:rFonts w:eastAsia="DengXian" w:cs="Times New Roman"/>
          <w:iCs/>
          <w:sz w:val="24"/>
          <w:szCs w:val="28"/>
        </w:rPr>
        <w:t xml:space="preserve"> </w:t>
      </w:r>
      <w:r w:rsidRPr="00C43C1E">
        <w:rPr>
          <w:rFonts w:eastAsia="DengXian" w:cs="Times New Roman"/>
          <w:b/>
          <w:bCs/>
          <w:iCs/>
          <w:kern w:val="0"/>
          <w:sz w:val="24"/>
          <w:szCs w:val="24"/>
        </w:rPr>
        <w:t>Experimental model</w:t>
      </w:r>
    </w:p>
    <w:p w14:paraId="22B48F3C" w14:textId="77777777" w:rsidR="00C43C1E" w:rsidRPr="00C111B2" w:rsidRDefault="00C43C1E" w:rsidP="00C43C1E">
      <w:pPr>
        <w:spacing w:line="360" w:lineRule="auto"/>
        <w:rPr>
          <w:rFonts w:eastAsia="DengXian" w:cs="Times New Roman"/>
          <w:b/>
          <w:bCs/>
          <w:iCs/>
          <w:sz w:val="24"/>
          <w:szCs w:val="28"/>
        </w:rPr>
      </w:pPr>
      <w:r w:rsidRPr="00C111B2">
        <w:rPr>
          <w:rFonts w:eastAsia="DengXian" w:cs="Times New Roman"/>
          <w:b/>
          <w:bCs/>
          <w:iCs/>
          <w:sz w:val="24"/>
          <w:szCs w:val="28"/>
        </w:rPr>
        <w:t>3.1 Wetting state</w:t>
      </w:r>
    </w:p>
    <w:p w14:paraId="7C2B721F" w14:textId="1F57298D" w:rsidR="00B907EA" w:rsidRDefault="00713262" w:rsidP="00856045">
      <w:pPr>
        <w:spacing w:line="360" w:lineRule="auto"/>
        <w:ind w:firstLine="360"/>
        <w:rPr>
          <w:rFonts w:eastAsia="DengXian" w:cs="Times New Roman"/>
          <w:iCs/>
          <w:sz w:val="24"/>
          <w:szCs w:val="28"/>
        </w:rPr>
      </w:pPr>
      <w:ins w:id="386" w:author="Cheng, Jiangtao" w:date="2021-07-18T16:57:00Z">
        <w:r>
          <w:rPr>
            <w:rFonts w:eastAsia="DengXian" w:cs="Times New Roman"/>
            <w:iCs/>
            <w:sz w:val="24"/>
            <w:szCs w:val="28"/>
          </w:rPr>
          <w:t>Water d</w:t>
        </w:r>
      </w:ins>
      <w:del w:id="387" w:author="Cheng, Jiangtao" w:date="2021-07-18T16:57:00Z">
        <w:r w:rsidR="00C43C1E" w:rsidRPr="00C43C1E" w:rsidDel="00713262">
          <w:rPr>
            <w:rFonts w:eastAsia="DengXian" w:cs="Times New Roman"/>
            <w:iCs/>
            <w:sz w:val="24"/>
            <w:szCs w:val="28"/>
          </w:rPr>
          <w:delText>D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>roplet</w:t>
      </w:r>
      <w:r w:rsidR="003646AF">
        <w:rPr>
          <w:rFonts w:eastAsia="DengXian" w:cs="Times New Roman"/>
          <w:iCs/>
          <w:sz w:val="24"/>
          <w:szCs w:val="28"/>
        </w:rPr>
        <w:t>s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</w:t>
      </w:r>
      <w:ins w:id="388" w:author="Cheng, Jiangtao" w:date="2021-07-18T16:45:00Z">
        <w:r w:rsidR="009C1294">
          <w:rPr>
            <w:rFonts w:eastAsia="DengXian" w:cs="Times New Roman"/>
            <w:iCs/>
            <w:sz w:val="24"/>
            <w:szCs w:val="28"/>
          </w:rPr>
          <w:t xml:space="preserve">can 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>exhibit</w:t>
      </w:r>
      <w:del w:id="389" w:author="Cheng, Jiangtao" w:date="2021-07-18T16:45:00Z">
        <w:r w:rsidR="003646AF" w:rsidDel="009C1294">
          <w:rPr>
            <w:rFonts w:eastAsia="DengXian" w:cs="Times New Roman"/>
            <w:iCs/>
            <w:sz w:val="24"/>
            <w:szCs w:val="28"/>
          </w:rPr>
          <w:delText>ed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 different wetting states on the micro</w:t>
      </w:r>
      <w:ins w:id="390" w:author="Cheng, Jiangtao" w:date="2021-07-18T16:39:00Z">
        <w:r w:rsidR="00A3296B">
          <w:rPr>
            <w:rFonts w:eastAsia="DengXian" w:cs="Times New Roman"/>
            <w:iCs/>
            <w:sz w:val="24"/>
            <w:szCs w:val="28"/>
          </w:rPr>
          <w:t>-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 xml:space="preserve">structured substrate during the evaporation. </w:t>
      </w:r>
      <w:del w:id="391" w:author="Cheng, Jiangtao" w:date="2021-07-18T16:41:00Z">
        <w:r w:rsidR="003646AF" w:rsidDel="009C1294">
          <w:rPr>
            <w:rFonts w:eastAsia="DengXian" w:cs="Times New Roman"/>
            <w:iCs/>
            <w:sz w:val="24"/>
            <w:szCs w:val="28"/>
          </w:rPr>
          <w:delText xml:space="preserve">It </w:delText>
        </w:r>
        <w:r w:rsidR="00471AD7" w:rsidDel="009C1294">
          <w:rPr>
            <w:rFonts w:eastAsia="DengXian" w:cs="Times New Roman"/>
            <w:iCs/>
            <w:sz w:val="24"/>
            <w:szCs w:val="28"/>
          </w:rPr>
          <w:delText>was</w:delText>
        </w:r>
        <w:r w:rsidR="003646AF" w:rsidDel="009C1294">
          <w:rPr>
            <w:rFonts w:eastAsia="DengXian" w:cs="Times New Roman"/>
            <w:iCs/>
            <w:sz w:val="24"/>
            <w:szCs w:val="28"/>
          </w:rPr>
          <w:delText xml:space="preserve"> observed that there </w:delText>
        </w:r>
        <w:r w:rsidR="00471AD7" w:rsidDel="009C1294">
          <w:rPr>
            <w:rFonts w:eastAsia="DengXian" w:cs="Times New Roman"/>
            <w:iCs/>
            <w:sz w:val="24"/>
            <w:szCs w:val="28"/>
          </w:rPr>
          <w:delText>existed</w:delText>
        </w:r>
        <w:r w:rsidR="003646AF" w:rsidDel="009C1294">
          <w:rPr>
            <w:rFonts w:eastAsia="DengXian" w:cs="Times New Roman"/>
            <w:iCs/>
            <w:sz w:val="24"/>
            <w:szCs w:val="28"/>
          </w:rPr>
          <w:delText xml:space="preserve"> s</w:delText>
        </w:r>
      </w:del>
      <w:ins w:id="392" w:author="Cheng, Jiangtao" w:date="2021-07-18T16:41:00Z">
        <w:r w:rsidR="009C1294">
          <w:rPr>
            <w:rFonts w:eastAsia="DengXian" w:cs="Times New Roman"/>
            <w:iCs/>
            <w:sz w:val="24"/>
            <w:szCs w:val="28"/>
          </w:rPr>
          <w:t>S</w:t>
        </w:r>
      </w:ins>
      <w:r w:rsidR="003646AF">
        <w:rPr>
          <w:rFonts w:eastAsia="DengXian" w:cs="Times New Roman"/>
          <w:iCs/>
          <w:sz w:val="24"/>
          <w:szCs w:val="28"/>
        </w:rPr>
        <w:t xml:space="preserve">pecific air/vapor cavities underneath the droplet </w:t>
      </w:r>
      <w:del w:id="393" w:author="Cheng, Jiangtao" w:date="2021-07-18T16:46:00Z">
        <w:r w:rsidR="003646AF" w:rsidDel="00C64E17">
          <w:rPr>
            <w:rFonts w:eastAsia="DengXian" w:cs="Times New Roman"/>
            <w:iCs/>
            <w:sz w:val="24"/>
            <w:szCs w:val="28"/>
          </w:rPr>
          <w:delText xml:space="preserve">during </w:delText>
        </w:r>
        <w:r w:rsidR="00471AD7" w:rsidDel="00C64E17">
          <w:rPr>
            <w:rFonts w:eastAsia="DengXian" w:cs="Times New Roman"/>
            <w:iCs/>
            <w:sz w:val="24"/>
            <w:szCs w:val="28"/>
          </w:rPr>
          <w:delText xml:space="preserve">the </w:delText>
        </w:r>
        <w:r w:rsidR="003646AF" w:rsidDel="00C64E17">
          <w:rPr>
            <w:rFonts w:eastAsia="DengXian" w:cs="Times New Roman"/>
            <w:iCs/>
            <w:sz w:val="24"/>
            <w:szCs w:val="28"/>
          </w:rPr>
          <w:delText>ma</w:delText>
        </w:r>
        <w:r w:rsidR="00B907EA" w:rsidDel="00C64E17">
          <w:rPr>
            <w:rFonts w:eastAsia="DengXian" w:cs="Times New Roman"/>
            <w:iCs/>
            <w:sz w:val="24"/>
            <w:szCs w:val="28"/>
          </w:rPr>
          <w:delText>jority</w:delText>
        </w:r>
      </w:del>
      <w:del w:id="394" w:author="Cheng, Jiangtao" w:date="2021-07-18T16:45:00Z">
        <w:r w:rsidR="003646AF" w:rsidDel="00C64E17">
          <w:rPr>
            <w:rFonts w:eastAsia="DengXian" w:cs="Times New Roman"/>
            <w:iCs/>
            <w:sz w:val="24"/>
            <w:szCs w:val="28"/>
          </w:rPr>
          <w:delText xml:space="preserve"> duration</w:delText>
        </w:r>
      </w:del>
      <w:del w:id="395" w:author="Cheng, Jiangtao" w:date="2021-07-18T16:46:00Z">
        <w:r w:rsidR="003646AF" w:rsidDel="00C64E17">
          <w:rPr>
            <w:rFonts w:eastAsia="DengXian" w:cs="Times New Roman"/>
            <w:iCs/>
            <w:sz w:val="24"/>
            <w:szCs w:val="28"/>
          </w:rPr>
          <w:delText xml:space="preserve"> of the evaporation</w:delText>
        </w:r>
      </w:del>
      <w:del w:id="396" w:author="Cheng, Jiangtao" w:date="2021-07-18T16:42:00Z">
        <w:r w:rsidR="003646AF" w:rsidDel="009C1294">
          <w:rPr>
            <w:rFonts w:eastAsia="DengXian" w:cs="Times New Roman"/>
            <w:iCs/>
            <w:sz w:val="24"/>
            <w:szCs w:val="28"/>
          </w:rPr>
          <w:delText xml:space="preserve"> process</w:delText>
        </w:r>
      </w:del>
      <w:ins w:id="397" w:author="Cheng, Jiangtao" w:date="2021-07-18T16:41:00Z">
        <w:r w:rsidR="009C1294">
          <w:rPr>
            <w:rFonts w:eastAsia="DengXian" w:cs="Times New Roman"/>
            <w:iCs/>
            <w:sz w:val="24"/>
            <w:szCs w:val="28"/>
          </w:rPr>
          <w:t>w</w:t>
        </w:r>
      </w:ins>
      <w:ins w:id="398" w:author="Cheng, Jiangtao" w:date="2021-07-18T16:42:00Z">
        <w:r w:rsidR="009C1294">
          <w:rPr>
            <w:rFonts w:eastAsia="DengXian" w:cs="Times New Roman"/>
            <w:iCs/>
            <w:sz w:val="24"/>
            <w:szCs w:val="28"/>
          </w:rPr>
          <w:t>ere</w:t>
        </w:r>
      </w:ins>
      <w:ins w:id="399" w:author="Cheng, Jiangtao" w:date="2021-07-18T16:41:00Z">
        <w:r w:rsidR="009C1294">
          <w:rPr>
            <w:rFonts w:eastAsia="DengXian" w:cs="Times New Roman"/>
            <w:iCs/>
            <w:sz w:val="24"/>
            <w:szCs w:val="28"/>
          </w:rPr>
          <w:t xml:space="preserve"> observed</w:t>
        </w:r>
      </w:ins>
      <w:ins w:id="400" w:author="Cheng, Jiangtao" w:date="2021-07-18T16:46:00Z">
        <w:r w:rsidR="00C64E17" w:rsidRPr="00C64E17">
          <w:rPr>
            <w:rFonts w:eastAsia="DengXian" w:cs="Times New Roman"/>
            <w:iCs/>
            <w:sz w:val="24"/>
            <w:szCs w:val="28"/>
          </w:rPr>
          <w:t xml:space="preserve"> </w:t>
        </w:r>
        <w:r w:rsidR="00C64E17">
          <w:rPr>
            <w:rFonts w:eastAsia="DengXian" w:cs="Times New Roman"/>
            <w:iCs/>
            <w:sz w:val="24"/>
            <w:szCs w:val="28"/>
          </w:rPr>
          <w:t>during the majority time of the evaporation</w:t>
        </w:r>
      </w:ins>
      <w:r w:rsidR="003646AF">
        <w:rPr>
          <w:rFonts w:eastAsia="DengXian" w:cs="Times New Roman"/>
          <w:iCs/>
          <w:sz w:val="24"/>
          <w:szCs w:val="28"/>
        </w:rPr>
        <w:t xml:space="preserve">, which means the droplet was </w:t>
      </w:r>
      <w:r w:rsidR="00471AD7">
        <w:rPr>
          <w:rFonts w:eastAsia="DengXian" w:cs="Times New Roman"/>
          <w:iCs/>
          <w:sz w:val="24"/>
          <w:szCs w:val="28"/>
        </w:rPr>
        <w:t xml:space="preserve">at least partially </w:t>
      </w:r>
      <w:r w:rsidR="003646AF">
        <w:rPr>
          <w:rFonts w:eastAsia="DengXian" w:cs="Times New Roman"/>
          <w:iCs/>
          <w:sz w:val="24"/>
          <w:szCs w:val="28"/>
        </w:rPr>
        <w:t xml:space="preserve">in </w:t>
      </w:r>
      <w:r w:rsidR="00471AD7">
        <w:rPr>
          <w:rFonts w:eastAsia="DengXian" w:cs="Times New Roman"/>
          <w:iCs/>
          <w:sz w:val="24"/>
          <w:szCs w:val="28"/>
        </w:rPr>
        <w:t xml:space="preserve">the </w:t>
      </w:r>
      <w:r w:rsidR="003646AF">
        <w:rPr>
          <w:rFonts w:eastAsia="DengXian" w:cs="Times New Roman"/>
          <w:iCs/>
          <w:sz w:val="24"/>
          <w:szCs w:val="28"/>
        </w:rPr>
        <w:t>Cassie state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. At the very end of the </w:t>
      </w:r>
      <w:r w:rsidR="003646AF" w:rsidRPr="00C43C1E">
        <w:rPr>
          <w:rFonts w:eastAsia="DengXian" w:cs="Times New Roman"/>
          <w:iCs/>
          <w:sz w:val="24"/>
          <w:szCs w:val="28"/>
        </w:rPr>
        <w:t>evaporation</w:t>
      </w:r>
      <w:r w:rsidR="00792C98">
        <w:rPr>
          <w:rFonts w:eastAsia="DengXian" w:cs="Times New Roman"/>
          <w:iCs/>
          <w:sz w:val="24"/>
          <w:szCs w:val="28"/>
        </w:rPr>
        <w:t>,</w:t>
      </w:r>
      <w:r w:rsidR="003646AF">
        <w:rPr>
          <w:rFonts w:eastAsia="DengXian" w:cs="Times New Roman"/>
          <w:iCs/>
          <w:sz w:val="24"/>
          <w:szCs w:val="28"/>
        </w:rPr>
        <w:t xml:space="preserve"> </w:t>
      </w:r>
      <w:r w:rsidR="00C43C1E" w:rsidRPr="00C43C1E">
        <w:rPr>
          <w:rFonts w:eastAsia="DengXian" w:cs="Times New Roman"/>
          <w:iCs/>
          <w:sz w:val="24"/>
          <w:szCs w:val="28"/>
        </w:rPr>
        <w:t>water</w:t>
      </w:r>
      <w:del w:id="401" w:author="Cheng, Jiangtao" w:date="2021-07-18T16:47:00Z">
        <w:r w:rsidR="00C43C1E" w:rsidRPr="00C43C1E" w:rsidDel="00C64E17">
          <w:rPr>
            <w:rFonts w:eastAsia="DengXian" w:cs="Times New Roman"/>
            <w:iCs/>
            <w:sz w:val="24"/>
            <w:szCs w:val="28"/>
          </w:rPr>
          <w:delText xml:space="preserve"> liquid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 </w:t>
      </w:r>
      <w:ins w:id="402" w:author="Cheng, Jiangtao" w:date="2021-07-18T16:47:00Z">
        <w:r w:rsidR="00C64E17">
          <w:rPr>
            <w:rFonts w:eastAsia="DengXian" w:cs="Times New Roman"/>
            <w:iCs/>
            <w:sz w:val="24"/>
            <w:szCs w:val="28"/>
          </w:rPr>
          <w:t xml:space="preserve">was observed to 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>fill</w:t>
      </w:r>
      <w:del w:id="403" w:author="Cheng, Jiangtao" w:date="2021-07-18T16:47:00Z">
        <w:r w:rsidR="00B907EA" w:rsidDel="00C64E17">
          <w:rPr>
            <w:rFonts w:eastAsia="DengXian" w:cs="Times New Roman"/>
            <w:iCs/>
            <w:sz w:val="24"/>
            <w:szCs w:val="28"/>
          </w:rPr>
          <w:delText>ed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 the cavities </w:t>
      </w:r>
      <w:r w:rsidR="00B907EA">
        <w:rPr>
          <w:rFonts w:eastAsia="DengXian" w:cs="Times New Roman"/>
          <w:iCs/>
          <w:sz w:val="24"/>
          <w:szCs w:val="28"/>
        </w:rPr>
        <w:t>underneath the droplet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and the droplet </w:t>
      </w:r>
      <w:proofErr w:type="gramStart"/>
      <w:r w:rsidR="00B907EA">
        <w:rPr>
          <w:rFonts w:eastAsia="DengXian" w:cs="Times New Roman"/>
          <w:iCs/>
          <w:sz w:val="24"/>
          <w:szCs w:val="28"/>
        </w:rPr>
        <w:t>was</w:t>
      </w:r>
      <w:proofErr w:type="gramEnd"/>
      <w:r w:rsidR="00C43C1E" w:rsidRPr="00C43C1E">
        <w:rPr>
          <w:rFonts w:eastAsia="DengXian" w:cs="Times New Roman"/>
          <w:iCs/>
          <w:sz w:val="24"/>
          <w:szCs w:val="28"/>
        </w:rPr>
        <w:t xml:space="preserve"> in </w:t>
      </w:r>
      <w:r w:rsidR="00471AD7">
        <w:rPr>
          <w:rFonts w:eastAsia="DengXian" w:cs="Times New Roman"/>
          <w:iCs/>
          <w:sz w:val="24"/>
          <w:szCs w:val="28"/>
        </w:rPr>
        <w:t xml:space="preserve">the </w:t>
      </w:r>
      <w:r w:rsidR="00C43C1E" w:rsidRPr="00C43C1E">
        <w:rPr>
          <w:rFonts w:eastAsia="DengXian" w:cs="Times New Roman"/>
          <w:iCs/>
          <w:sz w:val="24"/>
          <w:szCs w:val="28"/>
        </w:rPr>
        <w:t>Wenzel state</w:t>
      </w:r>
      <w:r w:rsidR="00B907EA">
        <w:rPr>
          <w:rFonts w:eastAsia="DengXian" w:cs="Times New Roman"/>
          <w:iCs/>
          <w:sz w:val="24"/>
          <w:szCs w:val="28"/>
        </w:rPr>
        <w:t xml:space="preserve"> during this </w:t>
      </w:r>
      <w:r w:rsidR="00471AD7">
        <w:rPr>
          <w:rFonts w:eastAsia="DengXian" w:cs="Times New Roman"/>
          <w:iCs/>
          <w:sz w:val="24"/>
          <w:szCs w:val="28"/>
        </w:rPr>
        <w:t>period</w:t>
      </w:r>
      <w:r w:rsidR="00C43C1E" w:rsidRPr="00C43C1E">
        <w:rPr>
          <w:rFonts w:eastAsia="DengXian" w:cs="Times New Roman"/>
          <w:iCs/>
          <w:sz w:val="24"/>
          <w:szCs w:val="28"/>
        </w:rPr>
        <w:t>.</w:t>
      </w:r>
      <w:r w:rsidR="00792C98">
        <w:rPr>
          <w:rFonts w:eastAsia="DengXian" w:cs="Times New Roman"/>
          <w:iCs/>
          <w:sz w:val="24"/>
          <w:szCs w:val="28"/>
        </w:rPr>
        <w:t xml:space="preserve"> The snapshots of the water droplet during evaporation </w:t>
      </w:r>
      <w:r w:rsidR="00F722A0">
        <w:rPr>
          <w:rFonts w:eastAsia="DengXian" w:cs="Times New Roman"/>
          <w:iCs/>
          <w:sz w:val="24"/>
          <w:szCs w:val="28"/>
        </w:rPr>
        <w:t>are</w:t>
      </w:r>
      <w:r w:rsidR="00792C98">
        <w:rPr>
          <w:rFonts w:eastAsia="DengXian" w:cs="Times New Roman"/>
          <w:iCs/>
          <w:sz w:val="24"/>
          <w:szCs w:val="28"/>
        </w:rPr>
        <w:t xml:space="preserve"> shown in the </w:t>
      </w:r>
      <w:r w:rsidR="00CC474B">
        <w:rPr>
          <w:rFonts w:eastAsia="DengXian" w:cs="Times New Roman"/>
          <w:iCs/>
          <w:sz w:val="24"/>
          <w:szCs w:val="28"/>
        </w:rPr>
        <w:t>supplementary</w:t>
      </w:r>
      <w:r w:rsidR="00792C98">
        <w:rPr>
          <w:rFonts w:eastAsia="DengXian" w:cs="Times New Roman"/>
          <w:iCs/>
          <w:sz w:val="24"/>
          <w:szCs w:val="28"/>
        </w:rPr>
        <w:t xml:space="preserve"> </w:t>
      </w:r>
      <w:r w:rsidR="00DD46AB">
        <w:rPr>
          <w:rFonts w:eastAsia="DengXian" w:cs="Times New Roman"/>
          <w:iCs/>
          <w:sz w:val="24"/>
          <w:szCs w:val="28"/>
        </w:rPr>
        <w:t>materials</w:t>
      </w:r>
      <w:r w:rsidR="00792C98">
        <w:rPr>
          <w:rFonts w:eastAsia="DengXian" w:cs="Times New Roman"/>
          <w:iCs/>
          <w:sz w:val="24"/>
          <w:szCs w:val="28"/>
        </w:rPr>
        <w:t>.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Though </w:t>
      </w:r>
      <w:ins w:id="404" w:author="Cheng, Jiangtao" w:date="2021-07-18T16:48:00Z">
        <w:r w:rsidR="00C64E17">
          <w:rPr>
            <w:rFonts w:eastAsia="DengXian" w:cs="Times New Roman"/>
            <w:iCs/>
            <w:sz w:val="24"/>
            <w:szCs w:val="28"/>
          </w:rPr>
          <w:t xml:space="preserve">the 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>droplet exhibit</w:t>
      </w:r>
      <w:r w:rsidR="00B907EA">
        <w:rPr>
          <w:rFonts w:eastAsia="DengXian" w:cs="Times New Roman"/>
          <w:iCs/>
          <w:sz w:val="24"/>
          <w:szCs w:val="28"/>
        </w:rPr>
        <w:t>ed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</w:t>
      </w:r>
      <w:r w:rsidR="00CC474B">
        <w:rPr>
          <w:rFonts w:eastAsia="DengXian" w:cs="Times New Roman"/>
          <w:iCs/>
          <w:sz w:val="24"/>
          <w:szCs w:val="28"/>
        </w:rPr>
        <w:t>two</w:t>
      </w:r>
      <w:ins w:id="405" w:author="Cheng, Jiangtao" w:date="2021-07-18T16:48:00Z">
        <w:r w:rsidR="00C64E17">
          <w:rPr>
            <w:rFonts w:eastAsia="DengXian" w:cs="Times New Roman"/>
            <w:iCs/>
            <w:sz w:val="24"/>
            <w:szCs w:val="28"/>
          </w:rPr>
          <w:t xml:space="preserve"> distinct</w:t>
        </w:r>
      </w:ins>
      <w:r w:rsidR="00CC474B">
        <w:rPr>
          <w:rFonts w:eastAsia="DengXian" w:cs="Times New Roman"/>
          <w:iCs/>
          <w:sz w:val="24"/>
          <w:szCs w:val="28"/>
        </w:rPr>
        <w:t xml:space="preserve"> wetting states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during </w:t>
      </w:r>
      <w:del w:id="406" w:author="Cheng, Jiangtao" w:date="2021-07-18T16:48:00Z">
        <w:r w:rsidR="00C43C1E" w:rsidRPr="00C43C1E" w:rsidDel="00C64E17">
          <w:rPr>
            <w:rFonts w:eastAsia="DengXian" w:cs="Times New Roman"/>
            <w:iCs/>
            <w:sz w:val="24"/>
            <w:szCs w:val="28"/>
          </w:rPr>
          <w:delText xml:space="preserve">the 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evaporation, the droplet </w:t>
      </w:r>
      <w:ins w:id="407" w:author="Cheng, Jiangtao" w:date="2021-07-18T16:48:00Z">
        <w:r w:rsidR="00C64E17">
          <w:rPr>
            <w:rFonts w:eastAsia="DengXian" w:cs="Times New Roman"/>
            <w:iCs/>
            <w:sz w:val="24"/>
            <w:szCs w:val="28"/>
          </w:rPr>
          <w:t>stayed</w:t>
        </w:r>
      </w:ins>
      <w:del w:id="408" w:author="Cheng, Jiangtao" w:date="2021-07-18T16:48:00Z">
        <w:r w:rsidR="00B907EA" w:rsidDel="00C64E17">
          <w:rPr>
            <w:rFonts w:eastAsia="DengXian" w:cs="Times New Roman"/>
            <w:iCs/>
            <w:sz w:val="24"/>
            <w:szCs w:val="28"/>
          </w:rPr>
          <w:delText>wa</w:delText>
        </w:r>
        <w:r w:rsidR="00C43C1E" w:rsidRPr="00C43C1E" w:rsidDel="00C64E17">
          <w:rPr>
            <w:rFonts w:eastAsia="DengXian" w:cs="Times New Roman"/>
            <w:iCs/>
            <w:sz w:val="24"/>
            <w:szCs w:val="28"/>
          </w:rPr>
          <w:delText>s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 in </w:t>
      </w:r>
      <w:r w:rsidR="00471AD7">
        <w:rPr>
          <w:rFonts w:eastAsia="DengXian" w:cs="Times New Roman"/>
          <w:iCs/>
          <w:sz w:val="24"/>
          <w:szCs w:val="28"/>
        </w:rPr>
        <w:t xml:space="preserve">the </w:t>
      </w:r>
      <w:r w:rsidR="00C43C1E" w:rsidRPr="00C43C1E">
        <w:rPr>
          <w:rFonts w:eastAsia="DengXian" w:cs="Times New Roman"/>
          <w:iCs/>
          <w:sz w:val="24"/>
          <w:szCs w:val="28"/>
        </w:rPr>
        <w:t>Cassie state during most of the evaporation process.</w:t>
      </w:r>
      <w:r w:rsidR="00B907EA">
        <w:rPr>
          <w:rFonts w:eastAsia="DengXian" w:cs="Times New Roman"/>
          <w:iCs/>
          <w:sz w:val="24"/>
          <w:szCs w:val="28"/>
        </w:rPr>
        <w:t xml:space="preserve"> </w:t>
      </w:r>
      <w:ins w:id="409" w:author="Cheng, Jiangtao" w:date="2021-07-18T16:44:00Z">
        <w:r w:rsidR="009C1294">
          <w:rPr>
            <w:rFonts w:eastAsia="DengXian" w:cs="Times New Roman"/>
            <w:iCs/>
            <w:sz w:val="24"/>
            <w:szCs w:val="28"/>
          </w:rPr>
          <w:t xml:space="preserve">In this work, </w:t>
        </w:r>
      </w:ins>
      <w:ins w:id="410" w:author="Cheng, Jiangtao" w:date="2021-07-18T16:45:00Z">
        <w:r w:rsidR="009C1294">
          <w:rPr>
            <w:rFonts w:eastAsia="DengXian" w:cs="Times New Roman"/>
            <w:iCs/>
            <w:sz w:val="24"/>
            <w:szCs w:val="28"/>
          </w:rPr>
          <w:t>w</w:t>
        </w:r>
      </w:ins>
      <w:del w:id="411" w:author="Cheng, Jiangtao" w:date="2021-07-18T16:45:00Z">
        <w:r w:rsidR="00B907EA" w:rsidDel="009C1294">
          <w:rPr>
            <w:rFonts w:eastAsia="DengXian" w:cs="Times New Roman"/>
            <w:iCs/>
            <w:sz w:val="24"/>
            <w:szCs w:val="28"/>
          </w:rPr>
          <w:delText>W</w:delText>
        </w:r>
      </w:del>
      <w:r w:rsidR="00B907EA">
        <w:rPr>
          <w:rFonts w:eastAsia="DengXian" w:cs="Times New Roman"/>
          <w:iCs/>
          <w:sz w:val="24"/>
          <w:szCs w:val="28"/>
        </w:rPr>
        <w:t>e</w:t>
      </w:r>
      <w:del w:id="412" w:author="Cheng, Jiangtao" w:date="2021-07-18T16:49:00Z">
        <w:r w:rsidR="00B907EA" w:rsidDel="00C64E17">
          <w:rPr>
            <w:rFonts w:eastAsia="DengXian" w:cs="Times New Roman"/>
            <w:iCs/>
            <w:sz w:val="24"/>
            <w:szCs w:val="28"/>
          </w:rPr>
          <w:delText xml:space="preserve"> mainly</w:delText>
        </w:r>
      </w:del>
      <w:r w:rsidR="00B907EA">
        <w:rPr>
          <w:rFonts w:eastAsia="DengXian" w:cs="Times New Roman"/>
          <w:iCs/>
          <w:sz w:val="24"/>
          <w:szCs w:val="28"/>
        </w:rPr>
        <w:t xml:space="preserve"> focus on the evaporation process of </w:t>
      </w:r>
      <w:r w:rsidR="00471AD7">
        <w:rPr>
          <w:rFonts w:eastAsia="DengXian" w:cs="Times New Roman"/>
          <w:iCs/>
          <w:sz w:val="24"/>
          <w:szCs w:val="28"/>
        </w:rPr>
        <w:t xml:space="preserve">the </w:t>
      </w:r>
      <w:r w:rsidR="00B907EA">
        <w:rPr>
          <w:rFonts w:eastAsia="DengXian" w:cs="Times New Roman"/>
          <w:iCs/>
          <w:sz w:val="24"/>
          <w:szCs w:val="28"/>
        </w:rPr>
        <w:t xml:space="preserve">droplet in the Cassie state and the thermal circuit model developed </w:t>
      </w:r>
      <w:r w:rsidR="00471AD7">
        <w:rPr>
          <w:rFonts w:eastAsia="DengXian" w:cs="Times New Roman"/>
          <w:iCs/>
          <w:sz w:val="24"/>
          <w:szCs w:val="28"/>
        </w:rPr>
        <w:t xml:space="preserve">by us </w:t>
      </w:r>
      <w:r w:rsidR="00B907EA">
        <w:rPr>
          <w:rFonts w:eastAsia="DengXian" w:cs="Times New Roman"/>
          <w:iCs/>
          <w:sz w:val="24"/>
          <w:szCs w:val="28"/>
        </w:rPr>
        <w:t xml:space="preserve">is based on </w:t>
      </w:r>
      <w:r w:rsidR="00471AD7">
        <w:rPr>
          <w:rFonts w:eastAsia="DengXian" w:cs="Times New Roman"/>
          <w:iCs/>
          <w:sz w:val="24"/>
          <w:szCs w:val="28"/>
        </w:rPr>
        <w:t xml:space="preserve">the </w:t>
      </w:r>
      <w:r w:rsidR="00B907EA">
        <w:rPr>
          <w:rFonts w:eastAsia="DengXian" w:cs="Times New Roman"/>
          <w:iCs/>
          <w:sz w:val="24"/>
          <w:szCs w:val="28"/>
        </w:rPr>
        <w:t>Cassie state droplet</w:t>
      </w:r>
      <w:del w:id="413" w:author="Cheng, Jiangtao" w:date="2021-07-18T16:45:00Z">
        <w:r w:rsidR="00B907EA" w:rsidDel="009C1294">
          <w:rPr>
            <w:rFonts w:eastAsia="DengXian" w:cs="Times New Roman"/>
            <w:iCs/>
            <w:sz w:val="24"/>
            <w:szCs w:val="28"/>
          </w:rPr>
          <w:delText>s</w:delText>
        </w:r>
      </w:del>
      <w:del w:id="414" w:author="Cheng, Jiangtao" w:date="2021-07-18T16:44:00Z">
        <w:r w:rsidR="00B907EA" w:rsidRPr="00B907EA" w:rsidDel="009C1294">
          <w:rPr>
            <w:rFonts w:eastAsia="DengXian" w:cs="Times New Roman"/>
            <w:iCs/>
            <w:sz w:val="24"/>
            <w:szCs w:val="28"/>
          </w:rPr>
          <w:delText xml:space="preserve"> </w:delText>
        </w:r>
        <w:r w:rsidR="00B907EA" w:rsidDel="009C1294">
          <w:rPr>
            <w:rFonts w:eastAsia="DengXian" w:cs="Times New Roman"/>
            <w:iCs/>
            <w:sz w:val="24"/>
            <w:szCs w:val="28"/>
          </w:rPr>
          <w:delText xml:space="preserve">in this </w:delText>
        </w:r>
        <w:r w:rsidR="00471AD7" w:rsidDel="009C1294">
          <w:rPr>
            <w:rFonts w:eastAsia="DengXian" w:cs="Times New Roman"/>
            <w:iCs/>
            <w:sz w:val="24"/>
            <w:szCs w:val="28"/>
          </w:rPr>
          <w:delText>work</w:delText>
        </w:r>
      </w:del>
      <w:r w:rsidR="00B907EA">
        <w:rPr>
          <w:rFonts w:eastAsia="DengXian" w:cs="Times New Roman"/>
          <w:iCs/>
          <w:sz w:val="24"/>
          <w:szCs w:val="28"/>
        </w:rPr>
        <w:t>.</w:t>
      </w:r>
    </w:p>
    <w:p w14:paraId="6A25711F" w14:textId="7060D68A" w:rsidR="00C43C1E" w:rsidRPr="00C111B2" w:rsidDel="00BE79D2" w:rsidRDefault="00C43C1E" w:rsidP="00C43C1E">
      <w:pPr>
        <w:spacing w:line="360" w:lineRule="auto"/>
        <w:rPr>
          <w:del w:id="415" w:author="Cheng, Jiangtao" w:date="2021-07-18T11:17:00Z"/>
          <w:rFonts w:eastAsia="DengXian" w:cs="Times New Roman"/>
          <w:b/>
          <w:bCs/>
          <w:iCs/>
          <w:sz w:val="24"/>
          <w:szCs w:val="28"/>
        </w:rPr>
      </w:pPr>
      <w:r w:rsidRPr="00C111B2">
        <w:rPr>
          <w:rFonts w:eastAsia="DengXian" w:cs="Times New Roman"/>
          <w:b/>
          <w:bCs/>
          <w:iCs/>
          <w:sz w:val="24"/>
          <w:szCs w:val="28"/>
        </w:rPr>
        <w:t>3.2 Energy balance model</w:t>
      </w:r>
    </w:p>
    <w:p w14:paraId="30EEF275" w14:textId="3B34D3E7" w:rsidR="00F26C92" w:rsidRPr="00C43C1E" w:rsidRDefault="007302CB" w:rsidP="00C43C1E">
      <w:pPr>
        <w:spacing w:line="360" w:lineRule="auto"/>
        <w:rPr>
          <w:rFonts w:eastAsia="DengXian" w:cs="Times New Roman"/>
          <w:iCs/>
          <w:sz w:val="24"/>
          <w:szCs w:val="28"/>
        </w:rPr>
      </w:pPr>
      <w:moveFromRangeStart w:id="416" w:author="Cheng, Jiangtao" w:date="2021-07-18T11:17:00Z" w:name="move77499467"/>
      <w:moveFrom w:id="417" w:author="Cheng, Jiangtao" w:date="2021-07-18T11:17:00Z">
        <w:r w:rsidDel="00BE79D2">
          <w:rPr>
            <w:noProof/>
          </w:rPr>
          <w:drawing>
            <wp:inline distT="0" distB="0" distL="0" distR="0" wp14:anchorId="6D2F828B" wp14:editId="74B22187">
              <wp:extent cx="5943600" cy="1935480"/>
              <wp:effectExtent l="0" t="0" r="0" b="762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193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  <w:moveFromRangeEnd w:id="416"/>
      <w:del w:id="418" w:author="Cheng, Jiangtao" w:date="2021-07-18T11:17:00Z">
        <w:r w:rsidR="00053D36" w:rsidDel="00BE79D2">
          <w:rPr>
            <w:noProof/>
          </w:rPr>
          <w:delText xml:space="preserve"> </w:delText>
        </w:r>
      </w:del>
    </w:p>
    <w:p w14:paraId="5A2BAD27" w14:textId="345ABA09" w:rsidR="00C43C1E" w:rsidRPr="00C43C1E" w:rsidDel="00BE79D2" w:rsidRDefault="00C43C1E" w:rsidP="006D2D1E">
      <w:pPr>
        <w:rPr>
          <w:moveFrom w:id="419" w:author="Cheng, Jiangtao" w:date="2021-07-18T11:18:00Z"/>
          <w:rFonts w:eastAsia="DengXian" w:cs="Times New Roman"/>
          <w:iCs/>
          <w:sz w:val="24"/>
          <w:szCs w:val="28"/>
        </w:rPr>
      </w:pPr>
      <w:moveFromRangeStart w:id="420" w:author="Cheng, Jiangtao" w:date="2021-07-18T11:18:00Z" w:name="move77499505"/>
      <w:moveFrom w:id="421" w:author="Cheng, Jiangtao" w:date="2021-07-18T11:18:00Z">
        <w:r w:rsidRPr="006D2D1E" w:rsidDel="00BE79D2">
          <w:rPr>
            <w:rFonts w:eastAsia="DengXian" w:cs="Times New Roman"/>
            <w:b/>
            <w:bCs/>
            <w:iCs/>
            <w:sz w:val="24"/>
            <w:szCs w:val="28"/>
          </w:rPr>
          <w:t xml:space="preserve">Figure </w:t>
        </w:r>
        <w:r w:rsidR="00792C98" w:rsidRPr="006D2D1E" w:rsidDel="00BE79D2">
          <w:rPr>
            <w:rFonts w:eastAsia="DengXian" w:cs="Times New Roman"/>
            <w:b/>
            <w:bCs/>
            <w:iCs/>
            <w:sz w:val="24"/>
            <w:szCs w:val="28"/>
          </w:rPr>
          <w:t>3</w:t>
        </w:r>
        <w:r w:rsidRPr="006D2D1E" w:rsidDel="00BE79D2">
          <w:rPr>
            <w:rFonts w:eastAsia="DengXian" w:cs="Times New Roman"/>
            <w:b/>
            <w:bCs/>
            <w:iCs/>
            <w:sz w:val="24"/>
            <w:szCs w:val="28"/>
          </w:rPr>
          <w:t>.</w:t>
        </w:r>
        <w:r w:rsidRPr="00C43C1E" w:rsidDel="00BE79D2">
          <w:rPr>
            <w:rFonts w:eastAsia="DengXian" w:cs="Times New Roman"/>
            <w:iCs/>
            <w:sz w:val="24"/>
            <w:szCs w:val="28"/>
          </w:rPr>
          <w:t xml:space="preserve"> </w:t>
        </w:r>
        <w:r w:rsidR="001C2287" w:rsidDel="00BE79D2">
          <w:rPr>
            <w:rFonts w:eastAsia="DengXian" w:cs="Times New Roman"/>
            <w:iCs/>
            <w:sz w:val="24"/>
            <w:szCs w:val="28"/>
          </w:rPr>
          <w:t xml:space="preserve">(a) </w:t>
        </w:r>
        <w:r w:rsidRPr="00C43C1E" w:rsidDel="00BE79D2">
          <w:rPr>
            <w:rFonts w:eastAsia="DengXian" w:cs="Times New Roman"/>
            <w:iCs/>
            <w:sz w:val="24"/>
            <w:szCs w:val="28"/>
          </w:rPr>
          <w:t xml:space="preserve">Diagram of droplet evaporation on hot microstructured </w:t>
        </w:r>
        <w:r w:rsidR="007D4C09" w:rsidRPr="007D4C09" w:rsidDel="00BE79D2">
          <w:rPr>
            <w:rFonts w:eastAsia="DengXian" w:cs="Times New Roman"/>
            <w:iCs/>
            <w:sz w:val="24"/>
            <w:szCs w:val="28"/>
          </w:rPr>
          <w:t xml:space="preserve">superhydrophobic </w:t>
        </w:r>
        <w:r w:rsidRPr="00C43C1E" w:rsidDel="00BE79D2">
          <w:rPr>
            <w:rFonts w:eastAsia="DengXian" w:cs="Times New Roman"/>
            <w:iCs/>
            <w:sz w:val="24"/>
            <w:szCs w:val="28"/>
          </w:rPr>
          <w:t>substrate.</w:t>
        </w:r>
        <w:r w:rsidR="001C2287" w:rsidDel="00BE79D2">
          <w:rPr>
            <w:rFonts w:eastAsia="DengXian" w:cs="Times New Roman"/>
            <w:iCs/>
            <w:sz w:val="24"/>
            <w:szCs w:val="28"/>
          </w:rPr>
          <w:t xml:space="preserve"> (b)</w:t>
        </w:r>
        <w:r w:rsidR="001C2287" w:rsidRPr="001C2287" w:rsidDel="00BE79D2">
          <w:rPr>
            <w:rFonts w:eastAsia="DengXian" w:cs="Times New Roman"/>
            <w:iCs/>
            <w:sz w:val="24"/>
            <w:szCs w:val="28"/>
          </w:rPr>
          <w:t xml:space="preserve"> </w:t>
        </w:r>
        <w:r w:rsidR="001C2287" w:rsidRPr="00C43C1E" w:rsidDel="00BE79D2">
          <w:rPr>
            <w:rFonts w:eastAsia="DengXian" w:cs="Times New Roman"/>
            <w:iCs/>
            <w:sz w:val="24"/>
            <w:szCs w:val="28"/>
          </w:rPr>
          <w:t xml:space="preserve">Diagram of heat transfer from </w:t>
        </w:r>
        <w:r w:rsidR="007D4C09" w:rsidDel="00BE79D2">
          <w:rPr>
            <w:rFonts w:eastAsia="DengXian" w:cs="Times New Roman"/>
            <w:iCs/>
            <w:sz w:val="24"/>
            <w:szCs w:val="28"/>
          </w:rPr>
          <w:t xml:space="preserve">a </w:t>
        </w:r>
        <w:r w:rsidR="001C2287" w:rsidRPr="00C43C1E" w:rsidDel="00BE79D2">
          <w:rPr>
            <w:rFonts w:eastAsia="DengXian" w:cs="Times New Roman"/>
            <w:iCs/>
            <w:sz w:val="24"/>
            <w:szCs w:val="28"/>
          </w:rPr>
          <w:t xml:space="preserve">micropillar </w:t>
        </w:r>
        <w:r w:rsidR="007D4C09" w:rsidDel="00BE79D2">
          <w:rPr>
            <w:rFonts w:eastAsia="DengXian" w:cs="Times New Roman"/>
            <w:iCs/>
            <w:sz w:val="24"/>
            <w:szCs w:val="28"/>
          </w:rPr>
          <w:t xml:space="preserve">unit </w:t>
        </w:r>
        <w:r w:rsidR="001C2287" w:rsidRPr="00C43C1E" w:rsidDel="00BE79D2">
          <w:rPr>
            <w:rFonts w:eastAsia="DengXian" w:cs="Times New Roman"/>
            <w:iCs/>
            <w:sz w:val="24"/>
            <w:szCs w:val="28"/>
          </w:rPr>
          <w:t>into droplet base surface</w:t>
        </w:r>
        <w:r w:rsidR="001C2287" w:rsidDel="00BE79D2">
          <w:rPr>
            <w:rFonts w:eastAsia="DengXian" w:cs="Times New Roman"/>
            <w:iCs/>
            <w:sz w:val="24"/>
            <w:szCs w:val="28"/>
          </w:rPr>
          <w:t xml:space="preserve">. (c) </w:t>
        </w:r>
        <w:r w:rsidR="001C2287" w:rsidRPr="00C43C1E" w:rsidDel="00BE79D2">
          <w:rPr>
            <w:rFonts w:eastAsia="DengXian" w:cs="Times New Roman"/>
            <w:iCs/>
            <w:sz w:val="24"/>
            <w:szCs w:val="24"/>
          </w:rPr>
          <w:t>Diagram of heat transfer inside the water droplet</w:t>
        </w:r>
        <w:r w:rsidR="001C2287" w:rsidDel="00BE79D2">
          <w:rPr>
            <w:rFonts w:eastAsia="DengXian" w:cs="Times New Roman"/>
            <w:iCs/>
            <w:sz w:val="24"/>
            <w:szCs w:val="24"/>
          </w:rPr>
          <w:t>.</w:t>
        </w:r>
      </w:moveFrom>
    </w:p>
    <w:moveFromRangeEnd w:id="420"/>
    <w:p w14:paraId="539B8E4A" w14:textId="68FCCE58" w:rsidR="00D8302C" w:rsidRDefault="00FD6495" w:rsidP="00856045">
      <w:pPr>
        <w:spacing w:line="360" w:lineRule="auto"/>
        <w:ind w:firstLine="360"/>
        <w:rPr>
          <w:rFonts w:eastAsia="DengXian" w:cs="Times New Roman"/>
          <w:iCs/>
          <w:sz w:val="24"/>
          <w:szCs w:val="28"/>
        </w:rPr>
      </w:pPr>
      <w:r w:rsidRPr="00C43C1E">
        <w:rPr>
          <w:rFonts w:eastAsia="DengXian" w:cs="Times New Roman"/>
          <w:iCs/>
          <w:sz w:val="24"/>
          <w:szCs w:val="28"/>
        </w:rPr>
        <w:t xml:space="preserve">When </w:t>
      </w:r>
      <w:r w:rsidR="00D82F45">
        <w:rPr>
          <w:rFonts w:eastAsia="DengXian" w:cs="Times New Roman"/>
          <w:iCs/>
          <w:sz w:val="24"/>
          <w:szCs w:val="28"/>
        </w:rPr>
        <w:t>a</w:t>
      </w:r>
      <w:r w:rsidRPr="00C43C1E">
        <w:rPr>
          <w:rFonts w:eastAsia="DengXian" w:cs="Times New Roman"/>
          <w:iCs/>
          <w:sz w:val="24"/>
          <w:szCs w:val="28"/>
        </w:rPr>
        <w:t xml:space="preserve"> droplet is deposited on the hot substrate,</w:t>
      </w:r>
      <w:r>
        <w:rPr>
          <w:rFonts w:eastAsia="DengXian" w:cs="Times New Roman"/>
          <w:iCs/>
          <w:sz w:val="24"/>
          <w:szCs w:val="28"/>
        </w:rPr>
        <w:t xml:space="preserve"> h</w:t>
      </w:r>
      <w:r w:rsidR="00D8302C">
        <w:rPr>
          <w:rFonts w:eastAsia="DengXian" w:cs="Times New Roman"/>
          <w:iCs/>
          <w:sz w:val="24"/>
          <w:szCs w:val="28"/>
        </w:rPr>
        <w:t xml:space="preserve">eat will transfer from the hot plate through the </w:t>
      </w:r>
      <w:r w:rsidR="00FD19EB">
        <w:rPr>
          <w:rFonts w:eastAsia="DengXian" w:cs="Times New Roman"/>
          <w:iCs/>
          <w:sz w:val="24"/>
          <w:szCs w:val="28"/>
        </w:rPr>
        <w:t>micro</w:t>
      </w:r>
      <w:r w:rsidR="00BB5831">
        <w:rPr>
          <w:rFonts w:eastAsia="DengXian" w:cs="Times New Roman"/>
          <w:iCs/>
          <w:sz w:val="24"/>
          <w:szCs w:val="28"/>
        </w:rPr>
        <w:t>-</w:t>
      </w:r>
      <w:proofErr w:type="spellStart"/>
      <w:ins w:id="422" w:author="Cheng, Jiangtao" w:date="2021-07-18T16:50:00Z">
        <w:r w:rsidR="00CE6756">
          <w:rPr>
            <w:rFonts w:eastAsia="DengXian" w:cs="Times New Roman"/>
            <w:iCs/>
            <w:sz w:val="24"/>
            <w:szCs w:val="28"/>
          </w:rPr>
          <w:t>micropillar</w:t>
        </w:r>
      </w:ins>
      <w:del w:id="423" w:author="Cheng, Jiangtao" w:date="2021-07-18T16:50:00Z">
        <w:r w:rsidR="00FD19EB" w:rsidDel="00CE6756">
          <w:rPr>
            <w:rFonts w:eastAsia="DengXian" w:cs="Times New Roman"/>
            <w:iCs/>
            <w:sz w:val="24"/>
            <w:szCs w:val="28"/>
          </w:rPr>
          <w:delText>structur</w:delText>
        </w:r>
      </w:del>
      <w:r w:rsidR="00FD19EB">
        <w:rPr>
          <w:rFonts w:eastAsia="DengXian" w:cs="Times New Roman"/>
          <w:iCs/>
          <w:sz w:val="24"/>
          <w:szCs w:val="28"/>
        </w:rPr>
        <w:t>ed</w:t>
      </w:r>
      <w:proofErr w:type="spellEnd"/>
      <w:r w:rsidR="00FD19EB">
        <w:rPr>
          <w:rFonts w:eastAsia="DengXian" w:cs="Times New Roman"/>
          <w:iCs/>
          <w:sz w:val="24"/>
          <w:szCs w:val="28"/>
        </w:rPr>
        <w:t xml:space="preserve"> </w:t>
      </w:r>
      <w:r w:rsidR="00D8302C">
        <w:rPr>
          <w:rFonts w:eastAsia="DengXian" w:cs="Times New Roman"/>
          <w:iCs/>
          <w:sz w:val="24"/>
          <w:szCs w:val="28"/>
        </w:rPr>
        <w:t xml:space="preserve">substrate into the sessile droplet due to the temperature difference between the hot substate base and </w:t>
      </w:r>
      <w:r>
        <w:rPr>
          <w:rFonts w:eastAsia="DengXian" w:cs="Times New Roman"/>
          <w:iCs/>
          <w:sz w:val="24"/>
          <w:szCs w:val="28"/>
        </w:rPr>
        <w:t xml:space="preserve">the </w:t>
      </w:r>
      <w:r w:rsidR="00D8302C">
        <w:rPr>
          <w:rFonts w:eastAsia="DengXian" w:cs="Times New Roman"/>
          <w:iCs/>
          <w:sz w:val="24"/>
          <w:szCs w:val="28"/>
        </w:rPr>
        <w:t>droplet surface</w:t>
      </w:r>
      <w:r w:rsidR="00D961E7">
        <w:rPr>
          <w:rFonts w:eastAsia="DengXian" w:cs="Times New Roman"/>
          <w:iCs/>
          <w:sz w:val="24"/>
          <w:szCs w:val="28"/>
        </w:rPr>
        <w:t xml:space="preserve"> as shown in Fig. </w:t>
      </w:r>
      <w:r w:rsidR="00792C98">
        <w:rPr>
          <w:rFonts w:eastAsia="DengXian" w:cs="Times New Roman"/>
          <w:iCs/>
          <w:sz w:val="24"/>
          <w:szCs w:val="28"/>
        </w:rPr>
        <w:t>3</w:t>
      </w:r>
      <w:r w:rsidR="001C2287">
        <w:rPr>
          <w:rFonts w:eastAsia="DengXian" w:cs="Times New Roman"/>
          <w:iCs/>
          <w:sz w:val="24"/>
          <w:szCs w:val="28"/>
        </w:rPr>
        <w:t>(a)</w:t>
      </w:r>
      <w:r w:rsidR="00D8302C">
        <w:rPr>
          <w:rFonts w:eastAsia="DengXian" w:cs="Times New Roman"/>
          <w:iCs/>
          <w:sz w:val="24"/>
          <w:szCs w:val="28"/>
        </w:rPr>
        <w:t>.</w:t>
      </w:r>
      <w:r w:rsidR="00F26C92">
        <w:rPr>
          <w:rFonts w:eastAsia="DengXian" w:cs="Times New Roman"/>
          <w:iCs/>
          <w:sz w:val="24"/>
          <w:szCs w:val="28"/>
        </w:rPr>
        <w:t xml:space="preserve">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This heat transfer </w:t>
      </w:r>
      <w:r w:rsidR="00C43C1E" w:rsidRPr="00C43C1E">
        <w:rPr>
          <w:rFonts w:eastAsia="DengXian" w:cs="Times New Roman"/>
          <w:iCs/>
          <w:sz w:val="24"/>
          <w:szCs w:val="28"/>
        </w:rPr>
        <w:lastRenderedPageBreak/>
        <w:t xml:space="preserve">process will </w:t>
      </w:r>
      <w:r w:rsidR="00D8302C">
        <w:rPr>
          <w:rFonts w:eastAsia="DengXian" w:cs="Times New Roman"/>
          <w:iCs/>
          <w:sz w:val="24"/>
          <w:szCs w:val="28"/>
        </w:rPr>
        <w:t>result in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the temperature increase </w:t>
      </w:r>
      <w:r w:rsidR="00D82F45">
        <w:rPr>
          <w:rFonts w:eastAsia="DengXian" w:cs="Times New Roman"/>
          <w:iCs/>
          <w:sz w:val="24"/>
          <w:szCs w:val="28"/>
        </w:rPr>
        <w:t>inside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the droplet and accelerate the heat and mass transfer between the droplet and the ambient air. The energy balance</w:t>
      </w:r>
      <w:del w:id="424" w:author="Cheng, Jiangtao" w:date="2021-07-18T16:51:00Z">
        <w:r w:rsidR="00C43C1E" w:rsidRPr="00C43C1E" w:rsidDel="00CE6756">
          <w:rPr>
            <w:rFonts w:eastAsia="DengXian" w:cs="Times New Roman"/>
            <w:iCs/>
            <w:sz w:val="24"/>
            <w:szCs w:val="28"/>
          </w:rPr>
          <w:delText xml:space="preserve"> equation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 of the </w:t>
      </w:r>
      <w:ins w:id="425" w:author="Cheng, Jiangtao" w:date="2021-07-18T16:51:00Z">
        <w:r w:rsidR="00CE6756">
          <w:rPr>
            <w:rFonts w:eastAsia="DengXian" w:cs="Times New Roman"/>
            <w:iCs/>
            <w:sz w:val="24"/>
            <w:szCs w:val="28"/>
          </w:rPr>
          <w:t xml:space="preserve">evaporating </w:t>
        </w:r>
      </w:ins>
      <w:ins w:id="426" w:author="Cheng, Jiangtao" w:date="2021-07-18T16:52:00Z">
        <w:r w:rsidR="00CE6756">
          <w:rPr>
            <w:rFonts w:eastAsia="DengXian" w:cs="Times New Roman"/>
            <w:iCs/>
            <w:sz w:val="24"/>
            <w:szCs w:val="28"/>
          </w:rPr>
          <w:t xml:space="preserve">sessile 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 xml:space="preserve">droplet </w:t>
      </w:r>
      <w:ins w:id="427" w:author="Cheng, Jiangtao" w:date="2021-07-18T16:52:00Z">
        <w:r w:rsidR="00CE6756">
          <w:rPr>
            <w:rFonts w:eastAsia="DengXian" w:cs="Times New Roman"/>
            <w:iCs/>
            <w:sz w:val="24"/>
            <w:szCs w:val="28"/>
          </w:rPr>
          <w:t>is given by</w:t>
        </w:r>
      </w:ins>
      <w:del w:id="428" w:author="Cheng, Jiangtao" w:date="2021-07-18T16:52:00Z">
        <w:r w:rsidR="00C43C1E" w:rsidRPr="00C43C1E" w:rsidDel="00CE6756">
          <w:rPr>
            <w:rFonts w:eastAsia="DengXian" w:cs="Times New Roman"/>
            <w:iCs/>
            <w:sz w:val="24"/>
            <w:szCs w:val="28"/>
          </w:rPr>
          <w:delText>can be derived as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>:</w:t>
      </w:r>
      <w:bookmarkStart w:id="429" w:name="_Hlk70620597"/>
    </w:p>
    <w:p w14:paraId="548CC5CE" w14:textId="7511B148" w:rsidR="00C43C1E" w:rsidRPr="00D8302C" w:rsidRDefault="00E33FAE" w:rsidP="00B63FA2">
      <w:pPr>
        <w:spacing w:line="360" w:lineRule="auto"/>
        <w:ind w:firstLine="2700"/>
        <w:jc w:val="right"/>
        <w:rPr>
          <w:rFonts w:eastAsia="DengXian" w:cs="Times New Roman"/>
          <w:iCs/>
          <w:sz w:val="24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s</m:t>
            </m:r>
          </m:sub>
        </m:sSub>
        <w:bookmarkEnd w:id="429"/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w:bookmarkStart w:id="430" w:name="_Hlk74927394"/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temp</m:t>
            </m:r>
          </m:sub>
        </m:sSub>
        <w:bookmarkEnd w:id="430"/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conv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+</m:t>
        </m:r>
        <w:bookmarkStart w:id="431" w:name="_Hlk74927463"/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rad</m:t>
            </m:r>
          </m:sub>
        </m:sSub>
        <w:bookmarkEnd w:id="431"/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evap</m:t>
            </m:r>
          </m:sub>
        </m:sSub>
      </m:oMath>
      <w:r w:rsidR="00C43C1E" w:rsidRPr="00C43C1E">
        <w:rPr>
          <w:rFonts w:cs="Times New Roman"/>
          <w:kern w:val="0"/>
          <w:sz w:val="24"/>
          <w:szCs w:val="24"/>
          <w:lang w:eastAsia="en-US"/>
        </w:rPr>
        <w:t xml:space="preserve">    </w:t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D8302C">
        <w:rPr>
          <w:rFonts w:cs="Times New Roman"/>
          <w:kern w:val="0"/>
          <w:sz w:val="24"/>
          <w:szCs w:val="24"/>
          <w:lang w:eastAsia="en-US"/>
        </w:rPr>
        <w:tab/>
        <w:t xml:space="preserve"> 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  <w:t xml:space="preserve">    </w:t>
      </w:r>
      <w:r w:rsidR="00D911DF">
        <w:rPr>
          <w:rFonts w:cs="Times New Roman"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>(1)</w:t>
      </w:r>
    </w:p>
    <w:p w14:paraId="0BBDD3B4" w14:textId="44EBD16B" w:rsidR="00D8302C" w:rsidRDefault="00C43C1E" w:rsidP="00D8302C">
      <w:pPr>
        <w:spacing w:line="360" w:lineRule="auto"/>
        <w:rPr>
          <w:rFonts w:eastAsia="DengXian" w:cs="Times New Roman"/>
          <w:iCs/>
          <w:sz w:val="24"/>
          <w:szCs w:val="28"/>
        </w:rPr>
      </w:pPr>
      <w:r w:rsidRPr="00C43C1E">
        <w:rPr>
          <w:rFonts w:eastAsia="DengXian" w:cs="Times New Roman"/>
          <w:iCs/>
          <w:sz w:val="24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s</m:t>
            </m:r>
          </m:sub>
        </m:sSub>
      </m:oMath>
      <w:r w:rsidRPr="00C43C1E">
        <w:rPr>
          <w:rFonts w:eastAsia="DengXian" w:cs="Times New Roman"/>
          <w:iCs/>
          <w:sz w:val="24"/>
          <w:szCs w:val="28"/>
        </w:rPr>
        <w:t xml:space="preserve"> is the overall </w:t>
      </w:r>
      <w:ins w:id="432" w:author="Cheng, Jiangtao" w:date="2021-07-18T16:52:00Z">
        <w:r w:rsidR="00CE6756">
          <w:rPr>
            <w:rFonts w:eastAsia="DengXian" w:cs="Times New Roman"/>
            <w:iCs/>
            <w:sz w:val="24"/>
            <w:szCs w:val="28"/>
          </w:rPr>
          <w:t xml:space="preserve">heat </w:t>
        </w:r>
      </w:ins>
      <w:r w:rsidRPr="00C43C1E">
        <w:rPr>
          <w:rFonts w:eastAsia="DengXian" w:cs="Times New Roman"/>
          <w:iCs/>
          <w:sz w:val="24"/>
          <w:szCs w:val="28"/>
        </w:rPr>
        <w:t xml:space="preserve">transfer rate from the substrate to </w:t>
      </w:r>
      <w:r w:rsidR="00D82F45">
        <w:rPr>
          <w:rFonts w:eastAsia="DengXian" w:cs="Times New Roman"/>
          <w:iCs/>
          <w:sz w:val="24"/>
          <w:szCs w:val="28"/>
        </w:rPr>
        <w:t xml:space="preserve">the </w:t>
      </w:r>
      <w:r w:rsidRPr="00C43C1E">
        <w:rPr>
          <w:rFonts w:eastAsia="DengXian" w:cs="Times New Roman"/>
          <w:iCs/>
          <w:sz w:val="24"/>
          <w:szCs w:val="28"/>
        </w:rPr>
        <w:t>droplet</w:t>
      </w:r>
      <w:ins w:id="433" w:author="Cheng, Jiangtao" w:date="2021-07-18T16:53:00Z">
        <w:r w:rsidR="00CE6756">
          <w:rPr>
            <w:rFonts w:eastAsia="DengXian" w:cs="Times New Roman"/>
            <w:iCs/>
            <w:sz w:val="24"/>
            <w:szCs w:val="28"/>
          </w:rPr>
          <w:t>,</w:t>
        </w:r>
      </w:ins>
      <w:del w:id="434" w:author="Cheng, Jiangtao" w:date="2021-07-18T16:53:00Z">
        <w:r w:rsidRPr="00C43C1E" w:rsidDel="00CE6756">
          <w:rPr>
            <w:rFonts w:eastAsia="DengXian" w:cs="Times New Roman"/>
            <w:iCs/>
            <w:sz w:val="24"/>
            <w:szCs w:val="28"/>
          </w:rPr>
          <w:delText>;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temp</m:t>
            </m:r>
          </m:sub>
        </m:sSub>
      </m:oMath>
      <w:r w:rsidRPr="00C43C1E">
        <w:rPr>
          <w:rFonts w:eastAsia="DengXian" w:cs="Times New Roman"/>
          <w:iCs/>
          <w:sz w:val="24"/>
          <w:szCs w:val="28"/>
        </w:rPr>
        <w:t xml:space="preserve"> is the energy transfer rate for the </w:t>
      </w:r>
      <w:r w:rsidR="00D82F45">
        <w:rPr>
          <w:rFonts w:eastAsia="DengXian" w:cs="Times New Roman"/>
          <w:iCs/>
          <w:sz w:val="24"/>
          <w:szCs w:val="28"/>
        </w:rPr>
        <w:t xml:space="preserve">bulk </w:t>
      </w:r>
      <w:r w:rsidRPr="00C43C1E">
        <w:rPr>
          <w:rFonts w:eastAsia="DengXian" w:cs="Times New Roman"/>
          <w:iCs/>
          <w:sz w:val="24"/>
          <w:szCs w:val="28"/>
        </w:rPr>
        <w:t>water temperature increase</w:t>
      </w:r>
      <w:ins w:id="435" w:author="Cheng, Jiangtao" w:date="2021-07-18T16:53:00Z">
        <w:r w:rsidR="00CE6756">
          <w:rPr>
            <w:rFonts w:eastAsia="DengXian" w:cs="Times New Roman"/>
            <w:iCs/>
            <w:sz w:val="24"/>
            <w:szCs w:val="28"/>
          </w:rPr>
          <w:t>,</w:t>
        </w:r>
      </w:ins>
      <w:del w:id="436" w:author="Cheng, Jiangtao" w:date="2021-07-18T16:53:00Z">
        <w:r w:rsidRPr="00C43C1E" w:rsidDel="00CE6756">
          <w:rPr>
            <w:rFonts w:eastAsia="DengXian" w:cs="Times New Roman"/>
            <w:iCs/>
            <w:sz w:val="24"/>
            <w:szCs w:val="28"/>
          </w:rPr>
          <w:delText>;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conv</m:t>
            </m:r>
          </m:sub>
        </m:sSub>
      </m:oMath>
      <w:r w:rsidRPr="00C43C1E">
        <w:rPr>
          <w:rFonts w:eastAsia="DengXian" w:cs="Times New Roman"/>
          <w:iCs/>
          <w:sz w:val="24"/>
          <w:szCs w:val="28"/>
        </w:rPr>
        <w:t xml:space="preserve"> is the convective heat transfer rate between the water droplet and the ambient air</w:t>
      </w:r>
      <w:ins w:id="437" w:author="Cheng, Jiangtao" w:date="2021-07-18T16:53:00Z">
        <w:r w:rsidR="00CE6756">
          <w:rPr>
            <w:rFonts w:eastAsia="DengXian" w:cs="Times New Roman"/>
            <w:iCs/>
            <w:sz w:val="24"/>
            <w:szCs w:val="28"/>
          </w:rPr>
          <w:t>,</w:t>
        </w:r>
      </w:ins>
      <w:del w:id="438" w:author="Cheng, Jiangtao" w:date="2021-07-18T16:53:00Z">
        <w:r w:rsidRPr="00C43C1E" w:rsidDel="00CE6756">
          <w:rPr>
            <w:rFonts w:eastAsia="DengXian" w:cs="Times New Roman"/>
            <w:iCs/>
            <w:sz w:val="24"/>
            <w:szCs w:val="28"/>
          </w:rPr>
          <w:delText>;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rad</m:t>
            </m:r>
          </m:sub>
        </m:sSub>
      </m:oMath>
      <w:r w:rsidRPr="00C43C1E">
        <w:rPr>
          <w:rFonts w:eastAsia="DengXian" w:cs="Times New Roman"/>
          <w:iCs/>
          <w:sz w:val="24"/>
          <w:szCs w:val="28"/>
        </w:rPr>
        <w:t xml:space="preserve"> is the </w:t>
      </w:r>
      <w:r w:rsidR="00D82F45" w:rsidRPr="00C43C1E">
        <w:rPr>
          <w:rFonts w:eastAsia="DengXian" w:cs="Times New Roman"/>
          <w:iCs/>
          <w:sz w:val="24"/>
          <w:szCs w:val="28"/>
        </w:rPr>
        <w:t xml:space="preserve">radiation </w:t>
      </w:r>
      <w:r w:rsidRPr="00C43C1E">
        <w:rPr>
          <w:rFonts w:eastAsia="DengXian" w:cs="Times New Roman"/>
          <w:iCs/>
          <w:sz w:val="24"/>
          <w:szCs w:val="28"/>
        </w:rPr>
        <w:t xml:space="preserve">heat transfer rate from </w:t>
      </w:r>
      <w:r w:rsidR="00D82F45">
        <w:rPr>
          <w:rFonts w:eastAsia="DengXian" w:cs="Times New Roman"/>
          <w:iCs/>
          <w:sz w:val="24"/>
          <w:szCs w:val="28"/>
        </w:rPr>
        <w:t xml:space="preserve">the </w:t>
      </w:r>
      <w:del w:id="439" w:author="Cheng, Jiangtao" w:date="2021-07-18T16:53:00Z">
        <w:r w:rsidRPr="00C43C1E" w:rsidDel="00CE6756">
          <w:rPr>
            <w:rFonts w:eastAsia="DengXian" w:cs="Times New Roman"/>
            <w:iCs/>
            <w:sz w:val="24"/>
            <w:szCs w:val="28"/>
          </w:rPr>
          <w:delText xml:space="preserve">water </w:delText>
        </w:r>
      </w:del>
      <w:r w:rsidRPr="00C43C1E">
        <w:rPr>
          <w:rFonts w:eastAsia="DengXian" w:cs="Times New Roman"/>
          <w:iCs/>
          <w:sz w:val="24"/>
          <w:szCs w:val="28"/>
        </w:rPr>
        <w:t>droplet</w:t>
      </w:r>
      <w:ins w:id="440" w:author="Cheng, Jiangtao" w:date="2021-07-18T16:53:00Z">
        <w:r w:rsidR="00CE6756">
          <w:rPr>
            <w:rFonts w:eastAsia="DengXian" w:cs="Times New Roman"/>
            <w:iCs/>
            <w:sz w:val="24"/>
            <w:szCs w:val="28"/>
          </w:rPr>
          <w:t xml:space="preserve"> surface</w:t>
        </w:r>
      </w:ins>
      <w:r w:rsidRPr="00C43C1E">
        <w:rPr>
          <w:rFonts w:eastAsia="DengXian" w:cs="Times New Roman"/>
          <w:iCs/>
          <w:sz w:val="24"/>
          <w:szCs w:val="28"/>
        </w:rPr>
        <w:t xml:space="preserve"> to the ambient</w:t>
      </w:r>
      <w:ins w:id="441" w:author="Cheng, Jiangtao" w:date="2021-07-18T16:53:00Z">
        <w:r w:rsidR="00CE6756">
          <w:rPr>
            <w:rFonts w:eastAsia="DengXian" w:cs="Times New Roman"/>
            <w:iCs/>
            <w:sz w:val="24"/>
            <w:szCs w:val="28"/>
          </w:rPr>
          <w:t>,</w:t>
        </w:r>
      </w:ins>
      <w:del w:id="442" w:author="Cheng, Jiangtao" w:date="2021-07-18T16:53:00Z">
        <w:r w:rsidRPr="00C43C1E" w:rsidDel="00CE6756">
          <w:rPr>
            <w:rFonts w:eastAsia="DengXian" w:cs="Times New Roman"/>
            <w:iCs/>
            <w:sz w:val="24"/>
            <w:szCs w:val="28"/>
          </w:rPr>
          <w:delText>;</w:delText>
        </w:r>
      </w:del>
      <w:r w:rsidR="00D82F45">
        <w:rPr>
          <w:rFonts w:eastAsia="DengXian" w:cs="Times New Roman"/>
          <w:iCs/>
          <w:sz w:val="24"/>
          <w:szCs w:val="28"/>
        </w:rPr>
        <w:t xml:space="preserve"> and</w:t>
      </w:r>
      <w:r w:rsidRPr="00C43C1E">
        <w:rPr>
          <w:rFonts w:eastAsia="DengXian" w:cs="Times New Roman"/>
          <w:iCs/>
          <w:sz w:val="24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evap</m:t>
            </m:r>
          </m:sub>
        </m:sSub>
      </m:oMath>
      <w:r w:rsidRPr="00C43C1E">
        <w:rPr>
          <w:rFonts w:eastAsia="DengXian" w:cs="Times New Roman"/>
          <w:iCs/>
          <w:sz w:val="24"/>
          <w:szCs w:val="28"/>
        </w:rPr>
        <w:t xml:space="preserve"> is the </w:t>
      </w:r>
      <w:ins w:id="443" w:author="Cheng, Jiangtao" w:date="2021-07-18T16:54:00Z">
        <w:r w:rsidR="00CE6756" w:rsidRPr="00C43C1E">
          <w:rPr>
            <w:rFonts w:eastAsia="DengXian" w:cs="Times New Roman"/>
            <w:iCs/>
            <w:sz w:val="24"/>
            <w:szCs w:val="28"/>
          </w:rPr>
          <w:t xml:space="preserve">evaporation </w:t>
        </w:r>
      </w:ins>
      <w:r w:rsidRPr="00C43C1E">
        <w:rPr>
          <w:rFonts w:eastAsia="DengXian" w:cs="Times New Roman"/>
          <w:iCs/>
          <w:sz w:val="24"/>
          <w:szCs w:val="28"/>
        </w:rPr>
        <w:t>heat transfer rate</w:t>
      </w:r>
      <w:del w:id="444" w:author="Cheng, Jiangtao" w:date="2021-07-18T16:54:00Z">
        <w:r w:rsidRPr="00C43C1E" w:rsidDel="00CE6756">
          <w:rPr>
            <w:rFonts w:eastAsia="DengXian" w:cs="Times New Roman"/>
            <w:iCs/>
            <w:sz w:val="24"/>
            <w:szCs w:val="28"/>
          </w:rPr>
          <w:delText xml:space="preserve"> </w:delText>
        </w:r>
        <w:r w:rsidR="00D8302C" w:rsidDel="00CE6756">
          <w:rPr>
            <w:rFonts w:eastAsia="DengXian" w:cs="Times New Roman"/>
            <w:iCs/>
            <w:sz w:val="24"/>
            <w:szCs w:val="28"/>
          </w:rPr>
          <w:delText>of</w:delText>
        </w:r>
        <w:r w:rsidRPr="00C43C1E" w:rsidDel="00CE6756">
          <w:rPr>
            <w:rFonts w:eastAsia="DengXian" w:cs="Times New Roman"/>
            <w:iCs/>
            <w:sz w:val="24"/>
            <w:szCs w:val="28"/>
          </w:rPr>
          <w:delText xml:space="preserve"> the evaporation</w:delText>
        </w:r>
      </w:del>
      <w:r w:rsidRPr="00C43C1E">
        <w:rPr>
          <w:rFonts w:eastAsia="DengXian" w:cs="Times New Roman"/>
          <w:iCs/>
          <w:sz w:val="24"/>
          <w:szCs w:val="28"/>
        </w:rPr>
        <w:t>.</w:t>
      </w:r>
      <w:r w:rsidR="00D82F45">
        <w:rPr>
          <w:rFonts w:eastAsia="DengXian" w:cs="Times New Roman"/>
          <w:iCs/>
          <w:sz w:val="24"/>
          <w:szCs w:val="28"/>
        </w:rPr>
        <w:t xml:space="preserve"> So, we have:</w:t>
      </w:r>
    </w:p>
    <w:p w14:paraId="40076702" w14:textId="735EBFD9" w:rsidR="00D8302C" w:rsidRDefault="00E33FAE" w:rsidP="00B63FA2">
      <w:pPr>
        <w:spacing w:line="360" w:lineRule="auto"/>
        <w:ind w:firstLine="3600"/>
        <w:jc w:val="right"/>
        <w:rPr>
          <w:rFonts w:eastAsia="DengXian" w:cs="Times New Roman"/>
          <w:iCs/>
          <w:sz w:val="24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temp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V</m:t>
        </m:r>
        <m:f>
          <m:f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cap</m:t>
                </m:r>
              </m:sub>
            </m:sSub>
          </m:num>
          <m:den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dt</m:t>
            </m:r>
          </m:den>
        </m:f>
      </m:oMath>
      <w:r w:rsidR="00C43C1E" w:rsidRPr="00C43C1E">
        <w:rPr>
          <w:rFonts w:cs="Times New Roman"/>
          <w:kern w:val="0"/>
          <w:sz w:val="24"/>
          <w:szCs w:val="24"/>
          <w:lang w:eastAsia="en-US"/>
        </w:rPr>
        <w:t xml:space="preserve">  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</w:r>
      <w:r w:rsidR="00CF6CC1">
        <w:rPr>
          <w:rFonts w:cs="Times New Roman"/>
          <w:kern w:val="0"/>
          <w:sz w:val="24"/>
          <w:szCs w:val="24"/>
          <w:lang w:eastAsia="en-US"/>
        </w:rPr>
        <w:t xml:space="preserve">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 xml:space="preserve">     </w:t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6D2D1E">
        <w:rPr>
          <w:rFonts w:cs="Times New Roman"/>
          <w:kern w:val="0"/>
          <w:sz w:val="24"/>
          <w:szCs w:val="24"/>
          <w:lang w:eastAsia="en-US"/>
        </w:rPr>
        <w:t xml:space="preserve">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>(2)</w:t>
      </w:r>
    </w:p>
    <w:p w14:paraId="757D2E9E" w14:textId="1A4B6372" w:rsidR="006D2D1E" w:rsidRDefault="00E33FAE" w:rsidP="00B63FA2">
      <w:pPr>
        <w:spacing w:line="360" w:lineRule="auto"/>
        <w:jc w:val="right"/>
        <w:rPr>
          <w:rFonts w:cs="Times New Roman"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rad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=εσS</m:t>
        </m:r>
        <m:d>
          <m:d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14"/>
                    <w:sz w:val="24"/>
                    <w:szCs w:val="24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cap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4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14"/>
                    <w:sz w:val="24"/>
                    <w:szCs w:val="24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∞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4</m:t>
                </m:r>
              </m:sup>
            </m:sSubSup>
          </m:e>
        </m:d>
      </m:oMath>
      <w:r w:rsidR="00C43C1E" w:rsidRPr="00C43C1E">
        <w:rPr>
          <w:rFonts w:cs="Times New Roman"/>
          <w:kern w:val="0"/>
          <w:sz w:val="24"/>
          <w:szCs w:val="24"/>
          <w:lang w:eastAsia="en-US"/>
        </w:rPr>
        <w:t xml:space="preserve">     </w:t>
      </w:r>
      <w:r w:rsidR="00CF6CC1">
        <w:rPr>
          <w:rFonts w:cs="Times New Roman"/>
          <w:kern w:val="0"/>
          <w:sz w:val="24"/>
          <w:szCs w:val="24"/>
          <w:lang w:eastAsia="en-US"/>
        </w:rPr>
        <w:t xml:space="preserve">        </w:t>
      </w:r>
      <w:ins w:id="445" w:author="Cheng, Jiangtao" w:date="2021-07-18T16:54:00Z">
        <w:r w:rsidR="006250A0">
          <w:rPr>
            <w:rFonts w:cs="Times New Roman"/>
            <w:kern w:val="0"/>
            <w:sz w:val="24"/>
            <w:szCs w:val="24"/>
            <w:lang w:eastAsia="en-US"/>
          </w:rPr>
          <w:t xml:space="preserve">    </w:t>
        </w:r>
      </w:ins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  <w:t xml:space="preserve">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</w:r>
      <w:r w:rsidR="00CF6CC1">
        <w:rPr>
          <w:rFonts w:cs="Times New Roman"/>
          <w:kern w:val="0"/>
          <w:sz w:val="24"/>
          <w:szCs w:val="24"/>
          <w:lang w:eastAsia="en-US"/>
        </w:rPr>
        <w:t xml:space="preserve">  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  <w:t xml:space="preserve">     </w:t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6D2D1E">
        <w:rPr>
          <w:rFonts w:cs="Times New Roman"/>
          <w:kern w:val="0"/>
          <w:sz w:val="24"/>
          <w:szCs w:val="24"/>
          <w:lang w:eastAsia="en-US"/>
        </w:rPr>
        <w:t xml:space="preserve">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>(3)</w:t>
      </w:r>
    </w:p>
    <w:p w14:paraId="4DC44FCD" w14:textId="3C8D6423" w:rsidR="00D8302C" w:rsidRPr="006D2D1E" w:rsidRDefault="00E33FAE" w:rsidP="00B63FA2">
      <w:pPr>
        <w:spacing w:line="360" w:lineRule="auto"/>
        <w:ind w:firstLine="3330"/>
        <w:jc w:val="right"/>
        <w:rPr>
          <w:rFonts w:eastAsia="DengXian" w:cs="Times New Roman"/>
          <w:iCs/>
          <w:sz w:val="24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conv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conv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S</m:t>
        </m:r>
        <m:d>
          <m:d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kern w:val="14"/>
                    <w:sz w:val="24"/>
                    <w:szCs w:val="24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cap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 xml:space="preserve"> </m:t>
                </m:r>
              </m:sup>
            </m:sSubSup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kern w:val="14"/>
                    <w:sz w:val="24"/>
                    <w:szCs w:val="24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∞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 xml:space="preserve"> </m:t>
                </m:r>
              </m:sup>
            </m:sSubSup>
          </m:e>
        </m:d>
      </m:oMath>
      <w:r w:rsidR="00C43C1E" w:rsidRPr="00C43C1E">
        <w:rPr>
          <w:rFonts w:cs="Times New Roman"/>
          <w:kern w:val="0"/>
          <w:sz w:val="24"/>
          <w:szCs w:val="24"/>
          <w:lang w:eastAsia="en-US"/>
        </w:rPr>
        <w:t xml:space="preserve">     </w:t>
      </w:r>
      <w:r w:rsidR="00CF6CC1">
        <w:rPr>
          <w:rFonts w:cs="Times New Roman"/>
          <w:kern w:val="0"/>
          <w:sz w:val="24"/>
          <w:szCs w:val="24"/>
          <w:lang w:eastAsia="en-US"/>
        </w:rPr>
        <w:t xml:space="preserve">     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  <w:t xml:space="preserve">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  <w:t xml:space="preserve">     </w:t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6D2D1E">
        <w:rPr>
          <w:rFonts w:cs="Times New Roman"/>
          <w:kern w:val="0"/>
          <w:sz w:val="24"/>
          <w:szCs w:val="24"/>
          <w:lang w:eastAsia="en-US"/>
        </w:rPr>
        <w:t xml:space="preserve">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>(4)</w:t>
      </w:r>
    </w:p>
    <w:p w14:paraId="34057167" w14:textId="3F34905F" w:rsidR="00C43C1E" w:rsidRPr="00D8302C" w:rsidRDefault="00E33FAE" w:rsidP="00B63FA2">
      <w:pPr>
        <w:spacing w:line="360" w:lineRule="auto"/>
        <w:jc w:val="right"/>
        <w:rPr>
          <w:rFonts w:eastAsia="DengXian" w:cs="Times New Roman"/>
          <w:iCs/>
          <w:sz w:val="24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evap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fg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</m:t>
            </m:r>
          </m:sub>
        </m:sSub>
        <m:f>
          <m:f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dV</m:t>
            </m:r>
          </m:num>
          <m:den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dt</m:t>
            </m:r>
          </m:den>
        </m:f>
      </m:oMath>
      <w:r w:rsidR="00C43C1E" w:rsidRPr="00C43C1E">
        <w:rPr>
          <w:rFonts w:cs="Times New Roman"/>
          <w:kern w:val="0"/>
          <w:sz w:val="24"/>
          <w:szCs w:val="24"/>
          <w:lang w:eastAsia="en-US"/>
        </w:rPr>
        <w:t xml:space="preserve">   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</w:r>
      <w:r w:rsidR="00CF6CC1">
        <w:rPr>
          <w:rFonts w:cs="Times New Roman"/>
          <w:kern w:val="0"/>
          <w:sz w:val="24"/>
          <w:szCs w:val="24"/>
          <w:lang w:eastAsia="en-US"/>
        </w:rPr>
        <w:t xml:space="preserve">        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  <w:t xml:space="preserve">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  <w:t xml:space="preserve">     </w:t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D8302C">
        <w:rPr>
          <w:rFonts w:cs="Times New Roman"/>
          <w:kern w:val="0"/>
          <w:sz w:val="24"/>
          <w:szCs w:val="24"/>
          <w:lang w:eastAsia="en-US"/>
        </w:rPr>
        <w:tab/>
      </w:r>
      <w:r w:rsidR="006D2D1E">
        <w:rPr>
          <w:rFonts w:cs="Times New Roman"/>
          <w:kern w:val="0"/>
          <w:sz w:val="24"/>
          <w:szCs w:val="24"/>
          <w:lang w:eastAsia="en-US"/>
        </w:rPr>
        <w:t xml:space="preserve">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>(5)</w:t>
      </w:r>
    </w:p>
    <w:p w14:paraId="4FDC4A91" w14:textId="70BD255C" w:rsidR="00C43C1E" w:rsidRDefault="00C43C1E" w:rsidP="00C32D06">
      <w:pPr>
        <w:spacing w:line="360" w:lineRule="auto"/>
        <w:rPr>
          <w:ins w:id="446" w:author="Cheng, Jiangtao" w:date="2021-07-18T11:17:00Z"/>
          <w:rFonts w:cs="Times New Roman"/>
          <w:kern w:val="0"/>
          <w:sz w:val="24"/>
          <w:szCs w:val="24"/>
          <w:lang w:eastAsia="en-US"/>
        </w:rPr>
      </w:pPr>
      <w:r w:rsidRPr="00C43C1E">
        <w:rPr>
          <w:rFonts w:eastAsia="DengXian" w:cs="Times New Roman"/>
          <w:iCs/>
          <w:sz w:val="24"/>
          <w:szCs w:val="28"/>
        </w:rPr>
        <w:t>where</w:t>
      </w:r>
      <w:r w:rsidRPr="00C43C1E">
        <w:rPr>
          <w:rFonts w:cs="Times New Roman"/>
          <w:kern w:val="0"/>
          <w:sz w:val="24"/>
          <w:szCs w:val="24"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</m:t>
            </m:r>
          </m:sub>
        </m:sSub>
      </m:oMath>
      <w:r w:rsidRPr="00C43C1E">
        <w:rPr>
          <w:rFonts w:cs="Times New Roman"/>
          <w:kern w:val="0"/>
          <w:sz w:val="24"/>
          <w:szCs w:val="24"/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</m:t>
            </m:r>
          </m:sub>
        </m:sSub>
      </m:oMath>
      <w:r w:rsidRPr="00C43C1E">
        <w:rPr>
          <w:rFonts w:cs="Times New Roman"/>
          <w:kern w:val="0"/>
          <w:sz w:val="24"/>
          <w:szCs w:val="24"/>
          <w:lang w:eastAsia="en-US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Sup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cap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 xml:space="preserve"> </m:t>
            </m:r>
          </m:sup>
        </m:sSubSup>
      </m:oMath>
      <w:r w:rsidRPr="00C43C1E">
        <w:rPr>
          <w:rFonts w:cs="Times New Roman"/>
          <w:kern w:val="0"/>
          <w:sz w:val="24"/>
          <w:szCs w:val="24"/>
          <w:lang w:eastAsia="en-US"/>
        </w:rPr>
        <w:t xml:space="preserve">,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>V</w:t>
      </w:r>
      <w:r w:rsidRPr="00C43C1E">
        <w:rPr>
          <w:rFonts w:cs="Times New Roman"/>
          <w:kern w:val="0"/>
          <w:sz w:val="24"/>
          <w:szCs w:val="24"/>
          <w:lang w:eastAsia="en-US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fg</m:t>
            </m:r>
          </m:sub>
        </m:sSub>
      </m:oMath>
      <w:r w:rsidRPr="00C43C1E">
        <w:rPr>
          <w:rFonts w:cs="Times New Roman"/>
          <w:kern w:val="0"/>
          <w:sz w:val="24"/>
          <w:szCs w:val="24"/>
          <w:lang w:eastAsia="en-US"/>
        </w:rPr>
        <w:t xml:space="preserve"> are the specific heat capacity, </w:t>
      </w:r>
      <w:r w:rsidR="00D82F45">
        <w:rPr>
          <w:rFonts w:cs="Times New Roman"/>
          <w:kern w:val="0"/>
          <w:sz w:val="24"/>
          <w:szCs w:val="24"/>
          <w:lang w:eastAsia="en-US"/>
        </w:rPr>
        <w:t xml:space="preserve">water </w:t>
      </w:r>
      <w:r w:rsidRPr="00C43C1E">
        <w:rPr>
          <w:rFonts w:cs="Times New Roman"/>
          <w:kern w:val="0"/>
          <w:sz w:val="24"/>
          <w:szCs w:val="24"/>
          <w:lang w:eastAsia="en-US"/>
        </w:rPr>
        <w:t>density,</w:t>
      </w:r>
      <w:r w:rsidR="003339E0">
        <w:rPr>
          <w:rFonts w:cs="Times New Roman"/>
          <w:kern w:val="0"/>
          <w:sz w:val="24"/>
          <w:szCs w:val="24"/>
          <w:lang w:eastAsia="en-US"/>
        </w:rPr>
        <w:t xml:space="preserve"> </w:t>
      </w:r>
      <w:r w:rsidR="00D82F45">
        <w:rPr>
          <w:rFonts w:cs="Times New Roman"/>
          <w:kern w:val="0"/>
          <w:sz w:val="24"/>
          <w:szCs w:val="24"/>
          <w:lang w:eastAsia="en-US"/>
        </w:rPr>
        <w:t xml:space="preserve">droplet cap </w:t>
      </w:r>
      <w:r w:rsidR="003339E0">
        <w:rPr>
          <w:rFonts w:cs="Times New Roman"/>
          <w:kern w:val="0"/>
          <w:sz w:val="24"/>
          <w:szCs w:val="24"/>
          <w:lang w:eastAsia="en-US"/>
        </w:rPr>
        <w:t>surface</w:t>
      </w:r>
      <w:r w:rsidRPr="00C43C1E">
        <w:rPr>
          <w:rFonts w:cs="Times New Roman"/>
          <w:kern w:val="0"/>
          <w:sz w:val="24"/>
          <w:szCs w:val="24"/>
          <w:lang w:eastAsia="en-US"/>
        </w:rPr>
        <w:t xml:space="preserve"> temperature, volume and latent heat of the</w:t>
      </w:r>
      <w:r w:rsidR="00D82F45" w:rsidRPr="00D82F45">
        <w:rPr>
          <w:rFonts w:cs="Times New Roman"/>
          <w:kern w:val="0"/>
          <w:sz w:val="24"/>
          <w:szCs w:val="24"/>
          <w:lang w:eastAsia="en-US"/>
        </w:rPr>
        <w:t xml:space="preserve"> </w:t>
      </w:r>
      <w:r w:rsidR="00D82F45" w:rsidRPr="00C43C1E">
        <w:rPr>
          <w:rFonts w:cs="Times New Roman"/>
          <w:kern w:val="0"/>
          <w:sz w:val="24"/>
          <w:szCs w:val="24"/>
          <w:lang w:eastAsia="en-US"/>
        </w:rPr>
        <w:t>water</w:t>
      </w:r>
      <w:r w:rsidRPr="00C43C1E">
        <w:rPr>
          <w:rFonts w:cs="Times New Roman"/>
          <w:kern w:val="0"/>
          <w:sz w:val="24"/>
          <w:szCs w:val="24"/>
          <w:lang w:eastAsia="en-US"/>
        </w:rPr>
        <w:t xml:space="preserve"> droplet, respectively; </w:t>
      </w:r>
      <m:oMath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ε</m:t>
        </m:r>
      </m:oMath>
      <w:r w:rsidRPr="00C43C1E">
        <w:rPr>
          <w:rFonts w:cs="Times New Roman"/>
          <w:kern w:val="0"/>
          <w:sz w:val="24"/>
          <w:szCs w:val="24"/>
          <w:lang w:eastAsia="en-US"/>
        </w:rPr>
        <w:t xml:space="preserve"> is the emissivity of the water droplet </w:t>
      </w:r>
      <w:r w:rsidR="00D82F45">
        <w:rPr>
          <w:rFonts w:cs="Times New Roman"/>
          <w:kern w:val="0"/>
          <w:sz w:val="24"/>
          <w:szCs w:val="24"/>
          <w:lang w:eastAsia="en-US"/>
        </w:rPr>
        <w:t>sur</w:t>
      </w:r>
      <w:r w:rsidRPr="00C43C1E">
        <w:rPr>
          <w:rFonts w:cs="Times New Roman"/>
          <w:kern w:val="0"/>
          <w:sz w:val="24"/>
          <w:szCs w:val="24"/>
          <w:lang w:eastAsia="en-US"/>
        </w:rPr>
        <w:t xml:space="preserve">face and </w:t>
      </w:r>
      <m:oMath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σ</m:t>
        </m:r>
      </m:oMath>
      <w:r w:rsidRPr="00C43C1E">
        <w:rPr>
          <w:rFonts w:cs="Times New Roman"/>
          <w:kern w:val="0"/>
          <w:sz w:val="24"/>
          <w:szCs w:val="24"/>
          <w:lang w:eastAsia="en-US"/>
        </w:rPr>
        <w:t xml:space="preserve"> is the Stefan-Boltzmann constant; </w:t>
      </w:r>
      <w:r w:rsidRPr="003339E0">
        <w:rPr>
          <w:rFonts w:cs="Times New Roman"/>
          <w:i/>
          <w:kern w:val="0"/>
          <w:sz w:val="24"/>
          <w:szCs w:val="24"/>
          <w:lang w:eastAsia="en-US"/>
        </w:rPr>
        <w:t>S</w:t>
      </w:r>
      <w:r w:rsidRPr="00C43C1E">
        <w:rPr>
          <w:rFonts w:cs="Times New Roman"/>
          <w:kern w:val="0"/>
          <w:sz w:val="24"/>
          <w:szCs w:val="24"/>
          <w:lang w:eastAsia="en-US"/>
        </w:rPr>
        <w:t xml:space="preserve"> is the liquid-vapor interface area and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conv</m:t>
            </m:r>
          </m:sub>
        </m:sSub>
      </m:oMath>
      <w:r w:rsidRPr="00C43C1E">
        <w:rPr>
          <w:rFonts w:cs="Times New Roman"/>
          <w:kern w:val="0"/>
          <w:sz w:val="24"/>
          <w:szCs w:val="24"/>
          <w:lang w:eastAsia="en-US"/>
        </w:rPr>
        <w:t xml:space="preserve"> is the natural convection heat transfer coefficient of the ambient air. </w:t>
      </w:r>
    </w:p>
    <w:p w14:paraId="234F3B3A" w14:textId="179FB6F3" w:rsidR="00BE79D2" w:rsidRDefault="00BE79D2" w:rsidP="00C32D06">
      <w:pPr>
        <w:spacing w:line="360" w:lineRule="auto"/>
        <w:rPr>
          <w:ins w:id="447" w:author="Cheng, Jiangtao" w:date="2021-07-18T11:18:00Z"/>
          <w:rFonts w:cs="Times New Roman"/>
          <w:kern w:val="0"/>
          <w:sz w:val="24"/>
          <w:szCs w:val="24"/>
          <w:lang w:eastAsia="en-US"/>
        </w:rPr>
      </w:pPr>
      <w:moveToRangeStart w:id="448" w:author="Cheng, Jiangtao" w:date="2021-07-18T11:17:00Z" w:name="move77499467"/>
      <w:moveTo w:id="449" w:author="Cheng, Jiangtao" w:date="2021-07-18T11:17:00Z">
        <w:r>
          <w:rPr>
            <w:noProof/>
          </w:rPr>
          <w:drawing>
            <wp:inline distT="0" distB="0" distL="0" distR="0" wp14:anchorId="30EC967B" wp14:editId="02CC928B">
              <wp:extent cx="5943600" cy="193548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193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moveToRangeEnd w:id="448"/>
    </w:p>
    <w:p w14:paraId="328E9AC3" w14:textId="75E6C927" w:rsidR="00BE79D2" w:rsidRPr="00C43C1E" w:rsidRDefault="00BE79D2" w:rsidP="00BE79D2">
      <w:pPr>
        <w:rPr>
          <w:moveTo w:id="450" w:author="Cheng, Jiangtao" w:date="2021-07-18T11:18:00Z"/>
          <w:rFonts w:eastAsia="DengXian" w:cs="Times New Roman"/>
          <w:iCs/>
          <w:sz w:val="24"/>
          <w:szCs w:val="28"/>
        </w:rPr>
      </w:pPr>
      <w:moveToRangeStart w:id="451" w:author="Cheng, Jiangtao" w:date="2021-07-18T11:18:00Z" w:name="move77499505"/>
      <w:moveTo w:id="452" w:author="Cheng, Jiangtao" w:date="2021-07-18T11:18:00Z">
        <w:r w:rsidRPr="006D2D1E">
          <w:rPr>
            <w:rFonts w:eastAsia="DengXian" w:cs="Times New Roman"/>
            <w:b/>
            <w:bCs/>
            <w:iCs/>
            <w:sz w:val="24"/>
            <w:szCs w:val="28"/>
          </w:rPr>
          <w:t>Figure 3.</w:t>
        </w:r>
        <w:r w:rsidRPr="00C43C1E">
          <w:rPr>
            <w:rFonts w:eastAsia="DengXian" w:cs="Times New Roman"/>
            <w:iCs/>
            <w:sz w:val="24"/>
            <w:szCs w:val="28"/>
          </w:rPr>
          <w:t xml:space="preserve"> </w:t>
        </w:r>
        <w:r>
          <w:rPr>
            <w:rFonts w:eastAsia="DengXian" w:cs="Times New Roman"/>
            <w:iCs/>
            <w:sz w:val="24"/>
            <w:szCs w:val="28"/>
          </w:rPr>
          <w:t xml:space="preserve">(a) </w:t>
        </w:r>
        <w:r w:rsidRPr="00C43C1E">
          <w:rPr>
            <w:rFonts w:eastAsia="DengXian" w:cs="Times New Roman"/>
            <w:iCs/>
            <w:sz w:val="24"/>
            <w:szCs w:val="28"/>
          </w:rPr>
          <w:t>Diagram of droplet evaporation on hot micro</w:t>
        </w:r>
      </w:moveTo>
      <w:ins w:id="453" w:author="Cheng, Jiangtao" w:date="2021-07-18T11:39:00Z">
        <w:r w:rsidR="00D367F5">
          <w:rPr>
            <w:rFonts w:eastAsia="DengXian" w:cs="Times New Roman"/>
            <w:iCs/>
            <w:sz w:val="24"/>
            <w:szCs w:val="28"/>
          </w:rPr>
          <w:t>-</w:t>
        </w:r>
      </w:ins>
      <w:moveTo w:id="454" w:author="Cheng, Jiangtao" w:date="2021-07-18T11:18:00Z">
        <w:r w:rsidRPr="00C43C1E">
          <w:rPr>
            <w:rFonts w:eastAsia="DengXian" w:cs="Times New Roman"/>
            <w:iCs/>
            <w:sz w:val="24"/>
            <w:szCs w:val="28"/>
          </w:rPr>
          <w:t xml:space="preserve">structured </w:t>
        </w:r>
        <w:r w:rsidRPr="007D4C09">
          <w:rPr>
            <w:rFonts w:eastAsia="DengXian" w:cs="Times New Roman"/>
            <w:iCs/>
            <w:sz w:val="24"/>
            <w:szCs w:val="28"/>
          </w:rPr>
          <w:t xml:space="preserve">superhydrophobic </w:t>
        </w:r>
        <w:r w:rsidRPr="00C43C1E">
          <w:rPr>
            <w:rFonts w:eastAsia="DengXian" w:cs="Times New Roman"/>
            <w:iCs/>
            <w:sz w:val="24"/>
            <w:szCs w:val="28"/>
          </w:rPr>
          <w:t>sub</w:t>
        </w:r>
      </w:moveTo>
      <w:ins w:id="455" w:author="Cheng, Jiangtao" w:date="2021-07-18T17:03:00Z">
        <w:r w:rsidR="00F905BA">
          <w:rPr>
            <w:rFonts w:eastAsia="DengXian" w:cs="Times New Roman"/>
            <w:iCs/>
            <w:sz w:val="24"/>
            <w:szCs w:val="28"/>
          </w:rPr>
          <w:t>face</w:t>
        </w:r>
      </w:ins>
      <w:moveTo w:id="456" w:author="Cheng, Jiangtao" w:date="2021-07-18T11:18:00Z">
        <w:del w:id="457" w:author="Cheng, Jiangtao" w:date="2021-07-18T17:03:00Z">
          <w:r w:rsidRPr="00C43C1E" w:rsidDel="00F905BA">
            <w:rPr>
              <w:rFonts w:eastAsia="DengXian" w:cs="Times New Roman"/>
              <w:iCs/>
              <w:sz w:val="24"/>
              <w:szCs w:val="28"/>
            </w:rPr>
            <w:delText>strate</w:delText>
          </w:r>
        </w:del>
        <w:r w:rsidRPr="00C43C1E">
          <w:rPr>
            <w:rFonts w:eastAsia="DengXian" w:cs="Times New Roman"/>
            <w:iCs/>
            <w:sz w:val="24"/>
            <w:szCs w:val="28"/>
          </w:rPr>
          <w:t>.</w:t>
        </w:r>
        <w:r>
          <w:rPr>
            <w:rFonts w:eastAsia="DengXian" w:cs="Times New Roman"/>
            <w:iCs/>
            <w:sz w:val="24"/>
            <w:szCs w:val="28"/>
          </w:rPr>
          <w:t xml:space="preserve"> (b)</w:t>
        </w:r>
        <w:r w:rsidRPr="001C2287">
          <w:rPr>
            <w:rFonts w:eastAsia="DengXian" w:cs="Times New Roman"/>
            <w:iCs/>
            <w:sz w:val="24"/>
            <w:szCs w:val="28"/>
          </w:rPr>
          <w:t xml:space="preserve"> </w:t>
        </w:r>
        <w:r w:rsidRPr="00C43C1E">
          <w:rPr>
            <w:rFonts w:eastAsia="DengXian" w:cs="Times New Roman"/>
            <w:iCs/>
            <w:sz w:val="24"/>
            <w:szCs w:val="28"/>
          </w:rPr>
          <w:t xml:space="preserve">Diagram of heat transfer from </w:t>
        </w:r>
        <w:r>
          <w:rPr>
            <w:rFonts w:eastAsia="DengXian" w:cs="Times New Roman"/>
            <w:iCs/>
            <w:sz w:val="24"/>
            <w:szCs w:val="28"/>
          </w:rPr>
          <w:t xml:space="preserve">a </w:t>
        </w:r>
        <w:r w:rsidRPr="00C43C1E">
          <w:rPr>
            <w:rFonts w:eastAsia="DengXian" w:cs="Times New Roman"/>
            <w:iCs/>
            <w:sz w:val="24"/>
            <w:szCs w:val="28"/>
          </w:rPr>
          <w:t xml:space="preserve">micropillar </w:t>
        </w:r>
        <w:r>
          <w:rPr>
            <w:rFonts w:eastAsia="DengXian" w:cs="Times New Roman"/>
            <w:iCs/>
            <w:sz w:val="24"/>
            <w:szCs w:val="28"/>
          </w:rPr>
          <w:t xml:space="preserve">unit </w:t>
        </w:r>
        <w:r w:rsidRPr="00C43C1E">
          <w:rPr>
            <w:rFonts w:eastAsia="DengXian" w:cs="Times New Roman"/>
            <w:iCs/>
            <w:sz w:val="24"/>
            <w:szCs w:val="28"/>
          </w:rPr>
          <w:t>into droplet base surface</w:t>
        </w:r>
        <w:r>
          <w:rPr>
            <w:rFonts w:eastAsia="DengXian" w:cs="Times New Roman"/>
            <w:iCs/>
            <w:sz w:val="24"/>
            <w:szCs w:val="28"/>
          </w:rPr>
          <w:t>.</w:t>
        </w:r>
        <w:del w:id="458" w:author="Cheng, Jiangtao" w:date="2021-07-18T17:03:00Z">
          <w:r w:rsidDel="00F905BA">
            <w:rPr>
              <w:rFonts w:eastAsia="DengXian" w:cs="Times New Roman"/>
              <w:iCs/>
              <w:sz w:val="24"/>
              <w:szCs w:val="28"/>
            </w:rPr>
            <w:delText xml:space="preserve"> </w:delText>
          </w:r>
        </w:del>
      </w:moveTo>
      <w:ins w:id="459" w:author="Cheng, Jiangtao" w:date="2021-07-18T12:32:00Z">
        <w:r w:rsidR="00B57D57">
          <w:rPr>
            <w:rFonts w:eastAsia="DengXian" w:cs="Times New Roman"/>
            <w:iCs/>
            <w:sz w:val="24"/>
            <w:szCs w:val="28"/>
          </w:rPr>
          <w:t xml:space="preserve"> </w:t>
        </w:r>
      </w:ins>
      <w:commentRangeStart w:id="460"/>
      <w:moveTo w:id="461" w:author="Cheng, Jiangtao" w:date="2021-07-18T11:18:00Z">
        <w:r>
          <w:rPr>
            <w:rFonts w:eastAsia="DengXian" w:cs="Times New Roman"/>
            <w:iCs/>
            <w:sz w:val="24"/>
            <w:szCs w:val="28"/>
          </w:rPr>
          <w:t>(c)</w:t>
        </w:r>
      </w:moveTo>
      <w:commentRangeEnd w:id="460"/>
      <w:r w:rsidR="00BD41E5">
        <w:rPr>
          <w:rStyle w:val="CommentReference"/>
        </w:rPr>
        <w:commentReference w:id="460"/>
      </w:r>
      <w:moveTo w:id="462" w:author="Cheng, Jiangtao" w:date="2021-07-18T11:18:00Z">
        <w:r>
          <w:rPr>
            <w:rFonts w:eastAsia="DengXian" w:cs="Times New Roman"/>
            <w:iCs/>
            <w:sz w:val="24"/>
            <w:szCs w:val="28"/>
          </w:rPr>
          <w:t xml:space="preserve"> </w:t>
        </w:r>
        <w:r w:rsidRPr="00C43C1E">
          <w:rPr>
            <w:rFonts w:eastAsia="DengXian" w:cs="Times New Roman"/>
            <w:iCs/>
            <w:sz w:val="24"/>
            <w:szCs w:val="24"/>
          </w:rPr>
          <w:t>Diagram of heat transfer inside the water droplet</w:t>
        </w:r>
        <w:r>
          <w:rPr>
            <w:rFonts w:eastAsia="DengXian" w:cs="Times New Roman"/>
            <w:iCs/>
            <w:sz w:val="24"/>
            <w:szCs w:val="24"/>
          </w:rPr>
          <w:t>.</w:t>
        </w:r>
      </w:moveTo>
    </w:p>
    <w:moveToRangeEnd w:id="451"/>
    <w:p w14:paraId="653A4D49" w14:textId="77777777" w:rsidR="00BE79D2" w:rsidRPr="00C43C1E" w:rsidDel="00855AEE" w:rsidRDefault="00BE79D2">
      <w:pPr>
        <w:spacing w:line="360" w:lineRule="auto"/>
        <w:ind w:firstLine="360"/>
        <w:rPr>
          <w:del w:id="463" w:author="Cheng, Jiangtao" w:date="2021-07-18T11:47:00Z"/>
          <w:rFonts w:cs="Times New Roman"/>
          <w:kern w:val="0"/>
          <w:sz w:val="24"/>
          <w:szCs w:val="24"/>
          <w:lang w:eastAsia="en-US"/>
        </w:rPr>
        <w:pPrChange w:id="464" w:author="Cheng, Jiangtao" w:date="2021-07-18T11:47:00Z">
          <w:pPr>
            <w:spacing w:line="360" w:lineRule="auto"/>
          </w:pPr>
        </w:pPrChange>
      </w:pPr>
    </w:p>
    <w:p w14:paraId="33B361BB" w14:textId="024760B7" w:rsidR="003339E0" w:rsidRDefault="00C43C1E" w:rsidP="00FE6EC9">
      <w:pPr>
        <w:spacing w:line="360" w:lineRule="auto"/>
        <w:ind w:firstLine="360"/>
        <w:rPr>
          <w:rFonts w:cs="Times New Roman"/>
          <w:kern w:val="0"/>
          <w:sz w:val="24"/>
          <w:szCs w:val="24"/>
        </w:rPr>
      </w:pPr>
      <w:r w:rsidRPr="00C43C1E">
        <w:rPr>
          <w:rFonts w:cs="Times New Roman"/>
          <w:kern w:val="0"/>
          <w:sz w:val="24"/>
          <w:szCs w:val="24"/>
        </w:rPr>
        <w:t>Because of the high efficiency of phase change heat transfer</w:t>
      </w:r>
      <w:del w:id="465" w:author="Cheng, Jiangtao" w:date="2021-07-18T17:07:00Z">
        <w:r w:rsidRPr="00C43C1E" w:rsidDel="009818A4">
          <w:rPr>
            <w:rFonts w:cs="Times New Roman"/>
            <w:kern w:val="0"/>
            <w:sz w:val="24"/>
            <w:szCs w:val="24"/>
          </w:rPr>
          <w:delText xml:space="preserve"> process</w:delText>
        </w:r>
      </w:del>
      <w:r w:rsidRPr="00C43C1E">
        <w:rPr>
          <w:rFonts w:cs="Times New Roman"/>
          <w:kern w:val="0"/>
          <w:sz w:val="24"/>
          <w:szCs w:val="24"/>
        </w:rPr>
        <w:t xml:space="preserve">, the heat transfer rate induced by evaporation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evap</m:t>
            </m:r>
          </m:sub>
        </m:sSub>
      </m:oMath>
      <w:r w:rsidRPr="00C43C1E">
        <w:rPr>
          <w:rFonts w:cs="Times New Roman"/>
          <w:kern w:val="0"/>
          <w:sz w:val="24"/>
          <w:szCs w:val="24"/>
        </w:rPr>
        <w:t xml:space="preserve"> is dominant over the </w:t>
      </w:r>
      <w:ins w:id="466" w:author="Cheng, Jiangtao" w:date="2021-07-18T17:08:00Z">
        <w:r w:rsidR="009818A4">
          <w:rPr>
            <w:rFonts w:cs="Times New Roman"/>
            <w:kern w:val="0"/>
            <w:sz w:val="24"/>
            <w:szCs w:val="24"/>
          </w:rPr>
          <w:t xml:space="preserve">other </w:t>
        </w:r>
      </w:ins>
      <w:r w:rsidRPr="00C43C1E">
        <w:rPr>
          <w:rFonts w:cs="Times New Roman"/>
          <w:kern w:val="0"/>
          <w:sz w:val="24"/>
          <w:szCs w:val="24"/>
        </w:rPr>
        <w:t>heat transfer</w:t>
      </w:r>
      <w:del w:id="467" w:author="Cheng, Jiangtao" w:date="2021-07-18T17:08:00Z">
        <w:r w:rsidRPr="00C43C1E" w:rsidDel="009818A4">
          <w:rPr>
            <w:rFonts w:cs="Times New Roman"/>
            <w:kern w:val="0"/>
            <w:sz w:val="24"/>
            <w:szCs w:val="24"/>
          </w:rPr>
          <w:delText xml:space="preserve"> rate of</w:delText>
        </w:r>
      </w:del>
      <w:r w:rsidRPr="00C43C1E">
        <w:rPr>
          <w:rFonts w:cs="Times New Roman"/>
          <w:kern w:val="0"/>
          <w:sz w:val="24"/>
          <w:szCs w:val="24"/>
        </w:rPr>
        <w:t xml:space="preserve"> </w:t>
      </w:r>
      <w:del w:id="468" w:author="Cheng, Jiangtao" w:date="2021-07-18T17:08:00Z">
        <w:r w:rsidRPr="00C43C1E" w:rsidDel="009818A4">
          <w:rPr>
            <w:rFonts w:cs="Times New Roman"/>
            <w:kern w:val="0"/>
            <w:sz w:val="24"/>
            <w:szCs w:val="24"/>
          </w:rPr>
          <w:delText xml:space="preserve">the other three </w:delText>
        </w:r>
      </w:del>
      <w:ins w:id="469" w:author="Cheng, Jiangtao" w:date="2021-07-18T17:08:00Z">
        <w:r w:rsidR="009818A4">
          <w:rPr>
            <w:rFonts w:cs="Times New Roman"/>
            <w:kern w:val="0"/>
            <w:sz w:val="24"/>
            <w:szCs w:val="24"/>
          </w:rPr>
          <w:t>mode</w:t>
        </w:r>
      </w:ins>
      <w:del w:id="470" w:author="Cheng, Jiangtao" w:date="2021-07-18T17:08:00Z">
        <w:r w:rsidRPr="00C43C1E" w:rsidDel="009818A4">
          <w:rPr>
            <w:rFonts w:cs="Times New Roman"/>
            <w:kern w:val="0"/>
            <w:sz w:val="24"/>
            <w:szCs w:val="24"/>
          </w:rPr>
          <w:delText>type</w:delText>
        </w:r>
      </w:del>
      <w:r w:rsidRPr="00C43C1E">
        <w:rPr>
          <w:rFonts w:cs="Times New Roman"/>
          <w:kern w:val="0"/>
          <w:sz w:val="24"/>
          <w:szCs w:val="24"/>
        </w:rPr>
        <w:t>s. Thus, the overall heat transfer from the substrate to the water droplet can be estimated as the heat released from the droplet to the ambient by evaporation</w:t>
      </w:r>
      <w:r w:rsidR="00A30F35">
        <w:rPr>
          <w:rFonts w:cs="Times New Roman"/>
          <w:kern w:val="0"/>
          <w:sz w:val="24"/>
          <w:szCs w:val="24"/>
        </w:rPr>
        <w:fldChar w:fldCharType="begin"/>
      </w:r>
      <w:r w:rsidR="00D07192">
        <w:rPr>
          <w:rFonts w:cs="Times New Roman"/>
          <w:kern w:val="0"/>
          <w:sz w:val="24"/>
          <w:szCs w:val="24"/>
        </w:rPr>
        <w:instrText xml:space="preserve"> ADDIN EN.CITE &lt;EndNote&gt;&lt;Cite&gt;&lt;Author&gt;Hays&lt;/Author&gt;&lt;Year&gt;2016&lt;/Year&gt;&lt;RecNum&gt;3&lt;/RecNum&gt;&lt;DisplayText&gt;[20]&lt;/DisplayText&gt;&lt;record&gt;&lt;rec-number&gt;3&lt;/rec-number&gt;&lt;foreign-keys&gt;&lt;key app="EN" db-id="dzwapvwscfr509edaz9xzdtgzvpvrvftxers" timestamp="1624806972"&gt;3&lt;/key&gt;&lt;/foreign-keys&gt;&lt;ref-type name="Journal Article"&gt;17&lt;/ref-type&gt;&lt;contributors&gt;&lt;authors&gt;&lt;author&gt;Hays, R.&lt;/author&gt;&lt;author&gt;Maynes, D.&lt;/author&gt;&lt;author&gt;Crockett, J.&lt;/author&gt;&lt;/authors&gt;&lt;/contributors&gt;&lt;titles&gt;&lt;title&gt;Thermal transport to droplets on heated superhydrophobic substrates&lt;/title&gt;&lt;secondary-title&gt;Int. J. Heat Mass Transfer&lt;/secondary-title&gt;&lt;/titles&gt;&lt;periodical&gt;&lt;full-title&gt;Int. J. Heat Mass Transfer&lt;/full-title&gt;&lt;/periodical&gt;&lt;pages&gt;70-80&lt;/pages&gt;&lt;volume&gt;98&lt;/volume&gt;&lt;section&gt;70&lt;/section&gt;&lt;dates&gt;&lt;year&gt;2016&lt;/year&gt;&lt;/dates&gt;&lt;isbn&gt;00179310&lt;/isbn&gt;&lt;urls&gt;&lt;/urls&gt;&lt;electronic-resource-num&gt;10.1016/j.ijheatmasstransfer.2016.03.011&lt;/electronic-resource-num&gt;&lt;/record&gt;&lt;/Cite&gt;&lt;/EndNote&gt;</w:instrText>
      </w:r>
      <w:r w:rsidR="00A30F35">
        <w:rPr>
          <w:rFonts w:cs="Times New Roman"/>
          <w:kern w:val="0"/>
          <w:sz w:val="24"/>
          <w:szCs w:val="24"/>
        </w:rPr>
        <w:fldChar w:fldCharType="separate"/>
      </w:r>
      <w:r w:rsidR="00D07192">
        <w:rPr>
          <w:rFonts w:cs="Times New Roman"/>
          <w:noProof/>
          <w:kern w:val="0"/>
          <w:sz w:val="24"/>
          <w:szCs w:val="24"/>
        </w:rPr>
        <w:t>[</w:t>
      </w:r>
      <w:hyperlink w:anchor="_ENREF_20" w:tooltip="Hays, 2016 #3" w:history="1">
        <w:r w:rsidR="00A52F80">
          <w:rPr>
            <w:rFonts w:cs="Times New Roman"/>
            <w:noProof/>
            <w:kern w:val="0"/>
            <w:sz w:val="24"/>
            <w:szCs w:val="24"/>
          </w:rPr>
          <w:t>20</w:t>
        </w:r>
      </w:hyperlink>
      <w:r w:rsidR="00D07192">
        <w:rPr>
          <w:rFonts w:cs="Times New Roman"/>
          <w:noProof/>
          <w:kern w:val="0"/>
          <w:sz w:val="24"/>
          <w:szCs w:val="24"/>
        </w:rPr>
        <w:t>]</w:t>
      </w:r>
      <w:r w:rsidR="00A30F35">
        <w:rPr>
          <w:rFonts w:cs="Times New Roman"/>
          <w:kern w:val="0"/>
          <w:sz w:val="24"/>
          <w:szCs w:val="24"/>
        </w:rPr>
        <w:fldChar w:fldCharType="end"/>
      </w:r>
      <w:r w:rsidRPr="00C43C1E">
        <w:rPr>
          <w:rFonts w:cs="Times New Roman"/>
          <w:kern w:val="0"/>
          <w:sz w:val="24"/>
          <w:szCs w:val="24"/>
        </w:rPr>
        <w:t>. The</w:t>
      </w:r>
      <w:r w:rsidR="00AC7EE9">
        <w:rPr>
          <w:rFonts w:cs="Times New Roman"/>
          <w:kern w:val="0"/>
          <w:sz w:val="24"/>
          <w:szCs w:val="24"/>
        </w:rPr>
        <w:t>refore, the</w:t>
      </w:r>
      <w:r w:rsidRPr="00C43C1E">
        <w:rPr>
          <w:rFonts w:cs="Times New Roman"/>
          <w:kern w:val="0"/>
          <w:sz w:val="24"/>
          <w:szCs w:val="24"/>
        </w:rPr>
        <w:t xml:space="preserve"> energy balance equation can be rewritten as:</w:t>
      </w:r>
    </w:p>
    <w:p w14:paraId="27D879C1" w14:textId="4D5E8C24" w:rsidR="00C43C1E" w:rsidRPr="00C43C1E" w:rsidRDefault="00E33FAE" w:rsidP="00B63FA2">
      <w:pPr>
        <w:spacing w:line="360" w:lineRule="auto"/>
        <w:jc w:val="right"/>
        <w:rPr>
          <w:rFonts w:cs="Times New Roman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s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evap</m:t>
            </m:r>
          </m:sub>
        </m:sSub>
      </m:oMath>
      <w:r w:rsidR="00C43C1E" w:rsidRPr="00C43C1E">
        <w:rPr>
          <w:rFonts w:cs="Times New Roman"/>
          <w:kern w:val="0"/>
          <w:sz w:val="24"/>
          <w:szCs w:val="24"/>
          <w:lang w:eastAsia="en-US"/>
        </w:rPr>
        <w:t xml:space="preserve">   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</w:r>
      <w:r w:rsidR="00CF6CC1">
        <w:rPr>
          <w:rFonts w:cs="Times New Roman"/>
          <w:kern w:val="0"/>
          <w:sz w:val="24"/>
          <w:szCs w:val="24"/>
          <w:lang w:eastAsia="en-US"/>
        </w:rPr>
        <w:t xml:space="preserve">   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 xml:space="preserve">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ab/>
        <w:t xml:space="preserve">     </w:t>
      </w:r>
      <w:r w:rsidR="00CF6CC1">
        <w:rPr>
          <w:rFonts w:cs="Times New Roman"/>
          <w:kern w:val="0"/>
          <w:sz w:val="24"/>
          <w:szCs w:val="24"/>
          <w:lang w:eastAsia="en-US"/>
        </w:rPr>
        <w:t xml:space="preserve"> </w:t>
      </w:r>
      <w:r w:rsidR="003339E0">
        <w:rPr>
          <w:rFonts w:cs="Times New Roman"/>
          <w:kern w:val="0"/>
          <w:sz w:val="24"/>
          <w:szCs w:val="24"/>
          <w:lang w:eastAsia="en-US"/>
        </w:rPr>
        <w:tab/>
      </w:r>
      <w:r w:rsidR="003339E0">
        <w:rPr>
          <w:rFonts w:cs="Times New Roman"/>
          <w:kern w:val="0"/>
          <w:sz w:val="24"/>
          <w:szCs w:val="24"/>
          <w:lang w:eastAsia="en-US"/>
        </w:rPr>
        <w:tab/>
      </w:r>
      <w:r w:rsidR="00F928E5">
        <w:rPr>
          <w:rFonts w:cs="Times New Roman"/>
          <w:kern w:val="0"/>
          <w:sz w:val="24"/>
          <w:szCs w:val="24"/>
          <w:lang w:eastAsia="en-US"/>
        </w:rPr>
        <w:t xml:space="preserve">  </w:t>
      </w:r>
      <w:r w:rsidR="00C43C1E" w:rsidRPr="00C43C1E">
        <w:rPr>
          <w:rFonts w:cs="Times New Roman"/>
          <w:kern w:val="0"/>
          <w:sz w:val="24"/>
          <w:szCs w:val="24"/>
          <w:lang w:eastAsia="en-US"/>
        </w:rPr>
        <w:t>(6)</w:t>
      </w:r>
    </w:p>
    <w:p w14:paraId="36C39B42" w14:textId="64FC34C9" w:rsidR="00C43C1E" w:rsidRPr="00C111B2" w:rsidRDefault="00C43C1E" w:rsidP="00C32D06">
      <w:pPr>
        <w:spacing w:line="360" w:lineRule="auto"/>
        <w:jc w:val="left"/>
        <w:rPr>
          <w:rFonts w:cs="Times New Roman"/>
          <w:b/>
          <w:bCs/>
          <w:kern w:val="0"/>
          <w:sz w:val="24"/>
          <w:szCs w:val="24"/>
        </w:rPr>
      </w:pPr>
      <w:r w:rsidRPr="00C111B2">
        <w:rPr>
          <w:rFonts w:cs="Times New Roman"/>
          <w:b/>
          <w:bCs/>
          <w:kern w:val="0"/>
          <w:sz w:val="24"/>
          <w:szCs w:val="24"/>
        </w:rPr>
        <w:t xml:space="preserve">3.3 Evaporation from </w:t>
      </w:r>
      <w:r w:rsidR="00CC474B">
        <w:rPr>
          <w:rFonts w:cs="Times New Roman"/>
          <w:b/>
          <w:bCs/>
          <w:kern w:val="0"/>
          <w:sz w:val="24"/>
          <w:szCs w:val="24"/>
        </w:rPr>
        <w:t xml:space="preserve">droplet </w:t>
      </w:r>
      <w:r w:rsidR="00D961E7" w:rsidRPr="00C111B2">
        <w:rPr>
          <w:rFonts w:cs="Times New Roman"/>
          <w:b/>
          <w:bCs/>
          <w:kern w:val="0"/>
          <w:sz w:val="24"/>
          <w:szCs w:val="24"/>
        </w:rPr>
        <w:t>base</w:t>
      </w:r>
      <w:r w:rsidRPr="00C111B2">
        <w:rPr>
          <w:rFonts w:cs="Times New Roman"/>
          <w:b/>
          <w:bCs/>
          <w:kern w:val="0"/>
          <w:sz w:val="24"/>
          <w:szCs w:val="24"/>
        </w:rPr>
        <w:t xml:space="preserve"> surface </w:t>
      </w:r>
    </w:p>
    <w:p w14:paraId="6611FC98" w14:textId="31CD7832" w:rsidR="00C43C1E" w:rsidRPr="00C43C1E" w:rsidRDefault="00FC094F" w:rsidP="00856045">
      <w:pPr>
        <w:spacing w:line="360" w:lineRule="auto"/>
        <w:ind w:firstLine="360"/>
        <w:rPr>
          <w:rFonts w:eastAsia="DengXian" w:cs="Times New Roman"/>
          <w:iCs/>
          <w:sz w:val="24"/>
          <w:szCs w:val="28"/>
        </w:rPr>
      </w:pPr>
      <w:ins w:id="471" w:author="Cheng, Jiangtao" w:date="2021-07-18T17:15:00Z">
        <w:r>
          <w:rPr>
            <w:rFonts w:eastAsia="DengXian" w:cs="Times New Roman"/>
            <w:iCs/>
            <w:sz w:val="24"/>
            <w:szCs w:val="28"/>
          </w:rPr>
          <w:t>D</w:t>
        </w:r>
      </w:ins>
      <w:ins w:id="472" w:author="Cheng, Jiangtao" w:date="2021-07-18T17:14:00Z">
        <w:r w:rsidRPr="00C43C1E">
          <w:rPr>
            <w:rFonts w:eastAsia="DengXian" w:cs="Times New Roman"/>
            <w:iCs/>
            <w:sz w:val="24"/>
            <w:szCs w:val="28"/>
          </w:rPr>
          <w:t xml:space="preserve">roplet </w:t>
        </w:r>
      </w:ins>
      <w:ins w:id="473" w:author="Cheng, Jiangtao" w:date="2021-07-18T17:15:00Z">
        <w:r>
          <w:rPr>
            <w:rFonts w:eastAsia="DengXian" w:cs="Times New Roman"/>
            <w:iCs/>
            <w:sz w:val="24"/>
            <w:szCs w:val="28"/>
          </w:rPr>
          <w:t>e</w:t>
        </w:r>
      </w:ins>
      <w:del w:id="474" w:author="Cheng, Jiangtao" w:date="2021-07-18T17:15:00Z">
        <w:r w:rsidR="00C43C1E" w:rsidRPr="00C43C1E" w:rsidDel="00FC094F">
          <w:rPr>
            <w:rFonts w:eastAsia="DengXian" w:cs="Times New Roman"/>
            <w:iCs/>
            <w:sz w:val="24"/>
            <w:szCs w:val="28"/>
          </w:rPr>
          <w:delText>E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>vaporation</w:t>
      </w:r>
      <w:del w:id="475" w:author="Cheng, Jiangtao" w:date="2021-07-18T17:15:00Z">
        <w:r w:rsidR="00C43C1E" w:rsidRPr="00C43C1E" w:rsidDel="00FC094F">
          <w:rPr>
            <w:rFonts w:eastAsia="DengXian" w:cs="Times New Roman"/>
            <w:iCs/>
            <w:sz w:val="24"/>
            <w:szCs w:val="28"/>
          </w:rPr>
          <w:delText xml:space="preserve"> of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 </w:t>
      </w:r>
      <w:del w:id="476" w:author="Cheng, Jiangtao" w:date="2021-07-18T17:14:00Z">
        <w:r w:rsidR="00C43C1E" w:rsidRPr="00C43C1E" w:rsidDel="00FC094F">
          <w:rPr>
            <w:rFonts w:eastAsia="DengXian" w:cs="Times New Roman"/>
            <w:iCs/>
            <w:sz w:val="24"/>
            <w:szCs w:val="28"/>
          </w:rPr>
          <w:delText xml:space="preserve">droplet </w:delText>
        </w:r>
      </w:del>
      <w:ins w:id="477" w:author="Cheng, Jiangtao" w:date="2021-07-18T17:15:00Z">
        <w:r>
          <w:rPr>
            <w:rFonts w:eastAsia="DengXian" w:cs="Times New Roman"/>
            <w:iCs/>
            <w:sz w:val="24"/>
            <w:szCs w:val="28"/>
          </w:rPr>
          <w:t>occur</w:t>
        </w:r>
      </w:ins>
      <w:del w:id="478" w:author="Cheng, Jiangtao" w:date="2021-07-18T17:15:00Z">
        <w:r w:rsidR="00C43C1E" w:rsidRPr="00C43C1E" w:rsidDel="00FC094F">
          <w:rPr>
            <w:rFonts w:eastAsia="DengXian" w:cs="Times New Roman"/>
            <w:iCs/>
            <w:sz w:val="24"/>
            <w:szCs w:val="28"/>
          </w:rPr>
          <w:delText>happen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s at the liquid-vapor interface. For </w:t>
      </w:r>
      <w:r w:rsidR="00B12B05">
        <w:rPr>
          <w:rFonts w:eastAsia="DengXian" w:cs="Times New Roman"/>
          <w:iCs/>
          <w:sz w:val="24"/>
          <w:szCs w:val="28"/>
        </w:rPr>
        <w:t xml:space="preserve">a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Cassie state droplet on </w:t>
      </w:r>
      <w:ins w:id="479" w:author="Cheng, Jiangtao" w:date="2021-07-18T17:18:00Z">
        <w:r w:rsidR="00A95958">
          <w:rPr>
            <w:rFonts w:eastAsia="DengXian" w:cs="Times New Roman"/>
            <w:iCs/>
            <w:sz w:val="24"/>
            <w:szCs w:val="28"/>
          </w:rPr>
          <w:t xml:space="preserve">a 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>micro</w:t>
      </w:r>
      <w:r w:rsidR="00FD5E2A">
        <w:rPr>
          <w:rFonts w:eastAsia="DengXian" w:cs="Times New Roman"/>
          <w:iCs/>
          <w:sz w:val="24"/>
          <w:szCs w:val="28"/>
        </w:rPr>
        <w:t>-</w:t>
      </w:r>
      <w:r w:rsidR="00C43C1E" w:rsidRPr="00C43C1E">
        <w:rPr>
          <w:rFonts w:eastAsia="DengXian" w:cs="Times New Roman"/>
          <w:iCs/>
          <w:sz w:val="24"/>
          <w:szCs w:val="28"/>
        </w:rPr>
        <w:t>structure</w:t>
      </w:r>
      <w:r w:rsidR="00B12B05">
        <w:rPr>
          <w:rFonts w:eastAsia="DengXian" w:cs="Times New Roman"/>
          <w:iCs/>
          <w:sz w:val="24"/>
          <w:szCs w:val="28"/>
        </w:rPr>
        <w:t>d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substrate, there </w:t>
      </w:r>
      <w:r w:rsidR="00B12B05">
        <w:rPr>
          <w:rFonts w:eastAsia="DengXian" w:cs="Times New Roman"/>
          <w:iCs/>
          <w:sz w:val="24"/>
          <w:szCs w:val="28"/>
        </w:rPr>
        <w:t>exist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air/vapor cavities between the droplet base and the substrate. Different from </w:t>
      </w:r>
      <w:r w:rsidR="00AF6EBF">
        <w:rPr>
          <w:rFonts w:eastAsia="DengXian" w:cs="Times New Roman"/>
          <w:iCs/>
          <w:sz w:val="24"/>
          <w:szCs w:val="28"/>
        </w:rPr>
        <w:t xml:space="preserve">a sessile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droplet on </w:t>
      </w:r>
      <w:r w:rsidR="00B12B05">
        <w:rPr>
          <w:rFonts w:eastAsia="DengXian" w:cs="Times New Roman"/>
          <w:iCs/>
          <w:sz w:val="24"/>
          <w:szCs w:val="28"/>
        </w:rPr>
        <w:t xml:space="preserve">a </w:t>
      </w:r>
      <w:r w:rsidR="00C43C1E" w:rsidRPr="00C43C1E">
        <w:rPr>
          <w:rFonts w:eastAsia="DengXian" w:cs="Times New Roman"/>
          <w:iCs/>
          <w:sz w:val="24"/>
          <w:szCs w:val="28"/>
        </w:rPr>
        <w:t>smooth surface</w:t>
      </w:r>
      <w:r w:rsidR="00AF6EBF">
        <w:rPr>
          <w:rFonts w:eastAsia="DengXian" w:cs="Times New Roman"/>
          <w:iCs/>
          <w:sz w:val="24"/>
          <w:szCs w:val="28"/>
        </w:rPr>
        <w:t>,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</w:t>
      </w:r>
      <w:r w:rsidR="00B12B05">
        <w:rPr>
          <w:rFonts w:eastAsia="DengXian" w:cs="Times New Roman"/>
          <w:iCs/>
          <w:sz w:val="24"/>
          <w:szCs w:val="28"/>
        </w:rPr>
        <w:t xml:space="preserve">with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which the droplet base </w:t>
      </w:r>
      <w:r w:rsidR="00B12B05">
        <w:rPr>
          <w:rFonts w:eastAsia="DengXian" w:cs="Times New Roman"/>
          <w:iCs/>
          <w:sz w:val="24"/>
          <w:szCs w:val="28"/>
        </w:rPr>
        <w:t xml:space="preserve">is in direct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contact, only part of the droplet base </w:t>
      </w:r>
      <w:r w:rsidR="00AF6EBF">
        <w:rPr>
          <w:rFonts w:eastAsia="DengXian" w:cs="Times New Roman"/>
          <w:iCs/>
          <w:sz w:val="24"/>
          <w:szCs w:val="28"/>
        </w:rPr>
        <w:t>is in touch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with the su</w:t>
      </w:r>
      <w:r w:rsidR="00AF6EBF">
        <w:rPr>
          <w:rFonts w:eastAsia="DengXian" w:cs="Times New Roman"/>
          <w:iCs/>
          <w:sz w:val="24"/>
          <w:szCs w:val="28"/>
        </w:rPr>
        <w:t xml:space="preserve">rface roughness on a </w:t>
      </w:r>
      <w:r w:rsidR="00AF6EBF" w:rsidRPr="00C43C1E">
        <w:rPr>
          <w:rFonts w:eastAsia="DengXian" w:cs="Times New Roman"/>
          <w:iCs/>
          <w:sz w:val="24"/>
          <w:szCs w:val="28"/>
        </w:rPr>
        <w:t>micro</w:t>
      </w:r>
      <w:r w:rsidR="00C053D4">
        <w:rPr>
          <w:rFonts w:eastAsia="DengXian" w:cs="Times New Roman"/>
          <w:iCs/>
          <w:sz w:val="24"/>
          <w:szCs w:val="28"/>
        </w:rPr>
        <w:t>-</w:t>
      </w:r>
      <w:r w:rsidR="00AF6EBF" w:rsidRPr="00C43C1E">
        <w:rPr>
          <w:rFonts w:eastAsia="DengXian" w:cs="Times New Roman"/>
          <w:iCs/>
          <w:sz w:val="24"/>
          <w:szCs w:val="28"/>
        </w:rPr>
        <w:t>structure</w:t>
      </w:r>
      <w:r w:rsidR="00AF6EBF">
        <w:rPr>
          <w:rFonts w:eastAsia="DengXian" w:cs="Times New Roman"/>
          <w:iCs/>
          <w:sz w:val="24"/>
          <w:szCs w:val="28"/>
        </w:rPr>
        <w:t>d</w:t>
      </w:r>
      <w:r w:rsidR="00AF6EBF" w:rsidRPr="00C43C1E">
        <w:rPr>
          <w:rFonts w:eastAsia="DengXian" w:cs="Times New Roman"/>
          <w:iCs/>
          <w:sz w:val="24"/>
          <w:szCs w:val="28"/>
        </w:rPr>
        <w:t xml:space="preserve"> substrate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. The existence of </w:t>
      </w:r>
      <w:ins w:id="480" w:author="Cheng, Jiangtao" w:date="2021-07-18T17:19:00Z">
        <w:r w:rsidR="009175A7">
          <w:rPr>
            <w:rFonts w:eastAsia="DengXian" w:cs="Times New Roman"/>
            <w:iCs/>
            <w:sz w:val="24"/>
            <w:szCs w:val="28"/>
          </w:rPr>
          <w:t xml:space="preserve">the 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>liquid-vapor interface at the droplet base</w:t>
      </w:r>
      <w:del w:id="481" w:author="Cheng, Jiangtao" w:date="2021-07-18T17:20:00Z">
        <w:r w:rsidR="00C43C1E" w:rsidRPr="00C43C1E" w:rsidDel="009175A7">
          <w:rPr>
            <w:rFonts w:eastAsia="DengXian" w:cs="Times New Roman"/>
            <w:iCs/>
            <w:sz w:val="24"/>
            <w:szCs w:val="28"/>
          </w:rPr>
          <w:delText xml:space="preserve"> s</w:delText>
        </w:r>
      </w:del>
      <w:del w:id="482" w:author="Cheng, Jiangtao" w:date="2021-07-18T17:19:00Z">
        <w:r w:rsidR="00C43C1E" w:rsidRPr="00C43C1E" w:rsidDel="009175A7">
          <w:rPr>
            <w:rFonts w:eastAsia="DengXian" w:cs="Times New Roman"/>
            <w:iCs/>
            <w:sz w:val="24"/>
            <w:szCs w:val="28"/>
          </w:rPr>
          <w:delText>urface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 </w:t>
      </w:r>
      <w:r w:rsidR="00AF6EBF">
        <w:rPr>
          <w:rFonts w:eastAsia="DengXian" w:cs="Times New Roman"/>
          <w:iCs/>
          <w:sz w:val="24"/>
          <w:szCs w:val="28"/>
        </w:rPr>
        <w:t>leads to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evaporation </w:t>
      </w:r>
      <w:del w:id="483" w:author="Cheng, Jiangtao" w:date="2021-07-18T17:20:00Z">
        <w:r w:rsidR="00C43C1E" w:rsidRPr="00C43C1E" w:rsidDel="009175A7">
          <w:rPr>
            <w:rFonts w:eastAsia="DengXian" w:cs="Times New Roman"/>
            <w:iCs/>
            <w:sz w:val="24"/>
            <w:szCs w:val="28"/>
          </w:rPr>
          <w:delText>at</w:delText>
        </w:r>
        <w:r w:rsidR="00AF6EBF" w:rsidDel="009175A7">
          <w:rPr>
            <w:rFonts w:eastAsia="DengXian" w:cs="Times New Roman"/>
            <w:iCs/>
            <w:sz w:val="24"/>
            <w:szCs w:val="28"/>
          </w:rPr>
          <w:delText xml:space="preserve"> the</w:delText>
        </w:r>
        <w:r w:rsidR="00C43C1E" w:rsidRPr="00C43C1E" w:rsidDel="009175A7">
          <w:rPr>
            <w:rFonts w:eastAsia="DengXian" w:cs="Times New Roman"/>
            <w:iCs/>
            <w:sz w:val="24"/>
            <w:szCs w:val="28"/>
          </w:rPr>
          <w:delText xml:space="preserve"> droplet base surface</w:delText>
        </w:r>
      </w:del>
      <w:ins w:id="484" w:author="Cheng, Jiangtao" w:date="2021-07-18T17:20:00Z">
        <w:r w:rsidR="009175A7">
          <w:rPr>
            <w:rFonts w:eastAsia="DengXian" w:cs="Times New Roman"/>
            <w:iCs/>
            <w:sz w:val="24"/>
            <w:szCs w:val="28"/>
          </w:rPr>
          <w:t>therein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 xml:space="preserve">. In previous </w:t>
      </w:r>
      <w:ins w:id="485" w:author="Cheng, Jiangtao" w:date="2021-07-18T17:22:00Z">
        <w:r w:rsidR="00CB0F3C" w:rsidRPr="00C43C1E">
          <w:rPr>
            <w:rFonts w:eastAsia="DengXian" w:cs="Times New Roman"/>
            <w:iCs/>
            <w:sz w:val="24"/>
            <w:szCs w:val="28"/>
          </w:rPr>
          <w:t xml:space="preserve">evaporation 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 xml:space="preserve">studies of </w:t>
      </w:r>
      <w:r w:rsidR="00E4345E">
        <w:rPr>
          <w:rFonts w:eastAsia="DengXian" w:cs="Times New Roman"/>
          <w:iCs/>
          <w:sz w:val="24"/>
          <w:szCs w:val="28"/>
        </w:rPr>
        <w:t xml:space="preserve">the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Cassie state droplet </w:t>
      </w:r>
      <w:del w:id="486" w:author="Cheng, Jiangtao" w:date="2021-07-18T17:22:00Z">
        <w:r w:rsidR="00C43C1E" w:rsidRPr="00C43C1E" w:rsidDel="00CB0F3C">
          <w:rPr>
            <w:rFonts w:eastAsia="DengXian" w:cs="Times New Roman"/>
            <w:iCs/>
            <w:sz w:val="24"/>
            <w:szCs w:val="28"/>
          </w:rPr>
          <w:delText xml:space="preserve">evaporation 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>on micro</w:t>
      </w:r>
      <w:r w:rsidR="00C053D4">
        <w:rPr>
          <w:rFonts w:eastAsia="DengXian" w:cs="Times New Roman"/>
          <w:iCs/>
          <w:sz w:val="24"/>
          <w:szCs w:val="28"/>
        </w:rPr>
        <w:t>-</w:t>
      </w:r>
      <w:r w:rsidR="00C43C1E" w:rsidRPr="00C43C1E">
        <w:rPr>
          <w:rFonts w:eastAsia="DengXian" w:cs="Times New Roman"/>
          <w:iCs/>
          <w:sz w:val="24"/>
          <w:szCs w:val="28"/>
        </w:rPr>
        <w:t>structure</w:t>
      </w:r>
      <w:r w:rsidR="00E4345E">
        <w:rPr>
          <w:rFonts w:eastAsia="DengXian" w:cs="Times New Roman"/>
          <w:iCs/>
          <w:sz w:val="24"/>
          <w:szCs w:val="28"/>
        </w:rPr>
        <w:t>d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surfaces at room temperature, the evaporation from </w:t>
      </w:r>
      <w:ins w:id="487" w:author="Cheng, Jiangtao" w:date="2021-07-18T17:23:00Z">
        <w:r w:rsidR="00407703">
          <w:rPr>
            <w:rFonts w:eastAsia="DengXian" w:cs="Times New Roman"/>
            <w:iCs/>
            <w:sz w:val="24"/>
            <w:szCs w:val="28"/>
          </w:rPr>
          <w:t xml:space="preserve">the </w:t>
        </w:r>
      </w:ins>
      <w:r w:rsidR="00C43C1E" w:rsidRPr="00C43C1E">
        <w:rPr>
          <w:rFonts w:eastAsia="DengXian" w:cs="Times New Roman"/>
          <w:iCs/>
          <w:sz w:val="24"/>
          <w:szCs w:val="28"/>
        </w:rPr>
        <w:t>droplet base</w:t>
      </w:r>
      <w:del w:id="488" w:author="Cheng, Jiangtao" w:date="2021-07-18T17:23:00Z">
        <w:r w:rsidR="00C43C1E" w:rsidRPr="00C43C1E" w:rsidDel="00407703">
          <w:rPr>
            <w:rFonts w:eastAsia="DengXian" w:cs="Times New Roman"/>
            <w:iCs/>
            <w:sz w:val="24"/>
            <w:szCs w:val="28"/>
          </w:rPr>
          <w:delText xml:space="preserve"> surface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 </w:t>
      </w:r>
      <w:r w:rsidR="00C71D0E">
        <w:rPr>
          <w:rFonts w:eastAsia="DengXian" w:cs="Times New Roman"/>
          <w:iCs/>
          <w:sz w:val="24"/>
          <w:szCs w:val="28"/>
        </w:rPr>
        <w:t>was generally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neglected and only the evaporation from </w:t>
      </w:r>
      <w:r w:rsidR="00C71D0E">
        <w:rPr>
          <w:rFonts w:eastAsia="DengXian" w:cs="Times New Roman"/>
          <w:iCs/>
          <w:sz w:val="24"/>
          <w:szCs w:val="28"/>
        </w:rPr>
        <w:t xml:space="preserve">the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droplet cap </w:t>
      </w:r>
      <w:r w:rsidR="00C71D0E">
        <w:rPr>
          <w:rFonts w:eastAsia="DengXian" w:cs="Times New Roman"/>
          <w:iCs/>
          <w:sz w:val="24"/>
          <w:szCs w:val="28"/>
        </w:rPr>
        <w:t>was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</w:t>
      </w:r>
      <w:r w:rsidR="00C71D0E">
        <w:rPr>
          <w:rFonts w:eastAsia="DengXian" w:cs="Times New Roman"/>
          <w:iCs/>
          <w:sz w:val="24"/>
          <w:szCs w:val="28"/>
        </w:rPr>
        <w:t xml:space="preserve">taken in to </w:t>
      </w:r>
      <w:r w:rsidR="006B7F0E" w:rsidRPr="00C43C1E">
        <w:rPr>
          <w:rFonts w:eastAsia="DengXian" w:cs="Times New Roman"/>
          <w:iCs/>
          <w:sz w:val="24"/>
          <w:szCs w:val="28"/>
        </w:rPr>
        <w:t>consider</w:t>
      </w:r>
      <w:r w:rsidR="00C71D0E">
        <w:rPr>
          <w:rFonts w:eastAsia="DengXian" w:cs="Times New Roman"/>
          <w:iCs/>
          <w:sz w:val="24"/>
          <w:szCs w:val="28"/>
        </w:rPr>
        <w:t>ation</w:t>
      </w:r>
      <w:r w:rsidR="00B86B78">
        <w:rPr>
          <w:rFonts w:eastAsia="DengXian" w:cs="Times New Roman"/>
          <w:iCs/>
          <w:sz w:val="24"/>
          <w:szCs w:val="28"/>
        </w:rPr>
        <w:fldChar w:fldCharType="begin">
          <w:fldData xml:space="preserve">PEVuZE5vdGU+PENpdGU+PEF1dGhvcj5TdGF1YmVyPC9BdXRob3I+PFllYXI+MjAxNTwvWWVhcj48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==
</w:fldData>
        </w:fldChar>
      </w:r>
      <w:r w:rsidR="00D07192">
        <w:rPr>
          <w:rFonts w:eastAsia="DengXian" w:cs="Times New Roman"/>
          <w:iCs/>
          <w:sz w:val="24"/>
          <w:szCs w:val="28"/>
        </w:rPr>
        <w:instrText xml:space="preserve"> ADDIN EN.CITE </w:instrText>
      </w:r>
      <w:r w:rsidR="00D07192">
        <w:rPr>
          <w:rFonts w:eastAsia="DengXian" w:cs="Times New Roman"/>
          <w:iCs/>
          <w:sz w:val="24"/>
          <w:szCs w:val="28"/>
        </w:rPr>
        <w:fldChar w:fldCharType="begin">
          <w:fldData xml:space="preserve">PEVuZE5vdGU+PENpdGU+PEF1dGhvcj5TdGF1YmVyPC9BdXRob3I+PFllYXI+MjAxNTwvWWVhcj48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==
</w:fldData>
        </w:fldChar>
      </w:r>
      <w:r w:rsidR="00D07192">
        <w:rPr>
          <w:rFonts w:eastAsia="DengXian" w:cs="Times New Roman"/>
          <w:iCs/>
          <w:sz w:val="24"/>
          <w:szCs w:val="28"/>
        </w:rPr>
        <w:instrText xml:space="preserve"> ADDIN EN.CITE.DATA </w:instrText>
      </w:r>
      <w:r w:rsidR="00D07192">
        <w:rPr>
          <w:rFonts w:eastAsia="DengXian" w:cs="Times New Roman"/>
          <w:iCs/>
          <w:sz w:val="24"/>
          <w:szCs w:val="28"/>
        </w:rPr>
      </w:r>
      <w:r w:rsidR="00D07192">
        <w:rPr>
          <w:rFonts w:eastAsia="DengXian" w:cs="Times New Roman"/>
          <w:iCs/>
          <w:sz w:val="24"/>
          <w:szCs w:val="28"/>
        </w:rPr>
        <w:fldChar w:fldCharType="end"/>
      </w:r>
      <w:r w:rsidR="00B86B78">
        <w:rPr>
          <w:rFonts w:eastAsia="DengXian" w:cs="Times New Roman"/>
          <w:iCs/>
          <w:sz w:val="24"/>
          <w:szCs w:val="28"/>
        </w:rPr>
      </w:r>
      <w:r w:rsidR="00B86B78">
        <w:rPr>
          <w:rFonts w:eastAsia="DengXian" w:cs="Times New Roman"/>
          <w:iCs/>
          <w:sz w:val="24"/>
          <w:szCs w:val="28"/>
        </w:rPr>
        <w:fldChar w:fldCharType="separate"/>
      </w:r>
      <w:r w:rsidR="00D07192">
        <w:rPr>
          <w:rFonts w:eastAsia="DengXian" w:cs="Times New Roman"/>
          <w:iCs/>
          <w:noProof/>
          <w:sz w:val="24"/>
          <w:szCs w:val="28"/>
        </w:rPr>
        <w:t>[</w:t>
      </w:r>
      <w:hyperlink w:anchor="_ENREF_39" w:tooltip="McHale, 2005 #36" w:history="1">
        <w:r w:rsidR="00A52F80">
          <w:rPr>
            <w:rFonts w:eastAsia="DengXian" w:cs="Times New Roman"/>
            <w:iCs/>
            <w:noProof/>
            <w:sz w:val="24"/>
            <w:szCs w:val="28"/>
          </w:rPr>
          <w:t>39</w:t>
        </w:r>
      </w:hyperlink>
      <w:r w:rsidR="00D07192">
        <w:rPr>
          <w:rFonts w:eastAsia="DengXian" w:cs="Times New Roman"/>
          <w:iCs/>
          <w:noProof/>
          <w:sz w:val="24"/>
          <w:szCs w:val="28"/>
        </w:rPr>
        <w:t xml:space="preserve">, </w:t>
      </w:r>
      <w:hyperlink w:anchor="_ENREF_40" w:tooltip="Stauber, 2015 #63" w:history="1">
        <w:r w:rsidR="00A52F80">
          <w:rPr>
            <w:rFonts w:eastAsia="DengXian" w:cs="Times New Roman"/>
            <w:iCs/>
            <w:noProof/>
            <w:sz w:val="24"/>
            <w:szCs w:val="28"/>
          </w:rPr>
          <w:t>40</w:t>
        </w:r>
      </w:hyperlink>
      <w:r w:rsidR="00D07192">
        <w:rPr>
          <w:rFonts w:eastAsia="DengXian" w:cs="Times New Roman"/>
          <w:iCs/>
          <w:noProof/>
          <w:sz w:val="24"/>
          <w:szCs w:val="28"/>
        </w:rPr>
        <w:t>]</w:t>
      </w:r>
      <w:r w:rsidR="00B86B78">
        <w:rPr>
          <w:rFonts w:eastAsia="DengXian" w:cs="Times New Roman"/>
          <w:iCs/>
          <w:sz w:val="24"/>
          <w:szCs w:val="28"/>
        </w:rPr>
        <w:fldChar w:fldCharType="end"/>
      </w:r>
      <w:r w:rsidR="00C43C1E" w:rsidRPr="00C43C1E">
        <w:rPr>
          <w:rFonts w:eastAsia="DengXian" w:cs="Times New Roman"/>
          <w:iCs/>
          <w:sz w:val="24"/>
          <w:szCs w:val="28"/>
        </w:rPr>
        <w:t>. It is reasonable to neglect the evaporation from</w:t>
      </w:r>
      <w:r w:rsidR="000F6F52">
        <w:rPr>
          <w:rFonts w:eastAsia="DengXian" w:cs="Times New Roman"/>
          <w:iCs/>
          <w:sz w:val="24"/>
          <w:szCs w:val="28"/>
        </w:rPr>
        <w:t xml:space="preserve"> the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droplet base</w:t>
      </w:r>
      <w:r w:rsidR="00D6409D">
        <w:rPr>
          <w:rFonts w:eastAsia="DengXian" w:cs="Times New Roman"/>
          <w:iCs/>
          <w:sz w:val="24"/>
          <w:szCs w:val="28"/>
        </w:rPr>
        <w:t xml:space="preserve"> at room temperature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considering the</w:t>
      </w:r>
      <w:r w:rsidR="00D6409D">
        <w:rPr>
          <w:rFonts w:eastAsia="DengXian" w:cs="Times New Roman"/>
          <w:iCs/>
          <w:sz w:val="24"/>
          <w:szCs w:val="28"/>
        </w:rPr>
        <w:t xml:space="preserve"> relatively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small liquid-vapor interface area</w:t>
      </w:r>
      <w:r w:rsidR="00D6409D">
        <w:rPr>
          <w:rFonts w:eastAsia="DengXian" w:cs="Times New Roman"/>
          <w:iCs/>
          <w:sz w:val="24"/>
          <w:szCs w:val="28"/>
        </w:rPr>
        <w:t xml:space="preserve"> and the high</w:t>
      </w:r>
      <w:r w:rsidR="00D6409D" w:rsidRPr="00D6409D">
        <w:t xml:space="preserve"> </w:t>
      </w:r>
      <w:r w:rsidR="00D6409D" w:rsidRPr="00D6409D">
        <w:rPr>
          <w:rFonts w:eastAsia="DengXian" w:cs="Times New Roman"/>
          <w:iCs/>
          <w:sz w:val="24"/>
          <w:szCs w:val="28"/>
        </w:rPr>
        <w:t xml:space="preserve">relative humidity in the </w:t>
      </w:r>
      <w:ins w:id="489" w:author="Cheng, Jiangtao" w:date="2021-07-18T17:27:00Z">
        <w:r w:rsidR="002845BC">
          <w:rPr>
            <w:rFonts w:eastAsia="DengXian" w:cs="Times New Roman"/>
            <w:iCs/>
            <w:sz w:val="24"/>
            <w:szCs w:val="28"/>
          </w:rPr>
          <w:t>surface</w:t>
        </w:r>
      </w:ins>
      <w:del w:id="490" w:author="Cheng, Jiangtao" w:date="2021-07-18T17:27:00Z">
        <w:r w:rsidR="00D6409D" w:rsidRPr="00D6409D" w:rsidDel="002845BC">
          <w:rPr>
            <w:rFonts w:eastAsia="DengXian" w:cs="Times New Roman"/>
            <w:iCs/>
            <w:sz w:val="24"/>
            <w:szCs w:val="28"/>
          </w:rPr>
          <w:delText>air/vapor</w:delText>
        </w:r>
      </w:del>
      <w:r w:rsidR="00D6409D" w:rsidRPr="00D6409D">
        <w:rPr>
          <w:rFonts w:eastAsia="DengXian" w:cs="Times New Roman"/>
          <w:iCs/>
          <w:sz w:val="24"/>
          <w:szCs w:val="28"/>
        </w:rPr>
        <w:t xml:space="preserve"> cavities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. </w:t>
      </w:r>
      <w:r w:rsidR="00D6409D">
        <w:rPr>
          <w:rFonts w:eastAsia="DengXian" w:cs="Times New Roman"/>
          <w:iCs/>
          <w:sz w:val="24"/>
          <w:szCs w:val="28"/>
        </w:rPr>
        <w:t xml:space="preserve">However, for </w:t>
      </w:r>
      <w:r w:rsidR="000F6F52">
        <w:rPr>
          <w:rFonts w:eastAsia="DengXian" w:cs="Times New Roman"/>
          <w:iCs/>
          <w:sz w:val="24"/>
          <w:szCs w:val="28"/>
        </w:rPr>
        <w:t xml:space="preserve">a </w:t>
      </w:r>
      <w:r w:rsidR="00C43C1E" w:rsidRPr="00C43C1E">
        <w:rPr>
          <w:rFonts w:eastAsia="DengXian" w:cs="Times New Roman"/>
          <w:iCs/>
          <w:sz w:val="24"/>
          <w:szCs w:val="28"/>
        </w:rPr>
        <w:t>Cassie state droplet</w:t>
      </w:r>
      <w:del w:id="491" w:author="Cheng, Jiangtao" w:date="2021-07-18T17:27:00Z">
        <w:r w:rsidR="00C43C1E" w:rsidRPr="00C43C1E" w:rsidDel="002845BC">
          <w:rPr>
            <w:rFonts w:eastAsia="DengXian" w:cs="Times New Roman"/>
            <w:iCs/>
            <w:sz w:val="24"/>
            <w:szCs w:val="28"/>
          </w:rPr>
          <w:delText xml:space="preserve"> evaporation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 on </w:t>
      </w:r>
      <w:r w:rsidR="000F6F52">
        <w:rPr>
          <w:rFonts w:eastAsia="DengXian" w:cs="Times New Roman"/>
          <w:iCs/>
          <w:sz w:val="24"/>
          <w:szCs w:val="28"/>
        </w:rPr>
        <w:t xml:space="preserve">a </w:t>
      </w:r>
      <w:r w:rsidR="00C43C1E" w:rsidRPr="00C43C1E">
        <w:rPr>
          <w:rFonts w:eastAsia="DengXian" w:cs="Times New Roman"/>
          <w:iCs/>
          <w:sz w:val="24"/>
          <w:szCs w:val="28"/>
        </w:rPr>
        <w:t>hot micro</w:t>
      </w:r>
      <w:r w:rsidR="00C053D4">
        <w:rPr>
          <w:rFonts w:eastAsia="DengXian" w:cs="Times New Roman"/>
          <w:iCs/>
          <w:sz w:val="24"/>
          <w:szCs w:val="28"/>
        </w:rPr>
        <w:t>-</w:t>
      </w:r>
      <w:r w:rsidR="00C43C1E" w:rsidRPr="00C43C1E">
        <w:rPr>
          <w:rFonts w:eastAsia="DengXian" w:cs="Times New Roman"/>
          <w:iCs/>
          <w:sz w:val="24"/>
          <w:szCs w:val="28"/>
        </w:rPr>
        <w:t>structure</w:t>
      </w:r>
      <w:r w:rsidR="000F6F52">
        <w:rPr>
          <w:rFonts w:eastAsia="DengXian" w:cs="Times New Roman"/>
          <w:iCs/>
          <w:sz w:val="24"/>
          <w:szCs w:val="28"/>
        </w:rPr>
        <w:t>d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 substrate, </w:t>
      </w:r>
      <w:r w:rsidR="00F42ACD">
        <w:rPr>
          <w:rFonts w:eastAsia="DengXian" w:cs="Times New Roman"/>
          <w:iCs/>
          <w:sz w:val="24"/>
          <w:szCs w:val="28"/>
        </w:rPr>
        <w:t>the</w:t>
      </w:r>
      <w:del w:id="492" w:author="Cheng, Jiangtao" w:date="2021-07-18T17:27:00Z">
        <w:r w:rsidR="00F42ACD" w:rsidDel="002845BC">
          <w:rPr>
            <w:rFonts w:eastAsia="DengXian" w:cs="Times New Roman"/>
            <w:iCs/>
            <w:sz w:val="24"/>
            <w:szCs w:val="28"/>
          </w:rPr>
          <w:delText xml:space="preserve"> </w:delText>
        </w:r>
      </w:del>
      <w:del w:id="493" w:author="Cheng, Jiangtao" w:date="2021-07-18T17:25:00Z">
        <w:r w:rsidR="00F42ACD" w:rsidDel="00407703">
          <w:rPr>
            <w:rFonts w:eastAsia="DengXian" w:cs="Times New Roman"/>
            <w:iCs/>
            <w:sz w:val="24"/>
            <w:szCs w:val="28"/>
          </w:rPr>
          <w:delText>temperature increase of the</w:delText>
        </w:r>
      </w:del>
      <w:r w:rsidR="00F42ACD">
        <w:rPr>
          <w:rFonts w:eastAsia="DengXian" w:cs="Times New Roman"/>
          <w:iCs/>
          <w:sz w:val="24"/>
          <w:szCs w:val="28"/>
        </w:rPr>
        <w:t xml:space="preserve"> </w:t>
      </w:r>
      <w:ins w:id="494" w:author="Cheng, Jiangtao" w:date="2021-07-18T17:25:00Z">
        <w:r w:rsidR="00407703">
          <w:rPr>
            <w:rFonts w:eastAsia="DengXian" w:cs="Times New Roman"/>
            <w:iCs/>
            <w:sz w:val="24"/>
            <w:szCs w:val="28"/>
          </w:rPr>
          <w:t xml:space="preserve">hot </w:t>
        </w:r>
      </w:ins>
      <w:r w:rsidR="00F42ACD">
        <w:rPr>
          <w:rFonts w:eastAsia="DengXian" w:cs="Times New Roman"/>
          <w:iCs/>
          <w:sz w:val="24"/>
          <w:szCs w:val="28"/>
        </w:rPr>
        <w:t xml:space="preserve">substrate will cause a direct temperature </w:t>
      </w:r>
      <w:proofErr w:type="gramStart"/>
      <w:r w:rsidR="00F42ACD">
        <w:rPr>
          <w:rFonts w:eastAsia="DengXian" w:cs="Times New Roman"/>
          <w:iCs/>
          <w:sz w:val="24"/>
          <w:szCs w:val="28"/>
        </w:rPr>
        <w:t>rise</w:t>
      </w:r>
      <w:proofErr w:type="gramEnd"/>
      <w:r w:rsidR="00F42ACD">
        <w:rPr>
          <w:rFonts w:eastAsia="DengXian" w:cs="Times New Roman"/>
          <w:iCs/>
          <w:sz w:val="24"/>
          <w:szCs w:val="28"/>
        </w:rPr>
        <w:t xml:space="preserve"> of the droplet base, mak</w:t>
      </w:r>
      <w:r w:rsidR="00C053D4">
        <w:rPr>
          <w:rFonts w:eastAsia="DengXian" w:cs="Times New Roman"/>
          <w:iCs/>
          <w:sz w:val="24"/>
          <w:szCs w:val="28"/>
        </w:rPr>
        <w:t>ing</w:t>
      </w:r>
      <w:r w:rsidR="00F42ACD">
        <w:rPr>
          <w:rFonts w:eastAsia="DengXian" w:cs="Times New Roman"/>
          <w:iCs/>
          <w:sz w:val="24"/>
          <w:szCs w:val="28"/>
        </w:rPr>
        <w:t xml:space="preserve"> the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evaporation from the droplet base </w:t>
      </w:r>
      <w:ins w:id="495" w:author="Cheng, Jiangtao" w:date="2021-07-18T17:29:00Z">
        <w:r w:rsidR="002845BC" w:rsidRPr="002845BC">
          <w:rPr>
            <w:rFonts w:eastAsia="DengXian" w:cs="Times New Roman"/>
            <w:iCs/>
            <w:sz w:val="24"/>
            <w:szCs w:val="28"/>
          </w:rPr>
          <w:t>nonnegligible</w:t>
        </w:r>
      </w:ins>
      <w:del w:id="496" w:author="Cheng, Jiangtao" w:date="2021-07-18T17:29:00Z">
        <w:r w:rsidR="00C43C1E" w:rsidRPr="00C43C1E" w:rsidDel="002845BC">
          <w:rPr>
            <w:rFonts w:eastAsia="DengXian" w:cs="Times New Roman"/>
            <w:iCs/>
            <w:sz w:val="24"/>
            <w:szCs w:val="28"/>
          </w:rPr>
          <w:delText>unneglectable</w:delText>
        </w:r>
      </w:del>
      <w:r w:rsidR="00C43C1E" w:rsidRPr="00C43C1E">
        <w:rPr>
          <w:rFonts w:eastAsia="DengXian" w:cs="Times New Roman"/>
          <w:iCs/>
          <w:sz w:val="24"/>
          <w:szCs w:val="28"/>
        </w:rPr>
        <w:t xml:space="preserve">. </w:t>
      </w:r>
      <w:r w:rsidR="000E59AA">
        <w:rPr>
          <w:rFonts w:eastAsia="DengXian" w:cs="Times New Roman"/>
          <w:iCs/>
          <w:sz w:val="24"/>
          <w:szCs w:val="28"/>
        </w:rPr>
        <w:t>A</w:t>
      </w:r>
      <w:r w:rsidR="000E59AA" w:rsidRPr="00C43C1E">
        <w:rPr>
          <w:rFonts w:eastAsia="DengXian" w:cs="Times New Roman"/>
          <w:iCs/>
          <w:sz w:val="24"/>
          <w:szCs w:val="28"/>
        </w:rPr>
        <w:t xml:space="preserve">s shown in Fig. </w:t>
      </w:r>
      <w:r w:rsidR="000E59AA">
        <w:rPr>
          <w:rFonts w:eastAsia="DengXian" w:cs="Times New Roman"/>
          <w:iCs/>
          <w:sz w:val="24"/>
          <w:szCs w:val="28"/>
        </w:rPr>
        <w:t>3</w:t>
      </w:r>
      <w:r w:rsidR="000E59AA" w:rsidRPr="00C43C1E">
        <w:rPr>
          <w:rFonts w:eastAsia="DengXian" w:cs="Times New Roman"/>
          <w:iCs/>
          <w:sz w:val="24"/>
          <w:szCs w:val="28"/>
        </w:rPr>
        <w:t>(a)</w:t>
      </w:r>
      <w:r w:rsidR="00F42ACD">
        <w:rPr>
          <w:rFonts w:eastAsia="DengXian" w:cs="Times New Roman"/>
          <w:iCs/>
          <w:sz w:val="24"/>
          <w:szCs w:val="28"/>
        </w:rPr>
        <w:t>, b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oth the evaporation from the droplet cap and </w:t>
      </w:r>
      <w:r w:rsidR="00C053D4">
        <w:rPr>
          <w:rFonts w:eastAsia="DengXian" w:cs="Times New Roman"/>
          <w:iCs/>
          <w:sz w:val="24"/>
          <w:szCs w:val="28"/>
        </w:rPr>
        <w:t xml:space="preserve">the 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base surface should be taken into account </w:t>
      </w:r>
      <w:r w:rsidR="00F42ACD">
        <w:rPr>
          <w:rFonts w:eastAsia="DengXian" w:cs="Times New Roman"/>
          <w:iCs/>
          <w:sz w:val="24"/>
          <w:szCs w:val="28"/>
        </w:rPr>
        <w:t xml:space="preserve">for </w:t>
      </w:r>
      <w:del w:id="497" w:author="Cheng, Jiangtao" w:date="2021-07-18T17:30:00Z">
        <w:r w:rsidR="00C053D4" w:rsidDel="002845BC">
          <w:rPr>
            <w:rFonts w:eastAsia="DengXian" w:cs="Times New Roman"/>
            <w:iCs/>
            <w:sz w:val="24"/>
            <w:szCs w:val="28"/>
          </w:rPr>
          <w:delText xml:space="preserve">the </w:delText>
        </w:r>
        <w:r w:rsidR="000E59AA" w:rsidDel="002845BC">
          <w:rPr>
            <w:rFonts w:eastAsia="DengXian" w:cs="Times New Roman"/>
            <w:iCs/>
            <w:sz w:val="24"/>
            <w:szCs w:val="28"/>
          </w:rPr>
          <w:delText>evaporation</w:delText>
        </w:r>
      </w:del>
      <w:ins w:id="498" w:author="Cheng, Jiangtao" w:date="2021-07-18T17:30:00Z">
        <w:r w:rsidR="002845BC">
          <w:rPr>
            <w:rFonts w:eastAsia="DengXian" w:cs="Times New Roman"/>
            <w:iCs/>
            <w:sz w:val="24"/>
            <w:szCs w:val="28"/>
          </w:rPr>
          <w:t>the thermal analysis</w:t>
        </w:r>
      </w:ins>
      <w:r w:rsidR="000E59AA">
        <w:rPr>
          <w:rFonts w:eastAsia="DengXian" w:cs="Times New Roman"/>
          <w:iCs/>
          <w:sz w:val="24"/>
          <w:szCs w:val="28"/>
        </w:rPr>
        <w:t xml:space="preserve"> of a </w:t>
      </w:r>
      <w:r w:rsidR="00F42ACD">
        <w:rPr>
          <w:rFonts w:eastAsia="DengXian" w:cs="Times New Roman"/>
          <w:iCs/>
          <w:sz w:val="24"/>
          <w:szCs w:val="28"/>
        </w:rPr>
        <w:t>Cassie state droplet on hot micro-structured surfaces</w:t>
      </w:r>
      <w:r w:rsidR="00C43C1E" w:rsidRPr="00C43C1E">
        <w:rPr>
          <w:rFonts w:eastAsia="DengXian" w:cs="Times New Roman"/>
          <w:iCs/>
          <w:sz w:val="24"/>
          <w:szCs w:val="28"/>
        </w:rPr>
        <w:t xml:space="preserve">. </w:t>
      </w:r>
    </w:p>
    <w:p w14:paraId="5B143ED0" w14:textId="25F383A3" w:rsidR="00C43C1E" w:rsidRPr="00C43C1E" w:rsidRDefault="00C43C1E" w:rsidP="00856045">
      <w:pPr>
        <w:spacing w:line="360" w:lineRule="auto"/>
        <w:ind w:firstLine="360"/>
        <w:rPr>
          <w:rFonts w:eastAsia="DengXian" w:cs="Times New Roman"/>
          <w:iCs/>
          <w:sz w:val="24"/>
          <w:szCs w:val="28"/>
        </w:rPr>
      </w:pPr>
      <w:r w:rsidRPr="00C43C1E">
        <w:rPr>
          <w:rFonts w:eastAsia="DengXian" w:cs="Times New Roman"/>
          <w:iCs/>
          <w:sz w:val="24"/>
          <w:szCs w:val="28"/>
        </w:rPr>
        <w:t>Because of the periodicity of the micropillar arrays, the heat transfer process in one</w:t>
      </w:r>
      <w:r w:rsidR="000D575C">
        <w:rPr>
          <w:rFonts w:eastAsia="DengXian" w:cs="Times New Roman"/>
          <w:iCs/>
          <w:sz w:val="24"/>
          <w:szCs w:val="28"/>
        </w:rPr>
        <w:t xml:space="preserve"> </w:t>
      </w:r>
      <w:r w:rsidRPr="00C43C1E">
        <w:rPr>
          <w:rFonts w:eastAsia="DengXian" w:cs="Times New Roman"/>
          <w:iCs/>
          <w:sz w:val="24"/>
          <w:szCs w:val="28"/>
        </w:rPr>
        <w:t>unit</w:t>
      </w:r>
      <w:r w:rsidR="000D575C">
        <w:rPr>
          <w:rFonts w:eastAsia="DengXian" w:cs="Times New Roman"/>
          <w:iCs/>
          <w:sz w:val="24"/>
          <w:szCs w:val="28"/>
        </w:rPr>
        <w:t xml:space="preserve"> of</w:t>
      </w:r>
      <w:r w:rsidRPr="00C43C1E">
        <w:rPr>
          <w:rFonts w:eastAsia="DengXian" w:cs="Times New Roman"/>
          <w:iCs/>
          <w:sz w:val="24"/>
          <w:szCs w:val="28"/>
        </w:rPr>
        <w:t xml:space="preserve"> micropillar cell can</w:t>
      </w:r>
      <w:ins w:id="499" w:author="Cheng, Jiangtao" w:date="2021-07-18T17:33:00Z">
        <w:r w:rsidR="00B3047C">
          <w:rPr>
            <w:rFonts w:eastAsia="DengXian" w:cs="Times New Roman"/>
            <w:iCs/>
            <w:sz w:val="24"/>
            <w:szCs w:val="28"/>
          </w:rPr>
          <w:t xml:space="preserve"> be</w:t>
        </w:r>
      </w:ins>
      <w:r w:rsidRPr="00C43C1E">
        <w:rPr>
          <w:rFonts w:eastAsia="DengXian" w:cs="Times New Roman"/>
          <w:iCs/>
          <w:sz w:val="24"/>
          <w:szCs w:val="28"/>
        </w:rPr>
        <w:t xml:space="preserve"> represent</w:t>
      </w:r>
      <w:ins w:id="500" w:author="Cheng, Jiangtao" w:date="2021-07-18T17:33:00Z">
        <w:r w:rsidR="00B3047C">
          <w:rPr>
            <w:rFonts w:eastAsia="DengXian" w:cs="Times New Roman"/>
            <w:iCs/>
            <w:sz w:val="24"/>
            <w:szCs w:val="28"/>
          </w:rPr>
          <w:t>ative</w:t>
        </w:r>
      </w:ins>
      <w:del w:id="501" w:author="Cheng, Jiangtao" w:date="2021-07-18T17:33:00Z">
        <w:r w:rsidRPr="00C43C1E" w:rsidDel="00B3047C">
          <w:rPr>
            <w:rFonts w:eastAsia="DengXian" w:cs="Times New Roman"/>
            <w:iCs/>
            <w:sz w:val="24"/>
            <w:szCs w:val="28"/>
          </w:rPr>
          <w:delText xml:space="preserve"> the characteristic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 of the heat transfer process between the droplet base and </w:t>
      </w:r>
      <w:r w:rsidR="000D575C">
        <w:rPr>
          <w:rFonts w:eastAsia="DengXian" w:cs="Times New Roman"/>
          <w:iCs/>
          <w:sz w:val="24"/>
          <w:szCs w:val="28"/>
        </w:rPr>
        <w:t xml:space="preserve">the </w:t>
      </w:r>
      <w:r w:rsidRPr="00C43C1E">
        <w:rPr>
          <w:rFonts w:eastAsia="DengXian" w:cs="Times New Roman"/>
          <w:iCs/>
          <w:sz w:val="24"/>
          <w:szCs w:val="28"/>
        </w:rPr>
        <w:t>substrate micropillars</w:t>
      </w:r>
      <w:r w:rsidR="00B86B78">
        <w:rPr>
          <w:rFonts w:eastAsia="DengXian" w:cs="Times New Roman"/>
          <w:iCs/>
          <w:sz w:val="24"/>
          <w:szCs w:val="28"/>
        </w:rPr>
        <w:fldChar w:fldCharType="begin"/>
      </w:r>
      <w:r w:rsidR="00D07192">
        <w:rPr>
          <w:rFonts w:eastAsia="DengXian" w:cs="Times New Roman"/>
          <w:iCs/>
          <w:sz w:val="24"/>
          <w:szCs w:val="28"/>
        </w:rPr>
        <w:instrText xml:space="preserve"> ADDIN EN.CITE &lt;EndNote&gt;&lt;Cite&gt;&lt;Author&gt;Adera&lt;/Author&gt;&lt;Year&gt;2013&lt;/Year&gt;&lt;RecNum&gt;102&lt;/RecNum&gt;&lt;DisplayText&gt;[19]&lt;/DisplayText&gt;&lt;record&gt;&lt;rec-number&gt;102&lt;/rec-number&gt;&lt;foreign-keys&gt;&lt;key app="EN" db-id="dzwapvwscfr509edaz9xzdtgzvpvrvftxers" timestamp="1624808207"&gt;102&lt;/key&gt;&lt;/foreign-keys&gt;&lt;ref-type name="Journal Article"&gt;17&lt;/ref-type&gt;&lt;contributors&gt;&lt;authors&gt;&lt;author&gt;Adera, S.&lt;/author&gt;&lt;author&gt;Raj, R.&lt;/author&gt;&lt;author&gt;Enright, R.&lt;/author&gt;&lt;author&gt;Wang, E. N.&lt;/author&gt;&lt;/authors&gt;&lt;/contributors&gt;&lt;auth-address&gt;Device Research Laboratory, Department of Mechanical Engineering, Massachusetts Institute of Technology, 77 Massachusetts Avenue, Cambridge, Massachusetts 02139, USA.&lt;/auth-address&gt;&lt;titles&gt;&lt;title&gt;Non-wetting droplets on hot superhydrophilic surfaces&lt;/title&gt;&lt;secondary-title&gt;Nat. Commun.&lt;/secondary-title&gt;&lt;/titles&gt;&lt;periodical&gt;&lt;full-title&gt;Nat. Commun.&lt;/full-title&gt;&lt;/periodical&gt;&lt;pages&gt;2518&lt;/pages&gt;&lt;volume&gt;4&lt;/volume&gt;&lt;edition&gt;2013/10/01&lt;/edition&gt;&lt;dates&gt;&lt;year&gt;2013&lt;/year&gt;&lt;/dates&gt;&lt;isbn&gt;2041-1723 (Electronic)&amp;#xD;2041-1723 (Linking)&lt;/isbn&gt;&lt;accession-num&gt;24077386&lt;/accession-num&gt;&lt;urls&gt;&lt;related-urls&gt;&lt;url&gt;https://www.ncbi.nlm.nih.gov/pubmed/24077386&lt;/url&gt;&lt;/related-urls&gt;&lt;/urls&gt;&lt;electronic-resource-num&gt;10.1038/ncomms3518&lt;/electronic-resource-num&gt;&lt;/record&gt;&lt;/Cite&gt;&lt;/EndNote&gt;</w:instrText>
      </w:r>
      <w:r w:rsidR="00B86B78">
        <w:rPr>
          <w:rFonts w:eastAsia="DengXian" w:cs="Times New Roman"/>
          <w:iCs/>
          <w:sz w:val="24"/>
          <w:szCs w:val="28"/>
        </w:rPr>
        <w:fldChar w:fldCharType="separate"/>
      </w:r>
      <w:r w:rsidR="00D07192">
        <w:rPr>
          <w:rFonts w:eastAsia="DengXian" w:cs="Times New Roman"/>
          <w:iCs/>
          <w:noProof/>
          <w:sz w:val="24"/>
          <w:szCs w:val="28"/>
        </w:rPr>
        <w:t>[</w:t>
      </w:r>
      <w:hyperlink w:anchor="_ENREF_19" w:tooltip="Adera, 2013 #102" w:history="1">
        <w:r w:rsidR="00A52F80">
          <w:rPr>
            <w:rFonts w:eastAsia="DengXian" w:cs="Times New Roman"/>
            <w:iCs/>
            <w:noProof/>
            <w:sz w:val="24"/>
            <w:szCs w:val="28"/>
          </w:rPr>
          <w:t>19</w:t>
        </w:r>
      </w:hyperlink>
      <w:r w:rsidR="00D07192">
        <w:rPr>
          <w:rFonts w:eastAsia="DengXian" w:cs="Times New Roman"/>
          <w:iCs/>
          <w:noProof/>
          <w:sz w:val="24"/>
          <w:szCs w:val="28"/>
        </w:rPr>
        <w:t>]</w:t>
      </w:r>
      <w:r w:rsidR="00B86B78">
        <w:rPr>
          <w:rFonts w:eastAsia="DengXian" w:cs="Times New Roman"/>
          <w:iCs/>
          <w:sz w:val="24"/>
          <w:szCs w:val="28"/>
        </w:rPr>
        <w:fldChar w:fldCharType="end"/>
      </w:r>
      <w:r w:rsidRPr="00C43C1E">
        <w:rPr>
          <w:rFonts w:eastAsia="DengXian" w:cs="Times New Roman"/>
          <w:iCs/>
          <w:sz w:val="24"/>
          <w:szCs w:val="28"/>
        </w:rPr>
        <w:t xml:space="preserve">. Thus, we focus on </w:t>
      </w:r>
      <w:del w:id="502" w:author="Cheng, Jiangtao" w:date="2021-07-18T17:35:00Z">
        <w:r w:rsidRPr="00C43C1E" w:rsidDel="00274F38">
          <w:rPr>
            <w:rFonts w:eastAsia="DengXian" w:cs="Times New Roman"/>
            <w:iCs/>
            <w:sz w:val="24"/>
            <w:szCs w:val="28"/>
          </w:rPr>
          <w:delText xml:space="preserve">one unit cell of the micropillar and </w:delText>
        </w:r>
      </w:del>
      <w:r w:rsidRPr="00C43C1E">
        <w:rPr>
          <w:rFonts w:eastAsia="DengXian" w:cs="Times New Roman"/>
          <w:iCs/>
          <w:sz w:val="24"/>
          <w:szCs w:val="28"/>
        </w:rPr>
        <w:t>the heat transfer from one</w:t>
      </w:r>
      <w:del w:id="503" w:author="Cheng, Jiangtao" w:date="2021-07-18T17:38:00Z">
        <w:r w:rsidR="000D575C" w:rsidDel="00083277">
          <w:rPr>
            <w:rFonts w:eastAsia="DengXian" w:cs="Times New Roman"/>
            <w:iCs/>
            <w:sz w:val="24"/>
            <w:szCs w:val="28"/>
          </w:rPr>
          <w:delText xml:space="preserve"> </w:delText>
        </w:r>
        <w:r w:rsidRPr="00C43C1E" w:rsidDel="00083277">
          <w:rPr>
            <w:rFonts w:eastAsia="DengXian" w:cs="Times New Roman"/>
            <w:iCs/>
            <w:sz w:val="24"/>
            <w:szCs w:val="28"/>
          </w:rPr>
          <w:delText>unit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 micropillar cell into the droplet base</w:t>
      </w:r>
      <w:del w:id="504" w:author="Cheng, Jiangtao" w:date="2021-07-18T17:35:00Z">
        <w:r w:rsidRPr="00C43C1E" w:rsidDel="00274F38">
          <w:rPr>
            <w:rFonts w:eastAsia="DengXian" w:cs="Times New Roman"/>
            <w:iCs/>
            <w:sz w:val="24"/>
            <w:szCs w:val="28"/>
          </w:rPr>
          <w:delText xml:space="preserve"> surface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 </w:t>
      </w:r>
      <w:ins w:id="505" w:author="Cheng, Jiangtao" w:date="2021-07-18T17:36:00Z">
        <w:r w:rsidR="00274F38">
          <w:rPr>
            <w:rFonts w:eastAsia="DengXian" w:cs="Times New Roman"/>
            <w:iCs/>
            <w:sz w:val="24"/>
            <w:szCs w:val="28"/>
          </w:rPr>
          <w:t>a</w:t>
        </w:r>
      </w:ins>
      <w:del w:id="506" w:author="Cheng, Jiangtao" w:date="2021-07-18T17:36:00Z">
        <w:r w:rsidRPr="00C43C1E" w:rsidDel="00274F38">
          <w:rPr>
            <w:rFonts w:eastAsia="DengXian" w:cs="Times New Roman"/>
            <w:iCs/>
            <w:sz w:val="24"/>
            <w:szCs w:val="28"/>
          </w:rPr>
          <w:delText>i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s </w:t>
      </w:r>
      <w:r w:rsidR="000D575C">
        <w:rPr>
          <w:rFonts w:eastAsia="DengXian" w:cs="Times New Roman"/>
          <w:iCs/>
          <w:sz w:val="24"/>
          <w:szCs w:val="28"/>
        </w:rPr>
        <w:t>illustrated</w:t>
      </w:r>
      <w:r w:rsidRPr="00C43C1E">
        <w:rPr>
          <w:rFonts w:eastAsia="DengXian" w:cs="Times New Roman"/>
          <w:iCs/>
          <w:sz w:val="24"/>
          <w:szCs w:val="28"/>
        </w:rPr>
        <w:t xml:space="preserve"> in Fig. </w:t>
      </w:r>
      <w:r w:rsidR="00792C98">
        <w:rPr>
          <w:rFonts w:eastAsia="DengXian" w:cs="Times New Roman"/>
          <w:iCs/>
          <w:sz w:val="24"/>
          <w:szCs w:val="28"/>
        </w:rPr>
        <w:t>3</w:t>
      </w:r>
      <w:r w:rsidRPr="00C43C1E">
        <w:rPr>
          <w:rFonts w:eastAsia="DengXian" w:cs="Times New Roman"/>
          <w:iCs/>
          <w:sz w:val="24"/>
          <w:szCs w:val="28"/>
        </w:rPr>
        <w:t xml:space="preserve">(b). A </w:t>
      </w:r>
      <w:ins w:id="507" w:author="Cheng, Jiangtao" w:date="2021-07-18T17:38:00Z">
        <w:r w:rsidR="00083277">
          <w:rPr>
            <w:rFonts w:eastAsia="DengXian" w:cs="Times New Roman"/>
            <w:iCs/>
            <w:sz w:val="24"/>
            <w:szCs w:val="28"/>
          </w:rPr>
          <w:t xml:space="preserve">unit of </w:t>
        </w:r>
      </w:ins>
      <w:ins w:id="508" w:author="Cheng, Jiangtao" w:date="2021-07-18T17:39:00Z">
        <w:r w:rsidR="009C0DB5">
          <w:rPr>
            <w:rFonts w:eastAsia="DengXian" w:cs="Times New Roman"/>
            <w:iCs/>
            <w:sz w:val="24"/>
            <w:szCs w:val="28"/>
          </w:rPr>
          <w:t xml:space="preserve">the </w:t>
        </w:r>
      </w:ins>
      <w:r w:rsidRPr="00C43C1E">
        <w:rPr>
          <w:rFonts w:eastAsia="DengXian" w:cs="Times New Roman"/>
          <w:iCs/>
          <w:sz w:val="24"/>
          <w:szCs w:val="28"/>
        </w:rPr>
        <w:t xml:space="preserve">micropillar cell consists of one micropillar and </w:t>
      </w:r>
      <w:ins w:id="509" w:author="Cheng, Jiangtao" w:date="2021-07-18T17:38:00Z">
        <w:r w:rsidR="00083277">
          <w:rPr>
            <w:rFonts w:eastAsia="DengXian" w:cs="Times New Roman"/>
            <w:iCs/>
            <w:sz w:val="24"/>
            <w:szCs w:val="28"/>
          </w:rPr>
          <w:t>the</w:t>
        </w:r>
      </w:ins>
      <w:del w:id="510" w:author="Cheng, Jiangtao" w:date="2021-07-18T17:38:00Z">
        <w:r w:rsidRPr="00C43C1E" w:rsidDel="00083277">
          <w:rPr>
            <w:rFonts w:eastAsia="DengXian" w:cs="Times New Roman"/>
            <w:iCs/>
            <w:sz w:val="24"/>
            <w:szCs w:val="28"/>
          </w:rPr>
          <w:delText>one</w:delText>
        </w:r>
      </w:del>
      <w:del w:id="511" w:author="Cheng, Jiangtao" w:date="2021-07-18T17:39:00Z">
        <w:r w:rsidRPr="00C43C1E" w:rsidDel="00083277">
          <w:rPr>
            <w:rFonts w:eastAsia="DengXian" w:cs="Times New Roman"/>
            <w:iCs/>
            <w:sz w:val="24"/>
            <w:szCs w:val="28"/>
          </w:rPr>
          <w:delText xml:space="preserve"> </w:delText>
        </w:r>
      </w:del>
      <w:del w:id="512" w:author="Cheng, Jiangtao" w:date="2021-07-18T17:38:00Z">
        <w:r w:rsidRPr="00C43C1E" w:rsidDel="00083277">
          <w:rPr>
            <w:rFonts w:eastAsia="DengXian" w:cs="Times New Roman"/>
            <w:iCs/>
            <w:sz w:val="24"/>
            <w:szCs w:val="28"/>
          </w:rPr>
          <w:delText>air/vapor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 cavity around </w:t>
      </w:r>
      <w:ins w:id="513" w:author="Cheng, Jiangtao" w:date="2021-07-18T17:40:00Z">
        <w:r w:rsidR="009C0DB5">
          <w:rPr>
            <w:rFonts w:eastAsia="DengXian" w:cs="Times New Roman"/>
            <w:iCs/>
            <w:sz w:val="24"/>
            <w:szCs w:val="28"/>
          </w:rPr>
          <w:t>it</w:t>
        </w:r>
      </w:ins>
      <w:del w:id="514" w:author="Cheng, Jiangtao" w:date="2021-07-18T17:40:00Z">
        <w:r w:rsidRPr="00C43C1E" w:rsidDel="009C0DB5">
          <w:rPr>
            <w:rFonts w:eastAsia="DengXian" w:cs="Times New Roman"/>
            <w:iCs/>
            <w:sz w:val="24"/>
            <w:szCs w:val="28"/>
          </w:rPr>
          <w:delText>the</w:delText>
        </w:r>
      </w:del>
      <w:del w:id="515" w:author="Cheng, Jiangtao" w:date="2021-07-18T17:39:00Z">
        <w:r w:rsidRPr="00C43C1E" w:rsidDel="009C0DB5">
          <w:rPr>
            <w:rFonts w:eastAsia="DengXian" w:cs="Times New Roman"/>
            <w:iCs/>
            <w:sz w:val="24"/>
            <w:szCs w:val="28"/>
          </w:rPr>
          <w:delText xml:space="preserve"> micropillar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. In general, heat transfer from both the silicon substrate and the vapor cavity should be </w:t>
      </w:r>
      <w:r w:rsidR="005A4C0A">
        <w:rPr>
          <w:rFonts w:eastAsia="DengXian" w:cs="Times New Roman"/>
          <w:iCs/>
          <w:sz w:val="24"/>
          <w:szCs w:val="28"/>
        </w:rPr>
        <w:t>consider</w:t>
      </w:r>
      <w:r w:rsidRPr="00C43C1E">
        <w:rPr>
          <w:rFonts w:eastAsia="DengXian" w:cs="Times New Roman"/>
          <w:iCs/>
          <w:sz w:val="24"/>
          <w:szCs w:val="28"/>
        </w:rPr>
        <w:t xml:space="preserve">ed. </w:t>
      </w:r>
      <w:ins w:id="516" w:author="Cheng, Jiangtao" w:date="2021-07-18T17:40:00Z">
        <w:r w:rsidR="00B37673">
          <w:rPr>
            <w:rFonts w:eastAsia="DengXian" w:cs="Times New Roman"/>
            <w:iCs/>
            <w:sz w:val="24"/>
            <w:szCs w:val="28"/>
          </w:rPr>
          <w:t>Howev</w:t>
        </w:r>
      </w:ins>
      <w:ins w:id="517" w:author="Cheng, Jiangtao" w:date="2021-07-18T17:41:00Z">
        <w:r w:rsidR="00B37673">
          <w:rPr>
            <w:rFonts w:eastAsia="DengXian" w:cs="Times New Roman"/>
            <w:iCs/>
            <w:sz w:val="24"/>
            <w:szCs w:val="28"/>
          </w:rPr>
          <w:t>e</w:t>
        </w:r>
      </w:ins>
      <w:ins w:id="518" w:author="Cheng, Jiangtao" w:date="2021-07-18T17:40:00Z">
        <w:r w:rsidR="00B37673">
          <w:rPr>
            <w:rFonts w:eastAsia="DengXian" w:cs="Times New Roman"/>
            <w:iCs/>
            <w:sz w:val="24"/>
            <w:szCs w:val="28"/>
          </w:rPr>
          <w:t>r, t</w:t>
        </w:r>
      </w:ins>
      <w:del w:id="519" w:author="Cheng, Jiangtao" w:date="2021-07-18T17:40:00Z">
        <w:r w:rsidRPr="00C43C1E" w:rsidDel="00B37673">
          <w:rPr>
            <w:rFonts w:eastAsia="DengXian" w:cs="Times New Roman"/>
            <w:iCs/>
            <w:sz w:val="24"/>
            <w:szCs w:val="28"/>
          </w:rPr>
          <w:delText>T</w:delText>
        </w:r>
      </w:del>
      <w:r w:rsidRPr="00C43C1E">
        <w:rPr>
          <w:rFonts w:eastAsia="DengXian" w:cs="Times New Roman"/>
          <w:iCs/>
          <w:sz w:val="24"/>
          <w:szCs w:val="28"/>
        </w:rPr>
        <w:t xml:space="preserve">he thermal resistance of the vapor </w:t>
      </w:r>
      <w:r w:rsidR="005A4C0A">
        <w:rPr>
          <w:rFonts w:eastAsia="DengXian" w:cs="Times New Roman"/>
          <w:iCs/>
          <w:sz w:val="24"/>
          <w:szCs w:val="28"/>
        </w:rPr>
        <w:t xml:space="preserve">layer </w:t>
      </w:r>
      <w:r w:rsidRPr="00C43C1E">
        <w:rPr>
          <w:rFonts w:eastAsia="DengXian" w:cs="Times New Roman"/>
          <w:iCs/>
          <w:sz w:val="24"/>
          <w:szCs w:val="28"/>
        </w:rPr>
        <w:t xml:space="preserve">is </w:t>
      </w:r>
      <w:r w:rsidRPr="00C43C1E">
        <w:rPr>
          <w:rFonts w:eastAsia="DengXian" w:cs="Times New Roman"/>
          <w:iCs/>
          <w:sz w:val="24"/>
          <w:szCs w:val="28"/>
        </w:rPr>
        <w:lastRenderedPageBreak/>
        <w:t xml:space="preserve">much larger than the thermal resistance of the silicon micropillar due to the </w:t>
      </w:r>
      <w:r w:rsidR="005A4C0A">
        <w:rPr>
          <w:rFonts w:eastAsia="DengXian" w:cs="Times New Roman"/>
          <w:iCs/>
          <w:sz w:val="24"/>
          <w:szCs w:val="28"/>
        </w:rPr>
        <w:t>order of magnitude difference</w:t>
      </w:r>
      <w:r w:rsidRPr="00C43C1E">
        <w:rPr>
          <w:rFonts w:eastAsia="DengXian" w:cs="Times New Roman"/>
          <w:iCs/>
          <w:sz w:val="24"/>
          <w:szCs w:val="28"/>
        </w:rPr>
        <w:t xml:space="preserve"> </w:t>
      </w:r>
      <w:r w:rsidR="005A4C0A">
        <w:rPr>
          <w:rFonts w:eastAsia="DengXian" w:cs="Times New Roman"/>
          <w:iCs/>
          <w:sz w:val="24"/>
          <w:szCs w:val="28"/>
        </w:rPr>
        <w:t>in</w:t>
      </w:r>
      <w:r w:rsidRPr="00C43C1E">
        <w:rPr>
          <w:rFonts w:eastAsia="DengXian" w:cs="Times New Roman"/>
          <w:iCs/>
          <w:sz w:val="24"/>
          <w:szCs w:val="28"/>
        </w:rPr>
        <w:t xml:space="preserve"> the thermal </w:t>
      </w:r>
      <w:r w:rsidRPr="00C43C1E">
        <w:rPr>
          <w:rFonts w:cs="Times New Roman"/>
          <w:kern w:val="0"/>
          <w:sz w:val="24"/>
          <w:szCs w:val="28"/>
        </w:rPr>
        <w:t>conductivit</w:t>
      </w:r>
      <w:r w:rsidR="005A4C0A">
        <w:rPr>
          <w:rFonts w:cs="Times New Roman"/>
          <w:kern w:val="0"/>
          <w:sz w:val="24"/>
          <w:szCs w:val="28"/>
        </w:rPr>
        <w:t>ies</w:t>
      </w:r>
      <w:r w:rsidRPr="00C43C1E">
        <w:rPr>
          <w:rFonts w:cs="Times New Roman"/>
          <w:kern w:val="0"/>
          <w:sz w:val="24"/>
          <w:szCs w:val="28"/>
        </w:rPr>
        <w:t xml:space="preserve"> of silicon </w:t>
      </w:r>
      <w:r w:rsidR="000F7B11">
        <w:rPr>
          <w:rFonts w:cs="Times New Roman"/>
          <w:kern w:val="0"/>
          <w:sz w:val="24"/>
          <w:szCs w:val="28"/>
        </w:rPr>
        <w:t>micro</w:t>
      </w:r>
      <w:r w:rsidRPr="00C43C1E">
        <w:rPr>
          <w:rFonts w:cs="Times New Roman"/>
          <w:kern w:val="0"/>
          <w:sz w:val="24"/>
          <w:szCs w:val="28"/>
        </w:rPr>
        <w:t>pillars (100 W</w:t>
      </w:r>
      <m:oMath>
        <m:r>
          <w:rPr>
            <w:rFonts w:ascii="Cambria Math" w:hAnsi="Cambria Math" w:cs="Times New Roman"/>
            <w:kern w:val="0"/>
            <w:sz w:val="24"/>
            <w:szCs w:val="28"/>
          </w:rPr>
          <m:t>∙</m:t>
        </m:r>
      </m:oMath>
      <w:r w:rsidRPr="00C43C1E">
        <w:rPr>
          <w:rFonts w:cs="Times New Roman"/>
          <w:kern w:val="0"/>
          <w:sz w:val="24"/>
          <w:szCs w:val="28"/>
        </w:rPr>
        <w:t>m</w:t>
      </w:r>
      <w:r w:rsidRPr="00C43C1E">
        <w:rPr>
          <w:rFonts w:cs="Times New Roman"/>
          <w:kern w:val="0"/>
          <w:sz w:val="24"/>
          <w:szCs w:val="28"/>
        </w:rPr>
        <w:softHyphen/>
      </w:r>
      <w:r w:rsidRPr="00C43C1E">
        <w:rPr>
          <w:rFonts w:cs="Times New Roman"/>
          <w:kern w:val="0"/>
          <w:sz w:val="24"/>
          <w:szCs w:val="28"/>
          <w:vertAlign w:val="superscript"/>
        </w:rPr>
        <w:t>-</w:t>
      </w:r>
      <w:r w:rsidR="00A70B99">
        <w:rPr>
          <w:rFonts w:cs="Times New Roman"/>
          <w:kern w:val="0"/>
          <w:sz w:val="24"/>
          <w:szCs w:val="28"/>
          <w:vertAlign w:val="superscript"/>
        </w:rPr>
        <w:t>1</w:t>
      </w:r>
      <m:oMath>
        <m:r>
          <w:rPr>
            <w:rFonts w:ascii="Cambria Math" w:hAnsi="Cambria Math" w:cs="Times New Roman"/>
            <w:kern w:val="0"/>
            <w:sz w:val="24"/>
            <w:szCs w:val="28"/>
          </w:rPr>
          <m:t>∙</m:t>
        </m:r>
      </m:oMath>
      <w:r w:rsidRPr="00A70B99">
        <w:rPr>
          <w:rFonts w:cs="Times New Roman"/>
          <w:kern w:val="0"/>
          <w:sz w:val="24"/>
          <w:szCs w:val="28"/>
        </w:rPr>
        <w:t>K</w:t>
      </w:r>
      <w:r w:rsidRPr="00C43C1E">
        <w:rPr>
          <w:rFonts w:cs="Times New Roman"/>
          <w:kern w:val="0"/>
          <w:sz w:val="24"/>
          <w:szCs w:val="28"/>
          <w:vertAlign w:val="superscript"/>
        </w:rPr>
        <w:t>-1</w:t>
      </w:r>
      <w:r w:rsidRPr="00C43C1E">
        <w:rPr>
          <w:rFonts w:cs="Times New Roman"/>
          <w:kern w:val="0"/>
          <w:sz w:val="24"/>
          <w:szCs w:val="28"/>
        </w:rPr>
        <w:t>)</w:t>
      </w:r>
      <w:r w:rsidR="00B86B78">
        <w:rPr>
          <w:rFonts w:cs="Times New Roman"/>
          <w:kern w:val="0"/>
          <w:sz w:val="24"/>
          <w:szCs w:val="28"/>
        </w:rPr>
        <w:fldChar w:fldCharType="begin"/>
      </w:r>
      <w:r w:rsidR="00D07192">
        <w:rPr>
          <w:rFonts w:cs="Times New Roman"/>
          <w:kern w:val="0"/>
          <w:sz w:val="24"/>
          <w:szCs w:val="28"/>
        </w:rPr>
        <w:instrText xml:space="preserve"> ADDIN EN.CITE &lt;EndNote&gt;&lt;Cite&gt;&lt;Author&gt;Adera&lt;/Author&gt;&lt;Year&gt;2013&lt;/Year&gt;&lt;RecNum&gt;102&lt;/RecNum&gt;&lt;DisplayText&gt;[19]&lt;/DisplayText&gt;&lt;record&gt;&lt;rec-number&gt;102&lt;/rec-number&gt;&lt;foreign-keys&gt;&lt;key app="EN" db-id="dzwapvwscfr509edaz9xzdtgzvpvrvftxers" timestamp="1624808207"&gt;102&lt;/key&gt;&lt;/foreign-keys&gt;&lt;ref-type name="Journal Article"&gt;17&lt;/ref-type&gt;&lt;contributors&gt;&lt;authors&gt;&lt;author&gt;Adera, S.&lt;/author&gt;&lt;author&gt;Raj, R.&lt;/author&gt;&lt;author&gt;Enright, R.&lt;/author&gt;&lt;author&gt;Wang, E. N.&lt;/author&gt;&lt;/authors&gt;&lt;/contributors&gt;&lt;auth-address&gt;Device Research Laboratory, Department of Mechanical Engineering, Massachusetts Institute of Technology, 77 Massachusetts Avenue, Cambridge, Massachusetts 02139, USA.&lt;/auth-address&gt;&lt;titles&gt;&lt;title&gt;Non-wetting droplets on hot superhydrophilic surfaces&lt;/title&gt;&lt;secondary-title&gt;Nat. Commun.&lt;/secondary-title&gt;&lt;/titles&gt;&lt;periodical&gt;&lt;full-title&gt;Nat. Commun.&lt;/full-title&gt;&lt;/periodical&gt;&lt;pages&gt;2518&lt;/pages&gt;&lt;volume&gt;4&lt;/volume&gt;&lt;edition&gt;2013/10/01&lt;/edition&gt;&lt;dates&gt;&lt;year&gt;2013&lt;/year&gt;&lt;/dates&gt;&lt;isbn&gt;2041-1723 (Electronic)&amp;#xD;2041-1723 (Linking)&lt;/isbn&gt;&lt;accession-num&gt;24077386&lt;/accession-num&gt;&lt;urls&gt;&lt;related-urls&gt;&lt;url&gt;https://www.ncbi.nlm.nih.gov/pubmed/24077386&lt;/url&gt;&lt;/related-urls&gt;&lt;/urls&gt;&lt;electronic-resource-num&gt;10.1038/ncomms3518&lt;/electronic-resource-num&gt;&lt;/record&gt;&lt;/Cite&gt;&lt;/EndNote&gt;</w:instrText>
      </w:r>
      <w:r w:rsidR="00B86B78">
        <w:rPr>
          <w:rFonts w:cs="Times New Roman"/>
          <w:kern w:val="0"/>
          <w:sz w:val="24"/>
          <w:szCs w:val="28"/>
        </w:rPr>
        <w:fldChar w:fldCharType="separate"/>
      </w:r>
      <w:r w:rsidR="00D07192">
        <w:rPr>
          <w:rFonts w:cs="Times New Roman"/>
          <w:noProof/>
          <w:kern w:val="0"/>
          <w:sz w:val="24"/>
          <w:szCs w:val="28"/>
        </w:rPr>
        <w:t>[</w:t>
      </w:r>
      <w:hyperlink w:anchor="_ENREF_19" w:tooltip="Adera, 2013 #102" w:history="1">
        <w:r w:rsidR="00A52F80">
          <w:rPr>
            <w:rFonts w:cs="Times New Roman"/>
            <w:noProof/>
            <w:kern w:val="0"/>
            <w:sz w:val="24"/>
            <w:szCs w:val="28"/>
          </w:rPr>
          <w:t>19</w:t>
        </w:r>
      </w:hyperlink>
      <w:r w:rsidR="00D07192">
        <w:rPr>
          <w:rFonts w:cs="Times New Roman"/>
          <w:noProof/>
          <w:kern w:val="0"/>
          <w:sz w:val="24"/>
          <w:szCs w:val="28"/>
        </w:rPr>
        <w:t>]</w:t>
      </w:r>
      <w:r w:rsidR="00B86B78">
        <w:rPr>
          <w:rFonts w:cs="Times New Roman"/>
          <w:kern w:val="0"/>
          <w:sz w:val="24"/>
          <w:szCs w:val="28"/>
        </w:rPr>
        <w:fldChar w:fldCharType="end"/>
      </w:r>
      <w:r w:rsidRPr="00C43C1E">
        <w:rPr>
          <w:rFonts w:cs="Times New Roman"/>
          <w:kern w:val="0"/>
          <w:sz w:val="24"/>
          <w:szCs w:val="28"/>
        </w:rPr>
        <w:t xml:space="preserve"> and water vapor (0.025 W</w:t>
      </w:r>
      <m:oMath>
        <m:r>
          <w:rPr>
            <w:rFonts w:ascii="Cambria Math" w:hAnsi="Cambria Math" w:cs="Times New Roman"/>
            <w:kern w:val="0"/>
            <w:sz w:val="24"/>
            <w:szCs w:val="28"/>
          </w:rPr>
          <m:t>∙</m:t>
        </m:r>
      </m:oMath>
      <w:r w:rsidRPr="00C43C1E">
        <w:rPr>
          <w:rFonts w:cs="Times New Roman"/>
          <w:kern w:val="0"/>
          <w:sz w:val="24"/>
          <w:szCs w:val="28"/>
        </w:rPr>
        <w:t>m</w:t>
      </w:r>
      <w:r w:rsidRPr="00C43C1E">
        <w:rPr>
          <w:rFonts w:cs="Times New Roman"/>
          <w:kern w:val="0"/>
          <w:sz w:val="24"/>
          <w:szCs w:val="28"/>
        </w:rPr>
        <w:softHyphen/>
      </w:r>
      <w:r w:rsidRPr="00C43C1E">
        <w:rPr>
          <w:rFonts w:cs="Times New Roman"/>
          <w:kern w:val="0"/>
          <w:sz w:val="24"/>
          <w:szCs w:val="28"/>
          <w:vertAlign w:val="superscript"/>
        </w:rPr>
        <w:t>-</w:t>
      </w:r>
      <w:r w:rsidR="00A70B99">
        <w:rPr>
          <w:rFonts w:cs="Times New Roman"/>
          <w:kern w:val="0"/>
          <w:sz w:val="24"/>
          <w:szCs w:val="28"/>
          <w:vertAlign w:val="superscript"/>
        </w:rPr>
        <w:t>1</w:t>
      </w:r>
      <m:oMath>
        <m:r>
          <w:rPr>
            <w:rFonts w:ascii="Cambria Math" w:hAnsi="Cambria Math" w:cs="Times New Roman"/>
            <w:kern w:val="0"/>
            <w:sz w:val="24"/>
            <w:szCs w:val="28"/>
          </w:rPr>
          <m:t>∙</m:t>
        </m:r>
      </m:oMath>
      <w:r w:rsidRPr="00A70B99">
        <w:rPr>
          <w:rFonts w:cs="Times New Roman"/>
          <w:kern w:val="0"/>
          <w:sz w:val="24"/>
          <w:szCs w:val="28"/>
        </w:rPr>
        <w:t>K</w:t>
      </w:r>
      <w:r w:rsidRPr="00C43C1E">
        <w:rPr>
          <w:rFonts w:cs="Times New Roman"/>
          <w:kern w:val="0"/>
          <w:sz w:val="24"/>
          <w:szCs w:val="28"/>
          <w:vertAlign w:val="superscript"/>
        </w:rPr>
        <w:t>-1</w:t>
      </w:r>
      <w:r w:rsidRPr="00C43C1E">
        <w:rPr>
          <w:rFonts w:cs="Times New Roman"/>
          <w:kern w:val="0"/>
          <w:sz w:val="24"/>
          <w:szCs w:val="28"/>
        </w:rPr>
        <w:t>)</w:t>
      </w:r>
      <w:r w:rsidR="00B86B78">
        <w:rPr>
          <w:rFonts w:cs="Times New Roman"/>
          <w:kern w:val="0"/>
          <w:sz w:val="24"/>
          <w:szCs w:val="28"/>
        </w:rPr>
        <w:fldChar w:fldCharType="begin"/>
      </w:r>
      <w:r w:rsidR="00D07192">
        <w:rPr>
          <w:rFonts w:cs="Times New Roman"/>
          <w:kern w:val="0"/>
          <w:sz w:val="24"/>
          <w:szCs w:val="28"/>
        </w:rPr>
        <w:instrText xml:space="preserve"> ADDIN EN.CITE &lt;EndNote&gt;&lt;Cite&gt;&lt;Author&gt;Wei&lt;/Author&gt;&lt;Year&gt;2020&lt;/Year&gt;&lt;RecNum&gt;84&lt;/RecNum&gt;&lt;DisplayText&gt;[41]&lt;/DisplayText&gt;&lt;record&gt;&lt;rec-number&gt;84&lt;/rec-number&gt;&lt;foreign-keys&gt;&lt;key app="EN" db-id="dzwapvwscfr509edaz9xzdtgzvpvrvftxers" timestamp="1624808119"&gt;84&lt;/key&gt;&lt;/foreign-keys&gt;&lt;ref-type name="Journal Article"&gt;17&lt;/ref-type&gt;&lt;contributors&gt;&lt;authors&gt;&lt;author&gt;Wei, Mengyao&lt;/author&gt;&lt;author&gt;Song, Youngsup&lt;/author&gt;&lt;author&gt;Zhu, Yangying&lt;/author&gt;&lt;author&gt;Preston, Daniel J.&lt;/author&gt;&lt;author&gt;Tan, Chuan Seng&lt;/author&gt;&lt;author&gt;Wang, Evelyn N.&lt;/author&gt;&lt;/authors&gt;&lt;/contributors&gt;&lt;titles&gt;&lt;title&gt;Heat transfer suppression by suspended droplets on microstructured surfaces&lt;/title&gt;&lt;secondary-title&gt;Applied Physics Letters&lt;/secondary-title&gt;&lt;/titles&gt;&lt;periodical&gt;&lt;full-title&gt;Applied Physics Letters&lt;/full-title&gt;&lt;/periodical&gt;&lt;volume&gt;116&lt;/volume&gt;&lt;number&gt;23&lt;/number&gt;&lt;section&gt;233703&lt;/section&gt;&lt;dates&gt;&lt;year&gt;2020&lt;/year&gt;&lt;/dates&gt;&lt;isbn&gt;0003-6951&amp;#xD;1077-3118&lt;/isbn&gt;&lt;urls&gt;&lt;/urls&gt;&lt;electronic-resource-num&gt;10.1063/5.0010510&lt;/electronic-resource-num&gt;&lt;/record&gt;&lt;/Cite&gt;&lt;/EndNote&gt;</w:instrText>
      </w:r>
      <w:r w:rsidR="00B86B78">
        <w:rPr>
          <w:rFonts w:cs="Times New Roman"/>
          <w:kern w:val="0"/>
          <w:sz w:val="24"/>
          <w:szCs w:val="28"/>
        </w:rPr>
        <w:fldChar w:fldCharType="separate"/>
      </w:r>
      <w:r w:rsidR="00D07192">
        <w:rPr>
          <w:rFonts w:cs="Times New Roman"/>
          <w:noProof/>
          <w:kern w:val="0"/>
          <w:sz w:val="24"/>
          <w:szCs w:val="28"/>
        </w:rPr>
        <w:t>[</w:t>
      </w:r>
      <w:hyperlink w:anchor="_ENREF_41" w:tooltip="Wei, 2020 #84" w:history="1">
        <w:r w:rsidR="00A52F80">
          <w:rPr>
            <w:rFonts w:cs="Times New Roman"/>
            <w:noProof/>
            <w:kern w:val="0"/>
            <w:sz w:val="24"/>
            <w:szCs w:val="28"/>
          </w:rPr>
          <w:t>41</w:t>
        </w:r>
      </w:hyperlink>
      <w:r w:rsidR="00D07192">
        <w:rPr>
          <w:rFonts w:cs="Times New Roman"/>
          <w:noProof/>
          <w:kern w:val="0"/>
          <w:sz w:val="24"/>
          <w:szCs w:val="28"/>
        </w:rPr>
        <w:t>]</w:t>
      </w:r>
      <w:r w:rsidR="00B86B78">
        <w:rPr>
          <w:rFonts w:cs="Times New Roman"/>
          <w:kern w:val="0"/>
          <w:sz w:val="24"/>
          <w:szCs w:val="28"/>
        </w:rPr>
        <w:fldChar w:fldCharType="end"/>
      </w:r>
      <w:r w:rsidRPr="00C43C1E">
        <w:rPr>
          <w:rFonts w:cs="Times New Roman"/>
          <w:kern w:val="0"/>
          <w:sz w:val="24"/>
          <w:szCs w:val="28"/>
        </w:rPr>
        <w:t>. Therefore, it is reasonable to assume th</w:t>
      </w:r>
      <w:r w:rsidR="000F7B11">
        <w:rPr>
          <w:rFonts w:cs="Times New Roman"/>
          <w:kern w:val="0"/>
          <w:sz w:val="24"/>
          <w:szCs w:val="28"/>
        </w:rPr>
        <w:t>at</w:t>
      </w:r>
      <w:r w:rsidRPr="00C43C1E">
        <w:rPr>
          <w:rFonts w:cs="Times New Roman"/>
          <w:kern w:val="0"/>
          <w:sz w:val="24"/>
          <w:szCs w:val="28"/>
        </w:rPr>
        <w:t xml:space="preserve"> heat primarily conducts from the </w:t>
      </w:r>
      <w:r w:rsidR="000F7B11">
        <w:rPr>
          <w:rFonts w:cs="Times New Roman"/>
          <w:kern w:val="0"/>
          <w:sz w:val="24"/>
          <w:szCs w:val="28"/>
        </w:rPr>
        <w:t>micro</w:t>
      </w:r>
      <w:r w:rsidRPr="00C43C1E">
        <w:rPr>
          <w:rFonts w:cs="Times New Roman"/>
          <w:kern w:val="0"/>
          <w:sz w:val="24"/>
          <w:szCs w:val="28"/>
        </w:rPr>
        <w:t>pillar to the water droplet wh</w:t>
      </w:r>
      <w:ins w:id="520" w:author="Cheng, Jiangtao" w:date="2021-07-18T17:41:00Z">
        <w:r w:rsidR="00B37673">
          <w:rPr>
            <w:rFonts w:cs="Times New Roman"/>
            <w:kern w:val="0"/>
            <w:sz w:val="24"/>
            <w:szCs w:val="28"/>
          </w:rPr>
          <w:t>il</w:t>
        </w:r>
      </w:ins>
      <w:ins w:id="521" w:author="Cheng, Jiangtao" w:date="2021-07-18T17:42:00Z">
        <w:r w:rsidR="00B37673">
          <w:rPr>
            <w:rFonts w:cs="Times New Roman"/>
            <w:kern w:val="0"/>
            <w:sz w:val="24"/>
            <w:szCs w:val="28"/>
          </w:rPr>
          <w:t>e</w:t>
        </w:r>
      </w:ins>
      <w:del w:id="522" w:author="Cheng, Jiangtao" w:date="2021-07-18T17:41:00Z">
        <w:r w:rsidRPr="00C43C1E" w:rsidDel="00B37673">
          <w:rPr>
            <w:rFonts w:cs="Times New Roman"/>
            <w:kern w:val="0"/>
            <w:sz w:val="24"/>
            <w:szCs w:val="28"/>
          </w:rPr>
          <w:delText>ereas</w:delText>
        </w:r>
      </w:del>
      <w:r w:rsidRPr="00C43C1E">
        <w:rPr>
          <w:rFonts w:cs="Times New Roman"/>
          <w:kern w:val="0"/>
          <w:sz w:val="24"/>
          <w:szCs w:val="28"/>
        </w:rPr>
        <w:t xml:space="preserve"> the vapor-solid interface of </w:t>
      </w:r>
      <w:r w:rsidR="005A4C0A">
        <w:rPr>
          <w:rFonts w:cs="Times New Roman"/>
          <w:kern w:val="0"/>
          <w:sz w:val="24"/>
          <w:szCs w:val="28"/>
        </w:rPr>
        <w:t xml:space="preserve">the </w:t>
      </w:r>
      <w:r w:rsidRPr="00C43C1E">
        <w:rPr>
          <w:rFonts w:cs="Times New Roman"/>
          <w:kern w:val="0"/>
          <w:sz w:val="24"/>
          <w:szCs w:val="28"/>
        </w:rPr>
        <w:t>cavit</w:t>
      </w:r>
      <w:r w:rsidR="000F7B11">
        <w:rPr>
          <w:rFonts w:cs="Times New Roman"/>
          <w:kern w:val="0"/>
          <w:sz w:val="24"/>
          <w:szCs w:val="28"/>
        </w:rPr>
        <w:t>y</w:t>
      </w:r>
      <w:r w:rsidRPr="00C43C1E">
        <w:rPr>
          <w:rFonts w:cs="Times New Roman"/>
          <w:kern w:val="0"/>
          <w:sz w:val="24"/>
          <w:szCs w:val="28"/>
        </w:rPr>
        <w:t xml:space="preserve"> can be regarded as adiabatic.</w:t>
      </w:r>
    </w:p>
    <w:p w14:paraId="3C123B98" w14:textId="0414C684" w:rsidR="005D755F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>As mentioned before, heat transferred from the substrate is equal to that released to the ambient</w:t>
      </w:r>
      <w:del w:id="523" w:author="Cheng, Jiangtao" w:date="2021-07-18T17:43:00Z">
        <w:r w:rsidRPr="00C43C1E" w:rsidDel="00DA63E0">
          <w:rPr>
            <w:rFonts w:cs="Times New Roman"/>
            <w:iCs/>
            <w:kern w:val="0"/>
            <w:sz w:val="24"/>
            <w:szCs w:val="24"/>
            <w:lang w:eastAsia="en-US"/>
          </w:rPr>
          <w:delText xml:space="preserve"> air</w:delText>
        </w:r>
      </w:del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. Thus, we can calculate the substrate heat </w:t>
      </w:r>
      <w:r w:rsidR="000C211A">
        <w:rPr>
          <w:rFonts w:cs="Times New Roman"/>
          <w:iCs/>
          <w:kern w:val="0"/>
          <w:sz w:val="24"/>
          <w:szCs w:val="24"/>
          <w:lang w:eastAsia="en-US"/>
        </w:rPr>
        <w:t>transfer rate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del w:id="524" w:author="Cheng, Jiangtao" w:date="2021-07-18T17:44:00Z">
        <w:r w:rsidRPr="00C43C1E" w:rsidDel="00FC5DAE">
          <w:rPr>
            <w:rFonts w:cs="Times New Roman"/>
            <w:iCs/>
            <w:kern w:val="0"/>
            <w:sz w:val="24"/>
            <w:szCs w:val="24"/>
            <w:lang w:eastAsia="en-US"/>
          </w:rPr>
          <w:delText xml:space="preserve">by obtaining the evaporation </w:delText>
        </w:r>
        <w:r w:rsidR="000C211A" w:rsidDel="00FC5DAE">
          <w:rPr>
            <w:rFonts w:cs="Times New Roman"/>
            <w:iCs/>
            <w:kern w:val="0"/>
            <w:sz w:val="24"/>
            <w:szCs w:val="24"/>
            <w:lang w:eastAsia="en-US"/>
          </w:rPr>
          <w:delText>heat transfer rate</w:delText>
        </w:r>
        <w:r w:rsidRPr="00C43C1E" w:rsidDel="00FC5DAE">
          <w:rPr>
            <w:rFonts w:cs="Times New Roman"/>
            <w:iCs/>
            <w:kern w:val="0"/>
            <w:sz w:val="24"/>
            <w:szCs w:val="24"/>
            <w:lang w:eastAsia="en-US"/>
          </w:rPr>
          <w:delText xml:space="preserve"> of the water droplet </w:delText>
        </w:r>
      </w:del>
      <w:r w:rsidRPr="00C43C1E">
        <w:rPr>
          <w:rFonts w:cs="Times New Roman"/>
          <w:iCs/>
          <w:kern w:val="0"/>
          <w:sz w:val="24"/>
          <w:szCs w:val="24"/>
          <w:lang w:eastAsia="en-US"/>
        </w:rPr>
        <w:t>based on the decreasing</w:t>
      </w:r>
      <w:r w:rsidR="000F7B11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ins w:id="525" w:author="Cheng, Jiangtao" w:date="2021-07-18T17:44:00Z">
        <w:r w:rsidR="00FC5DAE">
          <w:rPr>
            <w:rFonts w:cs="Times New Roman"/>
            <w:iCs/>
            <w:kern w:val="0"/>
            <w:sz w:val="24"/>
            <w:szCs w:val="24"/>
            <w:lang w:eastAsia="en-US"/>
          </w:rPr>
          <w:t xml:space="preserve">rate </w:t>
        </w:r>
      </w:ins>
      <w:r w:rsidR="000F7B11">
        <w:rPr>
          <w:rFonts w:cs="Times New Roman"/>
          <w:iCs/>
          <w:kern w:val="0"/>
          <w:sz w:val="24"/>
          <w:szCs w:val="24"/>
          <w:lang w:eastAsia="en-US"/>
        </w:rPr>
        <w:t>of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ins w:id="526" w:author="Cheng, Jiangtao" w:date="2021-07-18T17:44:00Z">
        <w:r w:rsidR="00FC5DAE">
          <w:rPr>
            <w:rFonts w:cs="Times New Roman"/>
            <w:iCs/>
            <w:kern w:val="0"/>
            <w:sz w:val="24"/>
            <w:szCs w:val="24"/>
            <w:lang w:eastAsia="en-US"/>
          </w:rPr>
          <w:t xml:space="preserve">the </w:t>
        </w:r>
      </w:ins>
      <w:r w:rsidRPr="00C43C1E">
        <w:rPr>
          <w:rFonts w:cs="Times New Roman"/>
          <w:iCs/>
          <w:kern w:val="0"/>
          <w:sz w:val="24"/>
          <w:szCs w:val="24"/>
          <w:lang w:eastAsia="en-US"/>
        </w:rPr>
        <w:t>droplet volume (Eq. 5).</w:t>
      </w:r>
      <w:r w:rsidR="000C211A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Thus, heat </w:t>
      </w:r>
      <w:r w:rsidR="000C211A">
        <w:rPr>
          <w:rFonts w:cs="Times New Roman"/>
          <w:iCs/>
          <w:kern w:val="0"/>
          <w:sz w:val="24"/>
          <w:szCs w:val="24"/>
          <w:lang w:eastAsia="en-US"/>
        </w:rPr>
        <w:t>transfer rate in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one unit cell could be calculated as:</w:t>
      </w:r>
    </w:p>
    <w:p w14:paraId="3E5108BD" w14:textId="548F57C9" w:rsidR="00C43C1E" w:rsidRPr="00C43C1E" w:rsidRDefault="00E33FAE" w:rsidP="00B63FA2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4500"/>
        <w:jc w:val="right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p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s</m:t>
                </m:r>
              </m:sub>
            </m:sSub>
          </m:num>
          <m:den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N</m:t>
            </m:r>
          </m:den>
        </m:f>
      </m:oMath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100784">
        <w:rPr>
          <w:rFonts w:cs="Times New Roman"/>
          <w:iCs/>
          <w:kern w:val="0"/>
          <w:sz w:val="24"/>
          <w:szCs w:val="24"/>
          <w:lang w:eastAsia="en-US"/>
        </w:rPr>
        <w:t xml:space="preserve">   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    </w:t>
      </w:r>
      <w:r w:rsidR="005D755F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5D755F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F928E5">
        <w:rPr>
          <w:rFonts w:cs="Times New Roman"/>
          <w:iCs/>
          <w:kern w:val="0"/>
          <w:sz w:val="24"/>
          <w:szCs w:val="24"/>
          <w:lang w:eastAsia="en-US"/>
        </w:rPr>
        <w:t xml:space="preserve"> 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(7)</w:t>
      </w:r>
    </w:p>
    <w:p w14:paraId="1D9BBCA9" w14:textId="094CD936" w:rsidR="00F928E5" w:rsidRDefault="00C43C1E" w:rsidP="005D755F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where </w:t>
      </w:r>
      <w:r w:rsidRPr="00C12D9A">
        <w:rPr>
          <w:rFonts w:cs="Times New Roman"/>
          <w:i/>
          <w:kern w:val="0"/>
          <w:sz w:val="24"/>
          <w:szCs w:val="24"/>
          <w:lang w:eastAsia="en-US"/>
        </w:rPr>
        <w:t>N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is the </w:t>
      </w:r>
      <w:r w:rsidR="00F1687C">
        <w:rPr>
          <w:rFonts w:cs="Times New Roman"/>
          <w:iCs/>
          <w:kern w:val="0"/>
          <w:sz w:val="24"/>
          <w:szCs w:val="24"/>
          <w:lang w:eastAsia="en-US"/>
        </w:rPr>
        <w:t xml:space="preserve">total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>number of the micropillar</w:t>
      </w:r>
      <w:r w:rsidR="005A4C0A">
        <w:rPr>
          <w:rFonts w:cs="Times New Roman"/>
          <w:iCs/>
          <w:kern w:val="0"/>
          <w:sz w:val="24"/>
          <w:szCs w:val="24"/>
          <w:lang w:eastAsia="en-US"/>
        </w:rPr>
        <w:t>s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underneath the droplet</w:t>
      </w:r>
      <w:r w:rsidR="005A4C0A">
        <w:rPr>
          <w:rFonts w:cs="Times New Roman"/>
          <w:iCs/>
          <w:kern w:val="0"/>
          <w:sz w:val="24"/>
          <w:szCs w:val="24"/>
          <w:lang w:eastAsia="en-US"/>
        </w:rPr>
        <w:t>,</w:t>
      </w:r>
      <w:r w:rsidR="005D755F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del w:id="527" w:author="Cheng, Jiangtao" w:date="2021-07-18T17:46:00Z">
        <w:r w:rsidR="005D755F" w:rsidRPr="00FC5DAE" w:rsidDel="00FC5DAE">
          <w:rPr>
            <w:rFonts w:cs="Times New Roman"/>
            <w:i/>
            <w:kern w:val="0"/>
            <w:sz w:val="24"/>
            <w:szCs w:val="24"/>
            <w:lang w:eastAsia="en-US"/>
            <w:rPrChange w:id="528" w:author="Cheng, Jiangtao" w:date="2021-07-18T17:46:00Z">
              <w:rPr>
                <w:rFonts w:cs="Times New Roman"/>
                <w:iCs/>
                <w:kern w:val="0"/>
                <w:sz w:val="24"/>
                <w:szCs w:val="24"/>
                <w:lang w:eastAsia="en-US"/>
              </w:rPr>
            </w:rPrChange>
          </w:rPr>
          <w:delText xml:space="preserve">which </w:delText>
        </w:r>
        <w:r w:rsidR="00F1687C" w:rsidRPr="00FC5DAE" w:rsidDel="00FC5DAE">
          <w:rPr>
            <w:rFonts w:cs="Times New Roman"/>
            <w:i/>
            <w:kern w:val="0"/>
            <w:sz w:val="24"/>
            <w:szCs w:val="24"/>
            <w:lang w:eastAsia="en-US"/>
            <w:rPrChange w:id="529" w:author="Cheng, Jiangtao" w:date="2021-07-18T17:46:00Z">
              <w:rPr>
                <w:rFonts w:cs="Times New Roman"/>
                <w:iCs/>
                <w:kern w:val="0"/>
                <w:sz w:val="24"/>
                <w:szCs w:val="24"/>
                <w:lang w:eastAsia="en-US"/>
              </w:rPr>
            </w:rPrChange>
          </w:rPr>
          <w:delText>is</w:delText>
        </w:r>
        <w:r w:rsidR="005D755F" w:rsidRPr="00FC5DAE" w:rsidDel="00FC5DAE">
          <w:rPr>
            <w:rFonts w:cs="Times New Roman"/>
            <w:i/>
            <w:kern w:val="0"/>
            <w:sz w:val="24"/>
            <w:szCs w:val="24"/>
            <w:lang w:eastAsia="en-US"/>
            <w:rPrChange w:id="530" w:author="Cheng, Jiangtao" w:date="2021-07-18T17:46:00Z">
              <w:rPr>
                <w:rFonts w:cs="Times New Roman"/>
                <w:iCs/>
                <w:kern w:val="0"/>
                <w:sz w:val="24"/>
                <w:szCs w:val="24"/>
                <w:lang w:eastAsia="en-US"/>
              </w:rPr>
            </w:rPrChange>
          </w:rPr>
          <w:delText xml:space="preserve"> calculated by</w:delText>
        </w:r>
      </w:del>
      <w:ins w:id="531" w:author="Cheng, Jiangtao" w:date="2021-07-18T17:46:00Z">
        <w:r w:rsidR="00FC5DAE" w:rsidRPr="00FC5DAE">
          <w:rPr>
            <w:rFonts w:cs="Times New Roman"/>
            <w:i/>
            <w:kern w:val="0"/>
            <w:sz w:val="24"/>
            <w:szCs w:val="24"/>
            <w:lang w:eastAsia="en-US"/>
            <w:rPrChange w:id="532" w:author="Cheng, Jiangtao" w:date="2021-07-18T17:46:00Z">
              <w:rPr>
                <w:rFonts w:cs="Times New Roman"/>
                <w:iCs/>
                <w:kern w:val="0"/>
                <w:sz w:val="24"/>
                <w:szCs w:val="24"/>
                <w:lang w:eastAsia="en-US"/>
              </w:rPr>
            </w:rPrChange>
          </w:rPr>
          <w:t>i.e</w:t>
        </w:r>
        <w:r w:rsidR="00FC5DAE">
          <w:rPr>
            <w:rFonts w:cs="Times New Roman"/>
            <w:iCs/>
            <w:kern w:val="0"/>
            <w:sz w:val="24"/>
            <w:szCs w:val="24"/>
            <w:lang w:eastAsia="en-US"/>
          </w:rPr>
          <w:t>.,</w:t>
        </w:r>
      </w:ins>
      <w:r w:rsidR="005D755F">
        <w:rPr>
          <w:rFonts w:cs="Times New Roman"/>
          <w:iCs/>
          <w:kern w:val="0"/>
          <w:sz w:val="24"/>
          <w:szCs w:val="24"/>
          <w:lang w:eastAsia="en-US"/>
        </w:rPr>
        <w:t xml:space="preserve"> the ratio of</w:t>
      </w:r>
      <w:r w:rsidR="00F1687C">
        <w:rPr>
          <w:rFonts w:cs="Times New Roman"/>
          <w:iCs/>
          <w:kern w:val="0"/>
          <w:sz w:val="24"/>
          <w:szCs w:val="24"/>
          <w:lang w:eastAsia="en-US"/>
        </w:rPr>
        <w:t xml:space="preserve"> the</w:t>
      </w:r>
      <w:r w:rsidR="005D755F">
        <w:rPr>
          <w:rFonts w:cs="Times New Roman"/>
          <w:iCs/>
          <w:kern w:val="0"/>
          <w:sz w:val="24"/>
          <w:szCs w:val="24"/>
          <w:lang w:eastAsia="en-US"/>
        </w:rPr>
        <w:t xml:space="preserve"> droplet apparent contact area </w:t>
      </w:r>
      <w:ins w:id="533" w:author="Cheng, Jiangtao" w:date="2021-07-18T17:46:00Z">
        <w:r w:rsidR="00FC5DAE">
          <w:rPr>
            <w:rFonts w:cs="Times New Roman"/>
            <w:iCs/>
            <w:kern w:val="0"/>
            <w:sz w:val="24"/>
            <w:szCs w:val="24"/>
            <w:lang w:eastAsia="en-US"/>
          </w:rPr>
          <w:t>to</w:t>
        </w:r>
      </w:ins>
      <w:del w:id="534" w:author="Cheng, Jiangtao" w:date="2021-07-18T17:46:00Z">
        <w:r w:rsidR="005D755F" w:rsidDel="00FC5DAE">
          <w:rPr>
            <w:rFonts w:cs="Times New Roman"/>
            <w:iCs/>
            <w:kern w:val="0"/>
            <w:sz w:val="24"/>
            <w:szCs w:val="24"/>
            <w:lang w:eastAsia="en-US"/>
          </w:rPr>
          <w:delText>and</w:delText>
        </w:r>
      </w:del>
      <w:r w:rsidR="005D755F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5A4C0A">
        <w:rPr>
          <w:rFonts w:cs="Times New Roman"/>
          <w:iCs/>
          <w:kern w:val="0"/>
          <w:sz w:val="24"/>
          <w:szCs w:val="24"/>
          <w:lang w:eastAsia="en-US"/>
        </w:rPr>
        <w:t xml:space="preserve">one </w:t>
      </w:r>
      <w:r w:rsidR="005D755F">
        <w:rPr>
          <w:rFonts w:cs="Times New Roman"/>
          <w:iCs/>
          <w:kern w:val="0"/>
          <w:sz w:val="24"/>
          <w:szCs w:val="24"/>
          <w:lang w:eastAsia="en-US"/>
        </w:rPr>
        <w:t xml:space="preserve">unit cell area. </w:t>
      </w:r>
    </w:p>
    <w:p w14:paraId="5667E8C6" w14:textId="0EC7EBDC" w:rsidR="005D755F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The thermal resistance </w:t>
      </w:r>
      <w:del w:id="535" w:author="Cheng, Jiangtao" w:date="2021-07-18T17:47:00Z">
        <w:r w:rsidRPr="00C43C1E" w:rsidDel="004463A5">
          <w:rPr>
            <w:rFonts w:cs="Times New Roman"/>
            <w:iCs/>
            <w:kern w:val="0"/>
            <w:sz w:val="24"/>
            <w:szCs w:val="24"/>
            <w:lang w:eastAsia="en-US"/>
          </w:rPr>
          <w:delText xml:space="preserve">of the silicon substrate </w:delText>
        </w:r>
      </w:del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per unit cell </w:t>
      </w:r>
      <w:ins w:id="536" w:author="Cheng, Jiangtao" w:date="2021-07-18T17:47:00Z">
        <w:r w:rsidR="004463A5" w:rsidRPr="00C43C1E">
          <w:rPr>
            <w:rFonts w:cs="Times New Roman"/>
            <w:iCs/>
            <w:kern w:val="0"/>
            <w:sz w:val="24"/>
            <w:szCs w:val="24"/>
            <w:lang w:eastAsia="en-US"/>
          </w:rPr>
          <w:t xml:space="preserve">of the silicon substrate </w:t>
        </w:r>
      </w:ins>
      <w:r w:rsidRPr="00C43C1E">
        <w:rPr>
          <w:rFonts w:cs="Times New Roman"/>
          <w:iCs/>
          <w:kern w:val="0"/>
          <w:sz w:val="24"/>
          <w:szCs w:val="24"/>
          <w:lang w:eastAsia="en-US"/>
        </w:rPr>
        <w:t>could be calculated as:</w:t>
      </w:r>
    </w:p>
    <w:p w14:paraId="75FEA0B7" w14:textId="433D1526" w:rsidR="00C43C1E" w:rsidRPr="00C43C1E" w:rsidRDefault="00E33FAE" w:rsidP="00B63FA2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jc w:val="right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s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Si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4H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Si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πD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p>
            </m:sSup>
          </m:den>
        </m:f>
      </m:oMath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  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100784">
        <w:rPr>
          <w:rFonts w:cs="Times New Roman"/>
          <w:iCs/>
          <w:kern w:val="0"/>
          <w:sz w:val="24"/>
          <w:szCs w:val="24"/>
          <w:lang w:eastAsia="en-US"/>
        </w:rPr>
        <w:t xml:space="preserve">  </w:t>
      </w:r>
      <w:r w:rsidR="00C045E2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    </w:t>
      </w:r>
      <w:r w:rsidR="005D755F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F928E5">
        <w:rPr>
          <w:rFonts w:cs="Times New Roman"/>
          <w:iCs/>
          <w:kern w:val="0"/>
          <w:sz w:val="24"/>
          <w:szCs w:val="24"/>
          <w:lang w:eastAsia="en-US"/>
        </w:rPr>
        <w:t xml:space="preserve"> 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(8)</w:t>
      </w:r>
    </w:p>
    <w:p w14:paraId="44688351" w14:textId="44668523" w:rsidR="00C43C1E" w:rsidRPr="00C43C1E" w:rsidRDefault="00C43C1E" w:rsidP="00C32D06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rPr>
          <w:rFonts w:cs="Times New Roman"/>
          <w:iCs/>
          <w:kern w:val="0"/>
          <w:sz w:val="24"/>
          <w:szCs w:val="24"/>
          <w:lang w:eastAsia="en-US"/>
        </w:rPr>
      </w:pPr>
      <w:bookmarkStart w:id="537" w:name="_Hlk64969133"/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Si</m:t>
            </m:r>
          </m:sub>
        </m:sSub>
      </m:oMath>
      <w:r w:rsidR="005D755F">
        <w:rPr>
          <w:rFonts w:cs="Times New Roman"/>
          <w:kern w:val="14"/>
          <w:sz w:val="24"/>
          <w:szCs w:val="24"/>
          <w:lang w:eastAsia="en-US"/>
        </w:rPr>
        <w:t xml:space="preserve">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is the thermal conductivity of silicon and </w:t>
      </w:r>
      <w:bookmarkStart w:id="538" w:name="_Hlk76658602"/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s</m:t>
            </m:r>
          </m:sub>
        </m:sSub>
      </m:oMath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bookmarkEnd w:id="538"/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is the thickness of the silicon substrate excluding the height of </w:t>
      </w:r>
      <w:ins w:id="539" w:author="Cheng, Jiangtao" w:date="2021-07-18T17:51:00Z">
        <w:r w:rsidR="003213C8">
          <w:rPr>
            <w:rFonts w:cs="Times New Roman"/>
            <w:iCs/>
            <w:kern w:val="0"/>
            <w:sz w:val="24"/>
            <w:szCs w:val="24"/>
            <w:lang w:eastAsia="en-US"/>
          </w:rPr>
          <w:t xml:space="preserve">the </w:t>
        </w:r>
      </w:ins>
      <w:r w:rsidR="005D755F">
        <w:rPr>
          <w:rFonts w:cs="Times New Roman"/>
          <w:iCs/>
          <w:kern w:val="0"/>
          <w:sz w:val="24"/>
          <w:szCs w:val="24"/>
          <w:lang w:eastAsia="en-US"/>
        </w:rPr>
        <w:t>micropillar</w:t>
      </w:r>
      <w:bookmarkEnd w:id="537"/>
      <w:del w:id="540" w:author="Cheng, Jiangtao" w:date="2021-07-18T17:51:00Z">
        <w:r w:rsidR="004966FA" w:rsidDel="003213C8">
          <w:rPr>
            <w:rFonts w:cs="Times New Roman"/>
            <w:iCs/>
            <w:kern w:val="0"/>
            <w:sz w:val="24"/>
            <w:szCs w:val="24"/>
            <w:lang w:eastAsia="en-US"/>
          </w:rPr>
          <w:delText>s</w:delText>
        </w:r>
      </w:del>
      <w:r w:rsidRPr="00C43C1E">
        <w:rPr>
          <w:rFonts w:cs="Times New Roman"/>
          <w:iCs/>
          <w:kern w:val="0"/>
          <w:sz w:val="24"/>
          <w:szCs w:val="24"/>
          <w:lang w:eastAsia="en-US"/>
        </w:rPr>
        <w:t>.</w:t>
      </w:r>
    </w:p>
    <w:p w14:paraId="69AF8218" w14:textId="2B89E60B" w:rsidR="00456B84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>Based on the energy balance inside the silicon substrate, the temperature on the t</w:t>
      </w:r>
      <w:r w:rsidR="004D2772">
        <w:rPr>
          <w:rFonts w:cs="Times New Roman"/>
          <w:iCs/>
          <w:kern w:val="0"/>
          <w:sz w:val="24"/>
          <w:szCs w:val="24"/>
          <w:lang w:eastAsia="en-US"/>
        </w:rPr>
        <w:t>ip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of the micropillar could be calculated as:</w:t>
      </w:r>
    </w:p>
    <w:p w14:paraId="44FD40AF" w14:textId="52D11898" w:rsidR="00C43C1E" w:rsidRPr="00C43C1E" w:rsidRDefault="00E33FAE" w:rsidP="00B63FA2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jc w:val="right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p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w:bookmarkStart w:id="541" w:name="_Hlk70498752"/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s</m:t>
            </m:r>
          </m:sub>
        </m:sSub>
        <w:bookmarkEnd w:id="541"/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-</m:t>
        </m:r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s</m:t>
                </m:r>
              </m:sub>
            </m:sSub>
          </m:den>
        </m:f>
      </m:oMath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100784">
        <w:rPr>
          <w:rFonts w:cs="Times New Roman"/>
          <w:iCs/>
          <w:kern w:val="0"/>
          <w:sz w:val="24"/>
          <w:szCs w:val="24"/>
          <w:lang w:eastAsia="en-US"/>
        </w:rPr>
        <w:t xml:space="preserve"> 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 </w:t>
      </w:r>
      <w:r w:rsidR="00456B84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456B84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456B84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456B84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D911DF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(9)</w:t>
      </w:r>
    </w:p>
    <w:p w14:paraId="00EAA584" w14:textId="350AC748" w:rsidR="00456B84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after="60" w:line="360" w:lineRule="auto"/>
        <w:ind w:firstLine="360"/>
        <w:rPr>
          <w:rFonts w:cs="Times New Roman"/>
          <w:iCs/>
          <w:kern w:val="0"/>
          <w:sz w:val="24"/>
          <w:szCs w:val="24"/>
        </w:rPr>
      </w:pPr>
      <w:r w:rsidRPr="00C43C1E">
        <w:rPr>
          <w:rFonts w:cs="Times New Roman"/>
          <w:iCs/>
          <w:kern w:val="0"/>
          <w:sz w:val="24"/>
          <w:szCs w:val="24"/>
        </w:rPr>
        <w:t xml:space="preserve">Considering the heat flux at the liquid-solid interface, the contact temperature at the liquid vapor interface is </w:t>
      </w:r>
      <w:r w:rsidR="004D2772">
        <w:rPr>
          <w:rFonts w:cs="Times New Roman"/>
          <w:iCs/>
          <w:kern w:val="0"/>
          <w:sz w:val="24"/>
          <w:szCs w:val="24"/>
        </w:rPr>
        <w:t>given by</w:t>
      </w:r>
      <w:r w:rsidR="00B86B78">
        <w:rPr>
          <w:rFonts w:cs="Times New Roman"/>
          <w:iCs/>
          <w:kern w:val="0"/>
          <w:sz w:val="24"/>
          <w:szCs w:val="24"/>
        </w:rPr>
        <w:fldChar w:fldCharType="begin">
          <w:fldData xml:space="preserve">PEVuZE5vdGU+PENpdGU+PEF1dGhvcj5Tb2JhYzwvQXV0aG9yPjxZZWFyPjIwMTI8L1llYXI+PFJl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</w:fldData>
        </w:fldChar>
      </w:r>
      <w:r w:rsidR="00D07192">
        <w:rPr>
          <w:rFonts w:cs="Times New Roman"/>
          <w:iCs/>
          <w:kern w:val="0"/>
          <w:sz w:val="24"/>
          <w:szCs w:val="24"/>
        </w:rPr>
        <w:instrText xml:space="preserve"> ADDIN EN.CITE </w:instrText>
      </w:r>
      <w:r w:rsidR="00D07192">
        <w:rPr>
          <w:rFonts w:cs="Times New Roman"/>
          <w:iCs/>
          <w:kern w:val="0"/>
          <w:sz w:val="24"/>
          <w:szCs w:val="24"/>
        </w:rPr>
        <w:fldChar w:fldCharType="begin">
          <w:fldData xml:space="preserve">PEVuZE5vdGU+PENpdGU+PEF1dGhvcj5Tb2JhYzwvQXV0aG9yPjxZZWFyPjIwMTI8L1llYXI+PFJl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</w:fldData>
        </w:fldChar>
      </w:r>
      <w:r w:rsidR="00D07192">
        <w:rPr>
          <w:rFonts w:cs="Times New Roman"/>
          <w:iCs/>
          <w:kern w:val="0"/>
          <w:sz w:val="24"/>
          <w:szCs w:val="24"/>
        </w:rPr>
        <w:instrText xml:space="preserve"> ADDIN EN.CITE.DATA </w:instrText>
      </w:r>
      <w:r w:rsidR="00D07192">
        <w:rPr>
          <w:rFonts w:cs="Times New Roman"/>
          <w:iCs/>
          <w:kern w:val="0"/>
          <w:sz w:val="24"/>
          <w:szCs w:val="24"/>
        </w:rPr>
      </w:r>
      <w:r w:rsidR="00D07192">
        <w:rPr>
          <w:rFonts w:cs="Times New Roman"/>
          <w:iCs/>
          <w:kern w:val="0"/>
          <w:sz w:val="24"/>
          <w:szCs w:val="24"/>
        </w:rPr>
        <w:fldChar w:fldCharType="end"/>
      </w:r>
      <w:r w:rsidR="00B86B78">
        <w:rPr>
          <w:rFonts w:cs="Times New Roman"/>
          <w:iCs/>
          <w:kern w:val="0"/>
          <w:sz w:val="24"/>
          <w:szCs w:val="24"/>
        </w:rPr>
      </w:r>
      <w:r w:rsidR="00B86B78">
        <w:rPr>
          <w:rFonts w:cs="Times New Roman"/>
          <w:iCs/>
          <w:kern w:val="0"/>
          <w:sz w:val="24"/>
          <w:szCs w:val="24"/>
        </w:rPr>
        <w:fldChar w:fldCharType="separate"/>
      </w:r>
      <w:r w:rsidR="00D07192">
        <w:rPr>
          <w:rFonts w:cs="Times New Roman"/>
          <w:iCs/>
          <w:noProof/>
          <w:kern w:val="0"/>
          <w:sz w:val="24"/>
          <w:szCs w:val="24"/>
        </w:rPr>
        <w:t>[</w:t>
      </w:r>
      <w:hyperlink w:anchor="_ENREF_17" w:tooltip="Sobac, 2012 #128" w:history="1">
        <w:r w:rsidR="00A52F80">
          <w:rPr>
            <w:rFonts w:cs="Times New Roman"/>
            <w:iCs/>
            <w:noProof/>
            <w:kern w:val="0"/>
            <w:sz w:val="24"/>
            <w:szCs w:val="24"/>
          </w:rPr>
          <w:t>17</w:t>
        </w:r>
      </w:hyperlink>
      <w:r w:rsidR="00D07192">
        <w:rPr>
          <w:rFonts w:cs="Times New Roman"/>
          <w:iCs/>
          <w:noProof/>
          <w:kern w:val="0"/>
          <w:sz w:val="24"/>
          <w:szCs w:val="24"/>
        </w:rPr>
        <w:t xml:space="preserve">, </w:t>
      </w:r>
      <w:hyperlink w:anchor="_ENREF_48" w:tooltip="di Marzo, 1986 #329" w:history="1">
        <w:r w:rsidR="00A52F80">
          <w:rPr>
            <w:rFonts w:cs="Times New Roman"/>
            <w:iCs/>
            <w:noProof/>
            <w:kern w:val="0"/>
            <w:sz w:val="24"/>
            <w:szCs w:val="24"/>
          </w:rPr>
          <w:t>48-50</w:t>
        </w:r>
      </w:hyperlink>
      <w:r w:rsidR="00D07192">
        <w:rPr>
          <w:rFonts w:cs="Times New Roman"/>
          <w:iCs/>
          <w:noProof/>
          <w:kern w:val="0"/>
          <w:sz w:val="24"/>
          <w:szCs w:val="24"/>
        </w:rPr>
        <w:t>]</w:t>
      </w:r>
      <w:r w:rsidR="00B86B78">
        <w:rPr>
          <w:rFonts w:cs="Times New Roman"/>
          <w:iCs/>
          <w:kern w:val="0"/>
          <w:sz w:val="24"/>
          <w:szCs w:val="24"/>
        </w:rPr>
        <w:fldChar w:fldCharType="end"/>
      </w:r>
      <w:r w:rsidRPr="00C43C1E">
        <w:rPr>
          <w:rFonts w:cs="Times New Roman"/>
          <w:iCs/>
          <w:kern w:val="0"/>
          <w:sz w:val="24"/>
          <w:szCs w:val="24"/>
        </w:rPr>
        <w:t>:</w:t>
      </w:r>
    </w:p>
    <w:p w14:paraId="29BEC998" w14:textId="41D95862" w:rsidR="00C43C1E" w:rsidRPr="00C43C1E" w:rsidRDefault="00E33FAE" w:rsidP="00B63FA2">
      <w:pPr>
        <w:widowControl/>
        <w:suppressAutoHyphens/>
        <w:overflowPunct w:val="0"/>
        <w:autoSpaceDE w:val="0"/>
        <w:autoSpaceDN w:val="0"/>
        <w:adjustRightInd w:val="0"/>
        <w:spacing w:after="60" w:line="360" w:lineRule="auto"/>
        <w:ind w:firstLine="3510"/>
        <w:jc w:val="right"/>
        <w:rPr>
          <w:rFonts w:cs="Times New Roman"/>
          <w:iCs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e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w:bookmarkStart w:id="542" w:name="_Hlk74995608"/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w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w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w</m:t>
                    </m:r>
                  </m:sub>
                </m:sSub>
              </m:e>
            </m:rad>
            <w:bookmarkStart w:id="543" w:name="_Hlk76659876"/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o</m:t>
                </m:r>
              </m:sub>
            </m:sSub>
            <w:bookmarkEnd w:id="542"/>
            <w:bookmarkEnd w:id="543"/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w:bookmarkStart w:id="544" w:name="_Hlk74995684"/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ρ</m:t>
                    </m:r>
                    <w:bookmarkEnd w:id="544"/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Si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Si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Si</m:t>
                    </m:r>
                  </m:sub>
                </m:sSub>
              </m:e>
            </m:rad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p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w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w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w</m:t>
                    </m:r>
                  </m:sub>
                </m:sSub>
              </m:e>
            </m:rad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Si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Si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Si</m:t>
                    </m:r>
                  </m:sub>
                </m:sSub>
              </m:e>
            </m:rad>
          </m:den>
        </m:f>
      </m:oMath>
      <w:r w:rsidR="00C43C1E" w:rsidRPr="00C43C1E">
        <w:rPr>
          <w:rFonts w:cs="Times New Roman"/>
          <w:iCs/>
          <w:kern w:val="0"/>
          <w:sz w:val="24"/>
          <w:szCs w:val="24"/>
        </w:rPr>
        <w:t xml:space="preserve">   </w:t>
      </w:r>
      <w:r w:rsidR="00456B84">
        <w:rPr>
          <w:rFonts w:cs="Times New Roman"/>
          <w:iCs/>
          <w:kern w:val="0"/>
          <w:sz w:val="24"/>
          <w:szCs w:val="24"/>
        </w:rPr>
        <w:tab/>
      </w:r>
      <w:r w:rsidR="00456B84">
        <w:rPr>
          <w:rFonts w:cs="Times New Roman"/>
          <w:iCs/>
          <w:kern w:val="0"/>
          <w:sz w:val="24"/>
          <w:szCs w:val="24"/>
        </w:rPr>
        <w:tab/>
        <w:t xml:space="preserve">  </w:t>
      </w:r>
      <w:r w:rsidR="00D911DF">
        <w:rPr>
          <w:rFonts w:cs="Times New Roman"/>
          <w:iCs/>
          <w:kern w:val="0"/>
          <w:sz w:val="24"/>
          <w:szCs w:val="24"/>
        </w:rPr>
        <w:tab/>
      </w:r>
      <w:r w:rsidR="00D911DF">
        <w:rPr>
          <w:rFonts w:cs="Times New Roman"/>
          <w:iCs/>
          <w:kern w:val="0"/>
          <w:sz w:val="24"/>
          <w:szCs w:val="24"/>
        </w:rPr>
        <w:tab/>
      </w:r>
      <w:r w:rsidR="00D911DF">
        <w:rPr>
          <w:rFonts w:cs="Times New Roman"/>
          <w:iCs/>
          <w:kern w:val="0"/>
          <w:sz w:val="24"/>
          <w:szCs w:val="24"/>
        </w:rPr>
        <w:tab/>
        <w:t xml:space="preserve"> </w:t>
      </w:r>
      <w:r w:rsidR="00F928E5">
        <w:rPr>
          <w:rFonts w:cs="Times New Roman"/>
          <w:iCs/>
          <w:kern w:val="0"/>
          <w:sz w:val="24"/>
          <w:szCs w:val="24"/>
        </w:rPr>
        <w:tab/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</w:rPr>
        <w:t>(10)</w:t>
      </w:r>
    </w:p>
    <w:p w14:paraId="17488E3C" w14:textId="353C3AFF" w:rsidR="00C43C1E" w:rsidRPr="00C43C1E" w:rsidRDefault="00C43C1E" w:rsidP="00C43C1E">
      <w:pPr>
        <w:spacing w:line="360" w:lineRule="auto"/>
        <w:rPr>
          <w:rFonts w:eastAsia="DengXian" w:cs="Times New Roman"/>
          <w:iCs/>
          <w:sz w:val="24"/>
          <w:szCs w:val="28"/>
        </w:rPr>
      </w:pPr>
      <w:r w:rsidRPr="00C43C1E">
        <w:rPr>
          <w:rFonts w:eastAsia="DengXian" w:cs="Times New Roman"/>
          <w:iCs/>
          <w:sz w:val="24"/>
          <w:szCs w:val="28"/>
        </w:rPr>
        <w:t xml:space="preserve">where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ρ</m:t>
        </m:r>
      </m:oMath>
      <w:r w:rsidRPr="00C43C1E">
        <w:rPr>
          <w:rFonts w:eastAsia="DengXian" w:cs="Times New Roman"/>
          <w:iCs/>
          <w:kern w:val="0"/>
          <w:sz w:val="24"/>
          <w:szCs w:val="24"/>
        </w:rPr>
        <w:t xml:space="preserve">, </w:t>
      </w:r>
      <w:r w:rsidRPr="00C43C1E">
        <w:rPr>
          <w:rFonts w:eastAsia="DengXian" w:cs="Times New Roman"/>
          <w:i/>
          <w:kern w:val="0"/>
          <w:sz w:val="24"/>
          <w:szCs w:val="24"/>
        </w:rPr>
        <w:t>c</w:t>
      </w:r>
      <w:r w:rsidRPr="00C43C1E">
        <w:rPr>
          <w:rFonts w:eastAsia="DengXian" w:cs="Times New Roman"/>
          <w:iCs/>
          <w:kern w:val="0"/>
          <w:sz w:val="24"/>
          <w:szCs w:val="24"/>
        </w:rPr>
        <w:t xml:space="preserve"> and </w:t>
      </w:r>
      <w:r w:rsidRPr="00C43C1E">
        <w:rPr>
          <w:rFonts w:eastAsia="DengXian" w:cs="Times New Roman"/>
          <w:i/>
          <w:kern w:val="0"/>
          <w:sz w:val="24"/>
          <w:szCs w:val="24"/>
        </w:rPr>
        <w:t>k</w:t>
      </w:r>
      <w:r w:rsidRPr="00C43C1E">
        <w:rPr>
          <w:rFonts w:eastAsia="DengXian" w:cs="Times New Roman"/>
          <w:iCs/>
          <w:kern w:val="0"/>
          <w:sz w:val="24"/>
          <w:szCs w:val="24"/>
        </w:rPr>
        <w:t xml:space="preserve"> are the density, specific heat and thermal conductivity of water </w:t>
      </w:r>
      <w:r w:rsidR="00C109B7">
        <w:rPr>
          <w:rFonts w:eastAsia="DengXian" w:cs="Times New Roman"/>
          <w:iCs/>
          <w:kern w:val="0"/>
          <w:sz w:val="24"/>
          <w:szCs w:val="24"/>
        </w:rPr>
        <w:t>(</w:t>
      </w:r>
      <w:r w:rsidR="00C32D06">
        <w:rPr>
          <w:rFonts w:eastAsia="DengXian" w:cs="Times New Roman"/>
          <w:iCs/>
          <w:kern w:val="0"/>
          <w:sz w:val="24"/>
          <w:szCs w:val="24"/>
        </w:rPr>
        <w:t>w</w:t>
      </w:r>
      <w:r w:rsidR="00C109B7">
        <w:rPr>
          <w:rFonts w:eastAsia="DengXian" w:cs="Times New Roman"/>
          <w:iCs/>
          <w:kern w:val="0"/>
          <w:sz w:val="24"/>
          <w:szCs w:val="24"/>
        </w:rPr>
        <w:t xml:space="preserve">) </w:t>
      </w:r>
      <w:r w:rsidRPr="00C43C1E">
        <w:rPr>
          <w:rFonts w:eastAsia="DengXian" w:cs="Times New Roman"/>
          <w:iCs/>
          <w:kern w:val="0"/>
          <w:sz w:val="24"/>
          <w:szCs w:val="24"/>
        </w:rPr>
        <w:t>and silicon</w:t>
      </w:r>
      <w:r w:rsidR="00C109B7">
        <w:rPr>
          <w:rFonts w:eastAsia="DengXian" w:cs="Times New Roman"/>
          <w:iCs/>
          <w:kern w:val="0"/>
          <w:sz w:val="24"/>
          <w:szCs w:val="24"/>
        </w:rPr>
        <w:t xml:space="preserve"> (Si)</w:t>
      </w:r>
      <w:r w:rsidRPr="00C43C1E">
        <w:rPr>
          <w:rFonts w:eastAsia="DengXian" w:cs="Times New Roman"/>
          <w:iCs/>
          <w:kern w:val="0"/>
          <w:sz w:val="24"/>
          <w:szCs w:val="24"/>
        </w:rPr>
        <w:t>, respectively</w:t>
      </w:r>
      <w:r w:rsidR="00853F0F">
        <w:rPr>
          <w:rFonts w:eastAsia="DengXian" w:cs="Times New Roman"/>
          <w:iCs/>
          <w:kern w:val="0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o</m:t>
            </m:r>
          </m:sub>
        </m:sSub>
      </m:oMath>
      <w:r w:rsidR="00F007F6">
        <w:rPr>
          <w:rFonts w:eastAsia="DengXian" w:cs="Times New Roman"/>
          <w:iCs/>
          <w:kern w:val="0"/>
          <w:sz w:val="24"/>
          <w:szCs w:val="24"/>
        </w:rPr>
        <w:t xml:space="preserve"> is </w:t>
      </w:r>
      <w:r w:rsidR="00853F0F">
        <w:rPr>
          <w:rFonts w:eastAsia="DengXian" w:cs="Times New Roman"/>
          <w:iCs/>
          <w:kern w:val="0"/>
          <w:sz w:val="24"/>
          <w:szCs w:val="24"/>
        </w:rPr>
        <w:t>the initial temperature of the water droplet</w:t>
      </w:r>
      <w:r w:rsidRPr="00C43C1E">
        <w:rPr>
          <w:rFonts w:eastAsia="DengXian" w:cs="Times New Roman"/>
          <w:iCs/>
          <w:kern w:val="0"/>
          <w:sz w:val="24"/>
          <w:szCs w:val="24"/>
        </w:rPr>
        <w:t xml:space="preserve">. </w:t>
      </w:r>
    </w:p>
    <w:p w14:paraId="09D22D1D" w14:textId="3CED18FE" w:rsidR="008A7612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To </w:t>
      </w:r>
      <w:ins w:id="545" w:author="Cheng, Jiangtao" w:date="2021-07-18T17:49:00Z">
        <w:r w:rsidR="00A646DF">
          <w:rPr>
            <w:rFonts w:cs="Times New Roman"/>
            <w:iCs/>
            <w:kern w:val="0"/>
            <w:sz w:val="24"/>
            <w:szCs w:val="24"/>
            <w:lang w:eastAsia="en-US"/>
          </w:rPr>
          <w:t>estimate</w:t>
        </w:r>
      </w:ins>
      <w:del w:id="546" w:author="Cheng, Jiangtao" w:date="2021-07-18T17:49:00Z">
        <w:r w:rsidRPr="00C43C1E" w:rsidDel="00A646DF">
          <w:rPr>
            <w:rFonts w:cs="Times New Roman"/>
            <w:iCs/>
            <w:kern w:val="0"/>
            <w:sz w:val="24"/>
            <w:szCs w:val="24"/>
            <w:lang w:eastAsia="en-US"/>
          </w:rPr>
          <w:delText>study</w:delText>
        </w:r>
      </w:del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the temperature distribution near the liquid-solid interface, </w:t>
      </w:r>
      <w:r w:rsidRPr="00C32D06">
        <w:rPr>
          <w:rFonts w:cs="Times New Roman"/>
          <w:i/>
          <w:kern w:val="0"/>
          <w:sz w:val="24"/>
          <w:szCs w:val="24"/>
          <w:lang w:eastAsia="en-US"/>
        </w:rPr>
        <w:t>i.e.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, </w:t>
      </w:r>
      <w:ins w:id="547" w:author="Cheng, Jiangtao" w:date="2021-07-18T17:49:00Z">
        <w:r w:rsidR="00A646DF">
          <w:rPr>
            <w:rFonts w:cs="Times New Roman"/>
            <w:iCs/>
            <w:kern w:val="0"/>
            <w:sz w:val="24"/>
            <w:szCs w:val="24"/>
            <w:lang w:eastAsia="en-US"/>
          </w:rPr>
          <w:t xml:space="preserve">at </w:t>
        </w:r>
      </w:ins>
      <w:r w:rsidRPr="00C43C1E">
        <w:rPr>
          <w:rFonts w:cs="Times New Roman"/>
          <w:iCs/>
          <w:kern w:val="0"/>
          <w:sz w:val="24"/>
          <w:szCs w:val="24"/>
          <w:lang w:eastAsia="en-US"/>
        </w:rPr>
        <w:t>the t</w:t>
      </w:r>
      <w:ins w:id="548" w:author="Cheng, Jiangtao" w:date="2021-07-18T17:49:00Z">
        <w:r w:rsidR="00A646DF">
          <w:rPr>
            <w:rFonts w:cs="Times New Roman"/>
            <w:iCs/>
            <w:kern w:val="0"/>
            <w:sz w:val="24"/>
            <w:szCs w:val="24"/>
            <w:lang w:eastAsia="en-US"/>
          </w:rPr>
          <w:t>ip</w:t>
        </w:r>
      </w:ins>
      <w:del w:id="549" w:author="Cheng, Jiangtao" w:date="2021-07-18T17:49:00Z">
        <w:r w:rsidRPr="00C43C1E" w:rsidDel="00A646DF">
          <w:rPr>
            <w:rFonts w:cs="Times New Roman"/>
            <w:iCs/>
            <w:kern w:val="0"/>
            <w:sz w:val="24"/>
            <w:szCs w:val="24"/>
            <w:lang w:eastAsia="en-US"/>
          </w:rPr>
          <w:delText>op surface</w:delText>
        </w:r>
      </w:del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of </w:t>
      </w:r>
      <w:ins w:id="550" w:author="Cheng, Jiangtao" w:date="2021-07-18T17:49:00Z">
        <w:r w:rsidR="00A646DF">
          <w:rPr>
            <w:rFonts w:cs="Times New Roman"/>
            <w:iCs/>
            <w:kern w:val="0"/>
            <w:sz w:val="24"/>
            <w:szCs w:val="24"/>
            <w:lang w:eastAsia="en-US"/>
          </w:rPr>
          <w:t xml:space="preserve">the </w:t>
        </w:r>
      </w:ins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micropillar </w:t>
      </w:r>
      <w:ins w:id="551" w:author="Cheng, Jiangtao" w:date="2021-07-18T17:50:00Z">
        <w:r w:rsidR="00A646DF">
          <w:rPr>
            <w:rFonts w:cs="Times New Roman"/>
            <w:iCs/>
            <w:kern w:val="0"/>
            <w:sz w:val="24"/>
            <w:szCs w:val="24"/>
            <w:lang w:eastAsia="en-US"/>
          </w:rPr>
          <w:t xml:space="preserve">in </w:t>
        </w:r>
      </w:ins>
      <w:r w:rsidR="007F6719">
        <w:rPr>
          <w:rFonts w:cs="Times New Roman"/>
          <w:iCs/>
          <w:kern w:val="0"/>
          <w:sz w:val="24"/>
          <w:szCs w:val="24"/>
          <w:lang w:eastAsia="en-US"/>
        </w:rPr>
        <w:t>contact</w:t>
      </w:r>
      <w:del w:id="552" w:author="Cheng, Jiangtao" w:date="2021-07-18T17:50:00Z">
        <w:r w:rsidR="007F6719" w:rsidDel="00A646DF">
          <w:rPr>
            <w:rFonts w:cs="Times New Roman"/>
            <w:iCs/>
            <w:kern w:val="0"/>
            <w:sz w:val="24"/>
            <w:szCs w:val="24"/>
            <w:lang w:eastAsia="en-US"/>
          </w:rPr>
          <w:delText>ing</w:delText>
        </w:r>
      </w:del>
      <w:r w:rsidR="007F6719">
        <w:rPr>
          <w:rFonts w:cs="Times New Roman"/>
          <w:iCs/>
          <w:kern w:val="0"/>
          <w:sz w:val="24"/>
          <w:szCs w:val="24"/>
          <w:lang w:eastAsia="en-US"/>
        </w:rPr>
        <w:t xml:space="preserve"> with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the droplet</w:t>
      </w:r>
      <w:r w:rsidR="005C0ADF">
        <w:rPr>
          <w:rFonts w:cs="Times New Roman"/>
          <w:iCs/>
          <w:kern w:val="0"/>
          <w:sz w:val="24"/>
          <w:szCs w:val="24"/>
          <w:lang w:eastAsia="en-US"/>
        </w:rPr>
        <w:t xml:space="preserve"> base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, a thin water layer with a thickness of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</m:t>
            </m:r>
          </m:sub>
        </m:sSub>
      </m:oMath>
      <w:r w:rsidR="008A7612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in a unit cell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lastRenderedPageBreak/>
        <w:t xml:space="preserve">(Fig. </w:t>
      </w:r>
      <w:r w:rsidR="00792C98">
        <w:rPr>
          <w:rFonts w:cs="Times New Roman"/>
          <w:iCs/>
          <w:kern w:val="0"/>
          <w:sz w:val="24"/>
          <w:szCs w:val="24"/>
          <w:lang w:eastAsia="en-US"/>
        </w:rPr>
        <w:t>3</w:t>
      </w:r>
      <w:ins w:id="553" w:author="Cheng, Jiangtao" w:date="2021-07-18T17:50:00Z">
        <w:r w:rsidR="00A646DF">
          <w:rPr>
            <w:rFonts w:cs="Times New Roman"/>
            <w:iCs/>
            <w:kern w:val="0"/>
            <w:sz w:val="24"/>
            <w:szCs w:val="24"/>
            <w:lang w:eastAsia="en-US"/>
          </w:rPr>
          <w:t>b</w:t>
        </w:r>
      </w:ins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) </w:t>
      </w:r>
      <w:r w:rsidR="005C0ADF">
        <w:rPr>
          <w:rFonts w:cs="Times New Roman"/>
          <w:iCs/>
          <w:kern w:val="0"/>
          <w:sz w:val="24"/>
          <w:szCs w:val="24"/>
          <w:lang w:eastAsia="en-US"/>
        </w:rPr>
        <w:t>is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considered. </w:t>
      </w:r>
      <w:r w:rsidR="005906FA">
        <w:rPr>
          <w:rFonts w:cs="Times New Roman"/>
          <w:iCs/>
          <w:kern w:val="0"/>
          <w:sz w:val="24"/>
          <w:szCs w:val="24"/>
          <w:lang w:eastAsia="en-US"/>
        </w:rPr>
        <w:t>Assuming convection heat transfer is secondary in this water film</w:t>
      </w:r>
      <w:r w:rsidR="00A30F35">
        <w:rPr>
          <w:rFonts w:cs="Times New Roman"/>
          <w:iCs/>
          <w:kern w:val="0"/>
          <w:sz w:val="24"/>
          <w:szCs w:val="24"/>
          <w:lang w:eastAsia="en-US"/>
        </w:rPr>
        <w:fldChar w:fldCharType="begin"/>
      </w:r>
      <w:r w:rsidR="00D07192">
        <w:rPr>
          <w:rFonts w:cs="Times New Roman"/>
          <w:iCs/>
          <w:kern w:val="0"/>
          <w:sz w:val="24"/>
          <w:szCs w:val="24"/>
          <w:lang w:eastAsia="en-US"/>
        </w:rPr>
        <w:instrText xml:space="preserve"> ADDIN EN.CITE &lt;EndNote&gt;&lt;Cite&gt;&lt;Author&gt;Dash&lt;/Author&gt;&lt;Year&gt;2014&lt;/Year&gt;&lt;RecNum&gt;321&lt;/RecNum&gt;&lt;DisplayText&gt;[37]&lt;/DisplayText&gt;&lt;record&gt;&lt;rec-number&gt;321&lt;/rec-number&gt;&lt;foreign-keys&gt;&lt;key app="EN" db-id="dzwapvwscfr509edaz9xzdtgzvpvrvftxers" timestamp="1625626962"&gt;321&lt;/key&gt;&lt;/foreign-keys&gt;&lt;ref-type name="Journal Article"&gt;17&lt;/ref-type&gt;&lt;contributors&gt;&lt;authors&gt;&lt;author&gt;S. Dash&lt;/author&gt;&lt;author&gt;S. V. Garimella&lt;/author&gt;&lt;/authors&gt;&lt;/contributors&gt;&lt;titles&gt;&lt;title&gt;Droplet evaporation on heated hydrophobic and superhydrophobic surfaces&lt;/title&gt;&lt;secondary-title&gt;Phys Rev E&lt;/secondary-title&gt;&lt;/titles&gt;&lt;periodical&gt;&lt;full-title&gt;Phys Rev E&lt;/full-title&gt;&lt;/periodical&gt;&lt;pages&gt;042402&lt;/pages&gt;&lt;volume&gt;89&lt;/volume&gt;&lt;dates&gt;&lt;year&gt;2014&lt;/year&gt;&lt;/dates&gt;&lt;urls&gt;&lt;/urls&gt;&lt;/record&gt;&lt;/Cite&gt;&lt;/EndNote&gt;</w:instrText>
      </w:r>
      <w:r w:rsidR="00A30F35">
        <w:rPr>
          <w:rFonts w:cs="Times New Roman"/>
          <w:iCs/>
          <w:kern w:val="0"/>
          <w:sz w:val="24"/>
          <w:szCs w:val="24"/>
          <w:lang w:eastAsia="en-US"/>
        </w:rPr>
        <w:fldChar w:fldCharType="separate"/>
      </w:r>
      <w:r w:rsidR="00D07192">
        <w:rPr>
          <w:rFonts w:cs="Times New Roman"/>
          <w:iCs/>
          <w:noProof/>
          <w:kern w:val="0"/>
          <w:sz w:val="24"/>
          <w:szCs w:val="24"/>
          <w:lang w:eastAsia="en-US"/>
        </w:rPr>
        <w:t>[</w:t>
      </w:r>
      <w:hyperlink w:anchor="_ENREF_37" w:tooltip="Dash, 2014 #321" w:history="1">
        <w:r w:rsidR="00A52F80">
          <w:rPr>
            <w:rFonts w:cs="Times New Roman"/>
            <w:iCs/>
            <w:noProof/>
            <w:kern w:val="0"/>
            <w:sz w:val="24"/>
            <w:szCs w:val="24"/>
            <w:lang w:eastAsia="en-US"/>
          </w:rPr>
          <w:t>37</w:t>
        </w:r>
      </w:hyperlink>
      <w:r w:rsidR="00D07192">
        <w:rPr>
          <w:rFonts w:cs="Times New Roman"/>
          <w:iCs/>
          <w:noProof/>
          <w:kern w:val="0"/>
          <w:sz w:val="24"/>
          <w:szCs w:val="24"/>
          <w:lang w:eastAsia="en-US"/>
        </w:rPr>
        <w:t>]</w:t>
      </w:r>
      <w:r w:rsidR="00A30F35">
        <w:rPr>
          <w:rFonts w:cs="Times New Roman"/>
          <w:iCs/>
          <w:kern w:val="0"/>
          <w:sz w:val="24"/>
          <w:szCs w:val="24"/>
          <w:lang w:eastAsia="en-US"/>
        </w:rPr>
        <w:fldChar w:fldCharType="end"/>
      </w:r>
      <w:r w:rsidR="005906FA">
        <w:rPr>
          <w:rFonts w:cs="Times New Roman"/>
          <w:iCs/>
          <w:kern w:val="0"/>
          <w:sz w:val="24"/>
          <w:szCs w:val="24"/>
          <w:lang w:eastAsia="en-US"/>
        </w:rPr>
        <w:t>, t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he conductive heat transfer equation </w:t>
      </w:r>
      <w:r w:rsidR="005906FA">
        <w:rPr>
          <w:rFonts w:cs="Times New Roman"/>
          <w:iCs/>
          <w:kern w:val="0"/>
          <w:sz w:val="24"/>
          <w:szCs w:val="24"/>
          <w:lang w:eastAsia="en-US"/>
        </w:rPr>
        <w:t>therein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is:</w:t>
      </w:r>
    </w:p>
    <w:p w14:paraId="7531786B" w14:textId="57D75134" w:rsidR="00C43C1E" w:rsidRPr="00C43C1E" w:rsidRDefault="00E33FAE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1710"/>
        <w:jc w:val="right"/>
        <w:rPr>
          <w:rFonts w:cs="Times New Roman"/>
          <w:iCs/>
          <w:kern w:val="0"/>
          <w:sz w:val="24"/>
          <w:szCs w:val="24"/>
          <w:lang w:eastAsia="en-US"/>
        </w:rPr>
        <w:pPrChange w:id="554" w:author="Cheng, Jiangtao" w:date="2021-07-18T11:38:00Z">
          <w:pPr>
            <w:widowControl/>
            <w:suppressAutoHyphens/>
            <w:overflowPunct w:val="0"/>
            <w:autoSpaceDE w:val="0"/>
            <w:autoSpaceDN w:val="0"/>
            <w:adjustRightInd w:val="0"/>
            <w:spacing w:line="360" w:lineRule="auto"/>
            <w:ind w:firstLine="4050"/>
            <w:jc w:val="right"/>
          </w:pPr>
        </w:pPrChange>
      </w:pPr>
      <m:oMath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 xml:space="preserve"> 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∂r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1</m:t>
            </m:r>
          </m:num>
          <m:den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 xml:space="preserve"> </m:t>
                </m:r>
              </m:sub>
            </m:sSub>
          </m:num>
          <m:den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∂r</m:t>
            </m:r>
          </m:den>
        </m:f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 xml:space="preserve"> 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∂z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=0</m:t>
        </m:r>
      </m:oMath>
      <w:r w:rsidR="00C43C1E" w:rsidRPr="00C43C1E">
        <w:rPr>
          <w:rFonts w:cs="Times New Roman"/>
          <w:i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/>
          <w:iCs/>
          <w:kern w:val="0"/>
          <w:sz w:val="24"/>
          <w:szCs w:val="24"/>
          <w:lang w:eastAsia="en-US"/>
        </w:rPr>
        <w:tab/>
      </w:r>
      <w:ins w:id="555" w:author="Cheng, Jiangtao" w:date="2021-07-18T11:38:00Z">
        <w:r w:rsidR="00D367F5">
          <w:rPr>
            <w:rFonts w:cs="Times New Roman"/>
            <w:i/>
            <w:iCs/>
            <w:kern w:val="0"/>
            <w:sz w:val="24"/>
            <w:szCs w:val="24"/>
            <w:lang w:eastAsia="en-US"/>
          </w:rPr>
          <w:t xml:space="preserve">   </w:t>
        </w:r>
      </w:ins>
      <w:r w:rsidR="00C43C1E" w:rsidRPr="00C43C1E">
        <w:rPr>
          <w:rFonts w:cs="Times New Roman"/>
          <w:i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/>
          <w:iCs/>
          <w:kern w:val="0"/>
          <w:sz w:val="24"/>
          <w:szCs w:val="24"/>
          <w:lang w:eastAsia="en-US"/>
        </w:rPr>
        <w:tab/>
        <w:t xml:space="preserve">    </w:t>
      </w:r>
      <w:r w:rsidR="008A7612">
        <w:rPr>
          <w:rFonts w:cs="Times New Roman"/>
          <w:kern w:val="0"/>
          <w:sz w:val="24"/>
          <w:szCs w:val="24"/>
          <w:lang w:eastAsia="en-US"/>
        </w:rPr>
        <w:tab/>
        <w:t xml:space="preserve"> </w:t>
      </w:r>
      <w:r w:rsidR="004E0533">
        <w:rPr>
          <w:rFonts w:cs="Times New Roman"/>
          <w:kern w:val="0"/>
          <w:sz w:val="24"/>
          <w:szCs w:val="24"/>
          <w:lang w:eastAsia="en-US"/>
        </w:rPr>
        <w:t xml:space="preserve">     </w:t>
      </w:r>
      <w:r w:rsidR="008A7612">
        <w:rPr>
          <w:rFonts w:cs="Times New Roman"/>
          <w:kern w:val="0"/>
          <w:sz w:val="24"/>
          <w:szCs w:val="24"/>
          <w:lang w:eastAsia="en-US"/>
        </w:rPr>
        <w:t xml:space="preserve"> </w:t>
      </w:r>
      <w:r w:rsidR="00D911DF">
        <w:rPr>
          <w:rFonts w:cs="Times New Roman"/>
          <w:kern w:val="0"/>
          <w:sz w:val="24"/>
          <w:szCs w:val="24"/>
          <w:lang w:eastAsia="en-US"/>
        </w:rPr>
        <w:tab/>
      </w:r>
      <w:r w:rsidR="00F928E5">
        <w:rPr>
          <w:rFonts w:cs="Times New Roman"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(11)</w:t>
      </w:r>
    </w:p>
    <w:p w14:paraId="65C039A3" w14:textId="6A699915" w:rsidR="008A7612" w:rsidRDefault="00C43C1E" w:rsidP="00C32D06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Due to the </w:t>
      </w:r>
      <w:r w:rsidR="005906FA">
        <w:rPr>
          <w:rFonts w:cs="Times New Roman"/>
          <w:iCs/>
          <w:kern w:val="0"/>
          <w:sz w:val="24"/>
          <w:szCs w:val="24"/>
          <w:lang w:eastAsia="en-US"/>
        </w:rPr>
        <w:t xml:space="preserve">relatively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small size of the micropillar, the heat flux across the liquid-solid interface and </w:t>
      </w:r>
      <w:ins w:id="556" w:author="Cheng, Jiangtao" w:date="2021-07-18T17:52:00Z">
        <w:r w:rsidR="00955E45">
          <w:rPr>
            <w:rFonts w:cs="Times New Roman"/>
            <w:iCs/>
            <w:kern w:val="0"/>
            <w:sz w:val="24"/>
            <w:szCs w:val="24"/>
            <w:lang w:eastAsia="en-US"/>
          </w:rPr>
          <w:t xml:space="preserve">the </w:t>
        </w:r>
      </w:ins>
      <w:r w:rsidRPr="00C43C1E">
        <w:rPr>
          <w:rFonts w:cs="Times New Roman"/>
          <w:iCs/>
          <w:kern w:val="0"/>
          <w:sz w:val="24"/>
          <w:szCs w:val="24"/>
          <w:lang w:eastAsia="en-US"/>
        </w:rPr>
        <w:t>liquid-vapor interface in a unit cell could be assumed as uniform. As a result, we have the first boundary condition:</w:t>
      </w:r>
    </w:p>
    <w:p w14:paraId="530862C1" w14:textId="331F964A" w:rsidR="00C43C1E" w:rsidRPr="00C43C1E" w:rsidRDefault="00E33FAE" w:rsidP="00B63FA2">
      <w:pPr>
        <w:widowControl/>
        <w:suppressAutoHyphens/>
        <w:overflowPunct w:val="0"/>
        <w:autoSpaceDE w:val="0"/>
        <w:autoSpaceDN w:val="0"/>
        <w:adjustRightInd w:val="0"/>
        <w:spacing w:after="60" w:line="360" w:lineRule="auto"/>
        <w:ind w:firstLine="2790"/>
        <w:jc w:val="right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</m:t>
            </m:r>
          </m:sub>
        </m:sSub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 xml:space="preserve"> </m:t>
                </m:r>
              </m:sub>
            </m:sSub>
          </m:num>
          <m:den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∂z</m:t>
            </m:r>
          </m:den>
        </m:f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kern w:val="14"/>
                        <w:sz w:val="24"/>
                        <w:szCs w:val="24"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kern w:val="14"/>
                            <w:sz w:val="24"/>
                            <w:szCs w:val="24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  <w:lang w:eastAsia="en-US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kern w:val="14"/>
                            <w:sz w:val="24"/>
                            <w:szCs w:val="24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                 0&lt;r&lt;a;    z=0</m:t>
                </m:r>
              </m:e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kern w:val="14"/>
                        <w:sz w:val="24"/>
                        <w:szCs w:val="24"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kern w:val="14"/>
                            <w:sz w:val="24"/>
                            <w:szCs w:val="24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  <w:lang w:eastAsia="en-US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kern w:val="14"/>
                            <w:sz w:val="24"/>
                            <w:szCs w:val="24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  <w:lang w:eastAsia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kern w:val="14"/>
                            <w:sz w:val="24"/>
                            <w:szCs w:val="24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  <w:lang w:eastAsia="en-US"/>
                      </w:rPr>
                      <m:t>)</m:t>
                    </m:r>
                  </m:den>
                </m:f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     a&lt;r&lt;b;    z=0</m:t>
                </m:r>
              </m:e>
            </m:eqArr>
          </m:e>
        </m:d>
      </m:oMath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    </w:t>
      </w:r>
      <w:r w:rsidR="008A7612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D911DF">
        <w:rPr>
          <w:rFonts w:cs="Times New Roman"/>
          <w:iCs/>
          <w:kern w:val="0"/>
          <w:sz w:val="24"/>
          <w:szCs w:val="24"/>
          <w:lang w:eastAsia="en-US"/>
        </w:rPr>
        <w:t xml:space="preserve">  </w:t>
      </w:r>
      <w:r w:rsidR="00D911DF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</w:t>
      </w:r>
      <w:r w:rsidR="00F928E5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4D5776">
        <w:rPr>
          <w:rFonts w:cs="Times New Roman"/>
          <w:iCs/>
          <w:kern w:val="0"/>
          <w:sz w:val="24"/>
          <w:szCs w:val="24"/>
          <w:lang w:eastAsia="en-US"/>
        </w:rPr>
        <w:t xml:space="preserve">            </w:t>
      </w:r>
      <w:r w:rsidR="00F928E5">
        <w:rPr>
          <w:rFonts w:cs="Times New Roman"/>
          <w:iCs/>
          <w:kern w:val="0"/>
          <w:sz w:val="24"/>
          <w:szCs w:val="24"/>
          <w:lang w:eastAsia="en-US"/>
        </w:rPr>
        <w:t xml:space="preserve"> 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(12)</w:t>
      </w:r>
    </w:p>
    <w:p w14:paraId="03C15863" w14:textId="73D5DEF9" w:rsidR="00C43C1E" w:rsidRPr="00C43C1E" w:rsidRDefault="00C43C1E" w:rsidP="00C43C1E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k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</m:t>
            </m:r>
          </m:sub>
        </m:sSub>
      </m:oMath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is the thermal conductivity of water,</w:t>
      </w:r>
      <w:r w:rsidRPr="008A7612">
        <w:rPr>
          <w:rFonts w:cs="Times New Roman"/>
          <w:i/>
          <w:kern w:val="0"/>
          <w:sz w:val="24"/>
          <w:szCs w:val="24"/>
          <w:lang w:eastAsia="en-US"/>
        </w:rPr>
        <w:t xml:space="preserve"> </w:t>
      </w:r>
      <w:r w:rsidR="008A7612" w:rsidRPr="008A7612">
        <w:rPr>
          <w:rFonts w:cs="Times New Roman"/>
          <w:i/>
          <w:kern w:val="0"/>
          <w:sz w:val="24"/>
          <w:szCs w:val="24"/>
          <w:lang w:eastAsia="en-US"/>
        </w:rPr>
        <w:t>a</w:t>
      </w:r>
      <w:r w:rsidR="008A7612" w:rsidRPr="008A7612">
        <w:rPr>
          <w:rFonts w:cs="Times New Roman"/>
          <w:iCs/>
          <w:kern w:val="0"/>
          <w:sz w:val="24"/>
          <w:szCs w:val="24"/>
          <w:lang w:eastAsia="en-US"/>
        </w:rPr>
        <w:t xml:space="preserve"> is the radius of the micropillar</w:t>
      </w:r>
      <w:ins w:id="557" w:author="Cheng, Jiangtao" w:date="2021-07-18T17:54:00Z">
        <w:r w:rsidR="00F1319F">
          <w:rPr>
            <w:rFonts w:cs="Times New Roman"/>
            <w:iCs/>
            <w:kern w:val="0"/>
            <w:sz w:val="24"/>
            <w:szCs w:val="24"/>
            <w:lang w:eastAsia="en-US"/>
          </w:rPr>
          <w:t>,</w:t>
        </w:r>
      </w:ins>
      <w:r w:rsidR="008A7612" w:rsidRPr="008A7612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del w:id="558" w:author="Cheng, Jiangtao" w:date="2021-07-18T17:54:00Z">
        <w:r w:rsidR="008A7612" w:rsidRPr="008A7612" w:rsidDel="00F1319F">
          <w:rPr>
            <w:rFonts w:cs="Times New Roman"/>
            <w:iCs/>
            <w:kern w:val="0"/>
            <w:sz w:val="24"/>
            <w:szCs w:val="24"/>
            <w:lang w:eastAsia="en-US"/>
          </w:rPr>
          <w:delText xml:space="preserve">and </w:delText>
        </w:r>
      </w:del>
      <w:r w:rsidR="008A7612" w:rsidRPr="008A7612">
        <w:rPr>
          <w:rFonts w:cs="Times New Roman"/>
          <w:i/>
          <w:kern w:val="0"/>
          <w:sz w:val="24"/>
          <w:szCs w:val="24"/>
          <w:lang w:eastAsia="en-US"/>
        </w:rPr>
        <w:t>b</w:t>
      </w:r>
      <w:r w:rsidR="008A7612" w:rsidRPr="008A7612">
        <w:rPr>
          <w:rFonts w:cs="Times New Roman"/>
          <w:iCs/>
          <w:kern w:val="0"/>
          <w:sz w:val="24"/>
          <w:szCs w:val="24"/>
          <w:lang w:eastAsia="en-US"/>
        </w:rPr>
        <w:t xml:space="preserve"> is the radius of one unit cell</w:t>
      </w:r>
      <w:r w:rsidR="00B86B78">
        <w:rPr>
          <w:rFonts w:cs="Times New Roman"/>
          <w:iCs/>
          <w:kern w:val="0"/>
          <w:sz w:val="24"/>
          <w:szCs w:val="24"/>
          <w:lang w:eastAsia="en-US"/>
        </w:rPr>
        <w:fldChar w:fldCharType="begin"/>
      </w:r>
      <w:r w:rsidR="00D07192">
        <w:rPr>
          <w:rFonts w:cs="Times New Roman"/>
          <w:iCs/>
          <w:kern w:val="0"/>
          <w:sz w:val="24"/>
          <w:szCs w:val="24"/>
          <w:lang w:eastAsia="en-US"/>
        </w:rPr>
        <w:instrText xml:space="preserve"> ADDIN EN.CITE &lt;EndNote&gt;&lt;Cite&gt;&lt;Author&gt;Seri Lee&lt;/Author&gt;&lt;Year&gt;1995&lt;/Year&gt;&lt;RecNum&gt;43&lt;/RecNum&gt;&lt;DisplayText&gt;[51]&lt;/DisplayText&gt;&lt;record&gt;&lt;rec-number&gt;43&lt;/rec-number&gt;&lt;foreign-keys&gt;&lt;key app="EN" db-id="dzwapvwscfr509edaz9xzdtgzvpvrvftxers" timestamp="1624807916"&gt;43&lt;/key&gt;&lt;/foreign-keys&gt;&lt;ref-type name="Conference Paper"&gt;47&lt;/ref-type&gt;&lt;contributors&gt;&lt;authors&gt;&lt;author&gt;Seri Lee,  &lt;/author&gt;&lt;author&gt;Seaho Song, &lt;/author&gt;&lt;author&gt;Van Au, &lt;/author&gt;&lt;author&gt;Kevin P. Moran&lt;/author&gt;&lt;/authors&gt;&lt;/contributors&gt;&lt;titles&gt;&lt;title&gt;Constriction Spreading resistance model for electroics packing&lt;/title&gt;&lt;secondary-title&gt;ASME/JSME Thermal Engineering Conference&lt;/secondary-title&gt;&lt;/titles&gt;&lt;volume&gt;4&lt;/volume&gt;&lt;dates&gt;&lt;year&gt;1995&lt;/year&gt;&lt;/dates&gt;&lt;urls&gt;&lt;/urls&gt;&lt;/record&gt;&lt;/Cite&gt;&lt;/EndNote&gt;</w:instrText>
      </w:r>
      <w:r w:rsidR="00B86B78">
        <w:rPr>
          <w:rFonts w:cs="Times New Roman"/>
          <w:iCs/>
          <w:kern w:val="0"/>
          <w:sz w:val="24"/>
          <w:szCs w:val="24"/>
          <w:lang w:eastAsia="en-US"/>
        </w:rPr>
        <w:fldChar w:fldCharType="separate"/>
      </w:r>
      <w:r w:rsidR="00D07192">
        <w:rPr>
          <w:rFonts w:cs="Times New Roman"/>
          <w:iCs/>
          <w:noProof/>
          <w:kern w:val="0"/>
          <w:sz w:val="24"/>
          <w:szCs w:val="24"/>
          <w:lang w:eastAsia="en-US"/>
        </w:rPr>
        <w:t>[</w:t>
      </w:r>
      <w:hyperlink w:anchor="_ENREF_51" w:tooltip="Seri Lee, 1995 #43" w:history="1">
        <w:r w:rsidR="00A52F80">
          <w:rPr>
            <w:rFonts w:cs="Times New Roman"/>
            <w:iCs/>
            <w:noProof/>
            <w:kern w:val="0"/>
            <w:sz w:val="24"/>
            <w:szCs w:val="24"/>
            <w:lang w:eastAsia="en-US"/>
          </w:rPr>
          <w:t>51</w:t>
        </w:r>
      </w:hyperlink>
      <w:r w:rsidR="00D07192">
        <w:rPr>
          <w:rFonts w:cs="Times New Roman"/>
          <w:iCs/>
          <w:noProof/>
          <w:kern w:val="0"/>
          <w:sz w:val="24"/>
          <w:szCs w:val="24"/>
          <w:lang w:eastAsia="en-US"/>
        </w:rPr>
        <w:t>]</w:t>
      </w:r>
      <w:r w:rsidR="00B86B78">
        <w:rPr>
          <w:rFonts w:cs="Times New Roman"/>
          <w:iCs/>
          <w:kern w:val="0"/>
          <w:sz w:val="24"/>
          <w:szCs w:val="24"/>
          <w:lang w:eastAsia="en-US"/>
        </w:rPr>
        <w:fldChar w:fldCharType="end"/>
      </w:r>
      <w:r w:rsidR="008A7612" w:rsidRPr="008A7612">
        <w:rPr>
          <w:rFonts w:cs="Times New Roman"/>
          <w:iCs/>
          <w:kern w:val="0"/>
          <w:sz w:val="24"/>
          <w:szCs w:val="24"/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b</m:t>
            </m:r>
          </m:sub>
        </m:sSub>
      </m:oMath>
      <w:r w:rsidR="008A7612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8A7612" w:rsidRPr="008A7612">
        <w:rPr>
          <w:rFonts w:cs="Times New Roman"/>
          <w:iCs/>
          <w:kern w:val="0"/>
          <w:sz w:val="24"/>
          <w:szCs w:val="24"/>
          <w:lang w:eastAsia="en-US"/>
        </w:rPr>
        <w:t xml:space="preserve">is the </w:t>
      </w:r>
      <w:r w:rsidR="000C211A">
        <w:rPr>
          <w:rFonts w:cs="Times New Roman"/>
          <w:iCs/>
          <w:kern w:val="0"/>
          <w:sz w:val="24"/>
          <w:szCs w:val="24"/>
          <w:lang w:eastAsia="en-US"/>
        </w:rPr>
        <w:t>heat transfer</w:t>
      </w:r>
      <w:r w:rsidR="008A7612" w:rsidRPr="008A7612">
        <w:rPr>
          <w:rFonts w:cs="Times New Roman"/>
          <w:iCs/>
          <w:kern w:val="0"/>
          <w:sz w:val="24"/>
          <w:szCs w:val="24"/>
          <w:lang w:eastAsia="en-US"/>
        </w:rPr>
        <w:t xml:space="preserve"> rate from </w:t>
      </w:r>
      <w:ins w:id="559" w:author="Cheng, Jiangtao" w:date="2021-07-18T17:54:00Z">
        <w:r w:rsidR="00F1319F">
          <w:rPr>
            <w:rFonts w:cs="Times New Roman"/>
            <w:iCs/>
            <w:kern w:val="0"/>
            <w:sz w:val="24"/>
            <w:szCs w:val="24"/>
            <w:lang w:eastAsia="en-US"/>
          </w:rPr>
          <w:t xml:space="preserve">the </w:t>
        </w:r>
      </w:ins>
      <w:r w:rsidR="008A7612" w:rsidRPr="008A7612">
        <w:rPr>
          <w:rFonts w:cs="Times New Roman"/>
          <w:iCs/>
          <w:kern w:val="0"/>
          <w:sz w:val="24"/>
          <w:szCs w:val="24"/>
          <w:lang w:eastAsia="en-US"/>
        </w:rPr>
        <w:t>droplet base</w:t>
      </w:r>
      <w:ins w:id="560" w:author="Cheng, Jiangtao" w:date="2021-07-18T17:55:00Z">
        <w:r w:rsidR="00F1319F">
          <w:rPr>
            <w:rFonts w:cs="Times New Roman"/>
            <w:iCs/>
            <w:kern w:val="0"/>
            <w:sz w:val="24"/>
            <w:szCs w:val="24"/>
            <w:lang w:eastAsia="en-US"/>
          </w:rPr>
          <w:t>-vapor interface</w:t>
        </w:r>
      </w:ins>
      <w:del w:id="561" w:author="Cheng, Jiangtao" w:date="2021-07-18T17:54:00Z">
        <w:r w:rsidR="008A7612" w:rsidRPr="008A7612" w:rsidDel="00F1319F">
          <w:rPr>
            <w:rFonts w:cs="Times New Roman"/>
            <w:iCs/>
            <w:kern w:val="0"/>
            <w:sz w:val="24"/>
            <w:szCs w:val="24"/>
            <w:lang w:eastAsia="en-US"/>
          </w:rPr>
          <w:delText xml:space="preserve"> surface</w:delText>
        </w:r>
      </w:del>
      <w:r w:rsidR="008A7612" w:rsidRPr="008A7612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>with</w:t>
      </w:r>
      <w:r w:rsidR="008A7612" w:rsidRPr="008A7612">
        <w:rPr>
          <w:rFonts w:cs="Times New Roman"/>
          <w:iCs/>
          <w:kern w:val="0"/>
          <w:sz w:val="24"/>
          <w:szCs w:val="24"/>
          <w:lang w:eastAsia="en-US"/>
        </w:rPr>
        <w:t xml:space="preserve">in one unit cell as shown in Fig. </w:t>
      </w:r>
      <w:r w:rsidR="00792C98">
        <w:rPr>
          <w:rFonts w:cs="Times New Roman"/>
          <w:iCs/>
          <w:kern w:val="0"/>
          <w:sz w:val="24"/>
          <w:szCs w:val="24"/>
          <w:lang w:eastAsia="en-US"/>
        </w:rPr>
        <w:t>3</w:t>
      </w:r>
      <w:r w:rsidR="008A7612" w:rsidRPr="008A7612">
        <w:rPr>
          <w:rFonts w:cs="Times New Roman"/>
          <w:iCs/>
          <w:kern w:val="0"/>
          <w:sz w:val="24"/>
          <w:szCs w:val="24"/>
          <w:lang w:eastAsia="en-US"/>
        </w:rPr>
        <w:t xml:space="preserve">(b).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</w:p>
    <w:p w14:paraId="60293357" w14:textId="5F45EDEE" w:rsidR="008A7612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Temperature inside the water layer </w:t>
      </w:r>
      <w:r w:rsidR="008A7612">
        <w:rPr>
          <w:rFonts w:cs="Times New Roman"/>
          <w:iCs/>
          <w:kern w:val="0"/>
          <w:sz w:val="24"/>
          <w:szCs w:val="24"/>
          <w:lang w:eastAsia="en-US"/>
        </w:rPr>
        <w:t>is assumed to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become uniform</w:t>
      </w:r>
      <w:r w:rsidR="008A7612">
        <w:rPr>
          <w:rFonts w:cs="Times New Roman"/>
          <w:iCs/>
          <w:kern w:val="0"/>
          <w:sz w:val="24"/>
          <w:szCs w:val="24"/>
          <w:lang w:eastAsia="en-US"/>
        </w:rPr>
        <w:t xml:space="preserve"> soon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. Hence, a uniform temperature boundary could be assumed at </w:t>
      </w:r>
      <m:oMath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z=</m:t>
        </m:r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l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</m:t>
            </m:r>
          </m:sub>
        </m:sSub>
      </m:oMath>
      <w:r w:rsidRPr="00C43C1E">
        <w:rPr>
          <w:rFonts w:cs="Times New Roman"/>
          <w:iCs/>
          <w:kern w:val="0"/>
          <w:sz w:val="24"/>
          <w:szCs w:val="24"/>
          <w:lang w:eastAsia="en-US"/>
        </w:rPr>
        <w:t>:</w:t>
      </w:r>
    </w:p>
    <w:p w14:paraId="65C4407E" w14:textId="4AE78D15" w:rsidR="00C43C1E" w:rsidRPr="00C43C1E" w:rsidRDefault="00E33FAE" w:rsidP="00B63FA2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150"/>
        <w:jc w:val="right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T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 xml:space="preserve"> 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r;z</m:t>
            </m:r>
          </m:e>
        </m:d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T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           0&lt;r&lt;b;     z=</m:t>
        </m:r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vertAlign w:val="subscript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vertAlign w:val="subscript"/>
                <w:lang w:eastAsia="en-US"/>
              </w:rPr>
              <m:t>l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  <w:vertAlign w:val="subscript"/>
                <w:lang w:eastAsia="en-US"/>
              </w:rPr>
              <m:t>w</m:t>
            </m:r>
          </m:sub>
        </m:sSub>
      </m:oMath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   </w:t>
      </w:r>
      <w:r w:rsidR="008A7612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4D5776">
        <w:rPr>
          <w:rFonts w:cs="Times New Roman"/>
          <w:iCs/>
          <w:kern w:val="0"/>
          <w:sz w:val="24"/>
          <w:szCs w:val="24"/>
          <w:lang w:eastAsia="en-US"/>
        </w:rPr>
        <w:t xml:space="preserve">            </w:t>
      </w:r>
      <w:r w:rsidR="00F928E5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(13)</w:t>
      </w:r>
    </w:p>
    <w:p w14:paraId="44AFEAF9" w14:textId="79C6B01E" w:rsidR="008A7612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>Moreover, considering the periodicity of the unit cell</w:t>
      </w:r>
      <w:ins w:id="562" w:author="Cheng, Jiangtao" w:date="2021-07-18T17:57:00Z">
        <w:r w:rsidR="00375ECE">
          <w:rPr>
            <w:rFonts w:cs="Times New Roman"/>
            <w:iCs/>
            <w:kern w:val="0"/>
            <w:sz w:val="24"/>
            <w:szCs w:val="24"/>
            <w:lang w:eastAsia="en-US"/>
          </w:rPr>
          <w:t>s</w:t>
        </w:r>
      </w:ins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, we assume 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 xml:space="preserve">the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>adiabatic</w:t>
      </w:r>
      <w:r w:rsidR="008A7612">
        <w:rPr>
          <w:rFonts w:cs="Times New Roman"/>
          <w:iCs/>
          <w:kern w:val="0"/>
          <w:sz w:val="24"/>
          <w:szCs w:val="24"/>
          <w:lang w:eastAsia="en-US"/>
        </w:rPr>
        <w:t xml:space="preserve"> boundary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>between</w:t>
      </w:r>
      <w:r w:rsidR="008A7612">
        <w:rPr>
          <w:rFonts w:cs="Times New Roman"/>
          <w:iCs/>
          <w:kern w:val="0"/>
          <w:sz w:val="24"/>
          <w:szCs w:val="24"/>
          <w:lang w:eastAsia="en-US"/>
        </w:rPr>
        <w:t xml:space="preserve"> the chosen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unit cell </w:t>
      </w:r>
      <w:r w:rsidR="008A7612">
        <w:rPr>
          <w:rFonts w:cs="Times New Roman"/>
          <w:iCs/>
          <w:kern w:val="0"/>
          <w:sz w:val="24"/>
          <w:szCs w:val="24"/>
          <w:lang w:eastAsia="en-US"/>
        </w:rPr>
        <w:t>and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its neighbor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>ing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cell</w:t>
      </w:r>
      <w:ins w:id="563" w:author="Cheng, Jiangtao" w:date="2021-07-18T17:57:00Z">
        <w:r w:rsidR="00375ECE">
          <w:rPr>
            <w:rFonts w:cs="Times New Roman"/>
            <w:iCs/>
            <w:kern w:val="0"/>
            <w:sz w:val="24"/>
            <w:szCs w:val="24"/>
            <w:lang w:eastAsia="en-US"/>
          </w:rPr>
          <w:t>s</w:t>
        </w:r>
      </w:ins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in</w:t>
      </w:r>
      <w:r w:rsidR="008A7612">
        <w:rPr>
          <w:rFonts w:cs="Times New Roman"/>
          <w:iCs/>
          <w:kern w:val="0"/>
          <w:sz w:val="24"/>
          <w:szCs w:val="24"/>
          <w:lang w:eastAsia="en-US"/>
        </w:rPr>
        <w:t>side the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water layer. Thus, we obtain the adiabatic boundary condition:</w:t>
      </w:r>
      <w:bookmarkStart w:id="564" w:name="_Hlk65069201"/>
    </w:p>
    <w:p w14:paraId="39D9D8A2" w14:textId="6CA81867" w:rsidR="00C43C1E" w:rsidRPr="00C43C1E" w:rsidRDefault="00E33FAE" w:rsidP="00B63FA2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420"/>
        <w:jc w:val="right"/>
        <w:rPr>
          <w:rFonts w:cs="Times New Roman"/>
          <w:iCs/>
          <w:kern w:val="0"/>
          <w:sz w:val="24"/>
          <w:szCs w:val="24"/>
          <w:lang w:eastAsia="en-US"/>
        </w:rPr>
      </w:pPr>
      <m:oMath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∂</m:t>
            </m:r>
            <w:bookmarkStart w:id="565" w:name="_Hlk65013404"/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 xml:space="preserve"> </m:t>
                </m:r>
              </m:sub>
            </m:sSub>
            <w:bookmarkEnd w:id="565"/>
          </m:num>
          <m:den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∂r</m:t>
            </m:r>
          </m:den>
        </m:f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=0              r=b;    0&lt;z&lt;</m:t>
        </m:r>
        <w:bookmarkStart w:id="566" w:name="_Hlk65013540"/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l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</m:t>
            </m:r>
          </m:sub>
        </m:sSub>
      </m:oMath>
      <w:bookmarkEnd w:id="566"/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8A7612">
        <w:rPr>
          <w:rFonts w:cs="Times New Roman"/>
          <w:iCs/>
          <w:kern w:val="0"/>
          <w:sz w:val="24"/>
          <w:szCs w:val="24"/>
          <w:lang w:eastAsia="en-US"/>
        </w:rPr>
        <w:t xml:space="preserve">  </w:t>
      </w:r>
      <w:r w:rsidR="00D911DF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D911DF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D911DF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(14)</w:t>
      </w:r>
      <w:bookmarkEnd w:id="564"/>
    </w:p>
    <w:p w14:paraId="693DBB3C" w14:textId="76658983" w:rsidR="002A6DAC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after="60"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Solving the heat transfer equation Eq. (11) with the three boundary conditions </w:t>
      </w:r>
      <w:proofErr w:type="spellStart"/>
      <w:r w:rsidRPr="00C43C1E">
        <w:rPr>
          <w:rFonts w:cs="Times New Roman"/>
          <w:iCs/>
          <w:kern w:val="0"/>
          <w:sz w:val="24"/>
          <w:szCs w:val="24"/>
          <w:lang w:eastAsia="en-US"/>
        </w:rPr>
        <w:t>Eq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>s</w:t>
      </w:r>
      <w:proofErr w:type="spellEnd"/>
      <w:r w:rsidRPr="00C43C1E">
        <w:rPr>
          <w:rFonts w:cs="Times New Roman"/>
          <w:iCs/>
          <w:kern w:val="0"/>
          <w:sz w:val="24"/>
          <w:szCs w:val="24"/>
          <w:lang w:eastAsia="en-US"/>
        </w:rPr>
        <w:t>. (12)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>-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>(14), we can obtain the temperature distribution inside the water layer as:</w:t>
      </w:r>
    </w:p>
    <w:p w14:paraId="623FD779" w14:textId="5E128896" w:rsidR="00C43C1E" w:rsidRPr="00C43C1E" w:rsidRDefault="00E33FAE" w:rsidP="00B63FA2">
      <w:pPr>
        <w:widowControl/>
        <w:suppressAutoHyphens/>
        <w:overflowPunct w:val="0"/>
        <w:autoSpaceDE w:val="0"/>
        <w:autoSpaceDN w:val="0"/>
        <w:adjustRightInd w:val="0"/>
        <w:spacing w:after="60" w:line="360" w:lineRule="auto"/>
        <w:ind w:firstLine="990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="+mn-ea" w:hAnsi="Cambria Math" w:cs="+mn-cs"/>
            <w:kern w:val="24"/>
            <w:sz w:val="24"/>
            <w:szCs w:val="24"/>
          </w:rPr>
          <m:t>(r,z)</m:t>
        </m:r>
        <m:r>
          <w:rPr>
            <w:rFonts w:ascii="Cambria Math" w:eastAsia="+mn-ea" w:hAnsi="Cambria Math" w:cs="+mn-cs"/>
            <w:kern w:val="24"/>
            <w:sz w:val="24"/>
            <w:szCs w:val="24"/>
          </w:rPr>
          <m:t>=</m:t>
        </m:r>
        <m:sSub>
          <m:sSub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w</m:t>
            </m:r>
          </m:sub>
        </m:sSub>
        <m:r>
          <w:rPr>
            <w:rFonts w:ascii="Cambria Math" w:eastAsia="+mn-ea" w:hAnsi="Cambria Math" w:cs="+mn-cs"/>
            <w:kern w:val="24"/>
            <w:sz w:val="24"/>
            <w:szCs w:val="24"/>
          </w:rPr>
          <m:t>+</m:t>
        </m:r>
        <m:f>
          <m:f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p</m:t>
                </m:r>
              </m:sub>
            </m:sSub>
            <m:d>
              <m:d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-z</m:t>
                </m:r>
              </m:e>
            </m:d>
          </m:num>
          <m:den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π</m:t>
            </m:r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w</m:t>
                </m:r>
              </m:sub>
            </m:sSub>
          </m:den>
        </m:f>
        <m:d>
          <m:d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φ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="+mn-ea" w:hAnsi="Cambria Math" w:cs="+mn-cs"/>
            <w:kern w:val="24"/>
            <w:sz w:val="24"/>
            <w:szCs w:val="24"/>
          </w:rPr>
          <m:t>+</m:t>
        </m:r>
        <m:f>
          <m:f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fPr>
          <m:num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2a</m:t>
            </m:r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p</m:t>
                </m:r>
              </m:sub>
            </m:sSub>
          </m:num>
          <m:den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π</m:t>
            </m:r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w</m:t>
                </m:r>
              </m:sub>
            </m:sSub>
          </m:den>
        </m:f>
        <m:d>
          <m:d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φ</m:t>
                </m:r>
              </m:num>
              <m:den>
                <m:sSup>
                  <m:sSup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  <m:nary>
          <m:naryPr>
            <m:chr m:val="∑"/>
            <m:limLoc m:val="subSup"/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naryPr>
          <m:sub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n=1</m:t>
            </m:r>
          </m:sub>
          <m:sup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∞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b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b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d>
                  </m:fName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/</m:t>
                    </m:r>
                    <m:d>
                      <m:d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+mn-ea" w:hAnsi="Cambria Math" w:cs="+mn-cs"/>
                                    <w:i/>
                                    <w:iCs/>
                                    <w:kern w:val="24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+mn-ea" w:hAnsi="Cambria Math" w:cs="+mn-cs"/>
                                    <w:kern w:val="24"/>
                                    <w:sz w:val="24"/>
                                    <w:szCs w:val="24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+mn-ea" w:hAnsi="Cambria Math" w:cs="+mn-cs"/>
                                    <w:kern w:val="24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</m:e>
            </m:d>
          </m:e>
        </m:nary>
        <m:f>
          <m:f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sinh</m:t>
                </m:r>
              </m:fName>
              <m:e>
                <m:d>
                  <m:d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"/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+mn-ea" w:hAnsi="Cambria Math" w:cs="+mn-cs"/>
                                    <w:i/>
                                    <w:iCs/>
                                    <w:kern w:val="24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+mn-ea" w:hAnsi="Cambria Math" w:cs="+mn-cs"/>
                                    <w:kern w:val="24"/>
                                    <w:sz w:val="24"/>
                                    <w:szCs w:val="24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+mn-ea" w:hAnsi="Cambria Math" w:cs="+mn-cs"/>
                                    <w:kern w:val="24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b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d>
                              <m:dPr>
                                <m:endChr m:val=""/>
                                <m:ctrlPr>
                                  <w:rPr>
                                    <w:rFonts w:ascii="Cambria Math" w:eastAsia="+mn-ea" w:hAnsi="Cambria Math" w:cs="+mn-cs"/>
                                    <w:i/>
                                    <w:iCs/>
                                    <w:kern w:val="24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+mn-ea" w:hAnsi="Cambria Math" w:cs="+mn-cs"/>
                                    <w:kern w:val="24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-z</m:t>
                        </m:r>
                      </m:e>
                    </m:d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cosh</m:t>
                </m:r>
              </m:fName>
              <m:e>
                <m:d>
                  <m:d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b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w</m:t>
                        </m:r>
                      </m:sub>
                    </m:sSub>
                  </m:e>
                </m:d>
              </m:e>
            </m:func>
          </m:den>
        </m:f>
      </m:oMath>
      <w:r w:rsidR="006F139C">
        <w:rPr>
          <w:rFonts w:cs="Times New Roman"/>
          <w:iCs/>
          <w:kern w:val="24"/>
          <w:sz w:val="24"/>
          <w:szCs w:val="24"/>
        </w:rPr>
        <w:t xml:space="preserve"> </w:t>
      </w:r>
      <w:r w:rsidR="00C43C1E" w:rsidRPr="002A6DAC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D911DF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F928E5">
        <w:rPr>
          <w:rFonts w:cs="Times New Roman"/>
          <w:iCs/>
          <w:kern w:val="0"/>
          <w:sz w:val="24"/>
          <w:szCs w:val="24"/>
          <w:lang w:eastAsia="en-US"/>
        </w:rPr>
        <w:t xml:space="preserve">  </w:t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A77832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(15)</w:t>
      </w:r>
    </w:p>
    <w:p w14:paraId="463A1F30" w14:textId="01DE1CB2" w:rsidR="00C43C1E" w:rsidRPr="00C43C1E" w:rsidRDefault="00C43C1E" w:rsidP="00C43C1E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where </w:t>
      </w:r>
      <m:oMath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φ</m:t>
        </m:r>
      </m:oMath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is the evaporation ratio,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167694" w:rsidRPr="00C32D06">
        <w:rPr>
          <w:rFonts w:cs="Times New Roman"/>
          <w:i/>
          <w:kern w:val="0"/>
          <w:sz w:val="24"/>
          <w:szCs w:val="24"/>
          <w:lang w:eastAsia="en-US"/>
        </w:rPr>
        <w:t>i.e.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>,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the heat transfer </w:t>
      </w:r>
      <w:r w:rsidRPr="00C43C1E">
        <w:rPr>
          <w:rFonts w:cs="Times New Roman"/>
          <w:iCs/>
          <w:kern w:val="0"/>
          <w:sz w:val="24"/>
          <w:szCs w:val="24"/>
        </w:rPr>
        <w:t>across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 xml:space="preserve">the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>droplet base</w:t>
      </w:r>
      <w:ins w:id="567" w:author="Cheng, Jiangtao" w:date="2021-07-18T17:58:00Z">
        <w:r w:rsidR="00375ECE">
          <w:rPr>
            <w:rFonts w:cs="Times New Roman"/>
            <w:iCs/>
            <w:kern w:val="0"/>
            <w:sz w:val="24"/>
            <w:szCs w:val="24"/>
            <w:lang w:eastAsia="en-US"/>
          </w:rPr>
          <w:t>-vapor interface</w:t>
        </w:r>
      </w:ins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over 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 xml:space="preserve">the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overall heat transfer from 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 xml:space="preserve">the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substrate to 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 xml:space="preserve">the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>droplet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 xml:space="preserve"> </m:t>
        </m:r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φ</m:t>
        </m:r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b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/q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p</m:t>
            </m:r>
          </m:sub>
        </m:sSub>
      </m:oMath>
      <w:r w:rsidRPr="00C43C1E">
        <w:rPr>
          <w:rFonts w:cs="Times New Roman"/>
          <w:iCs/>
          <w:kern w:val="0"/>
          <w:sz w:val="24"/>
          <w:szCs w:val="24"/>
          <w:lang w:eastAsia="en-US"/>
        </w:rPr>
        <w:t>.</w:t>
      </w:r>
      <w:r w:rsidR="00395F1D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ins w:id="568" w:author="Cheng, Jiangtao" w:date="2021-07-18T17:59:00Z">
        <w:r w:rsidR="00375ECE">
          <w:rPr>
            <w:rFonts w:cs="Times New Roman"/>
            <w:iCs/>
            <w:kern w:val="0"/>
            <w:sz w:val="24"/>
            <w:szCs w:val="24"/>
            <w:lang w:eastAsia="en-US"/>
          </w:rPr>
          <w:t>Here</w:t>
        </w:r>
      </w:ins>
      <w:del w:id="569" w:author="Cheng, Jiangtao" w:date="2021-07-18T17:59:00Z">
        <w:r w:rsidR="00395F1D" w:rsidDel="00375ECE">
          <w:rPr>
            <w:rFonts w:cs="Times New Roman"/>
            <w:iCs/>
            <w:kern w:val="0"/>
            <w:sz w:val="24"/>
            <w:szCs w:val="24"/>
            <w:lang w:eastAsia="en-US"/>
          </w:rPr>
          <w:delText>Also</w:delText>
        </w:r>
      </w:del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0"/>
                <w:sz w:val="24"/>
                <w:szCs w:val="24"/>
                <w:vertAlign w:val="subscript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vertAlign w:val="subscript"/>
                <w:lang w:eastAsia="en-US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  <w:vertAlign w:val="subscript"/>
                <w:lang w:eastAsia="en-US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(x)</m:t>
        </m:r>
      </m:oMath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0"/>
                <w:sz w:val="24"/>
                <w:szCs w:val="24"/>
                <w:vertAlign w:val="subscript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vertAlign w:val="subscript"/>
                <w:lang w:eastAsia="en-US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  <w:vertAlign w:val="subscript"/>
                <w:lang w:eastAsia="en-US"/>
              </w:rPr>
              <m:t>1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(x)</m:t>
        </m:r>
      </m:oMath>
      <w:r w:rsidR="002A6DAC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lastRenderedPageBreak/>
        <w:t>are the first kind Bessel functions with order</w:t>
      </w:r>
      <w:r w:rsidR="00395F1D">
        <w:rPr>
          <w:rFonts w:cs="Times New Roman"/>
          <w:iCs/>
          <w:kern w:val="0"/>
          <w:sz w:val="24"/>
          <w:szCs w:val="24"/>
          <w:lang w:eastAsia="en-US"/>
        </w:rPr>
        <w:t>s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of 0 and 1, respectively,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α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n</m:t>
            </m:r>
          </m:sub>
        </m:sSub>
      </m:oMath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is the n</w:t>
      </w:r>
      <w:r w:rsidR="002A6DAC">
        <w:rPr>
          <w:rFonts w:cs="Times New Roman"/>
          <w:iCs/>
          <w:kern w:val="0"/>
          <w:sz w:val="24"/>
          <w:szCs w:val="24"/>
          <w:vertAlign w:val="superscript"/>
          <w:lang w:eastAsia="en-US"/>
        </w:rPr>
        <w:t>th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root of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0"/>
                <w:sz w:val="24"/>
                <w:szCs w:val="24"/>
                <w:vertAlign w:val="subscript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vertAlign w:val="subscript"/>
                <w:lang w:eastAsia="en-US"/>
              </w:rPr>
              <m:t>J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  <w:vertAlign w:val="subscript"/>
                <w:lang w:eastAsia="en-US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kern w:val="0"/>
                <w:sz w:val="24"/>
                <w:szCs w:val="24"/>
                <w:lang w:eastAsia="en-US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x</m:t>
            </m:r>
          </m:e>
        </m:d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 xml:space="preserve">=0 </m:t>
        </m:r>
      </m:oMath>
      <w:r w:rsidR="00B86B78">
        <w:rPr>
          <w:rFonts w:cs="Times New Roman"/>
          <w:iCs/>
          <w:kern w:val="0"/>
          <w:sz w:val="24"/>
          <w:szCs w:val="24"/>
          <w:lang w:eastAsia="en-US"/>
        </w:rPr>
        <w:fldChar w:fldCharType="begin"/>
      </w:r>
      <w:r w:rsidR="00D07192">
        <w:rPr>
          <w:rFonts w:cs="Times New Roman"/>
          <w:iCs/>
          <w:kern w:val="0"/>
          <w:sz w:val="24"/>
          <w:szCs w:val="24"/>
          <w:lang w:eastAsia="en-US"/>
        </w:rPr>
        <w:instrText xml:space="preserve"> ADDIN EN.CITE &lt;EndNote&gt;&lt;Cite&gt;&lt;Author&gt;Kennedy&lt;/Author&gt;&lt;Year&gt;1960&lt;/Year&gt;&lt;RecNum&gt;244&lt;/RecNum&gt;&lt;DisplayText&gt;[52]&lt;/DisplayText&gt;&lt;record&gt;&lt;rec-number&gt;244&lt;/rec-number&gt;&lt;foreign-keys&gt;&lt;key app="EN" db-id="dzwapvwscfr509edaz9xzdtgzvpvrvftxers" timestamp="1624809997"&gt;244&lt;/key&gt;&lt;/foreign-keys&gt;&lt;ref-type name="Journal Article"&gt;17&lt;/ref-type&gt;&lt;contributors&gt;&lt;authors&gt;&lt;author&gt;Kennedy, David P.&lt;/author&gt;&lt;/authors&gt;&lt;/contributors&gt;&lt;titles&gt;&lt;title&gt;Spreading Resistance in Cylindrical Semiconductor Devices&lt;/title&gt;&lt;secondary-title&gt;Journal of Applied Physics&lt;/secondary-title&gt;&lt;/titles&gt;&lt;periodical&gt;&lt;full-title&gt;Journal of Applied Physics&lt;/full-title&gt;&lt;/periodical&gt;&lt;pages&gt;1490-1497&lt;/pages&gt;&lt;volume&gt;31&lt;/volume&gt;&lt;number&gt;8&lt;/number&gt;&lt;section&gt;1490&lt;/section&gt;&lt;dates&gt;&lt;year&gt;1960&lt;/year&gt;&lt;/dates&gt;&lt;isbn&gt;0021-8979&amp;#xD;1089-7550&lt;/isbn&gt;&lt;urls&gt;&lt;/urls&gt;&lt;electronic-resource-num&gt;10.1063/1.1735869&lt;/electronic-resource-num&gt;&lt;/record&gt;&lt;/Cite&gt;&lt;/EndNote&gt;</w:instrText>
      </w:r>
      <w:r w:rsidR="00B86B78">
        <w:rPr>
          <w:rFonts w:cs="Times New Roman"/>
          <w:iCs/>
          <w:kern w:val="0"/>
          <w:sz w:val="24"/>
          <w:szCs w:val="24"/>
          <w:lang w:eastAsia="en-US"/>
        </w:rPr>
        <w:fldChar w:fldCharType="separate"/>
      </w:r>
      <w:r w:rsidR="00D07192">
        <w:rPr>
          <w:rFonts w:cs="Times New Roman"/>
          <w:iCs/>
          <w:noProof/>
          <w:kern w:val="0"/>
          <w:sz w:val="24"/>
          <w:szCs w:val="24"/>
          <w:lang w:eastAsia="en-US"/>
        </w:rPr>
        <w:t>[</w:t>
      </w:r>
      <w:hyperlink w:anchor="_ENREF_52" w:tooltip="Kennedy, 1960 #244" w:history="1">
        <w:r w:rsidR="00A52F80">
          <w:rPr>
            <w:rFonts w:cs="Times New Roman"/>
            <w:iCs/>
            <w:noProof/>
            <w:kern w:val="0"/>
            <w:sz w:val="24"/>
            <w:szCs w:val="24"/>
            <w:lang w:eastAsia="en-US"/>
          </w:rPr>
          <w:t>52</w:t>
        </w:r>
      </w:hyperlink>
      <w:r w:rsidR="00D07192">
        <w:rPr>
          <w:rFonts w:cs="Times New Roman"/>
          <w:iCs/>
          <w:noProof/>
          <w:kern w:val="0"/>
          <w:sz w:val="24"/>
          <w:szCs w:val="24"/>
          <w:lang w:eastAsia="en-US"/>
        </w:rPr>
        <w:t>]</w:t>
      </w:r>
      <w:r w:rsidR="00B86B78">
        <w:rPr>
          <w:rFonts w:cs="Times New Roman"/>
          <w:iCs/>
          <w:kern w:val="0"/>
          <w:sz w:val="24"/>
          <w:szCs w:val="24"/>
          <w:lang w:eastAsia="en-US"/>
        </w:rPr>
        <w:fldChar w:fldCharType="end"/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>.</w:t>
      </w:r>
    </w:p>
    <w:p w14:paraId="4470A854" w14:textId="75AEC731" w:rsidR="00CB6E7A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The temperature at the droplet base </w:t>
      </w:r>
      <w:ins w:id="570" w:author="Cheng, Jiangtao" w:date="2021-07-18T17:59:00Z">
        <w:r w:rsidR="00375ECE">
          <w:rPr>
            <w:rFonts w:cs="Times New Roman"/>
            <w:iCs/>
            <w:kern w:val="0"/>
            <w:sz w:val="24"/>
            <w:szCs w:val="24"/>
            <w:lang w:eastAsia="en-US"/>
          </w:rPr>
          <w:t>(</w:t>
        </w:r>
      </w:ins>
      <w:del w:id="571" w:author="Cheng, Jiangtao" w:date="2021-07-18T17:59:00Z">
        <w:r w:rsidRPr="00C43C1E" w:rsidDel="00375ECE">
          <w:rPr>
            <w:rFonts w:cs="Times New Roman"/>
            <w:iCs/>
            <w:kern w:val="0"/>
            <w:sz w:val="24"/>
            <w:szCs w:val="24"/>
            <w:lang w:eastAsia="en-US"/>
          </w:rPr>
          <w:delText>at</w:delText>
        </w:r>
      </w:del>
      <w:del w:id="572" w:author="Cheng, Jiangtao" w:date="2021-07-18T18:00:00Z">
        <w:r w:rsidRPr="00C43C1E" w:rsidDel="00375ECE">
          <w:rPr>
            <w:rFonts w:cs="Times New Roman"/>
            <w:iCs/>
            <w:kern w:val="0"/>
            <w:sz w:val="24"/>
            <w:szCs w:val="24"/>
            <w:lang w:eastAsia="en-US"/>
          </w:rPr>
          <w:delText xml:space="preserve"> </w:delText>
        </w:r>
      </w:del>
      <m:oMath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z=0</m:t>
        </m:r>
      </m:oMath>
      <w:del w:id="573" w:author="Cheng, Jiangtao" w:date="2021-07-18T18:00:00Z">
        <w:r w:rsidRPr="00C43C1E" w:rsidDel="00375ECE">
          <w:rPr>
            <w:rFonts w:cs="Times New Roman"/>
            <w:iCs/>
            <w:kern w:val="0"/>
            <w:sz w:val="24"/>
            <w:szCs w:val="24"/>
            <w:lang w:eastAsia="en-US"/>
          </w:rPr>
          <w:delText xml:space="preserve"> </w:delText>
        </w:r>
      </w:del>
      <w:ins w:id="574" w:author="Cheng, Jiangtao" w:date="2021-07-18T18:00:00Z">
        <w:r w:rsidR="00375ECE">
          <w:rPr>
            <w:rFonts w:cs="Times New Roman"/>
            <w:iCs/>
            <w:kern w:val="0"/>
            <w:sz w:val="24"/>
            <w:szCs w:val="24"/>
            <w:lang w:eastAsia="en-US"/>
          </w:rPr>
          <w:t xml:space="preserve">) </w:t>
        </w:r>
      </w:ins>
      <w:r w:rsidRPr="00C43C1E">
        <w:rPr>
          <w:rFonts w:cs="Times New Roman"/>
          <w:iCs/>
          <w:kern w:val="0"/>
          <w:sz w:val="24"/>
          <w:szCs w:val="24"/>
          <w:lang w:eastAsia="en-US"/>
        </w:rPr>
        <w:t>is calculated as:</w:t>
      </w:r>
    </w:p>
    <w:p w14:paraId="194762CD" w14:textId="12489875" w:rsidR="00C43C1E" w:rsidRPr="00C43C1E" w:rsidRDefault="00E33FAE" w:rsidP="00B63FA2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990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="+mn-ea" w:hAnsi="Cambria Math" w:cs="+mn-cs"/>
            <w:kern w:val="24"/>
            <w:sz w:val="24"/>
            <w:szCs w:val="24"/>
          </w:rPr>
          <m:t>(r,0)</m:t>
        </m:r>
        <m:r>
          <w:rPr>
            <w:rFonts w:ascii="Cambria Math" w:eastAsia="+mn-ea" w:hAnsi="Cambria Math" w:cs="+mn-cs"/>
            <w:kern w:val="24"/>
            <w:sz w:val="24"/>
            <w:szCs w:val="24"/>
          </w:rPr>
          <m:t>=</m:t>
        </m:r>
        <m:sSub>
          <m:sSub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w</m:t>
            </m:r>
          </m:sub>
        </m:sSub>
        <m:r>
          <w:rPr>
            <w:rFonts w:ascii="Cambria Math" w:eastAsia="+mn-ea" w:hAnsi="Cambria Math" w:cs="+mn-cs"/>
            <w:kern w:val="24"/>
            <w:sz w:val="24"/>
            <w:szCs w:val="24"/>
          </w:rPr>
          <m:t>+</m:t>
        </m:r>
        <m:f>
          <m:f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w</m:t>
                </m:r>
              </m:sub>
            </m:sSub>
          </m:num>
          <m:den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π</m:t>
            </m:r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w</m:t>
                </m:r>
              </m:sub>
            </m:sSub>
          </m:den>
        </m:f>
        <m:d>
          <m:d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φ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="+mn-ea" w:hAnsi="Cambria Math" w:cs="+mn-cs"/>
            <w:kern w:val="24"/>
            <w:sz w:val="24"/>
            <w:szCs w:val="24"/>
          </w:rPr>
          <m:t>+</m:t>
        </m:r>
        <m:f>
          <m:f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fPr>
          <m:num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2a</m:t>
            </m:r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p</m:t>
                </m:r>
              </m:sub>
            </m:sSub>
          </m:num>
          <m:den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π</m:t>
            </m:r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w</m:t>
                </m:r>
              </m:sub>
            </m:sSub>
          </m:den>
        </m:f>
        <m:d>
          <m:d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φ</m:t>
                </m:r>
              </m:num>
              <m:den>
                <m:sSup>
                  <m:sSup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  <m:nary>
          <m:naryPr>
            <m:chr m:val="∑"/>
            <m:limLoc m:val="subSup"/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naryPr>
          <m:sub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n=1</m:t>
            </m:r>
          </m:sub>
          <m:sup>
            <m: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∞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b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b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d>
                  </m:fName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/</m:t>
                    </m:r>
                    <m:d>
                      <m:d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="+mn-ea" w:hAnsi="Cambria Math" w:cs="+mn-cs"/>
                                <w:kern w:val="24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="+mn-ea" w:hAnsi="Cambria Math" w:cs="+mn-cs"/>
                                <w:i/>
                                <w:iCs/>
                                <w:kern w:val="24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+mn-ea" w:hAnsi="Cambria Math" w:cs="+mn-cs"/>
                                    <w:i/>
                                    <w:iCs/>
                                    <w:kern w:val="24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+mn-ea" w:hAnsi="Cambria Math" w:cs="+mn-cs"/>
                                    <w:kern w:val="24"/>
                                    <w:sz w:val="24"/>
                                    <w:szCs w:val="24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+mn-ea" w:hAnsi="Cambria Math" w:cs="+mn-cs"/>
                                    <w:kern w:val="24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</m:e>
            </m:d>
          </m:e>
        </m:nary>
        <m:func>
          <m:funcPr>
            <m:ctrlPr>
              <w:rPr>
                <w:rFonts w:ascii="Cambria Math" w:eastAsia="+mn-ea" w:hAnsi="Cambria Math" w:cs="+mn-cs"/>
                <w:i/>
                <w:iCs/>
                <w:kern w:val="24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+mn-ea" w:hAnsi="Cambria Math" w:cs="+mn-cs"/>
                <w:kern w:val="24"/>
                <w:sz w:val="24"/>
                <w:szCs w:val="24"/>
              </w:rPr>
              <m:t>tanh</m:t>
            </m:r>
          </m:fName>
          <m:e>
            <m:d>
              <m:dPr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kern w:val="24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+mn-ea" w:hAnsi="Cambria Math" w:cs="+mn-cs"/>
                            <w:kern w:val="24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b</m:t>
                    </m:r>
                  </m:den>
                </m:f>
                <m:sSub>
                  <m:sSubPr>
                    <m:ctrlPr>
                      <w:rPr>
                        <w:rFonts w:ascii="Cambria Math" w:eastAsia="+mn-ea" w:hAnsi="Cambria Math" w:cs="+mn-cs"/>
                        <w:i/>
                        <w:iCs/>
                        <w:kern w:val="24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+mn-ea" w:hAnsi="Cambria Math" w:cs="+mn-cs"/>
                        <w:kern w:val="24"/>
                        <w:sz w:val="24"/>
                        <w:szCs w:val="24"/>
                      </w:rPr>
                      <m:t>w</m:t>
                    </m:r>
                  </m:sub>
                </m:sSub>
              </m:e>
            </m:d>
          </m:e>
        </m:func>
      </m:oMath>
      <w:r w:rsidR="00C43C1E" w:rsidRPr="00CB6E7A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     </w:t>
      </w:r>
      <w:r w:rsidR="00760507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760507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760507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FF7DE7">
        <w:rPr>
          <w:rFonts w:cs="Times New Roman"/>
          <w:iCs/>
          <w:kern w:val="0"/>
          <w:sz w:val="24"/>
          <w:szCs w:val="24"/>
          <w:lang w:eastAsia="en-US"/>
        </w:rPr>
        <w:t xml:space="preserve">        </w:t>
      </w:r>
      <w:r w:rsidR="00760507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(16)</w:t>
      </w:r>
    </w:p>
    <w:p w14:paraId="15DEF2C7" w14:textId="2215E0A0" w:rsidR="00CB6E7A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>Thus, the average temperature of the droplet base could be obtained as:</w:t>
      </w:r>
    </w:p>
    <w:p w14:paraId="3F821EB8" w14:textId="7FC8F125" w:rsidR="00CB6E7A" w:rsidRDefault="00E33FAE" w:rsidP="00B63FA2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780"/>
        <w:jc w:val="right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b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b</m:t>
                </m:r>
              </m:sup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2πr</m:t>
                </m:r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b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r</m:t>
                </m:r>
              </m:e>
            </m:d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dr</m:t>
            </m:r>
          </m:num>
          <m:den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π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p>
            </m:sSup>
          </m:den>
        </m:f>
      </m:oMath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B6E7A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105217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B6E7A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B6E7A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6F139C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(17a)</w:t>
      </w:r>
    </w:p>
    <w:p w14:paraId="01462564" w14:textId="1B6B55D8" w:rsidR="00C43C1E" w:rsidRPr="00C43C1E" w:rsidRDefault="00E33FAE" w:rsidP="00B63FA2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0"/>
        <w:jc w:val="right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eastAsia="Cambria Math" w:hAnsi="Cambria Math" w:cs="+mn-cs"/>
                <w:i/>
                <w:iCs/>
                <w:color w:val="000000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mbria Math" w:hAnsi="Cambria Math" w:cs="+mn-cs"/>
                    <w:i/>
                    <w:iCs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DengXian" w:hAnsi="Cambria Math" w:cs="Times New Roman"/>
                    <w:color w:val="000000"/>
                    <w:kern w:val="24"/>
                    <w:sz w:val="24"/>
                    <w:szCs w:val="24"/>
                  </w:rPr>
                  <m:t>T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="DengXian" w:hAnsi="Cambria Math" w:cs="Times New Roman"/>
            <w:color w:val="000000"/>
            <w:kern w:val="24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="+mn-cs"/>
                <w:i/>
                <w:iCs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w</m:t>
            </m:r>
          </m:sub>
        </m:sSub>
        <m:r>
          <m:rPr>
            <m:sty m:val="p"/>
          </m:rPr>
          <w:rPr>
            <w:rFonts w:ascii="Cambria Math" w:eastAsia="DengXian" w:hAnsi="Cambria Math" w:cs="Times New Roman"/>
            <w:color w:val="000000"/>
            <w:kern w:val="24"/>
            <w:sz w:val="24"/>
            <w:szCs w:val="24"/>
          </w:rPr>
          <m:t>+</m:t>
        </m:r>
        <m:f>
          <m:fPr>
            <m:ctrlPr>
              <w:rPr>
                <w:rFonts w:ascii="Cambria Math" w:eastAsia="+mn-ea" w:hAnsi="Cambria Math" w:cs="+mn-cs"/>
                <w:i/>
                <w:iCs/>
                <w:color w:val="836967"/>
                <w:kern w:val="24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color w:val="836967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color w:val="000000"/>
                    <w:kern w:val="24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="+mn-ea" w:hAnsi="Cambria Math" w:cs="+mn-cs"/>
                    <w:color w:val="000000"/>
                    <w:kern w:val="24"/>
                    <w:sz w:val="24"/>
                    <w:szCs w:val="24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color w:val="836967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color w:val="000000"/>
                    <w:kern w:val="24"/>
                    <w:sz w:val="24"/>
                    <w:szCs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="+mn-ea" w:hAnsi="Cambria Math" w:cs="+mn-cs"/>
                    <w:color w:val="000000"/>
                    <w:kern w:val="24"/>
                    <w:sz w:val="24"/>
                    <w:szCs w:val="24"/>
                  </w:rPr>
                  <m:t>w</m:t>
                </m:r>
              </m:sub>
            </m:sSub>
          </m:num>
          <m:den>
            <m:r>
              <w:rPr>
                <w:rFonts w:ascii="Cambria Math" w:eastAsia="+mn-ea" w:hAnsi="Cambria Math" w:cs="+mn-cs"/>
                <w:color w:val="000000"/>
                <w:kern w:val="24"/>
                <w:sz w:val="24"/>
                <w:szCs w:val="24"/>
              </w:rPr>
              <m:t>π</m:t>
            </m:r>
            <m:sSub>
              <m:sSubPr>
                <m:ctrlPr>
                  <w:rPr>
                    <w:rFonts w:ascii="Cambria Math" w:eastAsia="+mn-ea" w:hAnsi="Cambria Math" w:cs="+mn-cs"/>
                    <w:i/>
                    <w:iCs/>
                    <w:color w:val="836967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+mn-ea" w:hAnsi="Cambria Math" w:cs="+mn-cs"/>
                    <w:color w:val="000000"/>
                    <w:kern w:val="24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+mn-ea" w:hAnsi="Cambria Math" w:cs="+mn-cs"/>
                    <w:color w:val="000000"/>
                    <w:kern w:val="24"/>
                    <w:sz w:val="24"/>
                    <w:szCs w:val="24"/>
                  </w:rPr>
                  <m:t>w</m:t>
                </m:r>
              </m:sub>
            </m:sSub>
          </m:den>
        </m:f>
        <m:d>
          <m:dPr>
            <m:ctrlPr>
              <w:rPr>
                <w:rFonts w:ascii="Cambria Math" w:eastAsia="+mn-ea" w:hAnsi="Cambria Math" w:cs="+mn-cs"/>
                <w:i/>
                <w:iCs/>
                <w:color w:val="836967"/>
                <w:kern w:val="24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+mn-ea" w:hAnsi="Cambria Math" w:cs="+mn-cs"/>
                    <w:i/>
                    <w:iCs/>
                    <w:color w:val="836967"/>
                    <w:kern w:val="24"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+mn-ea" w:hAnsi="Cambria Math" w:cs="+mn-cs"/>
                        <w:i/>
                        <w:iCs/>
                        <w:color w:val="836967"/>
                        <w:kern w:val="24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φ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eastAsia="+mn-ea" w:hAnsi="Cambria Math" w:cs="+mn-cs"/>
                        <w:i/>
                        <w:iCs/>
                        <w:color w:val="836967"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</m:oMath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 </w:t>
      </w:r>
      <w:r w:rsidR="00105217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   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  </w:t>
      </w:r>
      <w:r w:rsidR="00CB6E7A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B6E7A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B6E7A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105217">
        <w:rPr>
          <w:rFonts w:cs="Times New Roman"/>
          <w:iCs/>
          <w:kern w:val="0"/>
          <w:sz w:val="24"/>
          <w:szCs w:val="24"/>
          <w:lang w:eastAsia="en-US"/>
        </w:rPr>
        <w:t xml:space="preserve">    </w:t>
      </w:r>
      <w:r w:rsidR="00CB6E7A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(17b)</w:t>
      </w:r>
    </w:p>
    <w:p w14:paraId="5721250C" w14:textId="00AD5F28" w:rsidR="00F007F6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The average temperature of the solid-liquid interface at </w:t>
      </w:r>
      <w:r w:rsidR="00167694">
        <w:rPr>
          <w:rFonts w:cs="Times New Roman"/>
          <w:iCs/>
          <w:kern w:val="0"/>
          <w:sz w:val="24"/>
          <w:szCs w:val="24"/>
          <w:lang w:eastAsia="en-US"/>
        </w:rPr>
        <w:t xml:space="preserve">the 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>droplet base could be estimated as:</w:t>
      </w:r>
    </w:p>
    <w:p w14:paraId="76780DC0" w14:textId="2EA70BC6" w:rsidR="00F007F6" w:rsidRDefault="00E33FAE" w:rsidP="006F139C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780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b,p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a</m:t>
                </m:r>
              </m:sup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2πr</m:t>
                </m:r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b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r</m:t>
                </m:r>
              </m:e>
            </m:d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dr</m:t>
            </m:r>
          </m:num>
          <m:den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π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p>
            </m:sSup>
          </m:den>
        </m:f>
      </m:oMath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  </w:t>
      </w:r>
      <w:r w:rsidR="00F007F6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F007F6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F007F6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F007F6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(18a)</w:t>
      </w:r>
    </w:p>
    <w:p w14:paraId="655FCF9D" w14:textId="2E231298" w:rsidR="00C43C1E" w:rsidRPr="00C43C1E" w:rsidRDefault="00E33FAE" w:rsidP="006F139C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1080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eastAsia="Cambria Math" w:hAnsi="Cambria Math" w:cs="+mn-cs"/>
                <w:i/>
                <w:iCs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b,p</m:t>
            </m:r>
          </m:sub>
        </m:sSub>
        <m:r>
          <m:rPr>
            <m:sty m:val="p"/>
          </m:rPr>
          <w:rPr>
            <w:rFonts w:ascii="Cambria Math" w:eastAsia="DengXian" w:hAnsi="Cambria Math" w:cs="Times New Roman"/>
            <w:color w:val="000000"/>
            <w:kern w:val="24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="+mn-cs"/>
                <w:i/>
                <w:iCs/>
                <w:color w:val="000000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mbria Math" w:hAnsi="Cambria Math" w:cs="+mn-cs"/>
                    <w:i/>
                    <w:iCs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DengXian" w:hAnsi="Cambria Math" w:cs="Times New Roman"/>
                    <w:color w:val="000000"/>
                    <w:kern w:val="24"/>
                    <w:sz w:val="24"/>
                    <w:szCs w:val="24"/>
                  </w:rPr>
                  <m:t>T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="DengXian" w:hAnsi="Cambria Math" w:cs="Times New Roman"/>
            <w:color w:val="000000"/>
            <w:kern w:val="24"/>
            <w:sz w:val="24"/>
            <w:szCs w:val="24"/>
          </w:rPr>
          <m:t>+</m:t>
        </m:r>
        <m:d>
          <m:dPr>
            <m:begChr m:val="{"/>
            <m:endChr m:val="}"/>
            <m:ctrlPr>
              <w:rPr>
                <w:rFonts w:ascii="Cambria Math" w:eastAsia="Cambria Math" w:hAnsi="Cambria Math" w:cs="+mn-cs"/>
                <w:i/>
                <w:iCs/>
                <w:color w:val="00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+mn-ea" w:hAnsi="Cambria Math" w:cs="+mn-cs"/>
                    <w:i/>
                    <w:iCs/>
                    <w:color w:val="836967"/>
                    <w:kern w:val="24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+mn-ea" w:hAnsi="Cambria Math" w:cs="+mn-cs"/>
                    <w:color w:val="000000"/>
                    <w:kern w:val="24"/>
                    <w:sz w:val="24"/>
                    <w:szCs w:val="24"/>
                  </w:rPr>
                  <m:t>2a</m:t>
                </m:r>
                <m:sSub>
                  <m:sSubPr>
                    <m:ctrlPr>
                      <w:rPr>
                        <w:rFonts w:ascii="Cambria Math" w:eastAsia="+mn-ea" w:hAnsi="Cambria Math" w:cs="+mn-cs"/>
                        <w:i/>
                        <w:iCs/>
                        <w:color w:val="836967"/>
                        <w:kern w:val="24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p</m:t>
                    </m:r>
                  </m:sub>
                </m:sSub>
              </m:num>
              <m:den>
                <m:r>
                  <w:rPr>
                    <w:rFonts w:ascii="Cambria Math" w:eastAsia="+mn-ea" w:hAnsi="Cambria Math" w:cs="+mn-cs"/>
                    <w:color w:val="000000"/>
                    <w:kern w:val="24"/>
                    <w:sz w:val="24"/>
                    <w:szCs w:val="24"/>
                  </w:rPr>
                  <m:t>π</m:t>
                </m:r>
                <m:sSub>
                  <m:sSubPr>
                    <m:ctrlPr>
                      <w:rPr>
                        <w:rFonts w:ascii="Cambria Math" w:eastAsia="+mn-ea" w:hAnsi="Cambria Math" w:cs="+mn-cs"/>
                        <w:i/>
                        <w:iCs/>
                        <w:color w:val="836967"/>
                        <w:kern w:val="24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w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="+mn-ea" w:hAnsi="Cambria Math" w:cs="+mn-cs"/>
                    <w:i/>
                    <w:iCs/>
                    <w:color w:val="836967"/>
                    <w:kern w:val="24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+mn-ea" w:hAnsi="Cambria Math" w:cs="+mn-cs"/>
                        <w:i/>
                        <w:iCs/>
                        <w:color w:val="000000"/>
                        <w:kern w:val="24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color w:val="836967"/>
                            <w:kern w:val="24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+mn-ea" w:hAnsi="Cambria Math" w:cs="+mn-cs"/>
                            <w:color w:val="836967"/>
                            <w:kern w:val="24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+mn-ea" w:hAnsi="Cambria Math" w:cs="+mn-cs"/>
                            <w:color w:val="000000"/>
                            <w:kern w:val="24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+mn-ea" w:hAnsi="Cambria Math" w:cs="+mn-cs"/>
                    <w:color w:val="000000"/>
                    <w:kern w:val="24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="+mn-ea" w:hAnsi="Cambria Math" w:cs="+mn-cs"/>
                        <w:i/>
                        <w:iCs/>
                        <w:color w:val="000000"/>
                        <w:kern w:val="24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φ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color w:val="836967"/>
                            <w:kern w:val="24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+mn-ea" w:hAnsi="Cambria Math" w:cs="+mn-cs"/>
                            <w:color w:val="000000"/>
                            <w:kern w:val="24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+mn-ea" w:hAnsi="Cambria Math" w:cs="+mn-cs"/>
                            <w:color w:val="000000"/>
                            <w:kern w:val="24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+mn-ea" w:hAnsi="Cambria Math" w:cs="+mn-cs"/>
                            <w:i/>
                            <w:iCs/>
                            <w:color w:val="836967"/>
                            <w:kern w:val="24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+mn-ea" w:hAnsi="Cambria Math" w:cs="+mn-cs"/>
                            <w:color w:val="836967"/>
                            <w:kern w:val="24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+mn-ea" w:hAnsi="Cambria Math" w:cs="+mn-cs"/>
                            <w:color w:val="000000"/>
                            <w:kern w:val="24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d>
            <m:nary>
              <m:naryPr>
                <m:chr m:val="∑"/>
                <m:ctrlPr>
                  <w:rPr>
                    <w:rFonts w:ascii="Cambria Math" w:eastAsia="Cambria Math" w:hAnsi="Cambria Math" w:cs="+mn-cs"/>
                    <w:i/>
                    <w:iCs/>
                    <w:color w:val="000000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DengXian" w:hAnsi="Cambria Math" w:cs="Times New Roman"/>
                    <w:color w:val="000000"/>
                    <w:kern w:val="24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color w:val="000000"/>
                    <w:kern w:val="24"/>
                    <w:sz w:val="24"/>
                    <w:szCs w:val="24"/>
                  </w:rPr>
                  <m:t>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color w:val="000000"/>
                    <w:kern w:val="24"/>
                    <w:sz w:val="24"/>
                    <w:szCs w:val="24"/>
                  </w:rPr>
                  <m:t>∞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+mn-cs"/>
                        <w:i/>
                        <w:iCs/>
                        <w:color w:val="000000"/>
                        <w:sz w:val="24"/>
                        <w:szCs w:val="24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Cambria Math" w:hAnsi="Cambria Math" w:cs="+mn-cs"/>
                            <w:i/>
                            <w:iCs/>
                            <w:color w:val="000000"/>
                            <w:sz w:val="24"/>
                            <w:szCs w:val="24"/>
                          </w:rPr>
                        </m:ctrlPr>
                      </m:funcPr>
                      <m:fName>
                        <m:sSubSup>
                          <m:sSubSupPr>
                            <m:ctrlPr>
                              <w:rPr>
                                <w:rFonts w:ascii="Cambria Math" w:eastAsia="Cambria Math" w:hAnsi="Cambria Math" w:cs="+mn-cs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DengXian" w:hAnsi="Cambria Math" w:cs="Times New Roman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J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="Cambria Math" w:hAnsi="Cambria Math" w:cs="+mn-cs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mbria Math" w:hAnsi="Cambria Math" w:cs="+mn-cs"/>
                                    <w:i/>
                                    <w:iCs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DengXian" w:hAnsi="Cambria Math" w:cs="Times New Roman"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DengXian" w:hAnsi="Cambria Math" w:cs="Times New Roman"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  <m:t>b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+mn-cs"/>
                                    <w:i/>
                                    <w:iCs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DengXian" w:hAnsi="Cambria Math" w:cs="Times New Roman"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DengXian" w:hAnsi="Cambria Math" w:cs="Times New Roman"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color w:val="000000"/>
                            <w:kern w:val="24"/>
                            <w:sz w:val="24"/>
                            <w:szCs w:val="24"/>
                          </w:rPr>
                          <m:t>/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+mn-cs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+mn-cs"/>
                                    <w:i/>
                                    <w:iCs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DengXian" w:hAnsi="Cambria Math" w:cs="Times New Roman"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DengXian" w:hAnsi="Cambria Math" w:cs="Times New Roman"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DengXian" w:hAnsi="Cambria Math" w:cs="Times New Roman"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+mn-cs"/>
                                    <w:i/>
                                    <w:iCs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DengXian" w:hAnsi="Cambria Math" w:cs="Times New Roman"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DengXian" w:hAnsi="Cambria Math" w:cs="Times New Roman"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DengXian" w:hAnsi="Cambria Math" w:cs="Times New Roman"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+mn-cs"/>
                                    <w:i/>
                                    <w:iCs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+mn-cs"/>
                                        <w:i/>
                                        <w:iCs/>
                                        <w:color w:val="00000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DengXian" w:hAnsi="Cambria Math" w:cs="Times New Roman"/>
                                        <w:color w:val="000000"/>
                                        <w:kern w:val="24"/>
                                        <w:sz w:val="24"/>
                                        <w:szCs w:val="24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DengXian" w:hAnsi="Cambria Math" w:cs="Times New Roman"/>
                                        <w:color w:val="000000"/>
                                        <w:kern w:val="24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func>
                  </m:e>
                </m:d>
              </m:e>
            </m:nary>
            <m:func>
              <m:funcPr>
                <m:ctrlPr>
                  <w:rPr>
                    <w:rFonts w:ascii="Cambria Math" w:eastAsia="Cambria Math" w:hAnsi="Cambria Math" w:cs="+mn-cs"/>
                    <w:i/>
                    <w:iCs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color w:val="000000"/>
                    <w:kern w:val="24"/>
                    <w:sz w:val="24"/>
                    <w:szCs w:val="24"/>
                  </w:rPr>
                  <m:t>tanh</m:t>
                </m:r>
              </m:fName>
              <m:e>
                <m:d>
                  <m:dPr>
                    <m:ctrlPr>
                      <w:rPr>
                        <w:rFonts w:ascii="Cambria Math" w:eastAsia="Cambria Math" w:hAnsi="Cambria Math" w:cs="+mn-cs"/>
                        <w:i/>
                        <w:iCs/>
                        <w:color w:val="000000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+mn-cs"/>
                            <w:i/>
                            <w:iCs/>
                            <w:color w:val="000000"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+mn-cs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engXian" w:hAnsi="Cambria Math" w:cs="Times New Roman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DengXian" w:hAnsi="Cambria Math" w:cs="Times New Roman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DengXian" w:hAnsi="Cambria Math" w:cs="Times New Roman"/>
                            <w:color w:val="000000"/>
                            <w:kern w:val="24"/>
                            <w:sz w:val="24"/>
                            <w:szCs w:val="24"/>
                          </w:rPr>
                          <m:t>b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Cambria Math" w:hAnsi="Cambria Math" w:cs="+mn-cs"/>
                            <w:i/>
                            <w:iCs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color w:val="000000"/>
                            <w:kern w:val="24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color w:val="000000"/>
                            <w:kern w:val="24"/>
                            <w:sz w:val="24"/>
                            <w:szCs w:val="24"/>
                          </w:rPr>
                          <m:t>w</m:t>
                        </m:r>
                      </m:sub>
                    </m:sSub>
                  </m:e>
                </m:d>
              </m:e>
            </m:func>
          </m:e>
        </m:d>
      </m:oMath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  <w:t>(18b)</w:t>
      </w:r>
    </w:p>
    <w:p w14:paraId="0B814940" w14:textId="651CD42D" w:rsidR="00F007F6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>The temperature at the solid-liquid interface should be</w:t>
      </w:r>
      <w:r w:rsidR="00F007F6">
        <w:rPr>
          <w:rFonts w:cs="Times New Roman"/>
          <w:iCs/>
          <w:kern w:val="0"/>
          <w:sz w:val="24"/>
          <w:szCs w:val="24"/>
          <w:lang w:eastAsia="en-US"/>
        </w:rPr>
        <w:t xml:space="preserve"> same as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the </w:t>
      </w:r>
      <w:r w:rsidRPr="00375ECE">
        <w:rPr>
          <w:rFonts w:cs="Times New Roman"/>
          <w:iCs/>
          <w:kern w:val="0"/>
          <w:sz w:val="24"/>
          <w:szCs w:val="24"/>
          <w:lang w:eastAsia="en-US"/>
          <w:rPrChange w:id="575" w:author="Cheng, Jiangtao" w:date="2021-07-18T18:00:00Z">
            <w:rPr>
              <w:rFonts w:cs="Times New Roman"/>
              <w:iCs/>
              <w:kern w:val="0"/>
              <w:sz w:val="24"/>
              <w:szCs w:val="24"/>
              <w:highlight w:val="magenta"/>
              <w:lang w:eastAsia="en-US"/>
            </w:rPr>
          </w:rPrChange>
        </w:rPr>
        <w:t>contact temperature</w:t>
      </w:r>
      <w:r w:rsidRPr="00375ECE">
        <w:rPr>
          <w:rFonts w:cs="Times New Roman"/>
          <w:iCs/>
          <w:kern w:val="0"/>
          <w:sz w:val="24"/>
          <w:szCs w:val="24"/>
          <w:lang w:eastAsia="en-US"/>
        </w:rPr>
        <w:t>,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we have:</w:t>
      </w:r>
    </w:p>
    <w:p w14:paraId="280FCC3B" w14:textId="36919971" w:rsidR="00C43C1E" w:rsidRPr="00C43C1E" w:rsidRDefault="00E33FAE" w:rsidP="006F139C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4230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b,p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  <w:rPrChange w:id="576" w:author="Cheng, Jiangtao" w:date="2021-07-18T18:01:00Z"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</w:rPrChange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  <w:rPrChange w:id="577" w:author="Cheng, Jiangtao" w:date="2021-07-18T18:01:00Z">
                  <w:rPr>
                    <w:rFonts w:ascii="Cambria Math" w:hAnsi="Cambria Math" w:cs="Times New Roman"/>
                    <w:kern w:val="0"/>
                    <w:sz w:val="24"/>
                    <w:szCs w:val="24"/>
                    <w:highlight w:val="magenta"/>
                    <w:lang w:eastAsia="en-US"/>
                  </w:rPr>
                </w:rPrChange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  <w:rPrChange w:id="578" w:author="Cheng, Jiangtao" w:date="2021-07-18T18:01:00Z">
                  <w:rPr>
                    <w:rFonts w:ascii="Cambria Math" w:hAnsi="Cambria Math" w:cs="Times New Roman"/>
                    <w:kern w:val="0"/>
                    <w:sz w:val="24"/>
                    <w:szCs w:val="24"/>
                    <w:highlight w:val="magenta"/>
                    <w:lang w:eastAsia="en-US"/>
                  </w:rPr>
                </w:rPrChange>
              </w:rPr>
              <m:t>e</m:t>
            </m:r>
          </m:sub>
        </m:sSub>
      </m:oMath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  </w:t>
      </w:r>
      <w:r w:rsidR="00F007F6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F007F6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760507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</w:t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(19)</w:t>
      </w:r>
    </w:p>
    <w:p w14:paraId="5EF65A43" w14:textId="5A8FCCAF" w:rsidR="00853F0F" w:rsidRDefault="00C43C1E" w:rsidP="00856045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360"/>
        <w:rPr>
          <w:rFonts w:cs="Times New Roman"/>
          <w:iCs/>
          <w:kern w:val="0"/>
          <w:sz w:val="24"/>
          <w:szCs w:val="24"/>
          <w:lang w:eastAsia="en-US"/>
        </w:rPr>
      </w:pPr>
      <w:r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Thus, the average temperature of the water droplet </w:t>
      </w:r>
      <w:r w:rsidR="00897670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base </w:t>
      </w:r>
      <w:r w:rsidR="00897670">
        <w:rPr>
          <w:rFonts w:cs="Times New Roman"/>
          <w:iCs/>
          <w:kern w:val="0"/>
          <w:sz w:val="24"/>
          <w:szCs w:val="24"/>
          <w:lang w:eastAsia="en-US"/>
        </w:rPr>
        <w:t>is given by</w:t>
      </w:r>
      <w:r w:rsidRPr="00C43C1E">
        <w:rPr>
          <w:rFonts w:cs="Times New Roman"/>
          <w:iCs/>
          <w:kern w:val="0"/>
          <w:sz w:val="24"/>
          <w:szCs w:val="24"/>
          <w:lang w:eastAsia="en-US"/>
        </w:rPr>
        <w:t>:</w:t>
      </w:r>
    </w:p>
    <w:p w14:paraId="7A30DFE5" w14:textId="59AC4404" w:rsidR="00C43C1E" w:rsidRPr="00C43C1E" w:rsidRDefault="00E33FAE" w:rsidP="006F139C">
      <w:pPr>
        <w:widowControl/>
        <w:suppressAutoHyphens/>
        <w:overflowPunct w:val="0"/>
        <w:autoSpaceDE w:val="0"/>
        <w:autoSpaceDN w:val="0"/>
        <w:adjustRightInd w:val="0"/>
        <w:spacing w:line="360" w:lineRule="auto"/>
        <w:ind w:firstLine="2520"/>
        <w:rPr>
          <w:rFonts w:cs="Times New Roman"/>
          <w:iCs/>
          <w:kern w:val="0"/>
          <w:sz w:val="24"/>
          <w:szCs w:val="24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T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b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  <w:rPrChange w:id="579" w:author="Cheng, Jiangtao" w:date="2021-07-18T18:01:00Z">
                  <w:rPr>
                    <w:rFonts w:ascii="Cambria Math" w:hAnsi="Cambria Math" w:cs="Times New Roman"/>
                    <w:kern w:val="0"/>
                    <w:sz w:val="24"/>
                    <w:szCs w:val="24"/>
                    <w:highlight w:val="magenta"/>
                    <w:lang w:eastAsia="en-US"/>
                  </w:rPr>
                </w:rPrChange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  <w:rPrChange w:id="580" w:author="Cheng, Jiangtao" w:date="2021-07-18T18:01:00Z">
                  <w:rPr>
                    <w:rFonts w:ascii="Cambria Math" w:hAnsi="Cambria Math" w:cs="Times New Roman"/>
                    <w:kern w:val="0"/>
                    <w:sz w:val="24"/>
                    <w:szCs w:val="24"/>
                    <w:highlight w:val="magenta"/>
                    <w:lang w:eastAsia="en-US"/>
                  </w:rPr>
                </w:rPrChange>
              </w:rPr>
              <m:t>e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-</m:t>
        </m:r>
        <m:f>
          <m:f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2a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1+k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  <w:lang w:eastAsia="en-US"/>
                  </w:rPr>
                  <m:t>w</m:t>
                </m:r>
              </m:sub>
            </m:sSub>
          </m:den>
        </m:f>
        <m:nary>
          <m:naryPr>
            <m:chr m:val="∑"/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naryPr>
          <m:sub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n=1</m:t>
            </m:r>
          </m:sub>
          <m:sup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∞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  <w:kern w:val="14"/>
                    <w:sz w:val="24"/>
                    <w:szCs w:val="24"/>
                    <w:lang w:eastAsia="en-US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iCs/>
                        <w:kern w:val="14"/>
                        <w:sz w:val="24"/>
                        <w:szCs w:val="24"/>
                        <w:lang w:eastAsia="en-US"/>
                      </w:rPr>
                    </m:ctrlPr>
                  </m:funcPr>
                  <m:fNam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kern w:val="14"/>
                            <w:sz w:val="24"/>
                            <w:szCs w:val="24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kern w:val="0"/>
                            <w:sz w:val="24"/>
                            <w:szCs w:val="24"/>
                            <w:lang w:eastAsia="en-US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kern w:val="14"/>
                            <w:sz w:val="24"/>
                            <w:szCs w:val="24"/>
                            <w:lang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kern w:val="14"/>
                                <w:sz w:val="24"/>
                                <w:szCs w:val="24"/>
                                <w:lang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  <w:lang w:eastAsia="en-US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  <w:lang w:eastAsia="en-US"/>
                              </w:rPr>
                              <m:t>b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kern w:val="14"/>
                                <w:sz w:val="24"/>
                                <w:szCs w:val="24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  <w:lang w:eastAsia="en-US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  <w:lang w:eastAsia="en-US"/>
                              </w:rPr>
                              <m:t>n</m:t>
                            </m:r>
                          </m:sub>
                        </m:sSub>
                      </m:e>
                    </m:d>
                  </m:fName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  <w:lang w:eastAsia="en-US"/>
                      </w:rPr>
                      <m:t>/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kern w:val="14"/>
                            <w:sz w:val="24"/>
                            <w:szCs w:val="24"/>
                            <w:lang w:eastAsia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kern w:val="14"/>
                                <w:sz w:val="24"/>
                                <w:szCs w:val="24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  <w:lang w:eastAsia="en-US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  <w:lang w:eastAsia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  <w:lang w:eastAsia="en-US"/>
                              </w:rPr>
                              <m:t>3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kern w:val="14"/>
                                <w:sz w:val="24"/>
                                <w:szCs w:val="24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  <w:lang w:eastAsia="en-US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  <w:lang w:eastAsia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kern w:val="0"/>
                                <w:sz w:val="24"/>
                                <w:szCs w:val="24"/>
                                <w:lang w:eastAsia="en-US"/>
                              </w:rPr>
                              <m:t>2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kern w:val="14"/>
                                <w:sz w:val="24"/>
                                <w:szCs w:val="24"/>
                                <w:lang w:eastAsia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kern w:val="14"/>
                                    <w:sz w:val="24"/>
                                    <w:szCs w:val="24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kern w:val="0"/>
                                    <w:sz w:val="24"/>
                                    <w:szCs w:val="24"/>
                                    <w:lang w:eastAsia="en-US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kern w:val="0"/>
                                    <w:sz w:val="24"/>
                                    <w:szCs w:val="24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</m:e>
            </m:d>
          </m:e>
        </m:nary>
      </m:oMath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760507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</w:t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</w:r>
      <w:r w:rsidR="006F139C">
        <w:rPr>
          <w:rFonts w:cs="Times New Roman"/>
          <w:iCs/>
          <w:kern w:val="0"/>
          <w:sz w:val="24"/>
          <w:szCs w:val="24"/>
          <w:lang w:eastAsia="en-US"/>
        </w:rPr>
        <w:tab/>
        <w:t xml:space="preserve"> </w:t>
      </w:r>
      <w:r w:rsidR="00C43C1E" w:rsidRPr="00C43C1E">
        <w:rPr>
          <w:rFonts w:cs="Times New Roman"/>
          <w:iCs/>
          <w:kern w:val="0"/>
          <w:sz w:val="24"/>
          <w:szCs w:val="24"/>
          <w:lang w:eastAsia="en-US"/>
        </w:rPr>
        <w:t>(20)</w:t>
      </w:r>
    </w:p>
    <w:p w14:paraId="400A4AF4" w14:textId="15025544" w:rsidR="00C43C1E" w:rsidRPr="00C111B2" w:rsidRDefault="00C43C1E" w:rsidP="00C43C1E">
      <w:pPr>
        <w:spacing w:line="360" w:lineRule="auto"/>
        <w:rPr>
          <w:rFonts w:eastAsia="DengXian" w:cs="Times New Roman"/>
          <w:b/>
          <w:bCs/>
          <w:iCs/>
          <w:sz w:val="24"/>
          <w:szCs w:val="24"/>
        </w:rPr>
      </w:pPr>
      <w:r w:rsidRPr="00C111B2">
        <w:rPr>
          <w:rFonts w:eastAsia="DengXian" w:cs="Times New Roman"/>
          <w:b/>
          <w:bCs/>
          <w:iCs/>
          <w:sz w:val="24"/>
          <w:szCs w:val="24"/>
        </w:rPr>
        <w:t xml:space="preserve">3.4 </w:t>
      </w:r>
      <w:r w:rsidR="00F722A0">
        <w:rPr>
          <w:rFonts w:eastAsia="DengXian" w:cs="Times New Roman"/>
          <w:b/>
          <w:bCs/>
          <w:iCs/>
          <w:sz w:val="24"/>
          <w:szCs w:val="24"/>
        </w:rPr>
        <w:t>Evaporation from droplet cap surface</w:t>
      </w:r>
    </w:p>
    <w:p w14:paraId="26740CFF" w14:textId="6C097DE0" w:rsidR="00774E97" w:rsidRDefault="00DB47C6" w:rsidP="00856045">
      <w:pPr>
        <w:spacing w:line="360" w:lineRule="auto"/>
        <w:ind w:firstLine="360"/>
        <w:rPr>
          <w:rFonts w:eastAsia="DengXian" w:cs="Times New Roman"/>
          <w:iCs/>
          <w:sz w:val="24"/>
          <w:szCs w:val="24"/>
        </w:rPr>
      </w:pPr>
      <w:ins w:id="581" w:author="Cheng, Jiangtao" w:date="2021-07-18T18:30:00Z">
        <w:r>
          <w:rPr>
            <w:rFonts w:eastAsia="DengXian" w:cs="Times New Roman"/>
            <w:iCs/>
            <w:sz w:val="24"/>
            <w:szCs w:val="24"/>
          </w:rPr>
          <w:t>Regarding</w:t>
        </w:r>
      </w:ins>
      <w:ins w:id="582" w:author="Cheng, Jiangtao" w:date="2021-07-18T18:31:00Z">
        <w:r>
          <w:rPr>
            <w:rFonts w:eastAsia="DengXian" w:cs="Times New Roman"/>
            <w:iCs/>
            <w:sz w:val="24"/>
            <w:szCs w:val="24"/>
          </w:rPr>
          <w:t xml:space="preserve"> the</w:t>
        </w:r>
      </w:ins>
      <w:del w:id="583" w:author="Cheng, Jiangtao" w:date="2021-07-18T18:30:00Z">
        <w:r w:rsidR="00DE5159" w:rsidDel="00DB47C6">
          <w:rPr>
            <w:rFonts w:eastAsia="DengXian" w:cs="Times New Roman"/>
            <w:iCs/>
            <w:sz w:val="24"/>
            <w:szCs w:val="24"/>
          </w:rPr>
          <w:delText>During</w:delText>
        </w:r>
      </w:del>
      <w:r w:rsidR="00DE5159">
        <w:rPr>
          <w:rFonts w:eastAsia="DengXian" w:cs="Times New Roman"/>
          <w:iCs/>
          <w:sz w:val="24"/>
          <w:szCs w:val="24"/>
        </w:rPr>
        <w:t xml:space="preserve"> </w:t>
      </w:r>
      <w:r w:rsidR="00542D10">
        <w:rPr>
          <w:rFonts w:eastAsia="DengXian" w:cs="Times New Roman"/>
          <w:iCs/>
          <w:sz w:val="24"/>
          <w:szCs w:val="24"/>
        </w:rPr>
        <w:t xml:space="preserve">evaporation of </w:t>
      </w:r>
      <w:r w:rsidR="0043052C">
        <w:rPr>
          <w:rFonts w:eastAsia="DengXian" w:cs="Times New Roman"/>
          <w:iCs/>
          <w:sz w:val="24"/>
          <w:szCs w:val="24"/>
        </w:rPr>
        <w:t xml:space="preserve">a sessile water </w:t>
      </w:r>
      <w:r w:rsidR="00DE5159">
        <w:rPr>
          <w:rFonts w:eastAsia="DengXian" w:cs="Times New Roman"/>
          <w:iCs/>
          <w:sz w:val="24"/>
          <w:szCs w:val="24"/>
        </w:rPr>
        <w:t xml:space="preserve">droplet </w:t>
      </w:r>
      <w:r w:rsidR="00542D10">
        <w:rPr>
          <w:rFonts w:eastAsia="DengXian" w:cs="Times New Roman"/>
          <w:iCs/>
          <w:sz w:val="24"/>
          <w:szCs w:val="24"/>
        </w:rPr>
        <w:t>especially at</w:t>
      </w:r>
      <w:r w:rsidR="00DE5159">
        <w:rPr>
          <w:rFonts w:eastAsia="DengXian" w:cs="Times New Roman"/>
          <w:iCs/>
          <w:sz w:val="24"/>
          <w:szCs w:val="24"/>
        </w:rPr>
        <w:t xml:space="preserve"> </w:t>
      </w:r>
      <w:r w:rsidR="0043052C">
        <w:rPr>
          <w:rFonts w:eastAsia="DengXian" w:cs="Times New Roman"/>
          <w:iCs/>
          <w:sz w:val="24"/>
          <w:szCs w:val="24"/>
        </w:rPr>
        <w:t xml:space="preserve">a </w:t>
      </w:r>
      <w:r w:rsidR="00DE5159">
        <w:rPr>
          <w:rFonts w:eastAsia="DengXian" w:cs="Times New Roman"/>
          <w:iCs/>
          <w:sz w:val="24"/>
          <w:szCs w:val="24"/>
        </w:rPr>
        <w:t>relatively low temperature, t</w:t>
      </w:r>
      <w:r w:rsidR="00C43C1E" w:rsidRPr="00C43C1E">
        <w:rPr>
          <w:rFonts w:eastAsia="DengXian" w:cs="Times New Roman"/>
          <w:iCs/>
          <w:sz w:val="24"/>
          <w:szCs w:val="24"/>
        </w:rPr>
        <w:t xml:space="preserve">he one-dimensional </w:t>
      </w:r>
      <w:r w:rsidR="00542D10" w:rsidRPr="00C43C1E">
        <w:rPr>
          <w:rFonts w:eastAsia="DengXian" w:cs="Times New Roman"/>
          <w:iCs/>
          <w:sz w:val="24"/>
          <w:szCs w:val="24"/>
        </w:rPr>
        <w:t xml:space="preserve">heat </w:t>
      </w:r>
      <w:r w:rsidR="00C43C1E" w:rsidRPr="00C43C1E">
        <w:rPr>
          <w:rFonts w:eastAsia="DengXian" w:cs="Times New Roman"/>
          <w:iCs/>
          <w:sz w:val="24"/>
          <w:szCs w:val="24"/>
        </w:rPr>
        <w:t xml:space="preserve">conduction process inside </w:t>
      </w:r>
      <w:r w:rsidR="00770C1D">
        <w:rPr>
          <w:rFonts w:eastAsia="DengXian" w:cs="Times New Roman"/>
          <w:iCs/>
          <w:sz w:val="24"/>
          <w:szCs w:val="24"/>
        </w:rPr>
        <w:t xml:space="preserve">the </w:t>
      </w:r>
      <w:r w:rsidR="00C43C1E" w:rsidRPr="00C43C1E">
        <w:rPr>
          <w:rFonts w:eastAsia="DengXian" w:cs="Times New Roman"/>
          <w:iCs/>
          <w:sz w:val="24"/>
          <w:szCs w:val="24"/>
        </w:rPr>
        <w:t xml:space="preserve">droplet is shown in Fig. </w:t>
      </w:r>
      <w:r w:rsidR="00792C98">
        <w:rPr>
          <w:rFonts w:eastAsia="DengXian" w:cs="Times New Roman"/>
          <w:iCs/>
          <w:sz w:val="24"/>
          <w:szCs w:val="24"/>
        </w:rPr>
        <w:t>3</w:t>
      </w:r>
      <w:r w:rsidR="001C2287">
        <w:rPr>
          <w:rFonts w:eastAsia="DengXian" w:cs="Times New Roman"/>
          <w:iCs/>
          <w:sz w:val="24"/>
          <w:szCs w:val="24"/>
        </w:rPr>
        <w:t>(c)</w:t>
      </w:r>
      <w:r w:rsidR="00C43C1E" w:rsidRPr="00C43C1E">
        <w:rPr>
          <w:rFonts w:eastAsia="DengXian" w:cs="Times New Roman"/>
          <w:iCs/>
          <w:sz w:val="24"/>
          <w:szCs w:val="24"/>
        </w:rPr>
        <w:t xml:space="preserve">. The water droplet is discretized into </w:t>
      </w:r>
      <w:r w:rsidR="009B127F">
        <w:rPr>
          <w:rFonts w:eastAsia="DengXian" w:cs="Times New Roman"/>
          <w:iCs/>
          <w:sz w:val="24"/>
          <w:szCs w:val="24"/>
        </w:rPr>
        <w:t xml:space="preserve">a series of </w:t>
      </w:r>
      <w:r w:rsidR="0043052C">
        <w:rPr>
          <w:rFonts w:eastAsia="DengXian" w:cs="Times New Roman"/>
          <w:iCs/>
          <w:sz w:val="24"/>
          <w:szCs w:val="24"/>
        </w:rPr>
        <w:t xml:space="preserve">thin </w:t>
      </w:r>
      <w:r w:rsidR="00C43C1E" w:rsidRPr="00C43C1E">
        <w:rPr>
          <w:rFonts w:eastAsia="DengXian" w:cs="Times New Roman"/>
          <w:iCs/>
          <w:sz w:val="24"/>
          <w:szCs w:val="24"/>
        </w:rPr>
        <w:t>layers</w:t>
      </w:r>
      <w:r w:rsidR="00481D0C">
        <w:rPr>
          <w:rFonts w:eastAsia="DengXian" w:cs="Times New Roman"/>
          <w:iCs/>
          <w:sz w:val="24"/>
          <w:szCs w:val="24"/>
        </w:rPr>
        <w:t xml:space="preserve"> </w:t>
      </w:r>
      <w:r w:rsidR="0028775A">
        <w:rPr>
          <w:rFonts w:eastAsia="DengXian" w:cs="Times New Roman"/>
          <w:iCs/>
          <w:sz w:val="24"/>
          <w:szCs w:val="24"/>
        </w:rPr>
        <w:t>(</w:t>
      </w:r>
      <w:proofErr w:type="spellStart"/>
      <w:r w:rsidR="0028775A" w:rsidRPr="00742900">
        <w:rPr>
          <w:rFonts w:eastAsia="DengXian" w:cs="Times New Roman"/>
          <w:i/>
          <w:sz w:val="24"/>
          <w:szCs w:val="24"/>
        </w:rPr>
        <w:t>i</w:t>
      </w:r>
      <w:proofErr w:type="spellEnd"/>
      <w:r w:rsidR="00666D21">
        <w:rPr>
          <w:rFonts w:eastAsia="DengXian" w:cs="Times New Roman"/>
          <w:i/>
          <w:sz w:val="24"/>
          <w:szCs w:val="24"/>
        </w:rPr>
        <w:t xml:space="preserve"> </w:t>
      </w:r>
      <w:r w:rsidR="0028775A">
        <w:rPr>
          <w:rFonts w:eastAsia="DengXian" w:cs="Times New Roman"/>
          <w:iCs/>
          <w:sz w:val="24"/>
          <w:szCs w:val="24"/>
        </w:rPr>
        <w:t>=</w:t>
      </w:r>
      <w:r w:rsidR="00666D21">
        <w:rPr>
          <w:rFonts w:eastAsia="DengXian" w:cs="Times New Roman"/>
          <w:iCs/>
          <w:sz w:val="24"/>
          <w:szCs w:val="24"/>
        </w:rPr>
        <w:t xml:space="preserve"> </w:t>
      </w:r>
      <w:r w:rsidR="0028775A">
        <w:rPr>
          <w:rFonts w:eastAsia="DengXian" w:cs="Times New Roman"/>
          <w:iCs/>
          <w:sz w:val="24"/>
          <w:szCs w:val="24"/>
        </w:rPr>
        <w:t xml:space="preserve">1, … </w:t>
      </w:r>
      <w:r w:rsidR="0028775A" w:rsidRPr="00DB47C6">
        <w:rPr>
          <w:rFonts w:eastAsia="DengXian" w:cs="Times New Roman"/>
          <w:iCs/>
          <w:sz w:val="24"/>
          <w:szCs w:val="24"/>
          <w:rPrChange w:id="584" w:author="Cheng, Jiangtao" w:date="2021-07-18T18:32:00Z">
            <w:rPr>
              <w:rFonts w:eastAsia="DengXian" w:cs="Times New Roman"/>
              <w:i/>
              <w:sz w:val="24"/>
              <w:szCs w:val="24"/>
              <w:highlight w:val="magenta"/>
            </w:rPr>
          </w:rPrChange>
        </w:rPr>
        <w:t>X</w:t>
      </w:r>
      <w:r w:rsidR="0028775A" w:rsidRPr="00DB47C6">
        <w:rPr>
          <w:rFonts w:eastAsia="DengXian" w:cs="Times New Roman"/>
          <w:iCs/>
          <w:sz w:val="24"/>
          <w:szCs w:val="24"/>
        </w:rPr>
        <w:t>,</w:t>
      </w:r>
      <w:r w:rsidR="0028775A">
        <w:rPr>
          <w:rFonts w:eastAsia="DengXian" w:cs="Times New Roman"/>
          <w:iCs/>
          <w:sz w:val="24"/>
          <w:szCs w:val="24"/>
        </w:rPr>
        <w:t xml:space="preserve"> where </w:t>
      </w:r>
      <w:r w:rsidR="0028775A" w:rsidRPr="00DB47C6">
        <w:rPr>
          <w:rFonts w:eastAsia="DengXian" w:cs="Times New Roman"/>
          <w:iCs/>
          <w:sz w:val="24"/>
          <w:szCs w:val="24"/>
          <w:rPrChange w:id="585" w:author="Cheng, Jiangtao" w:date="2021-07-18T18:32:00Z">
            <w:rPr>
              <w:rFonts w:eastAsia="DengXian" w:cs="Times New Roman"/>
              <w:i/>
              <w:sz w:val="24"/>
              <w:szCs w:val="24"/>
            </w:rPr>
          </w:rPrChange>
        </w:rPr>
        <w:t>X</w:t>
      </w:r>
      <w:r w:rsidR="0028775A">
        <w:rPr>
          <w:rFonts w:eastAsia="DengXian" w:cs="Times New Roman"/>
          <w:iCs/>
          <w:sz w:val="24"/>
          <w:szCs w:val="24"/>
        </w:rPr>
        <w:t xml:space="preserve"> the total number of water layer</w:t>
      </w:r>
      <w:ins w:id="586" w:author="Cheng, Jiangtao" w:date="2021-07-18T18:32:00Z">
        <w:r>
          <w:rPr>
            <w:rFonts w:eastAsia="DengXian" w:cs="Times New Roman"/>
            <w:iCs/>
            <w:sz w:val="24"/>
            <w:szCs w:val="24"/>
          </w:rPr>
          <w:t>s</w:t>
        </w:r>
      </w:ins>
      <w:r w:rsidR="0028775A">
        <w:rPr>
          <w:rFonts w:eastAsia="DengXian" w:cs="Times New Roman"/>
          <w:iCs/>
          <w:sz w:val="24"/>
          <w:szCs w:val="24"/>
        </w:rPr>
        <w:t>)</w:t>
      </w:r>
      <w:r w:rsidR="00666D21">
        <w:rPr>
          <w:rFonts w:eastAsia="DengXian" w:cs="Times New Roman"/>
          <w:iCs/>
          <w:sz w:val="24"/>
          <w:szCs w:val="24"/>
        </w:rPr>
        <w:t xml:space="preserve"> </w:t>
      </w:r>
      <w:r w:rsidR="00C43C1E" w:rsidRPr="00C43C1E">
        <w:rPr>
          <w:rFonts w:eastAsia="DengXian" w:cs="Times New Roman"/>
          <w:iCs/>
          <w:sz w:val="24"/>
          <w:szCs w:val="24"/>
        </w:rPr>
        <w:t xml:space="preserve">parallel to the substrate. </w:t>
      </w:r>
      <w:r w:rsidR="00DE5159">
        <w:rPr>
          <w:rFonts w:eastAsia="DengXian" w:cs="Times New Roman"/>
          <w:iCs/>
          <w:sz w:val="24"/>
          <w:szCs w:val="24"/>
        </w:rPr>
        <w:t>Here, t</w:t>
      </w:r>
      <w:r w:rsidR="00C43C1E" w:rsidRPr="00C43C1E">
        <w:rPr>
          <w:rFonts w:eastAsia="DengXian" w:cs="Times New Roman"/>
          <w:iCs/>
          <w:sz w:val="24"/>
          <w:szCs w:val="24"/>
        </w:rPr>
        <w:t>emperature</w:t>
      </w:r>
      <w:r w:rsidR="00254350">
        <w:rPr>
          <w:rFonts w:eastAsia="DengXian" w:cs="Times New Roman"/>
          <w:iCs/>
          <w:sz w:val="24"/>
          <w:szCs w:val="24"/>
        </w:rPr>
        <w:t>s</w:t>
      </w:r>
      <w:r w:rsidR="00C43C1E" w:rsidRPr="00C43C1E">
        <w:rPr>
          <w:rFonts w:eastAsia="DengXian" w:cs="Times New Roman"/>
          <w:iCs/>
          <w:sz w:val="24"/>
          <w:szCs w:val="24"/>
        </w:rPr>
        <w:t xml:space="preserve"> </w:t>
      </w:r>
      <w:r w:rsidR="00DE5159" w:rsidRPr="00C43C1E">
        <w:rPr>
          <w:rFonts w:eastAsia="DengXian" w:cs="Times New Roman"/>
          <w:iCs/>
          <w:sz w:val="24"/>
          <w:szCs w:val="24"/>
        </w:rPr>
        <w:t xml:space="preserve">at the bottom </w:t>
      </w:r>
      <w:r w:rsidR="00DE5159">
        <w:rPr>
          <w:rFonts w:eastAsia="DengXian" w:cs="Times New Roman"/>
          <w:iCs/>
          <w:sz w:val="24"/>
          <w:szCs w:val="24"/>
        </w:rPr>
        <w:t xml:space="preserve">surface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(T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i</m:t>
            </m:r>
          </m:sub>
        </m:sSub>
      </m:oMath>
      <w:r w:rsidR="00DE5159">
        <w:rPr>
          <w:rFonts w:eastAsia="DengXian" w:cs="Times New Roman"/>
          <w:iCs/>
          <w:kern w:val="14"/>
          <w:sz w:val="24"/>
          <w:szCs w:val="24"/>
          <w:lang w:eastAsia="en-US"/>
        </w:rPr>
        <w:t xml:space="preserve">) </w:t>
      </w:r>
      <w:r w:rsidR="00DE5159" w:rsidRPr="00C43C1E">
        <w:rPr>
          <w:rFonts w:eastAsia="DengXian" w:cs="Times New Roman"/>
          <w:iCs/>
          <w:sz w:val="24"/>
          <w:szCs w:val="24"/>
        </w:rPr>
        <w:t xml:space="preserve">and </w:t>
      </w:r>
      <w:r w:rsidR="00DE5159">
        <w:rPr>
          <w:rFonts w:eastAsia="DengXian" w:cs="Times New Roman"/>
          <w:iCs/>
          <w:sz w:val="24"/>
          <w:szCs w:val="24"/>
        </w:rPr>
        <w:t xml:space="preserve">the </w:t>
      </w:r>
      <w:r w:rsidR="00DE5159" w:rsidRPr="00C43C1E">
        <w:rPr>
          <w:rFonts w:eastAsia="DengXian" w:cs="Times New Roman"/>
          <w:iCs/>
          <w:sz w:val="24"/>
          <w:szCs w:val="24"/>
        </w:rPr>
        <w:t>top surface</w:t>
      </w:r>
      <w:r w:rsidR="00DE5159">
        <w:rPr>
          <w:rFonts w:eastAsia="DengXian" w:cs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(T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i+1</m:t>
            </m:r>
          </m:sub>
        </m:sSub>
        <m:r>
          <w:rPr>
            <w:rFonts w:ascii="Cambria Math" w:hAnsi="Cambria Math" w:cs="Times New Roman"/>
            <w:kern w:val="14"/>
            <w:sz w:val="24"/>
            <w:szCs w:val="24"/>
            <w:lang w:eastAsia="en-US"/>
          </w:rPr>
          <m:t>)</m:t>
        </m:r>
      </m:oMath>
      <w:r w:rsidR="00DE5159" w:rsidRPr="00C43C1E">
        <w:rPr>
          <w:rFonts w:eastAsia="DengXian" w:cs="Times New Roman"/>
          <w:iCs/>
          <w:sz w:val="24"/>
          <w:szCs w:val="24"/>
        </w:rPr>
        <w:t xml:space="preserve"> of </w:t>
      </w:r>
      <w:r w:rsidR="0043052C">
        <w:rPr>
          <w:rFonts w:eastAsia="DengXian" w:cs="Times New Roman"/>
          <w:iCs/>
          <w:sz w:val="24"/>
          <w:szCs w:val="24"/>
        </w:rPr>
        <w:t xml:space="preserve">the </w:t>
      </w:r>
      <w:proofErr w:type="spellStart"/>
      <w:r w:rsidR="0043052C" w:rsidRPr="00742900">
        <w:rPr>
          <w:rFonts w:eastAsia="DengXian" w:cs="Times New Roman"/>
          <w:i/>
          <w:sz w:val="24"/>
          <w:szCs w:val="24"/>
        </w:rPr>
        <w:t>i</w:t>
      </w:r>
      <w:r w:rsidR="0043052C">
        <w:rPr>
          <w:rFonts w:eastAsia="DengXian" w:cs="Times New Roman"/>
          <w:iCs/>
          <w:sz w:val="24"/>
          <w:szCs w:val="24"/>
        </w:rPr>
        <w:t>th</w:t>
      </w:r>
      <w:proofErr w:type="spellEnd"/>
      <w:r w:rsidR="00DE5159" w:rsidRPr="00C43C1E">
        <w:rPr>
          <w:rFonts w:eastAsia="DengXian" w:cs="Times New Roman"/>
          <w:iCs/>
          <w:sz w:val="24"/>
          <w:szCs w:val="24"/>
        </w:rPr>
        <w:t xml:space="preserve"> water layer </w:t>
      </w:r>
      <w:r w:rsidR="00254350">
        <w:rPr>
          <w:rFonts w:eastAsia="DengXian" w:cs="Times New Roman"/>
          <w:iCs/>
          <w:sz w:val="24"/>
          <w:szCs w:val="24"/>
        </w:rPr>
        <w:t>are</w:t>
      </w:r>
      <w:r w:rsidR="00C43C1E" w:rsidRPr="00C43C1E">
        <w:rPr>
          <w:rFonts w:eastAsia="DengXian" w:cs="Times New Roman"/>
          <w:iCs/>
          <w:sz w:val="24"/>
          <w:szCs w:val="24"/>
        </w:rPr>
        <w:t xml:space="preserve"> assumed to be </w:t>
      </w:r>
      <w:r w:rsidR="00254350">
        <w:rPr>
          <w:rFonts w:eastAsia="DengXian" w:cs="Times New Roman"/>
          <w:iCs/>
          <w:sz w:val="24"/>
          <w:szCs w:val="24"/>
        </w:rPr>
        <w:t xml:space="preserve">laterally </w:t>
      </w:r>
      <w:r w:rsidR="00C43C1E" w:rsidRPr="00C43C1E">
        <w:rPr>
          <w:rFonts w:eastAsia="DengXian" w:cs="Times New Roman"/>
          <w:iCs/>
          <w:sz w:val="24"/>
          <w:szCs w:val="24"/>
        </w:rPr>
        <w:t>uniform</w:t>
      </w:r>
      <w:r w:rsidR="00DE5159">
        <w:rPr>
          <w:rFonts w:eastAsia="DengXian" w:cs="Times New Roman"/>
          <w:iCs/>
          <w:sz w:val="24"/>
          <w:szCs w:val="24"/>
        </w:rPr>
        <w:t>,</w:t>
      </w:r>
      <w:r w:rsidR="00C43C1E" w:rsidRPr="00C43C1E">
        <w:rPr>
          <w:rFonts w:eastAsia="DengXian" w:cs="Times New Roman"/>
          <w:iCs/>
          <w:sz w:val="24"/>
          <w:szCs w:val="24"/>
        </w:rPr>
        <w:t xml:space="preserve"> respectively. </w:t>
      </w:r>
      <w:r w:rsidR="00E41BE4">
        <w:rPr>
          <w:rFonts w:eastAsia="DengXian" w:cs="Times New Roman"/>
          <w:iCs/>
          <w:sz w:val="24"/>
          <w:szCs w:val="24"/>
        </w:rPr>
        <w:t xml:space="preserve">Then, </w:t>
      </w:r>
      <w:r w:rsidR="00C43C1E" w:rsidRPr="00C43C1E">
        <w:rPr>
          <w:rFonts w:eastAsia="DengXian" w:cs="Times New Roman"/>
          <w:iCs/>
          <w:sz w:val="24"/>
          <w:szCs w:val="24"/>
        </w:rPr>
        <w:t xml:space="preserve">in </w:t>
      </w:r>
      <w:r w:rsidR="00481D0C">
        <w:rPr>
          <w:rFonts w:eastAsia="DengXian" w:cs="Times New Roman"/>
          <w:iCs/>
          <w:sz w:val="24"/>
          <w:szCs w:val="24"/>
        </w:rPr>
        <w:t xml:space="preserve">the </w:t>
      </w:r>
      <w:proofErr w:type="spellStart"/>
      <w:r w:rsidR="00254350" w:rsidRPr="00742900">
        <w:rPr>
          <w:rFonts w:eastAsia="DengXian" w:cs="Times New Roman"/>
          <w:i/>
          <w:sz w:val="24"/>
          <w:szCs w:val="24"/>
        </w:rPr>
        <w:t>i</w:t>
      </w:r>
      <w:r w:rsidR="00254350">
        <w:rPr>
          <w:rFonts w:eastAsia="DengXian" w:cs="Times New Roman"/>
          <w:iCs/>
          <w:sz w:val="24"/>
          <w:szCs w:val="24"/>
        </w:rPr>
        <w:t>th</w:t>
      </w:r>
      <w:proofErr w:type="spellEnd"/>
      <w:r w:rsidR="00C43C1E" w:rsidRPr="00C43C1E">
        <w:rPr>
          <w:rFonts w:eastAsia="DengXian" w:cs="Times New Roman"/>
          <w:iCs/>
          <w:sz w:val="24"/>
          <w:szCs w:val="24"/>
        </w:rPr>
        <w:t xml:space="preserve"> water layer</w:t>
      </w:r>
      <w:r w:rsidR="00481D0C">
        <w:rPr>
          <w:rFonts w:eastAsia="DengXian" w:cs="Times New Roman"/>
          <w:iCs/>
          <w:sz w:val="24"/>
          <w:szCs w:val="24"/>
        </w:rPr>
        <w:t>, we have</w:t>
      </w:r>
      <w:r w:rsidR="00C43C1E" w:rsidRPr="00C43C1E">
        <w:rPr>
          <w:rFonts w:eastAsia="DengXian" w:cs="Times New Roman"/>
          <w:iCs/>
          <w:sz w:val="24"/>
          <w:szCs w:val="24"/>
        </w:rPr>
        <w:t>:</w:t>
      </w:r>
      <w:bookmarkStart w:id="587" w:name="_Hlk75017215"/>
    </w:p>
    <w:p w14:paraId="03E26718" w14:textId="0562C1D6" w:rsidR="00C43C1E" w:rsidRPr="00C43C1E" w:rsidRDefault="00E33FAE">
      <w:pPr>
        <w:spacing w:line="360" w:lineRule="auto"/>
        <w:ind w:firstLine="4050"/>
        <w:jc w:val="right"/>
        <w:rPr>
          <w:rFonts w:eastAsia="DengXian" w:cs="Times New Roman"/>
          <w:iCs/>
          <w:sz w:val="24"/>
          <w:szCs w:val="24"/>
        </w:rPr>
        <w:pPrChange w:id="588" w:author="Cheng, Jiangtao" w:date="2021-07-18T09:32:00Z">
          <w:pPr>
            <w:spacing w:line="360" w:lineRule="auto"/>
            <w:ind w:firstLine="4050"/>
          </w:pPr>
        </w:pPrChange>
      </w:pPr>
      <m:oMath>
        <m:sSub>
          <m:sSubPr>
            <m:ctrlPr>
              <w:rPr>
                <w:rFonts w:ascii="Cambria Math" w:eastAsia="DengXian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eastAsia="DengXian" w:hAnsi="Cambria Math" w:cs="Times New Roman"/>
                <w:sz w:val="24"/>
                <w:szCs w:val="24"/>
              </w:rPr>
              <m:t>+1</m:t>
            </m:r>
          </m:sub>
        </m:sSub>
        <m:r>
          <w:rPr>
            <w:rFonts w:ascii="Cambria Math" w:eastAsia="DengXi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DengXian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sz w:val="24"/>
                <w:szCs w:val="24"/>
              </w:rPr>
              <m:t>i</m:t>
            </m:r>
          </m:sub>
        </m:sSub>
        <w:bookmarkEnd w:id="587"/>
        <m:r>
          <w:rPr>
            <w:rFonts w:ascii="Cambria Math" w:eastAsia="DengXian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="DengXian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sz w:val="24"/>
                <w:szCs w:val="24"/>
              </w:rPr>
              <m:t>w,i</m:t>
            </m:r>
          </m:sub>
        </m:sSub>
        <m:r>
          <w:rPr>
            <w:rFonts w:ascii="Cambria Math" w:eastAsia="DengXian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eastAsia="DengXian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sz w:val="24"/>
                <w:szCs w:val="24"/>
              </w:rPr>
              <m:t>i</m:t>
            </m:r>
          </m:sub>
        </m:sSub>
      </m:oMath>
      <w:r w:rsidR="00C43C1E" w:rsidRPr="00C43C1E">
        <w:rPr>
          <w:rFonts w:eastAsia="DengXian" w:cs="Times New Roman"/>
          <w:iCs/>
          <w:sz w:val="24"/>
          <w:szCs w:val="24"/>
        </w:rPr>
        <w:t xml:space="preserve"> </w:t>
      </w:r>
      <w:r w:rsidR="00C43C1E" w:rsidRPr="00C43C1E">
        <w:rPr>
          <w:rFonts w:eastAsia="DengXian" w:cs="Times New Roman"/>
          <w:iCs/>
          <w:sz w:val="24"/>
          <w:szCs w:val="24"/>
        </w:rPr>
        <w:tab/>
      </w:r>
      <w:r w:rsidR="00C43C1E" w:rsidRPr="00C43C1E">
        <w:rPr>
          <w:rFonts w:eastAsia="DengXian" w:cs="Times New Roman"/>
          <w:iCs/>
          <w:sz w:val="24"/>
          <w:szCs w:val="24"/>
        </w:rPr>
        <w:tab/>
      </w:r>
      <w:r w:rsidR="00C43C1E" w:rsidRPr="00C43C1E">
        <w:rPr>
          <w:rFonts w:eastAsia="DengXian" w:cs="Times New Roman"/>
          <w:iCs/>
          <w:sz w:val="24"/>
          <w:szCs w:val="24"/>
        </w:rPr>
        <w:tab/>
      </w:r>
      <w:r w:rsidR="00C43C1E" w:rsidRPr="00C43C1E">
        <w:rPr>
          <w:rFonts w:eastAsia="DengXian" w:cs="Times New Roman"/>
          <w:iCs/>
          <w:sz w:val="24"/>
          <w:szCs w:val="24"/>
        </w:rPr>
        <w:tab/>
      </w:r>
      <w:r w:rsidR="00C43C1E" w:rsidRPr="00C43C1E">
        <w:rPr>
          <w:rFonts w:eastAsia="DengXian" w:cs="Times New Roman"/>
          <w:iCs/>
          <w:sz w:val="24"/>
          <w:szCs w:val="24"/>
        </w:rPr>
        <w:tab/>
      </w:r>
      <w:r w:rsidR="00774E97">
        <w:rPr>
          <w:rFonts w:eastAsia="DengXian" w:cs="Times New Roman"/>
          <w:iCs/>
          <w:sz w:val="24"/>
          <w:szCs w:val="24"/>
        </w:rPr>
        <w:tab/>
      </w:r>
      <w:r w:rsidR="00774E97">
        <w:rPr>
          <w:rFonts w:eastAsia="DengXian" w:cs="Times New Roman"/>
          <w:iCs/>
          <w:sz w:val="24"/>
          <w:szCs w:val="24"/>
        </w:rPr>
        <w:tab/>
      </w:r>
      <w:r w:rsidR="006F139C">
        <w:rPr>
          <w:rFonts w:eastAsia="DengXian" w:cs="Times New Roman"/>
          <w:iCs/>
          <w:sz w:val="24"/>
          <w:szCs w:val="24"/>
        </w:rPr>
        <w:t xml:space="preserve"> </w:t>
      </w:r>
      <w:r w:rsidR="00C43C1E" w:rsidRPr="00C43C1E">
        <w:rPr>
          <w:rFonts w:eastAsia="DengXian" w:cs="Times New Roman"/>
          <w:iCs/>
          <w:sz w:val="24"/>
          <w:szCs w:val="24"/>
        </w:rPr>
        <w:t>(21)</w:t>
      </w:r>
    </w:p>
    <w:p w14:paraId="20B9C0A1" w14:textId="25BF8071" w:rsidR="00774E97" w:rsidRDefault="00C43C1E" w:rsidP="00774E97">
      <w:pPr>
        <w:spacing w:line="360" w:lineRule="auto"/>
        <w:rPr>
          <w:rFonts w:eastAsia="DengXian" w:cs="Times New Roman"/>
          <w:iCs/>
          <w:sz w:val="24"/>
          <w:szCs w:val="24"/>
        </w:rPr>
      </w:pPr>
      <w:r w:rsidRPr="00C43C1E">
        <w:rPr>
          <w:rFonts w:eastAsia="DengXian" w:cs="Times New Roman"/>
          <w:iCs/>
          <w:sz w:val="24"/>
          <w:szCs w:val="24"/>
        </w:rPr>
        <w:lastRenderedPageBreak/>
        <w:t xml:space="preserve">where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sz w:val="24"/>
                <w:szCs w:val="24"/>
              </w:rPr>
              <m:t>i</m:t>
            </m:r>
          </m:sub>
        </m:sSub>
        <m:r>
          <w:ins w:id="589" w:author="Cheng, Jiangtao" w:date="2021-07-18T18:33:00Z">
            <w:rPr>
              <w:rFonts w:ascii="Cambria Math" w:eastAsia="DengXian" w:hAnsi="Cambria Math" w:cs="Times New Roman"/>
              <w:sz w:val="24"/>
              <w:szCs w:val="24"/>
              <w:highlight w:val="green"/>
              <w:rPrChange w:id="590" w:author="Cheng, Jiangtao" w:date="2021-07-18T18:33:00Z">
                <w:rPr>
                  <w:rFonts w:ascii="Cambria Math" w:eastAsia="DengXian" w:hAnsi="Cambria Math" w:cs="Times New Roman"/>
                  <w:sz w:val="24"/>
                  <w:szCs w:val="24"/>
                </w:rPr>
              </w:rPrChange>
            </w:rPr>
            <m:t>=</m:t>
          </w:ins>
        </m:r>
        <m:f>
          <m:fPr>
            <m:ctrlPr>
              <w:ins w:id="591" w:author="Cheng, Jiangtao" w:date="2021-07-18T18:33:00Z">
                <w:rPr>
                  <w:rFonts w:ascii="Cambria Math" w:eastAsia="DengXian" w:hAnsi="Cambria Math" w:cs="Times New Roman"/>
                  <w:i/>
                  <w:sz w:val="24"/>
                  <w:szCs w:val="24"/>
                  <w:highlight w:val="green"/>
                </w:rPr>
              </w:ins>
            </m:ctrlPr>
          </m:fPr>
          <m:num>
            <m:r>
              <w:ins w:id="592" w:author="Cheng, Jiangtao" w:date="2021-07-18T18:33:00Z">
                <w:rPr>
                  <w:rFonts w:ascii="Cambria Math" w:eastAsia="DengXian" w:hAnsi="Cambria Math" w:cs="Times New Roman"/>
                  <w:kern w:val="14"/>
                  <w:sz w:val="24"/>
                  <w:szCs w:val="24"/>
                  <w:highlight w:val="green"/>
                  <w:lang w:eastAsia="en-US"/>
                  <w:rPrChange w:id="593" w:author="Cheng, Jiangtao" w:date="2021-07-18T18:33:00Z">
                    <w:rPr>
                      <w:rFonts w:ascii="Cambria Math" w:eastAsia="DengXian" w:hAnsi="Cambria Math" w:cs="Times New Roman"/>
                      <w:kern w:val="14"/>
                      <w:sz w:val="24"/>
                      <w:szCs w:val="24"/>
                      <w:lang w:eastAsia="en-US"/>
                    </w:rPr>
                  </w:rPrChange>
                </w:rPr>
                <m:t>∆</m:t>
              </w:ins>
            </m:r>
            <m:r>
              <w:ins w:id="594" w:author="Cheng, Jiangtao" w:date="2021-07-18T18:33:00Z">
                <w:rPr>
                  <w:rFonts w:ascii="Cambria Math" w:eastAsia="DengXian" w:hAnsi="Cambria Math" w:cs="Times New Roman"/>
                  <w:sz w:val="24"/>
                  <w:szCs w:val="24"/>
                  <w:highlight w:val="green"/>
                  <w:rPrChange w:id="595" w:author="Cheng, Jiangtao" w:date="2021-07-18T18:33:00Z">
                    <w:rPr>
                      <w:rFonts w:ascii="Cambria Math" w:eastAsia="DengXian" w:hAnsi="Cambria Math" w:cs="Times New Roman"/>
                      <w:sz w:val="24"/>
                      <w:szCs w:val="24"/>
                    </w:rPr>
                  </w:rPrChange>
                </w:rPr>
                <m:t>h</m:t>
              </w:ins>
            </m:r>
          </m:num>
          <m:den>
            <m:sSub>
              <m:sSubPr>
                <m:ctrlPr>
                  <w:ins w:id="596" w:author="Cheng, Jiangtao" w:date="2021-07-18T18:33:00Z">
                    <w:rPr>
                      <w:rFonts w:ascii="Cambria Math" w:eastAsia="DengXian" w:hAnsi="Cambria Math" w:cs="Times New Roman"/>
                      <w:i/>
                      <w:sz w:val="24"/>
                      <w:szCs w:val="24"/>
                      <w:highlight w:val="green"/>
                    </w:rPr>
                  </w:ins>
                </m:ctrlPr>
              </m:sSubPr>
              <m:e>
                <m:r>
                  <w:ins w:id="597" w:author="Cheng, Jiangtao" w:date="2021-07-18T18:33:00Z">
                    <w:rPr>
                      <w:rFonts w:ascii="Cambria Math" w:eastAsia="DengXian" w:hAnsi="Cambria Math" w:cs="Times New Roman"/>
                      <w:sz w:val="24"/>
                      <w:szCs w:val="24"/>
                      <w:highlight w:val="green"/>
                      <w:rPrChange w:id="598" w:author="Cheng, Jiangtao" w:date="2021-07-18T18:33:00Z">
                        <w:rPr>
                          <w:rFonts w:ascii="Cambria Math" w:eastAsia="DengXian" w:hAnsi="Cambria Math" w:cs="Times New Roman"/>
                          <w:sz w:val="24"/>
                          <w:szCs w:val="24"/>
                        </w:rPr>
                      </w:rPrChange>
                    </w:rPr>
                    <m:t>k</m:t>
                  </w:ins>
                </m:r>
              </m:e>
              <m:sub>
                <m:r>
                  <w:ins w:id="599" w:author="Cheng, Jiangtao" w:date="2021-07-18T18:33:00Z"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4"/>
                      <w:szCs w:val="24"/>
                      <w:highlight w:val="green"/>
                      <w:rPrChange w:id="600" w:author="Cheng, Jiangtao" w:date="2021-07-18T18:33:00Z">
                        <w:rPr>
                          <w:rFonts w:ascii="Cambria Math" w:eastAsia="DengXian" w:hAnsi="Cambria Math" w:cs="Times New Roman"/>
                          <w:sz w:val="24"/>
                          <w:szCs w:val="24"/>
                        </w:rPr>
                      </w:rPrChange>
                    </w:rPr>
                    <m:t>w</m:t>
                  </w:ins>
                </m:r>
              </m:sub>
            </m:sSub>
            <m:r>
              <w:ins w:id="601" w:author="Cheng, Jiangtao" w:date="2021-07-18T18:33:00Z">
                <w:rPr>
                  <w:rFonts w:ascii="Cambria Math" w:eastAsia="DengXian" w:hAnsi="Cambria Math" w:cs="Times New Roman"/>
                  <w:sz w:val="24"/>
                  <w:szCs w:val="24"/>
                  <w:highlight w:val="green"/>
                  <w:rPrChange w:id="602" w:author="Cheng, Jiangtao" w:date="2021-07-18T18:33:00Z">
                    <w:rPr>
                      <w:rFonts w:ascii="Cambria Math" w:eastAsia="DengXian" w:hAnsi="Cambria Math" w:cs="Times New Roman"/>
                      <w:sz w:val="24"/>
                      <w:szCs w:val="24"/>
                    </w:rPr>
                  </w:rPrChange>
                </w:rPr>
                <m:t>π</m:t>
              </w:ins>
            </m:r>
            <m:sSubSup>
              <m:sSubSupPr>
                <m:ctrlPr>
                  <w:ins w:id="603" w:author="Cheng, Jiangtao" w:date="2021-07-18T18:33:00Z">
                    <w:rPr>
                      <w:rFonts w:ascii="Cambria Math" w:eastAsia="DengXian" w:hAnsi="Cambria Math" w:cs="Times New Roman"/>
                      <w:i/>
                      <w:sz w:val="24"/>
                      <w:szCs w:val="24"/>
                      <w:highlight w:val="green"/>
                    </w:rPr>
                  </w:ins>
                </m:ctrlPr>
              </m:sSubSupPr>
              <m:e>
                <m:r>
                  <w:ins w:id="604" w:author="Cheng, Jiangtao" w:date="2021-07-18T18:33:00Z">
                    <w:rPr>
                      <w:rFonts w:ascii="Cambria Math" w:eastAsia="DengXian" w:hAnsi="Cambria Math" w:cs="Times New Roman"/>
                      <w:sz w:val="24"/>
                      <w:szCs w:val="24"/>
                      <w:highlight w:val="green"/>
                      <w:rPrChange w:id="605" w:author="Cheng, Jiangtao" w:date="2021-07-18T18:33:00Z">
                        <w:rPr>
                          <w:rFonts w:ascii="Cambria Math" w:eastAsia="DengXian" w:hAnsi="Cambria Math" w:cs="Times New Roman"/>
                          <w:sz w:val="24"/>
                          <w:szCs w:val="24"/>
                        </w:rPr>
                      </w:rPrChange>
                    </w:rPr>
                    <m:t>r</m:t>
                  </w:ins>
                </m:r>
              </m:e>
              <m:sub>
                <m:r>
                  <w:ins w:id="606" w:author="Cheng, Jiangtao" w:date="2021-07-18T18:33:00Z"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4"/>
                      <w:szCs w:val="24"/>
                      <w:highlight w:val="green"/>
                      <w:rPrChange w:id="607" w:author="Cheng, Jiangtao" w:date="2021-07-18T18:33:00Z">
                        <w:rPr>
                          <w:rFonts w:ascii="Cambria Math" w:eastAsia="DengXian" w:hAnsi="Cambria Math" w:cs="Times New Roman"/>
                          <w:sz w:val="24"/>
                          <w:szCs w:val="24"/>
                        </w:rPr>
                      </w:rPrChange>
                    </w:rPr>
                    <m:t>i</m:t>
                  </w:ins>
                </m:r>
              </m:sub>
              <m:sup>
                <m:r>
                  <w:ins w:id="608" w:author="Cheng, Jiangtao" w:date="2021-07-18T18:33:00Z">
                    <w:rPr>
                      <w:rFonts w:ascii="Cambria Math" w:eastAsia="DengXian" w:hAnsi="Cambria Math" w:cs="Times New Roman"/>
                      <w:sz w:val="24"/>
                      <w:szCs w:val="24"/>
                      <w:highlight w:val="green"/>
                      <w:rPrChange w:id="609" w:author="Cheng, Jiangtao" w:date="2021-07-18T18:33:00Z">
                        <w:rPr>
                          <w:rFonts w:ascii="Cambria Math" w:eastAsia="DengXian" w:hAnsi="Cambria Math" w:cs="Times New Roman"/>
                          <w:sz w:val="24"/>
                          <w:szCs w:val="24"/>
                        </w:rPr>
                      </w:rPrChange>
                    </w:rPr>
                    <m:t>2</m:t>
                  </w:ins>
                </m:r>
              </m:sup>
            </m:sSubSup>
          </m:den>
        </m:f>
      </m:oMath>
      <w:r w:rsidRPr="00C43C1E">
        <w:rPr>
          <w:rFonts w:eastAsia="DengXian" w:cs="Times New Roman"/>
          <w:iCs/>
          <w:sz w:val="24"/>
          <w:szCs w:val="24"/>
        </w:rPr>
        <w:t xml:space="preserve"> is the thermal resistance of </w:t>
      </w:r>
      <w:r w:rsidR="00E41BE4">
        <w:rPr>
          <w:rFonts w:eastAsia="DengXian" w:cs="Times New Roman"/>
          <w:iCs/>
          <w:sz w:val="24"/>
          <w:szCs w:val="24"/>
        </w:rPr>
        <w:t xml:space="preserve">the </w:t>
      </w:r>
      <w:proofErr w:type="spellStart"/>
      <w:r w:rsidR="00E41BE4" w:rsidRPr="00742900">
        <w:rPr>
          <w:rFonts w:eastAsia="DengXian" w:cs="Times New Roman"/>
          <w:i/>
          <w:sz w:val="24"/>
          <w:szCs w:val="24"/>
        </w:rPr>
        <w:t>i</w:t>
      </w:r>
      <w:r w:rsidR="00E41BE4">
        <w:rPr>
          <w:rFonts w:eastAsia="DengXian" w:cs="Times New Roman"/>
          <w:iCs/>
          <w:sz w:val="24"/>
          <w:szCs w:val="24"/>
        </w:rPr>
        <w:t>th</w:t>
      </w:r>
      <w:proofErr w:type="spellEnd"/>
      <w:r w:rsidRPr="00C43C1E">
        <w:rPr>
          <w:rFonts w:eastAsia="DengXian" w:cs="Times New Roman"/>
          <w:iCs/>
          <w:sz w:val="24"/>
          <w:szCs w:val="24"/>
        </w:rPr>
        <w:t xml:space="preserve"> water </w:t>
      </w:r>
      <w:proofErr w:type="gramStart"/>
      <w:r w:rsidRPr="00C43C1E">
        <w:rPr>
          <w:rFonts w:eastAsia="DengXian" w:cs="Times New Roman"/>
          <w:iCs/>
          <w:sz w:val="24"/>
          <w:szCs w:val="24"/>
        </w:rPr>
        <w:t>layer</w:t>
      </w:r>
      <w:proofErr w:type="gramEnd"/>
    </w:p>
    <w:commentRangeStart w:id="610"/>
    <w:p w14:paraId="67944525" w14:textId="66FAB391" w:rsidR="00C43C1E" w:rsidRPr="00C43C1E" w:rsidRDefault="00E33FAE">
      <w:pPr>
        <w:spacing w:line="360" w:lineRule="auto"/>
        <w:ind w:firstLine="4230"/>
        <w:jc w:val="right"/>
        <w:rPr>
          <w:rFonts w:eastAsia="DengXian" w:cs="Times New Roman"/>
          <w:iCs/>
          <w:sz w:val="24"/>
          <w:szCs w:val="24"/>
        </w:rPr>
        <w:pPrChange w:id="611" w:author="Cheng, Jiangtao" w:date="2021-07-18T09:32:00Z">
          <w:pPr>
            <w:spacing w:line="360" w:lineRule="auto"/>
            <w:ind w:firstLine="4230"/>
          </w:pPr>
        </w:pPrChange>
      </w:pPr>
      <m:oMath>
        <m:sSub>
          <m:sSubPr>
            <m:ctrlPr>
              <w:rPr>
                <w:rFonts w:ascii="Cambria Math" w:eastAsia="DengXian" w:hAnsi="Cambria Math" w:cs="Times New Roman"/>
                <w:i/>
                <w:iCs/>
                <w:sz w:val="24"/>
                <w:szCs w:val="24"/>
                <w:highlight w:val="magenta"/>
              </w:rPr>
            </m:ctrlPr>
          </m:sSubPr>
          <m:e>
            <m:r>
              <w:rPr>
                <w:rFonts w:ascii="Cambria Math" w:eastAsia="DengXian" w:hAnsi="Cambria Math" w:cs="Times New Roman"/>
                <w:sz w:val="24"/>
                <w:szCs w:val="24"/>
                <w:highlight w:val="magenta"/>
                <w:rPrChange w:id="612" w:author="Cheng, Jiangtao" w:date="2021-07-18T18:34:00Z">
                  <w:rPr>
                    <w:rFonts w:ascii="Cambria Math" w:eastAsia="DengXian" w:hAnsi="Cambria Math" w:cs="Times New Roman"/>
                    <w:sz w:val="24"/>
                    <w:szCs w:val="24"/>
                  </w:rPr>
                </w:rPrChange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sz w:val="24"/>
                <w:szCs w:val="24"/>
                <w:highlight w:val="magenta"/>
                <w:rPrChange w:id="613" w:author="Cheng, Jiangtao" w:date="2021-07-18T18:34:00Z">
                  <w:rPr>
                    <w:rFonts w:ascii="Cambria Math" w:eastAsia="DengXian" w:hAnsi="Cambria Math" w:cs="Times New Roman"/>
                    <w:sz w:val="24"/>
                    <w:szCs w:val="24"/>
                  </w:rPr>
                </w:rPrChange>
              </w:rPr>
              <m:t>i</m:t>
            </m:r>
          </m:sub>
        </m:sSub>
        <m:r>
          <w:rPr>
            <w:rFonts w:ascii="Cambria Math" w:eastAsia="DengXian" w:hAnsi="Cambria Math" w:cs="Times New Roman"/>
            <w:sz w:val="24"/>
            <w:szCs w:val="24"/>
            <w:highlight w:val="magenta"/>
            <w:rPrChange w:id="614" w:author="Cheng, Jiangtao" w:date="2021-07-18T18:34:00Z">
              <w:rPr>
                <w:rFonts w:ascii="Cambria Math" w:eastAsia="DengXian" w:hAnsi="Cambria Math" w:cs="Times New Roman"/>
                <w:sz w:val="24"/>
                <w:szCs w:val="24"/>
              </w:rPr>
            </w:rPrChange>
          </w:rPr>
          <m:t>=</m:t>
        </m:r>
        <m:f>
          <m:fPr>
            <m:ctrlPr>
              <w:rPr>
                <w:rFonts w:ascii="Cambria Math" w:eastAsia="DengXian" w:hAnsi="Cambria Math" w:cs="Times New Roman"/>
                <w:i/>
                <w:sz w:val="24"/>
                <w:szCs w:val="24"/>
                <w:highlight w:val="magenta"/>
              </w:rPr>
            </m:ctrlPr>
          </m:fPr>
          <m:num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  <w:highlight w:val="magenta"/>
                <w:lang w:eastAsia="en-US"/>
                <w:rPrChange w:id="615" w:author="Cheng, Jiangtao" w:date="2021-07-18T18:34:00Z"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  <w:lang w:eastAsia="en-US"/>
                  </w:rPr>
                </w:rPrChange>
              </w:rPr>
              <m:t>∆</m:t>
            </m:r>
            <m:r>
              <w:rPr>
                <w:rFonts w:ascii="Cambria Math" w:eastAsia="DengXian" w:hAnsi="Cambria Math" w:cs="Times New Roman"/>
                <w:sz w:val="24"/>
                <w:szCs w:val="24"/>
                <w:highlight w:val="magenta"/>
                <w:rPrChange w:id="616" w:author="Cheng, Jiangtao" w:date="2021-07-18T18:34:00Z">
                  <w:rPr>
                    <w:rFonts w:ascii="Cambria Math" w:eastAsia="DengXian" w:hAnsi="Cambria Math" w:cs="Times New Roman"/>
                    <w:sz w:val="24"/>
                    <w:szCs w:val="24"/>
                  </w:rPr>
                </w:rPrChange>
              </w:rPr>
              <m:t>h</m:t>
            </m:r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sz w:val="24"/>
                    <w:szCs w:val="24"/>
                    <w:highlight w:val="magenta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sz w:val="24"/>
                    <w:szCs w:val="24"/>
                    <w:highlight w:val="magenta"/>
                    <w:rPrChange w:id="617" w:author="Cheng, Jiangtao" w:date="2021-07-18T18:34:00Z">
                      <w:rPr>
                        <w:rFonts w:ascii="Cambria Math" w:eastAsia="DengXian" w:hAnsi="Cambria Math" w:cs="Times New Roman"/>
                        <w:sz w:val="24"/>
                        <w:szCs w:val="24"/>
                      </w:rPr>
                    </w:rPrChang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4"/>
                    <w:szCs w:val="24"/>
                    <w:highlight w:val="magenta"/>
                    <w:rPrChange w:id="618" w:author="Cheng, Jiangtao" w:date="2021-07-18T18:34:00Z">
                      <w:rPr>
                        <w:rFonts w:ascii="Cambria Math" w:eastAsia="DengXian" w:hAnsi="Cambria Math" w:cs="Times New Roman"/>
                        <w:sz w:val="24"/>
                        <w:szCs w:val="24"/>
                      </w:rPr>
                    </w:rPrChange>
                  </w:rPr>
                  <m:t>w</m:t>
                </m:r>
              </m:sub>
            </m:sSub>
            <m:r>
              <w:rPr>
                <w:rFonts w:ascii="Cambria Math" w:eastAsia="DengXian" w:hAnsi="Cambria Math" w:cs="Times New Roman"/>
                <w:sz w:val="24"/>
                <w:szCs w:val="24"/>
                <w:highlight w:val="magenta"/>
                <w:rPrChange w:id="619" w:author="Cheng, Jiangtao" w:date="2021-07-18T18:34:00Z">
                  <w:rPr>
                    <w:rFonts w:ascii="Cambria Math" w:eastAsia="DengXian" w:hAnsi="Cambria Math" w:cs="Times New Roman"/>
                    <w:sz w:val="24"/>
                    <w:szCs w:val="24"/>
                  </w:rPr>
                </w:rPrChange>
              </w:rPr>
              <m:t>π</m:t>
            </m:r>
            <m:sSubSup>
              <m:sSubSupPr>
                <m:ctrlPr>
                  <w:rPr>
                    <w:rFonts w:ascii="Cambria Math" w:eastAsia="DengXian" w:hAnsi="Cambria Math" w:cs="Times New Roman"/>
                    <w:i/>
                    <w:sz w:val="24"/>
                    <w:szCs w:val="24"/>
                    <w:highlight w:val="magenta"/>
                  </w:rPr>
                </m:ctrlPr>
              </m:sSubSupPr>
              <m:e>
                <m:r>
                  <w:rPr>
                    <w:rFonts w:ascii="Cambria Math" w:eastAsia="DengXian" w:hAnsi="Cambria Math" w:cs="Times New Roman"/>
                    <w:sz w:val="24"/>
                    <w:szCs w:val="24"/>
                    <w:highlight w:val="magenta"/>
                    <w:rPrChange w:id="620" w:author="Cheng, Jiangtao" w:date="2021-07-18T18:34:00Z">
                      <w:rPr>
                        <w:rFonts w:ascii="Cambria Math" w:eastAsia="DengXian" w:hAnsi="Cambria Math" w:cs="Times New Roman"/>
                        <w:sz w:val="24"/>
                        <w:szCs w:val="24"/>
                      </w:rPr>
                    </w:rPrChange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4"/>
                    <w:szCs w:val="24"/>
                    <w:highlight w:val="magenta"/>
                    <w:rPrChange w:id="621" w:author="Cheng, Jiangtao" w:date="2021-07-18T18:34:00Z">
                      <w:rPr>
                        <w:rFonts w:ascii="Cambria Math" w:eastAsia="DengXian" w:hAnsi="Cambria Math" w:cs="Times New Roman"/>
                        <w:sz w:val="24"/>
                        <w:szCs w:val="24"/>
                      </w:rPr>
                    </w:rPrChange>
                  </w:rPr>
                  <m:t>i</m:t>
                </m:r>
              </m:sub>
              <m:sup>
                <m:r>
                  <w:rPr>
                    <w:rFonts w:ascii="Cambria Math" w:eastAsia="DengXian" w:hAnsi="Cambria Math" w:cs="Times New Roman"/>
                    <w:sz w:val="24"/>
                    <w:szCs w:val="24"/>
                    <w:highlight w:val="magenta"/>
                    <w:rPrChange w:id="622" w:author="Cheng, Jiangtao" w:date="2021-07-18T18:34:00Z">
                      <w:rPr>
                        <w:rFonts w:ascii="Cambria Math" w:eastAsia="DengXian" w:hAnsi="Cambria Math" w:cs="Times New Roman"/>
                        <w:sz w:val="24"/>
                        <w:szCs w:val="24"/>
                      </w:rPr>
                    </w:rPrChange>
                  </w:rPr>
                  <m:t>2</m:t>
                </m:r>
              </m:sup>
            </m:sSubSup>
          </m:den>
        </m:f>
      </m:oMath>
      <w:r w:rsidR="00C43C1E" w:rsidRPr="00DB47C6">
        <w:rPr>
          <w:rFonts w:eastAsia="DengXian" w:cs="Times New Roman"/>
          <w:iCs/>
          <w:sz w:val="24"/>
          <w:szCs w:val="24"/>
          <w:highlight w:val="magenta"/>
          <w:rPrChange w:id="623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 xml:space="preserve"> </w:t>
      </w:r>
      <w:r w:rsidR="00C43C1E" w:rsidRPr="00DB47C6">
        <w:rPr>
          <w:rFonts w:eastAsia="DengXian" w:cs="Times New Roman"/>
          <w:iCs/>
          <w:sz w:val="24"/>
          <w:szCs w:val="24"/>
          <w:highlight w:val="magenta"/>
          <w:rPrChange w:id="624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ab/>
      </w:r>
      <w:r w:rsidR="00C43C1E" w:rsidRPr="00DB47C6">
        <w:rPr>
          <w:rFonts w:eastAsia="DengXian" w:cs="Times New Roman"/>
          <w:iCs/>
          <w:sz w:val="24"/>
          <w:szCs w:val="24"/>
          <w:highlight w:val="magenta"/>
          <w:rPrChange w:id="625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ab/>
      </w:r>
      <w:r w:rsidR="00C43C1E" w:rsidRPr="00DB47C6">
        <w:rPr>
          <w:rFonts w:eastAsia="DengXian" w:cs="Times New Roman"/>
          <w:iCs/>
          <w:sz w:val="24"/>
          <w:szCs w:val="24"/>
          <w:highlight w:val="magenta"/>
          <w:rPrChange w:id="626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ab/>
      </w:r>
      <w:r w:rsidR="00C43C1E" w:rsidRPr="00DB47C6">
        <w:rPr>
          <w:rFonts w:eastAsia="DengXian" w:cs="Times New Roman"/>
          <w:iCs/>
          <w:sz w:val="24"/>
          <w:szCs w:val="24"/>
          <w:highlight w:val="magenta"/>
          <w:rPrChange w:id="627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ab/>
      </w:r>
      <w:r w:rsidR="00774E97" w:rsidRPr="00DB47C6">
        <w:rPr>
          <w:rFonts w:eastAsia="DengXian" w:cs="Times New Roman"/>
          <w:iCs/>
          <w:sz w:val="24"/>
          <w:szCs w:val="24"/>
          <w:highlight w:val="magenta"/>
          <w:rPrChange w:id="628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ab/>
      </w:r>
      <w:r w:rsidR="00774E97" w:rsidRPr="00DB47C6">
        <w:rPr>
          <w:rFonts w:eastAsia="DengXian" w:cs="Times New Roman"/>
          <w:iCs/>
          <w:sz w:val="24"/>
          <w:szCs w:val="24"/>
          <w:highlight w:val="magenta"/>
          <w:rPrChange w:id="629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ab/>
      </w:r>
      <w:r w:rsidR="00774E97" w:rsidRPr="00DB47C6">
        <w:rPr>
          <w:rFonts w:eastAsia="DengXian" w:cs="Times New Roman"/>
          <w:iCs/>
          <w:sz w:val="24"/>
          <w:szCs w:val="24"/>
          <w:highlight w:val="magenta"/>
          <w:rPrChange w:id="630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ab/>
      </w:r>
      <w:r w:rsidR="00774E97" w:rsidRPr="00DB47C6">
        <w:rPr>
          <w:rFonts w:eastAsia="DengXian" w:cs="Times New Roman"/>
          <w:iCs/>
          <w:sz w:val="24"/>
          <w:szCs w:val="24"/>
          <w:highlight w:val="magenta"/>
          <w:rPrChange w:id="631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ab/>
      </w:r>
      <w:r w:rsidR="00774E97" w:rsidRPr="00DB47C6">
        <w:rPr>
          <w:rFonts w:eastAsia="DengXian" w:cs="Times New Roman"/>
          <w:iCs/>
          <w:sz w:val="24"/>
          <w:szCs w:val="24"/>
          <w:highlight w:val="magenta"/>
          <w:rPrChange w:id="632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ab/>
      </w:r>
      <w:r w:rsidR="006F139C" w:rsidRPr="00DB47C6">
        <w:rPr>
          <w:rFonts w:eastAsia="DengXian" w:cs="Times New Roman"/>
          <w:iCs/>
          <w:sz w:val="24"/>
          <w:szCs w:val="24"/>
          <w:highlight w:val="magenta"/>
          <w:rPrChange w:id="633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 xml:space="preserve"> </w:t>
      </w:r>
      <w:r w:rsidR="00C43C1E" w:rsidRPr="00DB47C6">
        <w:rPr>
          <w:rFonts w:eastAsia="DengXian" w:cs="Times New Roman"/>
          <w:iCs/>
          <w:sz w:val="24"/>
          <w:szCs w:val="24"/>
          <w:highlight w:val="magenta"/>
          <w:rPrChange w:id="634" w:author="Cheng, Jiangtao" w:date="2021-07-18T18:34:00Z">
            <w:rPr>
              <w:rFonts w:eastAsia="DengXian" w:cs="Times New Roman"/>
              <w:iCs/>
              <w:sz w:val="24"/>
              <w:szCs w:val="24"/>
            </w:rPr>
          </w:rPrChange>
        </w:rPr>
        <w:t>(22)</w:t>
      </w:r>
      <w:commentRangeEnd w:id="610"/>
      <w:r w:rsidR="00DB47C6" w:rsidRPr="00DB47C6">
        <w:rPr>
          <w:rStyle w:val="CommentReference"/>
          <w:highlight w:val="magenta"/>
          <w:rPrChange w:id="635" w:author="Cheng, Jiangtao" w:date="2021-07-18T18:34:00Z">
            <w:rPr>
              <w:rStyle w:val="CommentReference"/>
            </w:rPr>
          </w:rPrChange>
        </w:rPr>
        <w:commentReference w:id="610"/>
      </w:r>
    </w:p>
    <w:p w14:paraId="3E2D8052" w14:textId="43EA2303" w:rsidR="00C43C1E" w:rsidRPr="00C43C1E" w:rsidRDefault="00C43C1E" w:rsidP="00C43C1E">
      <w:pPr>
        <w:spacing w:line="360" w:lineRule="auto"/>
        <w:rPr>
          <w:rFonts w:eastAsia="DengXian" w:cs="Times New Roman"/>
          <w:iCs/>
          <w:sz w:val="24"/>
          <w:szCs w:val="24"/>
        </w:rPr>
      </w:pPr>
      <w:r w:rsidRPr="00C43C1E">
        <w:rPr>
          <w:rFonts w:eastAsia="DengXian" w:cs="Times New Roman"/>
          <w:iCs/>
          <w:sz w:val="24"/>
          <w:szCs w:val="24"/>
        </w:rPr>
        <w:t xml:space="preserve">where </w:t>
      </w:r>
      <m:oMath>
        <m:r>
          <w:rPr>
            <w:rFonts w:ascii="Cambria Math" w:hAnsi="Cambria Math" w:cs="Times New Roman"/>
            <w:kern w:val="14"/>
            <w:sz w:val="24"/>
            <w:szCs w:val="24"/>
            <w:lang w:eastAsia="en-US"/>
          </w:rPr>
          <m:t>∆</m:t>
        </m:r>
        <m:r>
          <w:rPr>
            <w:rFonts w:ascii="Cambria Math" w:eastAsia="DengXian" w:hAnsi="Cambria Math" w:cs="Times New Roman"/>
            <w:sz w:val="24"/>
            <w:szCs w:val="24"/>
          </w:rPr>
          <m:t>h</m:t>
        </m:r>
      </m:oMath>
      <w:r w:rsidRPr="00C43C1E">
        <w:rPr>
          <w:rFonts w:eastAsia="DengXian" w:cs="Times New Roman"/>
          <w:iCs/>
          <w:sz w:val="24"/>
          <w:szCs w:val="24"/>
        </w:rPr>
        <w:t xml:space="preserve"> is the thickness of </w:t>
      </w:r>
      <w:r w:rsidR="00E41BE4">
        <w:rPr>
          <w:rFonts w:eastAsia="DengXian" w:cs="Times New Roman"/>
          <w:iCs/>
          <w:sz w:val="24"/>
          <w:szCs w:val="24"/>
        </w:rPr>
        <w:t>each</w:t>
      </w:r>
      <w:del w:id="636" w:author="Cheng, Jiangtao" w:date="2021-07-18T18:35:00Z">
        <w:r w:rsidR="00774E97" w:rsidDel="00DB47C6">
          <w:rPr>
            <w:rFonts w:eastAsia="DengXian" w:cs="Times New Roman"/>
            <w:iCs/>
            <w:sz w:val="24"/>
            <w:szCs w:val="24"/>
          </w:rPr>
          <w:delText xml:space="preserve"> discrete</w:delText>
        </w:r>
      </w:del>
      <w:r w:rsidRPr="00C43C1E">
        <w:rPr>
          <w:rFonts w:eastAsia="DengXian" w:cs="Times New Roman"/>
          <w:iCs/>
          <w:sz w:val="24"/>
          <w:szCs w:val="24"/>
        </w:rPr>
        <w:t xml:space="preserve"> water layer and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sz w:val="24"/>
                <w:szCs w:val="24"/>
              </w:rPr>
              <m:t>i</m:t>
            </m:r>
          </m:sub>
        </m:sSub>
      </m:oMath>
      <w:r w:rsidRPr="00C43C1E">
        <w:rPr>
          <w:rFonts w:eastAsia="DengXian" w:cs="Times New Roman"/>
          <w:iCs/>
          <w:sz w:val="24"/>
          <w:szCs w:val="24"/>
        </w:rPr>
        <w:t xml:space="preserve"> is the</w:t>
      </w:r>
      <w:del w:id="637" w:author="Cheng, Jiangtao" w:date="2021-07-18T18:35:00Z">
        <w:r w:rsidRPr="00C43C1E" w:rsidDel="00DB47C6">
          <w:rPr>
            <w:rFonts w:eastAsia="DengXian" w:cs="Times New Roman"/>
            <w:iCs/>
            <w:sz w:val="24"/>
            <w:szCs w:val="24"/>
          </w:rPr>
          <w:delText xml:space="preserve"> local</w:delText>
        </w:r>
      </w:del>
      <w:r w:rsidRPr="00C43C1E">
        <w:rPr>
          <w:rFonts w:eastAsia="DengXian" w:cs="Times New Roman"/>
          <w:iCs/>
          <w:sz w:val="24"/>
          <w:szCs w:val="24"/>
        </w:rPr>
        <w:t xml:space="preserve"> radius of the </w:t>
      </w:r>
      <w:proofErr w:type="spellStart"/>
      <w:r w:rsidR="00E41BE4" w:rsidRPr="00742900">
        <w:rPr>
          <w:rFonts w:eastAsia="DengXian" w:cs="Times New Roman"/>
          <w:i/>
          <w:sz w:val="24"/>
          <w:szCs w:val="24"/>
        </w:rPr>
        <w:t>i</w:t>
      </w:r>
      <w:r w:rsidR="00E41BE4">
        <w:rPr>
          <w:rFonts w:eastAsia="DengXian" w:cs="Times New Roman"/>
          <w:iCs/>
          <w:sz w:val="24"/>
          <w:szCs w:val="24"/>
        </w:rPr>
        <w:t>th</w:t>
      </w:r>
      <w:proofErr w:type="spellEnd"/>
      <w:r w:rsidR="00E41BE4">
        <w:rPr>
          <w:rFonts w:eastAsia="DengXian" w:cs="Times New Roman"/>
          <w:iCs/>
          <w:sz w:val="24"/>
          <w:szCs w:val="24"/>
        </w:rPr>
        <w:t xml:space="preserve"> </w:t>
      </w:r>
      <w:r w:rsidRPr="00C43C1E">
        <w:rPr>
          <w:rFonts w:eastAsia="DengXian" w:cs="Times New Roman"/>
          <w:iCs/>
          <w:sz w:val="24"/>
          <w:szCs w:val="24"/>
        </w:rPr>
        <w:t xml:space="preserve">water </w:t>
      </w:r>
      <w:proofErr w:type="gramStart"/>
      <w:r w:rsidRPr="00C43C1E">
        <w:rPr>
          <w:rFonts w:eastAsia="DengXian" w:cs="Times New Roman"/>
          <w:iCs/>
          <w:sz w:val="24"/>
          <w:szCs w:val="24"/>
        </w:rPr>
        <w:t>layer.</w:t>
      </w:r>
      <w:proofErr w:type="gramEnd"/>
      <w:r w:rsidRPr="00C43C1E">
        <w:rPr>
          <w:rFonts w:eastAsia="DengXian" w:cs="Times New Roman"/>
          <w:iCs/>
          <w:sz w:val="24"/>
          <w:szCs w:val="24"/>
        </w:rPr>
        <w:t xml:space="preserve"> </w:t>
      </w:r>
    </w:p>
    <w:p w14:paraId="4949C077" w14:textId="3AFD50E8" w:rsidR="007302CB" w:rsidDel="009E6A5C" w:rsidRDefault="00481D0C">
      <w:pPr>
        <w:spacing w:line="360" w:lineRule="auto"/>
        <w:ind w:firstLine="360"/>
        <w:rPr>
          <w:del w:id="638" w:author="Cheng, Jiangtao" w:date="2021-07-18T18:40:00Z"/>
          <w:rFonts w:eastAsia="DengXian" w:cs="Times New Roman"/>
          <w:iCs/>
          <w:sz w:val="24"/>
          <w:szCs w:val="24"/>
        </w:rPr>
      </w:pPr>
      <w:r>
        <w:rPr>
          <w:rFonts w:eastAsia="DengXian" w:cs="Times New Roman"/>
          <w:iCs/>
          <w:sz w:val="24"/>
          <w:szCs w:val="24"/>
        </w:rPr>
        <w:t xml:space="preserve">Taking the </w:t>
      </w:r>
      <w:proofErr w:type="spellStart"/>
      <w:r w:rsidRPr="00F27E1A">
        <w:rPr>
          <w:rFonts w:eastAsia="DengXian" w:cs="Times New Roman"/>
          <w:i/>
          <w:sz w:val="24"/>
          <w:szCs w:val="24"/>
        </w:rPr>
        <w:t>i</w:t>
      </w:r>
      <w:r>
        <w:rPr>
          <w:rFonts w:eastAsia="DengXian" w:cs="Times New Roman"/>
          <w:iCs/>
          <w:sz w:val="24"/>
          <w:szCs w:val="24"/>
        </w:rPr>
        <w:t>th</w:t>
      </w:r>
      <w:proofErr w:type="spellEnd"/>
      <w:r>
        <w:rPr>
          <w:rFonts w:eastAsia="DengXian" w:cs="Times New Roman"/>
          <w:iCs/>
          <w:sz w:val="24"/>
          <w:szCs w:val="24"/>
        </w:rPr>
        <w:t xml:space="preserve"> layer as the </w:t>
      </w:r>
      <w:r w:rsidRPr="00C43C1E">
        <w:rPr>
          <w:rFonts w:eastAsia="DengXian" w:cs="Times New Roman"/>
          <w:iCs/>
          <w:sz w:val="24"/>
          <w:szCs w:val="24"/>
        </w:rPr>
        <w:t>control volume</w:t>
      </w:r>
      <w:r>
        <w:rPr>
          <w:rFonts w:eastAsia="DengXian" w:cs="Times New Roman"/>
          <w:iCs/>
          <w:sz w:val="24"/>
          <w:szCs w:val="24"/>
        </w:rPr>
        <w:t>,</w:t>
      </w:r>
      <w:r w:rsidRPr="00C43C1E">
        <w:rPr>
          <w:rFonts w:eastAsia="DengXian" w:cs="Times New Roman"/>
          <w:iCs/>
          <w:sz w:val="24"/>
          <w:szCs w:val="24"/>
        </w:rPr>
        <w:t xml:space="preserve"> </w:t>
      </w:r>
      <w:r>
        <w:rPr>
          <w:rFonts w:eastAsia="DengXian" w:cs="Times New Roman"/>
          <w:iCs/>
          <w:sz w:val="24"/>
          <w:szCs w:val="24"/>
        </w:rPr>
        <w:t>h</w:t>
      </w:r>
      <w:r w:rsidRPr="00C43C1E">
        <w:rPr>
          <w:rFonts w:eastAsia="DengXian" w:cs="Times New Roman"/>
          <w:iCs/>
          <w:sz w:val="24"/>
          <w:szCs w:val="24"/>
        </w:rPr>
        <w:t xml:space="preserve">eat transfer into the </w:t>
      </w:r>
      <w:proofErr w:type="spellStart"/>
      <w:r w:rsidRPr="00F27E1A">
        <w:rPr>
          <w:rFonts w:eastAsia="DengXian" w:cs="Times New Roman"/>
          <w:i/>
          <w:sz w:val="24"/>
          <w:szCs w:val="24"/>
        </w:rPr>
        <w:t>i</w:t>
      </w:r>
      <w:r>
        <w:rPr>
          <w:rFonts w:eastAsia="DengXian" w:cs="Times New Roman"/>
          <w:iCs/>
          <w:sz w:val="24"/>
          <w:szCs w:val="24"/>
        </w:rPr>
        <w:t>th</w:t>
      </w:r>
      <w:proofErr w:type="spellEnd"/>
      <w:r>
        <w:rPr>
          <w:rFonts w:eastAsia="DengXian" w:cs="Times New Roman"/>
          <w:iCs/>
          <w:sz w:val="24"/>
          <w:szCs w:val="24"/>
        </w:rPr>
        <w:t xml:space="preserve"> </w:t>
      </w:r>
      <w:r w:rsidRPr="00C43C1E">
        <w:rPr>
          <w:rFonts w:eastAsia="DengXian" w:cs="Times New Roman"/>
          <w:iCs/>
          <w:sz w:val="24"/>
          <w:szCs w:val="24"/>
        </w:rPr>
        <w:t>water layer from the bottom surface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w,i</m:t>
            </m:r>
          </m:sub>
        </m:sSub>
      </m:oMath>
      <w:r w:rsidRPr="00C43C1E">
        <w:rPr>
          <w:rFonts w:eastAsia="DengXian" w:cs="Times New Roman"/>
          <w:iCs/>
          <w:sz w:val="24"/>
          <w:szCs w:val="24"/>
        </w:rPr>
        <w:t xml:space="preserve">) </w:t>
      </w:r>
      <w:r>
        <w:rPr>
          <w:rFonts w:eastAsia="DengXian" w:cs="Times New Roman"/>
          <w:iCs/>
          <w:sz w:val="24"/>
          <w:szCs w:val="24"/>
        </w:rPr>
        <w:t>is balanced by the heat</w:t>
      </w:r>
      <w:r w:rsidRPr="00C43C1E">
        <w:rPr>
          <w:rFonts w:eastAsia="DengXian" w:cs="Times New Roman"/>
          <w:iCs/>
          <w:sz w:val="24"/>
          <w:szCs w:val="24"/>
        </w:rPr>
        <w:t xml:space="preserve"> transfer </w:t>
      </w:r>
      <w:r w:rsidR="0043052C">
        <w:rPr>
          <w:rFonts w:eastAsia="DengXian" w:cs="Times New Roman"/>
          <w:iCs/>
          <w:sz w:val="24"/>
          <w:szCs w:val="24"/>
        </w:rPr>
        <w:t>to</w:t>
      </w:r>
      <w:r w:rsidRPr="00C43C1E">
        <w:rPr>
          <w:rFonts w:eastAsia="DengXian" w:cs="Times New Roman"/>
          <w:iCs/>
          <w:sz w:val="24"/>
          <w:szCs w:val="24"/>
        </w:rPr>
        <w:t xml:space="preserve"> the top surface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w,i+1</m:t>
            </m:r>
          </m:sub>
        </m:sSub>
      </m:oMath>
      <w:r w:rsidRPr="00C43C1E">
        <w:rPr>
          <w:rFonts w:eastAsia="DengXian" w:cs="Times New Roman"/>
          <w:iCs/>
          <w:sz w:val="24"/>
          <w:szCs w:val="24"/>
        </w:rPr>
        <w:t xml:space="preserve">) and </w:t>
      </w:r>
      <w:r>
        <w:rPr>
          <w:rFonts w:eastAsia="DengXian" w:cs="Times New Roman"/>
          <w:iCs/>
          <w:sz w:val="24"/>
          <w:szCs w:val="24"/>
        </w:rPr>
        <w:t>the evaporation</w:t>
      </w:r>
      <w:ins w:id="639" w:author="Cheng, Jiangtao" w:date="2021-07-18T18:44:00Z">
        <w:r w:rsidR="007C0E21">
          <w:rPr>
            <w:rFonts w:eastAsia="DengXian" w:cs="Times New Roman"/>
            <w:iCs/>
            <w:sz w:val="24"/>
            <w:szCs w:val="24"/>
          </w:rPr>
          <w:t xml:space="preserve"> rate</w:t>
        </w:r>
      </w:ins>
      <w:r>
        <w:rPr>
          <w:rFonts w:eastAsia="DengXian" w:cs="Times New Roman"/>
          <w:iCs/>
          <w:sz w:val="24"/>
          <w:szCs w:val="24"/>
        </w:rPr>
        <w:t xml:space="preserve"> </w:t>
      </w:r>
      <m:oMath>
        <m:sSub>
          <m:sSubPr>
            <m:ctrlPr>
              <w:ins w:id="640" w:author="Cheng, Jiangtao" w:date="2021-07-18T18:38:00Z">
                <w:rPr>
                  <w:rFonts w:ascii="Cambria Math" w:eastAsia="DengXian" w:hAnsi="Cambria Math" w:cs="Times New Roman"/>
                  <w:i/>
                  <w:iCs/>
                  <w:sz w:val="24"/>
                  <w:szCs w:val="24"/>
                </w:rPr>
              </w:ins>
            </m:ctrlPr>
          </m:sSubPr>
          <m:e>
            <m:r>
              <w:ins w:id="641" w:author="Cheng, Jiangtao" w:date="2021-07-18T18:38:00Z">
                <w:rPr>
                  <w:rFonts w:ascii="Cambria Math" w:eastAsia="DengXian" w:hAnsi="Cambria Math" w:cs="Times New Roman"/>
                  <w:sz w:val="24"/>
                  <w:szCs w:val="24"/>
                </w:rPr>
                <m:t>(q</m:t>
              </w:ins>
            </m:r>
          </m:e>
          <m:sub>
            <m:r>
              <w:ins w:id="642" w:author="Cheng, Jiangtao" w:date="2021-07-18T18:38:00Z">
                <m:rPr>
                  <m:sty m:val="p"/>
                </m:rPr>
                <w:rPr>
                  <w:rFonts w:ascii="Cambria Math" w:eastAsia="DengXian" w:hAnsi="Cambria Math" w:cs="Times New Roman"/>
                  <w:sz w:val="24"/>
                  <w:szCs w:val="24"/>
                </w:rPr>
                <m:t>l,i</m:t>
              </w:ins>
            </m:r>
          </m:sub>
        </m:sSub>
        <m:r>
          <w:ins w:id="643" w:author="Cheng, Jiangtao" w:date="2021-07-18T18:38:00Z">
            <w:rPr>
              <w:rFonts w:ascii="Cambria Math" w:eastAsia="DengXian" w:hAnsi="Cambria Math" w:cs="Times New Roman"/>
              <w:sz w:val="24"/>
              <w:szCs w:val="24"/>
            </w:rPr>
            <m:t>)</m:t>
          </w:ins>
        </m:r>
      </m:oMath>
      <w:ins w:id="644" w:author="Cheng, Jiangtao" w:date="2021-07-18T18:38:00Z">
        <w:r w:rsidR="009E6A5C">
          <w:rPr>
            <w:rFonts w:eastAsia="DengXian" w:cs="Times New Roman"/>
            <w:iCs/>
            <w:sz w:val="24"/>
            <w:szCs w:val="24"/>
          </w:rPr>
          <w:t xml:space="preserve"> </w:t>
        </w:r>
      </w:ins>
      <w:r>
        <w:rPr>
          <w:rFonts w:eastAsia="DengXian" w:cs="Times New Roman"/>
          <w:iCs/>
          <w:sz w:val="24"/>
          <w:szCs w:val="24"/>
        </w:rPr>
        <w:t xml:space="preserve">from the </w:t>
      </w:r>
      <w:r w:rsidRPr="00C43C1E">
        <w:rPr>
          <w:rFonts w:eastAsia="DengXian" w:cs="Times New Roman"/>
          <w:iCs/>
          <w:sz w:val="24"/>
          <w:szCs w:val="24"/>
        </w:rPr>
        <w:t>side surface.</w:t>
      </w:r>
      <w:del w:id="645" w:author="Cheng, Jiangtao" w:date="2021-07-18T18:40:00Z">
        <w:r w:rsidDel="009E6A5C">
          <w:rPr>
            <w:rFonts w:eastAsia="DengXian" w:cs="Times New Roman"/>
            <w:iCs/>
            <w:sz w:val="24"/>
            <w:szCs w:val="24"/>
          </w:rPr>
          <w:delText xml:space="preserve"> </w:delText>
        </w:r>
        <w:r w:rsidR="007302CB" w:rsidDel="009E6A5C">
          <w:rPr>
            <w:rFonts w:eastAsia="DengXian" w:cs="Times New Roman"/>
            <w:iCs/>
            <w:sz w:val="24"/>
            <w:szCs w:val="24"/>
          </w:rPr>
          <w:delText>The evaporation rate from the side surface is</w:delText>
        </w:r>
      </w:del>
      <w:del w:id="646" w:author="Cheng, Jiangtao" w:date="2021-07-18T18:38:00Z">
        <w:r w:rsidR="007302CB" w:rsidDel="009E6A5C">
          <w:rPr>
            <w:rFonts w:eastAsia="DengXian" w:cs="Times New Roman"/>
            <w:iCs/>
            <w:sz w:val="24"/>
            <w:szCs w:val="24"/>
          </w:rPr>
          <w:delText xml:space="preserve"> calculated as</w:delText>
        </w:r>
      </w:del>
      <w:del w:id="647" w:author="Cheng, Jiangtao" w:date="2021-07-18T18:40:00Z">
        <w:r w:rsidR="007302CB" w:rsidDel="009E6A5C">
          <w:rPr>
            <w:rFonts w:eastAsia="DengXian" w:cs="Times New Roman"/>
            <w:iCs/>
            <w:sz w:val="24"/>
            <w:szCs w:val="24"/>
          </w:rPr>
          <w:delText>:</w:delText>
        </w:r>
      </w:del>
    </w:p>
    <w:p w14:paraId="76D07B3D" w14:textId="7EC09703" w:rsidR="007302CB" w:rsidDel="009E6A5C" w:rsidRDefault="00E33FAE">
      <w:pPr>
        <w:spacing w:line="360" w:lineRule="auto"/>
        <w:ind w:firstLine="360"/>
        <w:rPr>
          <w:del w:id="648" w:author="Cheng, Jiangtao" w:date="2021-07-18T18:40:00Z"/>
          <w:rFonts w:eastAsia="DengXian" w:cs="Times New Roman"/>
          <w:iCs/>
          <w:sz w:val="24"/>
          <w:szCs w:val="24"/>
        </w:rPr>
        <w:pPrChange w:id="649" w:author="Cheng, Jiangtao" w:date="2021-07-18T18:40:00Z">
          <w:pPr>
            <w:spacing w:line="360" w:lineRule="auto"/>
            <w:ind w:firstLine="4050"/>
          </w:pPr>
        </w:pPrChange>
      </w:pPr>
      <m:oMath>
        <m:sSub>
          <m:sSubPr>
            <m:ctrlPr>
              <w:del w:id="650" w:author="Cheng, Jiangtao" w:date="2021-07-18T18:40:00Z">
                <w:rPr>
                  <w:rFonts w:ascii="Cambria Math" w:eastAsia="DengXian" w:hAnsi="Cambria Math" w:cs="Times New Roman"/>
                  <w:i/>
                  <w:iCs/>
                  <w:sz w:val="24"/>
                  <w:szCs w:val="24"/>
                </w:rPr>
              </w:del>
            </m:ctrlPr>
          </m:sSubPr>
          <m:e>
            <m:r>
              <w:del w:id="651" w:author="Cheng, Jiangtao" w:date="2021-07-18T18:40:00Z">
                <w:rPr>
                  <w:rFonts w:ascii="Cambria Math" w:eastAsia="DengXian" w:hAnsi="Cambria Math" w:cs="Times New Roman"/>
                  <w:sz w:val="24"/>
                  <w:szCs w:val="24"/>
                </w:rPr>
                <m:t>q</m:t>
              </w:del>
            </m:r>
          </m:e>
          <m:sub>
            <m:r>
              <w:del w:id="652" w:author="Cheng, Jiangtao" w:date="2021-07-18T18:40:00Z">
                <m:rPr>
                  <m:sty m:val="p"/>
                </m:rPr>
                <w:rPr>
                  <w:rFonts w:ascii="Cambria Math" w:eastAsia="DengXian" w:hAnsi="Cambria Math" w:cs="Times New Roman"/>
                  <w:sz w:val="24"/>
                  <w:szCs w:val="24"/>
                </w:rPr>
                <m:t>l,i</m:t>
              </w:del>
            </m:r>
          </m:sub>
        </m:sSub>
        <m:r>
          <w:del w:id="653" w:author="Cheng, Jiangtao" w:date="2021-07-18T18:40:00Z">
            <w:rPr>
              <w:rFonts w:ascii="Cambria Math" w:eastAsia="DengXian" w:hAnsi="Cambria Math" w:cs="Times New Roman"/>
              <w:sz w:val="24"/>
              <w:szCs w:val="24"/>
            </w:rPr>
            <m:t>=</m:t>
          </w:del>
        </m:r>
        <m:sSub>
          <m:sSubPr>
            <m:ctrlPr>
              <w:del w:id="654" w:author="Cheng, Jiangtao" w:date="2021-07-18T18:40:00Z">
                <w:rPr>
                  <w:rFonts w:ascii="Cambria Math" w:hAnsi="Cambria Math" w:cs="Times New Roman"/>
                  <w:i/>
                  <w:iCs/>
                  <w:kern w:val="14"/>
                  <w:sz w:val="24"/>
                  <w:szCs w:val="24"/>
                  <w:lang w:eastAsia="en-US"/>
                </w:rPr>
              </w:del>
            </m:ctrlPr>
          </m:sSubPr>
          <m:e>
            <m:sSub>
              <m:sSubPr>
                <m:ctrlPr>
                  <w:del w:id="655" w:author="Cheng, Jiangtao" w:date="2021-07-18T18:40:00Z">
                    <w:rPr>
                      <w:rFonts w:ascii="Cambria Math" w:eastAsia="DengXian" w:hAnsi="Cambria Math" w:cs="Times New Roman"/>
                      <w:sz w:val="24"/>
                      <w:szCs w:val="24"/>
                    </w:rPr>
                  </w:del>
                </m:ctrlPr>
              </m:sSubPr>
              <m:e>
                <m:r>
                  <w:del w:id="656" w:author="Cheng, Jiangtao" w:date="2021-07-18T18:40:00Z">
                    <w:rPr>
                      <w:rFonts w:ascii="Cambria Math" w:eastAsia="DengXian" w:hAnsi="Cambria Math" w:cs="Times New Roman"/>
                      <w:sz w:val="24"/>
                      <w:szCs w:val="24"/>
                    </w:rPr>
                    <m:t>J</m:t>
                  </w:del>
                </m:r>
              </m:e>
              <m:sub>
                <m:r>
                  <w:del w:id="657" w:author="Cheng, Jiangtao" w:date="2021-07-18T18:40:00Z"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4"/>
                      <w:szCs w:val="24"/>
                    </w:rPr>
                    <m:t>i</m:t>
                  </w:del>
                </m:r>
              </m:sub>
            </m:sSub>
            <m:r>
              <w:del w:id="658" w:author="Cheng, Jiangtao" w:date="2021-07-18T18:40:00Z">
                <w:rPr>
                  <w:rFonts w:ascii="Cambria Math" w:hAnsi="Cambria Math" w:cs="Times New Roman"/>
                  <w:kern w:val="0"/>
                  <w:sz w:val="24"/>
                  <w:szCs w:val="24"/>
                  <w:lang w:eastAsia="en-US"/>
                </w:rPr>
                <m:t>(r)∙h</m:t>
              </w:del>
            </m:r>
          </m:e>
          <m:sub>
            <m:r>
              <w:del w:id="659" w:author="Cheng, Jiangtao" w:date="2021-07-18T18:40:00Z"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  <w:lang w:eastAsia="en-US"/>
                </w:rPr>
                <m:t>fg</m:t>
              </w:del>
            </m:r>
          </m:sub>
        </m:sSub>
        <m:r>
          <w:del w:id="660" w:author="Cheng, Jiangtao" w:date="2021-07-18T18:40:00Z">
            <w:rPr>
              <w:rFonts w:ascii="Cambria Math" w:hAnsi="Cambria Math" w:cs="Times New Roman"/>
              <w:kern w:val="14"/>
              <w:sz w:val="24"/>
              <w:szCs w:val="24"/>
              <w:lang w:eastAsia="en-US"/>
            </w:rPr>
            <m:t>∙∆</m:t>
          </w:del>
        </m:r>
        <m:sSub>
          <m:sSubPr>
            <m:ctrlPr>
              <w:del w:id="661" w:author="Cheng, Jiangtao" w:date="2021-07-18T18:40:00Z">
                <w:rPr>
                  <w:rFonts w:ascii="Cambria Math" w:hAnsi="Cambria Math" w:cs="Times New Roman"/>
                  <w:i/>
                  <w:kern w:val="14"/>
                  <w:sz w:val="24"/>
                  <w:szCs w:val="24"/>
                  <w:lang w:eastAsia="en-US"/>
                </w:rPr>
              </w:del>
            </m:ctrlPr>
          </m:sSubPr>
          <m:e>
            <m:r>
              <w:del w:id="662" w:author="Cheng, Jiangtao" w:date="2021-07-18T18:40:00Z">
                <w:rPr>
                  <w:rFonts w:ascii="Cambria Math" w:hAnsi="Cambria Math" w:cs="Times New Roman"/>
                  <w:kern w:val="14"/>
                  <w:sz w:val="24"/>
                  <w:szCs w:val="24"/>
                  <w:lang w:eastAsia="en-US"/>
                </w:rPr>
                <m:t>S</m:t>
              </w:del>
            </m:r>
          </m:e>
          <m:sub>
            <m:r>
              <w:del w:id="663" w:author="Cheng, Jiangtao" w:date="2021-07-18T18:40:00Z">
                <m:rPr>
                  <m:sty m:val="p"/>
                </m:rPr>
                <w:rPr>
                  <w:rFonts w:ascii="Cambria Math" w:hAnsi="Cambria Math" w:cs="Times New Roman"/>
                  <w:kern w:val="14"/>
                  <w:sz w:val="24"/>
                  <w:szCs w:val="24"/>
                  <w:lang w:eastAsia="en-US"/>
                </w:rPr>
                <m:t>i</m:t>
              </w:del>
            </m:r>
          </m:sub>
        </m:sSub>
      </m:oMath>
      <w:del w:id="664" w:author="Cheng, Jiangtao" w:date="2021-07-18T18:40:00Z">
        <w:r w:rsidR="007302CB" w:rsidDel="009E6A5C">
          <w:rPr>
            <w:rFonts w:eastAsia="DengXian" w:cs="Times New Roman"/>
            <w:kern w:val="14"/>
            <w:sz w:val="24"/>
            <w:szCs w:val="24"/>
            <w:lang w:eastAsia="en-US"/>
          </w:rPr>
          <w:delText xml:space="preserve"> </w:delText>
        </w:r>
        <w:r w:rsidR="007302CB" w:rsidRPr="00C43C1E" w:rsidDel="009E6A5C">
          <w:rPr>
            <w:rFonts w:eastAsia="DengXian" w:cs="Times New Roman"/>
            <w:iCs/>
            <w:kern w:val="14"/>
            <w:sz w:val="24"/>
            <w:szCs w:val="24"/>
          </w:rPr>
          <w:tab/>
        </w:r>
        <w:r w:rsidR="007302CB" w:rsidRPr="00C43C1E" w:rsidDel="009E6A5C">
          <w:rPr>
            <w:rFonts w:eastAsia="DengXian" w:cs="Times New Roman"/>
            <w:iCs/>
            <w:kern w:val="14"/>
            <w:sz w:val="24"/>
            <w:szCs w:val="24"/>
          </w:rPr>
          <w:tab/>
        </w:r>
        <w:r w:rsidR="007302CB" w:rsidRPr="00C43C1E" w:rsidDel="009E6A5C">
          <w:rPr>
            <w:rFonts w:eastAsia="DengXian" w:cs="Times New Roman"/>
            <w:iCs/>
            <w:kern w:val="14"/>
            <w:sz w:val="24"/>
            <w:szCs w:val="24"/>
          </w:rPr>
          <w:tab/>
        </w:r>
        <w:r w:rsidR="007302CB" w:rsidDel="009E6A5C">
          <w:rPr>
            <w:rFonts w:eastAsia="DengXian" w:cs="Times New Roman"/>
            <w:iCs/>
            <w:kern w:val="14"/>
            <w:sz w:val="24"/>
            <w:szCs w:val="24"/>
          </w:rPr>
          <w:tab/>
        </w:r>
        <w:r w:rsidR="007302CB" w:rsidDel="009E6A5C">
          <w:rPr>
            <w:rFonts w:eastAsia="DengXian" w:cs="Times New Roman"/>
            <w:iCs/>
            <w:kern w:val="14"/>
            <w:sz w:val="24"/>
            <w:szCs w:val="24"/>
          </w:rPr>
          <w:tab/>
          <w:delText xml:space="preserve"> </w:delText>
        </w:r>
        <w:r w:rsidR="007302CB" w:rsidDel="009E6A5C">
          <w:rPr>
            <w:rFonts w:eastAsia="DengXian" w:cs="Times New Roman"/>
            <w:iCs/>
            <w:kern w:val="14"/>
            <w:sz w:val="24"/>
            <w:szCs w:val="24"/>
          </w:rPr>
          <w:tab/>
        </w:r>
        <w:r w:rsidR="007302CB" w:rsidDel="009E6A5C">
          <w:rPr>
            <w:rFonts w:eastAsia="DengXian" w:cs="Times New Roman"/>
            <w:iCs/>
            <w:kern w:val="14"/>
            <w:sz w:val="24"/>
            <w:szCs w:val="24"/>
          </w:rPr>
          <w:tab/>
          <w:delText xml:space="preserve"> </w:delText>
        </w:r>
        <w:r w:rsidR="007302CB" w:rsidRPr="00C43C1E" w:rsidDel="009E6A5C">
          <w:rPr>
            <w:rFonts w:eastAsia="DengXian" w:cs="Times New Roman"/>
            <w:iCs/>
            <w:kern w:val="14"/>
            <w:sz w:val="24"/>
            <w:szCs w:val="24"/>
          </w:rPr>
          <w:delText>(23)</w:delText>
        </w:r>
      </w:del>
      <w:ins w:id="665" w:author="Cheng, Jiangtao" w:date="2021-07-18T18:40:00Z">
        <w:r w:rsidR="009E6A5C">
          <w:rPr>
            <w:rFonts w:eastAsia="DengXian" w:cs="Times New Roman"/>
            <w:iCs/>
            <w:sz w:val="24"/>
            <w:szCs w:val="24"/>
          </w:rPr>
          <w:t xml:space="preserve"> Thus, </w:t>
        </w:r>
      </w:ins>
    </w:p>
    <w:p w14:paraId="079E2A8E" w14:textId="3D6E5B7B" w:rsidR="00774E97" w:rsidRDefault="009E6A5C">
      <w:pPr>
        <w:spacing w:line="360" w:lineRule="auto"/>
        <w:ind w:firstLine="360"/>
        <w:rPr>
          <w:rFonts w:eastAsia="DengXian" w:cs="Times New Roman"/>
          <w:iCs/>
          <w:sz w:val="24"/>
          <w:szCs w:val="24"/>
        </w:rPr>
      </w:pPr>
      <w:ins w:id="666" w:author="Cheng, Jiangtao" w:date="2021-07-18T18:40:00Z">
        <w:r>
          <w:rPr>
            <w:rFonts w:eastAsia="DengXian" w:cs="Times New Roman"/>
            <w:iCs/>
            <w:sz w:val="24"/>
            <w:szCs w:val="24"/>
          </w:rPr>
          <w:t>t</w:t>
        </w:r>
      </w:ins>
      <w:del w:id="667" w:author="Cheng, Jiangtao" w:date="2021-07-18T18:40:00Z">
        <w:r w:rsidR="00C43C1E" w:rsidRPr="00C43C1E" w:rsidDel="009E6A5C">
          <w:rPr>
            <w:rFonts w:eastAsia="DengXian" w:cs="Times New Roman"/>
            <w:iCs/>
            <w:sz w:val="24"/>
            <w:szCs w:val="24"/>
          </w:rPr>
          <w:delText>T</w:delText>
        </w:r>
      </w:del>
      <w:proofErr w:type="gramStart"/>
      <w:r w:rsidR="00C43C1E" w:rsidRPr="00C43C1E">
        <w:rPr>
          <w:rFonts w:eastAsia="DengXian" w:cs="Times New Roman"/>
          <w:iCs/>
          <w:sz w:val="24"/>
          <w:szCs w:val="24"/>
        </w:rPr>
        <w:t>he</w:t>
      </w:r>
      <w:proofErr w:type="gramEnd"/>
      <w:r w:rsidR="00C43C1E" w:rsidRPr="00C43C1E">
        <w:rPr>
          <w:rFonts w:eastAsia="DengXian" w:cs="Times New Roman"/>
          <w:iCs/>
          <w:sz w:val="24"/>
          <w:szCs w:val="24"/>
        </w:rPr>
        <w:t xml:space="preserve"> energy balance in</w:t>
      </w:r>
      <w:r w:rsidR="006554D7">
        <w:rPr>
          <w:rFonts w:eastAsia="DengXian" w:cs="Times New Roman"/>
          <w:iCs/>
          <w:sz w:val="24"/>
          <w:szCs w:val="24"/>
        </w:rPr>
        <w:t xml:space="preserve"> </w:t>
      </w:r>
      <w:r w:rsidR="00C43C1E" w:rsidRPr="00C43C1E">
        <w:rPr>
          <w:rFonts w:eastAsia="DengXian" w:cs="Times New Roman"/>
          <w:iCs/>
          <w:sz w:val="24"/>
          <w:szCs w:val="24"/>
        </w:rPr>
        <w:t xml:space="preserve">the </w:t>
      </w:r>
      <w:proofErr w:type="spellStart"/>
      <w:r w:rsidR="006554D7" w:rsidRPr="00742900">
        <w:rPr>
          <w:rFonts w:eastAsia="DengXian" w:cs="Times New Roman"/>
          <w:i/>
          <w:sz w:val="24"/>
          <w:szCs w:val="24"/>
        </w:rPr>
        <w:t>i</w:t>
      </w:r>
      <w:r w:rsidR="006554D7">
        <w:rPr>
          <w:rFonts w:eastAsia="DengXian" w:cs="Times New Roman"/>
          <w:iCs/>
          <w:sz w:val="24"/>
          <w:szCs w:val="24"/>
        </w:rPr>
        <w:t>th</w:t>
      </w:r>
      <w:proofErr w:type="spellEnd"/>
      <w:r w:rsidR="006554D7">
        <w:rPr>
          <w:rFonts w:eastAsia="DengXian" w:cs="Times New Roman"/>
          <w:iCs/>
          <w:sz w:val="24"/>
          <w:szCs w:val="24"/>
        </w:rPr>
        <w:t xml:space="preserve"> </w:t>
      </w:r>
      <w:r w:rsidR="00C43C1E" w:rsidRPr="00C43C1E">
        <w:rPr>
          <w:rFonts w:eastAsia="DengXian" w:cs="Times New Roman"/>
          <w:iCs/>
          <w:sz w:val="24"/>
          <w:szCs w:val="24"/>
        </w:rPr>
        <w:t>water layer is</w:t>
      </w:r>
      <w:r w:rsidR="00774E97">
        <w:rPr>
          <w:rFonts w:eastAsia="DengXian" w:cs="Times New Roman"/>
          <w:iCs/>
          <w:sz w:val="24"/>
          <w:szCs w:val="24"/>
        </w:rPr>
        <w:t>:</w:t>
      </w:r>
      <w:r w:rsidR="00C43C1E" w:rsidRPr="00C43C1E">
        <w:rPr>
          <w:rFonts w:eastAsia="DengXian" w:cs="Times New Roman"/>
          <w:iCs/>
          <w:sz w:val="24"/>
          <w:szCs w:val="24"/>
        </w:rPr>
        <w:t xml:space="preserve"> </w:t>
      </w:r>
    </w:p>
    <w:p w14:paraId="186D00C2" w14:textId="4E68E8E4" w:rsidR="00C43C1E" w:rsidRPr="00774E97" w:rsidRDefault="00E33FAE">
      <w:pPr>
        <w:spacing w:line="360" w:lineRule="auto"/>
        <w:ind w:firstLine="4140"/>
        <w:jc w:val="right"/>
        <w:rPr>
          <w:rFonts w:eastAsia="DengXian" w:cs="Times New Roman"/>
          <w:iCs/>
          <w:sz w:val="24"/>
          <w:szCs w:val="24"/>
        </w:rPr>
        <w:pPrChange w:id="668" w:author="Cheng, Jiangtao" w:date="2021-07-18T09:32:00Z">
          <w:pPr>
            <w:spacing w:line="360" w:lineRule="auto"/>
            <w:ind w:firstLine="4140"/>
          </w:pPr>
        </w:pPrChange>
      </w:pPr>
      <m:oMath>
        <m:sSub>
          <m:sSubPr>
            <m:ctrlPr>
              <w:rPr>
                <w:rFonts w:ascii="Cambria Math" w:eastAsia="DengXian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sz w:val="24"/>
                <w:szCs w:val="24"/>
              </w:rPr>
              <m:t>w, i</m:t>
            </m:r>
            <m:r>
              <w:rPr>
                <w:rFonts w:ascii="Cambria Math" w:eastAsia="DengXian" w:hAnsi="Cambria Math" w:cs="Times New Roman"/>
                <w:sz w:val="24"/>
                <w:szCs w:val="24"/>
              </w:rPr>
              <m:t>+1</m:t>
            </m:r>
          </m:sub>
        </m:sSub>
        <m:r>
          <w:rPr>
            <w:rFonts w:ascii="Cambria Math" w:eastAsia="DengXi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DengXian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sz w:val="24"/>
                <w:szCs w:val="24"/>
              </w:rPr>
              <m:t>w,i</m:t>
            </m:r>
          </m:sub>
        </m:sSub>
        <m:r>
          <w:rPr>
            <w:rFonts w:ascii="Cambria Math" w:eastAsia="DengXian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="DengXian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sz w:val="24"/>
                <w:szCs w:val="24"/>
              </w:rPr>
              <m:t>l,i</m:t>
            </m:r>
          </m:sub>
        </m:sSub>
      </m:oMath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  </w:t>
      </w:r>
      <w:bookmarkStart w:id="669" w:name="_Hlk77458399"/>
      <w:r w:rsidR="00C43C1E" w:rsidRPr="00C43C1E">
        <w:rPr>
          <w:rFonts w:eastAsia="DengXian" w:cs="Times New Roman"/>
          <w:iCs/>
          <w:kern w:val="14"/>
          <w:sz w:val="24"/>
          <w:szCs w:val="24"/>
        </w:rPr>
        <w:tab/>
      </w:r>
      <w:r w:rsidR="007302CB">
        <w:rPr>
          <w:rFonts w:eastAsia="DengXian" w:cs="Times New Roman"/>
          <w:iCs/>
          <w:kern w:val="14"/>
          <w:sz w:val="24"/>
          <w:szCs w:val="24"/>
        </w:rPr>
        <w:tab/>
      </w:r>
      <w:r w:rsidR="007302CB">
        <w:rPr>
          <w:rFonts w:eastAsia="DengXian" w:cs="Times New Roman"/>
          <w:iCs/>
          <w:kern w:val="14"/>
          <w:sz w:val="24"/>
          <w:szCs w:val="24"/>
        </w:rPr>
        <w:tab/>
      </w:r>
      <w:r w:rsidR="007302CB">
        <w:rPr>
          <w:rFonts w:eastAsia="DengXian" w:cs="Times New Roman"/>
          <w:iCs/>
          <w:kern w:val="14"/>
          <w:sz w:val="24"/>
          <w:szCs w:val="24"/>
        </w:rPr>
        <w:tab/>
      </w:r>
      <w:r w:rsidR="007302CB">
        <w:rPr>
          <w:rFonts w:eastAsia="DengXian" w:cs="Times New Roman"/>
          <w:iCs/>
          <w:kern w:val="14"/>
          <w:sz w:val="24"/>
          <w:szCs w:val="24"/>
        </w:rPr>
        <w:tab/>
      </w:r>
      <w:r w:rsidR="007302CB">
        <w:rPr>
          <w:rFonts w:eastAsia="DengXian" w:cs="Times New Roman"/>
          <w:iCs/>
          <w:kern w:val="14"/>
          <w:sz w:val="24"/>
          <w:szCs w:val="24"/>
        </w:rPr>
        <w:tab/>
        <w:t xml:space="preserve"> </w:t>
      </w:r>
      <w:r w:rsidR="007302CB">
        <w:rPr>
          <w:rFonts w:eastAsia="DengXian" w:cs="Times New Roman"/>
          <w:iCs/>
          <w:kern w:val="14"/>
          <w:sz w:val="24"/>
          <w:szCs w:val="24"/>
        </w:rPr>
        <w:tab/>
        <w:t xml:space="preserve"> </w:t>
      </w:r>
      <w:r w:rsidR="00C43C1E" w:rsidRPr="00C43C1E">
        <w:rPr>
          <w:rFonts w:eastAsia="DengXian" w:cs="Times New Roman"/>
          <w:iCs/>
          <w:kern w:val="14"/>
          <w:sz w:val="24"/>
          <w:szCs w:val="24"/>
        </w:rPr>
        <w:t>(2</w:t>
      </w:r>
      <w:ins w:id="670" w:author="Cheng, Jiangtao" w:date="2021-07-18T18:40:00Z">
        <w:r w:rsidR="009E6A5C">
          <w:rPr>
            <w:rFonts w:eastAsia="DengXian" w:cs="Times New Roman"/>
            <w:iCs/>
            <w:kern w:val="14"/>
            <w:sz w:val="24"/>
            <w:szCs w:val="24"/>
          </w:rPr>
          <w:t>3</w:t>
        </w:r>
      </w:ins>
      <w:del w:id="671" w:author="Cheng, Jiangtao" w:date="2021-07-18T18:40:00Z">
        <w:r w:rsidR="007302CB" w:rsidDel="009E6A5C">
          <w:rPr>
            <w:rFonts w:eastAsia="DengXian" w:cs="Times New Roman"/>
            <w:iCs/>
            <w:kern w:val="14"/>
            <w:sz w:val="24"/>
            <w:szCs w:val="24"/>
          </w:rPr>
          <w:delText>4</w:delText>
        </w:r>
      </w:del>
      <w:r w:rsidR="00C43C1E" w:rsidRPr="00C43C1E">
        <w:rPr>
          <w:rFonts w:eastAsia="DengXian" w:cs="Times New Roman"/>
          <w:iCs/>
          <w:kern w:val="14"/>
          <w:sz w:val="24"/>
          <w:szCs w:val="24"/>
        </w:rPr>
        <w:t>)</w:t>
      </w:r>
      <w:bookmarkEnd w:id="669"/>
    </w:p>
    <w:p w14:paraId="73585B00" w14:textId="00C23897" w:rsidR="009E6A5C" w:rsidRPr="007C0E21" w:rsidRDefault="007C0E21">
      <w:pPr>
        <w:spacing w:line="360" w:lineRule="auto"/>
        <w:rPr>
          <w:ins w:id="672" w:author="Cheng, Jiangtao" w:date="2021-07-18T18:40:00Z"/>
          <w:rFonts w:eastAsia="DengXian" w:cs="Times New Roman"/>
          <w:iCs/>
          <w:sz w:val="24"/>
          <w:szCs w:val="24"/>
          <w:highlight w:val="magenta"/>
          <w:rPrChange w:id="673" w:author="Cheng, Jiangtao" w:date="2021-07-18T18:44:00Z">
            <w:rPr>
              <w:ins w:id="674" w:author="Cheng, Jiangtao" w:date="2021-07-18T18:40:00Z"/>
              <w:rFonts w:eastAsia="DengXian" w:cs="Times New Roman"/>
              <w:iCs/>
              <w:sz w:val="24"/>
              <w:szCs w:val="24"/>
            </w:rPr>
          </w:rPrChange>
        </w:rPr>
        <w:pPrChange w:id="675" w:author="Cheng, Jiangtao" w:date="2021-07-18T18:41:00Z">
          <w:pPr>
            <w:spacing w:line="360" w:lineRule="auto"/>
            <w:ind w:firstLine="360"/>
          </w:pPr>
        </w:pPrChange>
      </w:pPr>
      <w:ins w:id="676" w:author="Cheng, Jiangtao" w:date="2021-07-18T18:43:00Z">
        <w:r>
          <w:rPr>
            <w:rFonts w:eastAsia="DengXian" w:cs="Times New Roman"/>
            <w:iCs/>
            <w:kern w:val="14"/>
            <w:sz w:val="24"/>
            <w:szCs w:val="24"/>
          </w:rPr>
          <w:t>w</w:t>
        </w:r>
      </w:ins>
      <w:del w:id="677" w:author="Cheng, Jiangtao" w:date="2021-07-18T18:43:00Z">
        <w:r w:rsidRPr="00C43C1E" w:rsidDel="007C0E21">
          <w:rPr>
            <w:rFonts w:eastAsia="DengXian" w:cs="Times New Roman"/>
            <w:iCs/>
            <w:kern w:val="14"/>
            <w:sz w:val="24"/>
            <w:szCs w:val="24"/>
          </w:rPr>
          <w:delText>W</w:delText>
        </w:r>
      </w:del>
      <w:r w:rsidR="00C43C1E" w:rsidRPr="00C43C1E">
        <w:rPr>
          <w:rFonts w:eastAsia="DengXian" w:cs="Times New Roman"/>
          <w:iCs/>
          <w:kern w:val="14"/>
          <w:sz w:val="24"/>
          <w:szCs w:val="24"/>
        </w:rPr>
        <w:t>here</w:t>
      </w:r>
      <w:ins w:id="678" w:author="Cheng, Jiangtao" w:date="2021-07-18T18:43:00Z">
        <w:r>
          <w:rPr>
            <w:rFonts w:eastAsia="DengXian" w:cs="Times New Roman"/>
            <w:iCs/>
            <w:kern w:val="14"/>
            <w:sz w:val="24"/>
            <w:szCs w:val="24"/>
          </w:rPr>
          <w:t xml:space="preserve"> </w:t>
        </w:r>
      </w:ins>
      <m:oMath>
        <m:sSub>
          <m:sSubPr>
            <m:ctrlPr>
              <w:ins w:id="679" w:author="Cheng, Jiangtao" w:date="2021-07-18T18:43:00Z">
                <w:rPr>
                  <w:rFonts w:ascii="Cambria Math" w:eastAsia="DengXian" w:hAnsi="Cambria Math" w:cs="Times New Roman"/>
                  <w:i/>
                  <w:iCs/>
                  <w:sz w:val="24"/>
                  <w:szCs w:val="24"/>
                </w:rPr>
              </w:ins>
            </m:ctrlPr>
          </m:sSubPr>
          <m:e>
            <m:r>
              <w:ins w:id="680" w:author="Cheng, Jiangtao" w:date="2021-07-18T18:43:00Z">
                <w:rPr>
                  <w:rFonts w:ascii="Cambria Math" w:eastAsia="DengXian" w:hAnsi="Cambria Math" w:cs="Times New Roman"/>
                  <w:sz w:val="24"/>
                  <w:szCs w:val="24"/>
                </w:rPr>
                <m:t>q</m:t>
              </w:ins>
            </m:r>
          </m:e>
          <m:sub>
            <m:r>
              <w:ins w:id="681" w:author="Cheng, Jiangtao" w:date="2021-07-18T18:43:00Z">
                <m:rPr>
                  <m:sty m:val="p"/>
                </m:rPr>
                <w:rPr>
                  <w:rFonts w:ascii="Cambria Math" w:eastAsia="DengXian" w:hAnsi="Cambria Math" w:cs="Times New Roman"/>
                  <w:sz w:val="24"/>
                  <w:szCs w:val="24"/>
                </w:rPr>
                <m:t>l,i</m:t>
              </w:ins>
            </m:r>
          </m:sub>
        </m:sSub>
        <m:r>
          <w:ins w:id="682" w:author="Cheng, Jiangtao" w:date="2021-07-18T18:43:00Z">
            <w:rPr>
              <w:rFonts w:ascii="Cambria Math" w:eastAsia="DengXian" w:hAnsi="Cambria Math" w:cs="Times New Roman"/>
              <w:sz w:val="24"/>
              <w:szCs w:val="24"/>
            </w:rPr>
            <m:t>=</m:t>
          </w:ins>
        </m:r>
        <m:sSub>
          <m:sSubPr>
            <m:ctrlPr>
              <w:ins w:id="683" w:author="Cheng, Jiangtao" w:date="2021-07-18T18:43:00Z">
                <w:rPr>
                  <w:rFonts w:ascii="Cambria Math" w:hAnsi="Cambria Math" w:cs="Times New Roman"/>
                  <w:i/>
                  <w:iCs/>
                  <w:kern w:val="14"/>
                  <w:sz w:val="24"/>
                  <w:szCs w:val="24"/>
                  <w:lang w:eastAsia="en-US"/>
                </w:rPr>
              </w:ins>
            </m:ctrlPr>
          </m:sSubPr>
          <m:e>
            <m:sSub>
              <m:sSubPr>
                <m:ctrlPr>
                  <w:ins w:id="684" w:author="Cheng, Jiangtao" w:date="2021-07-18T18:43:00Z">
                    <w:rPr>
                      <w:rFonts w:ascii="Cambria Math" w:eastAsia="DengXian" w:hAnsi="Cambria Math" w:cs="Times New Roman"/>
                      <w:sz w:val="24"/>
                      <w:szCs w:val="24"/>
                    </w:rPr>
                  </w:ins>
                </m:ctrlPr>
              </m:sSubPr>
              <m:e>
                <m:r>
                  <w:ins w:id="685" w:author="Cheng, Jiangtao" w:date="2021-07-18T18:43:00Z">
                    <w:rPr>
                      <w:rFonts w:ascii="Cambria Math" w:eastAsia="DengXian" w:hAnsi="Cambria Math" w:cs="Times New Roman"/>
                      <w:sz w:val="24"/>
                      <w:szCs w:val="24"/>
                    </w:rPr>
                    <m:t>J</m:t>
                  </w:ins>
                </m:r>
              </m:e>
              <m:sub>
                <m:r>
                  <w:ins w:id="686" w:author="Cheng, Jiangtao" w:date="2021-07-18T18:43:00Z"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4"/>
                      <w:szCs w:val="24"/>
                    </w:rPr>
                    <m:t>i</m:t>
                  </w:ins>
                </m:r>
              </m:sub>
            </m:sSub>
            <m:r>
              <w:ins w:id="687" w:author="Cheng, Jiangtao" w:date="2021-07-18T18:43:00Z">
                <w:rPr>
                  <w:rFonts w:ascii="Cambria Math" w:hAnsi="Cambria Math" w:cs="Times New Roman"/>
                  <w:kern w:val="0"/>
                  <w:sz w:val="24"/>
                  <w:szCs w:val="24"/>
                  <w:lang w:eastAsia="en-US"/>
                </w:rPr>
                <m:t>(r)∙h</m:t>
              </w:ins>
            </m:r>
          </m:e>
          <m:sub>
            <m:r>
              <w:ins w:id="688" w:author="Cheng, Jiangtao" w:date="2021-07-18T18:43:00Z"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  <w:lang w:eastAsia="en-US"/>
                </w:rPr>
                <m:t>fg</m:t>
              </w:ins>
            </m:r>
          </m:sub>
        </m:sSub>
        <m:r>
          <w:ins w:id="689" w:author="Cheng, Jiangtao" w:date="2021-07-18T18:43:00Z">
            <w:rPr>
              <w:rFonts w:ascii="Cambria Math" w:hAnsi="Cambria Math" w:cs="Times New Roman"/>
              <w:kern w:val="14"/>
              <w:sz w:val="24"/>
              <w:szCs w:val="24"/>
              <w:lang w:eastAsia="en-US"/>
            </w:rPr>
            <m:t>∙∆</m:t>
          </w:ins>
        </m:r>
        <m:sSub>
          <m:sSubPr>
            <m:ctrlPr>
              <w:ins w:id="690" w:author="Cheng, Jiangtao" w:date="2021-07-18T18:43:00Z">
                <w:rPr>
                  <w:rFonts w:ascii="Cambria Math" w:hAnsi="Cambria Math" w:cs="Times New Roman"/>
                  <w:i/>
                  <w:kern w:val="14"/>
                  <w:sz w:val="24"/>
                  <w:szCs w:val="24"/>
                  <w:lang w:eastAsia="en-US"/>
                </w:rPr>
              </w:ins>
            </m:ctrlPr>
          </m:sSubPr>
          <m:e>
            <m:r>
              <w:ins w:id="691" w:author="Cheng, Jiangtao" w:date="2021-07-18T18:43:00Z">
                <w:rPr>
                  <w:rFonts w:ascii="Cambria Math" w:hAnsi="Cambria Math" w:cs="Times New Roman"/>
                  <w:kern w:val="14"/>
                  <w:sz w:val="24"/>
                  <w:szCs w:val="24"/>
                  <w:lang w:eastAsia="en-US"/>
                </w:rPr>
                <m:t>S</m:t>
              </w:ins>
            </m:r>
          </m:e>
          <m:sub>
            <m:r>
              <w:ins w:id="692" w:author="Cheng, Jiangtao" w:date="2021-07-18T18:43:00Z">
                <m:rPr>
                  <m:sty m:val="p"/>
                </m:rPr>
                <w:rPr>
                  <w:rFonts w:ascii="Cambria Math" w:hAnsi="Cambria Math" w:cs="Times New Roman"/>
                  <w:kern w:val="14"/>
                  <w:sz w:val="24"/>
                  <w:szCs w:val="24"/>
                  <w:lang w:eastAsia="en-US"/>
                </w:rPr>
                <m:t>i</m:t>
              </w:ins>
            </m:r>
          </m:sub>
        </m:sSub>
      </m:oMath>
      <w:ins w:id="693" w:author="Cheng, Jiangtao" w:date="2021-07-18T18:43:00Z">
        <w:r>
          <w:rPr>
            <w:rFonts w:eastAsia="DengXian" w:cs="Times New Roman"/>
            <w:kern w:val="14"/>
            <w:sz w:val="24"/>
            <w:szCs w:val="24"/>
            <w:lang w:eastAsia="en-US"/>
          </w:rPr>
          <w:t xml:space="preserve">, </w:t>
        </w:r>
      </w:ins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kern w:val="14"/>
            <w:sz w:val="24"/>
            <w:szCs w:val="24"/>
            <w:lang w:eastAsia="en-US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14"/>
                <w:sz w:val="24"/>
                <w:szCs w:val="24"/>
                <w:lang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14"/>
                <w:sz w:val="24"/>
                <w:szCs w:val="24"/>
                <w:lang w:eastAsia="en-US"/>
              </w:rPr>
              <m:t>i</m:t>
            </m:r>
          </m:sub>
        </m:sSub>
      </m:oMath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 is the side surface area of the</w:t>
      </w:r>
      <w:ins w:id="694" w:author="Cheng, Jiangtao" w:date="2021-07-18T18:39:00Z">
        <w:r w:rsidR="009E6A5C">
          <w:rPr>
            <w:rFonts w:eastAsia="DengXian" w:cs="Times New Roman"/>
            <w:iCs/>
            <w:kern w:val="14"/>
            <w:sz w:val="24"/>
            <w:szCs w:val="24"/>
          </w:rPr>
          <w:t xml:space="preserve"> </w:t>
        </w:r>
        <w:proofErr w:type="spellStart"/>
        <w:r w:rsidR="009E6A5C" w:rsidRPr="009E6A5C">
          <w:rPr>
            <w:rFonts w:eastAsia="DengXian" w:cs="Times New Roman"/>
            <w:i/>
            <w:kern w:val="14"/>
            <w:sz w:val="24"/>
            <w:szCs w:val="24"/>
            <w:rPrChange w:id="695" w:author="Cheng, Jiangtao" w:date="2021-07-18T18:39:00Z">
              <w:rPr>
                <w:rFonts w:eastAsia="DengXian" w:cs="Times New Roman"/>
                <w:iCs/>
                <w:kern w:val="14"/>
                <w:sz w:val="24"/>
                <w:szCs w:val="24"/>
              </w:rPr>
            </w:rPrChange>
          </w:rPr>
          <w:t>i</w:t>
        </w:r>
        <w:r w:rsidR="009E6A5C">
          <w:rPr>
            <w:rFonts w:eastAsia="DengXian" w:cs="Times New Roman"/>
            <w:iCs/>
            <w:kern w:val="14"/>
            <w:sz w:val="24"/>
            <w:szCs w:val="24"/>
          </w:rPr>
          <w:t>th</w:t>
        </w:r>
      </w:ins>
      <w:proofErr w:type="spellEnd"/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 water layer</w:t>
      </w:r>
      <w:r w:rsidR="00481D0C">
        <w:rPr>
          <w:rFonts w:eastAsia="DengXian" w:cs="Times New Roman"/>
          <w:iCs/>
          <w:kern w:val="14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kern w:val="14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fg</m:t>
            </m:r>
          </m:sub>
        </m:sSub>
      </m:oMath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 </w:t>
      </w:r>
      <w:r w:rsidR="00481D0C">
        <w:rPr>
          <w:rFonts w:eastAsia="DengXian" w:cs="Times New Roman"/>
          <w:iCs/>
          <w:kern w:val="14"/>
          <w:sz w:val="24"/>
          <w:szCs w:val="24"/>
        </w:rPr>
        <w:t xml:space="preserve">is the latent heat, </w:t>
      </w:r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  <w:lang w:eastAsia="en-US"/>
              </w:rPr>
              <m:t>i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  <w:lang w:eastAsia="en-US"/>
          </w:rPr>
          <m:t>(r)</m:t>
        </m:r>
      </m:oMath>
      <w:r w:rsidR="00C43C1E" w:rsidRPr="00A04C68">
        <w:rPr>
          <w:rFonts w:eastAsia="DengXian" w:cs="Times New Roman"/>
          <w:iCs/>
          <w:kern w:val="14"/>
          <w:sz w:val="24"/>
          <w:szCs w:val="24"/>
        </w:rPr>
        <w:t xml:space="preserve"> is the local evaporation </w:t>
      </w:r>
      <w:r w:rsidR="00EA594A" w:rsidRPr="00A04C68">
        <w:rPr>
          <w:rFonts w:eastAsia="DengXian" w:cs="Times New Roman"/>
          <w:iCs/>
          <w:kern w:val="14"/>
          <w:sz w:val="24"/>
          <w:szCs w:val="24"/>
        </w:rPr>
        <w:t xml:space="preserve">mass </w:t>
      </w:r>
      <w:r w:rsidR="00C43C1E" w:rsidRPr="00A04C68">
        <w:rPr>
          <w:rFonts w:eastAsia="DengXian" w:cs="Times New Roman"/>
          <w:iCs/>
          <w:kern w:val="14"/>
          <w:sz w:val="24"/>
          <w:szCs w:val="24"/>
        </w:rPr>
        <w:t>flux.</w:t>
      </w:r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 </w:t>
      </w:r>
      <w:commentRangeStart w:id="696"/>
      <w:ins w:id="697" w:author="Cheng, Jiangtao" w:date="2021-07-18T18:40:00Z">
        <w:r w:rsidR="009E6A5C" w:rsidRPr="007C0E21">
          <w:rPr>
            <w:rFonts w:eastAsia="DengXian" w:cs="Times New Roman"/>
            <w:iCs/>
            <w:sz w:val="24"/>
            <w:szCs w:val="24"/>
            <w:highlight w:val="magenta"/>
            <w:rPrChange w:id="698" w:author="Cheng, Jiangtao" w:date="2021-07-18T18:44:00Z">
              <w:rPr>
                <w:rFonts w:eastAsia="DengXian" w:cs="Times New Roman"/>
                <w:iCs/>
                <w:sz w:val="24"/>
                <w:szCs w:val="24"/>
              </w:rPr>
            </w:rPrChange>
          </w:rPr>
          <w:t>The evaporation rate from the side surface is:</w:t>
        </w:r>
      </w:ins>
    </w:p>
    <w:p w14:paraId="28C2C641" w14:textId="3E2C8EA3" w:rsidR="00C43C1E" w:rsidRPr="009E6A5C" w:rsidRDefault="00E33FAE">
      <w:pPr>
        <w:spacing w:line="360" w:lineRule="auto"/>
        <w:ind w:firstLine="4050"/>
        <w:jc w:val="right"/>
        <w:rPr>
          <w:rFonts w:eastAsia="DengXian" w:cs="Times New Roman"/>
          <w:iCs/>
          <w:sz w:val="24"/>
          <w:szCs w:val="24"/>
          <w:rPrChange w:id="699" w:author="Cheng, Jiangtao" w:date="2021-07-18T18:40:00Z">
            <w:rPr>
              <w:rFonts w:eastAsia="DengXian" w:cs="Times New Roman"/>
              <w:iCs/>
              <w:kern w:val="14"/>
              <w:sz w:val="24"/>
              <w:szCs w:val="24"/>
            </w:rPr>
          </w:rPrChange>
        </w:rPr>
        <w:pPrChange w:id="700" w:author="Cheng, Jiangtao" w:date="2021-07-18T18:40:00Z">
          <w:pPr>
            <w:spacing w:line="360" w:lineRule="auto"/>
          </w:pPr>
        </w:pPrChange>
      </w:pPr>
      <m:oMath>
        <m:sSub>
          <m:sSubPr>
            <m:ctrlPr>
              <w:ins w:id="701" w:author="Cheng, Jiangtao" w:date="2021-07-18T18:40:00Z">
                <w:rPr>
                  <w:rFonts w:ascii="Cambria Math" w:eastAsia="DengXian" w:hAnsi="Cambria Math" w:cs="Times New Roman"/>
                  <w:i/>
                  <w:iCs/>
                  <w:sz w:val="24"/>
                  <w:szCs w:val="24"/>
                  <w:highlight w:val="magenta"/>
                </w:rPr>
              </w:ins>
            </m:ctrlPr>
          </m:sSubPr>
          <m:e>
            <m:r>
              <w:ins w:id="702" w:author="Cheng, Jiangtao" w:date="2021-07-18T18:40:00Z">
                <w:rPr>
                  <w:rFonts w:ascii="Cambria Math" w:eastAsia="DengXian" w:hAnsi="Cambria Math" w:cs="Times New Roman"/>
                  <w:sz w:val="24"/>
                  <w:szCs w:val="24"/>
                  <w:highlight w:val="magenta"/>
                  <w:rPrChange w:id="703" w:author="Cheng, Jiangtao" w:date="2021-07-18T18:44:00Z">
                    <w:rPr>
                      <w:rFonts w:ascii="Cambria Math" w:eastAsia="DengXian" w:hAnsi="Cambria Math" w:cs="Times New Roman"/>
                      <w:sz w:val="24"/>
                      <w:szCs w:val="24"/>
                    </w:rPr>
                  </w:rPrChange>
                </w:rPr>
                <m:t>q</m:t>
              </w:ins>
            </m:r>
          </m:e>
          <m:sub>
            <m:r>
              <w:ins w:id="704" w:author="Cheng, Jiangtao" w:date="2021-07-18T18:40:00Z">
                <m:rPr>
                  <m:sty m:val="p"/>
                </m:rPr>
                <w:rPr>
                  <w:rFonts w:ascii="Cambria Math" w:eastAsia="DengXian" w:hAnsi="Cambria Math" w:cs="Times New Roman"/>
                  <w:sz w:val="24"/>
                  <w:szCs w:val="24"/>
                  <w:highlight w:val="magenta"/>
                  <w:rPrChange w:id="705" w:author="Cheng, Jiangtao" w:date="2021-07-18T18:44:00Z">
                    <w:rPr>
                      <w:rFonts w:ascii="Cambria Math" w:eastAsia="DengXian" w:hAnsi="Cambria Math" w:cs="Times New Roman"/>
                      <w:sz w:val="24"/>
                      <w:szCs w:val="24"/>
                    </w:rPr>
                  </w:rPrChange>
                </w:rPr>
                <m:t>l,i</m:t>
              </w:ins>
            </m:r>
          </m:sub>
        </m:sSub>
        <m:r>
          <w:ins w:id="706" w:author="Cheng, Jiangtao" w:date="2021-07-18T18:40:00Z">
            <w:rPr>
              <w:rFonts w:ascii="Cambria Math" w:eastAsia="DengXian" w:hAnsi="Cambria Math" w:cs="Times New Roman"/>
              <w:sz w:val="24"/>
              <w:szCs w:val="24"/>
              <w:highlight w:val="magenta"/>
              <w:rPrChange w:id="707" w:author="Cheng, Jiangtao" w:date="2021-07-18T18:44:00Z">
                <w:rPr>
                  <w:rFonts w:ascii="Cambria Math" w:eastAsia="DengXian" w:hAnsi="Cambria Math" w:cs="Times New Roman"/>
                  <w:sz w:val="24"/>
                  <w:szCs w:val="24"/>
                </w:rPr>
              </w:rPrChange>
            </w:rPr>
            <m:t>=</m:t>
          </w:ins>
        </m:r>
        <m:sSub>
          <m:sSubPr>
            <m:ctrlPr>
              <w:ins w:id="708" w:author="Cheng, Jiangtao" w:date="2021-07-18T18:40:00Z">
                <w:rPr>
                  <w:rFonts w:ascii="Cambria Math" w:hAnsi="Cambria Math" w:cs="Times New Roman"/>
                  <w:i/>
                  <w:iCs/>
                  <w:kern w:val="14"/>
                  <w:sz w:val="24"/>
                  <w:szCs w:val="24"/>
                  <w:highlight w:val="magenta"/>
                  <w:lang w:eastAsia="en-US"/>
                </w:rPr>
              </w:ins>
            </m:ctrlPr>
          </m:sSubPr>
          <m:e>
            <m:sSub>
              <m:sSubPr>
                <m:ctrlPr>
                  <w:ins w:id="709" w:author="Cheng, Jiangtao" w:date="2021-07-18T18:40:00Z">
                    <w:rPr>
                      <w:rFonts w:ascii="Cambria Math" w:eastAsia="DengXian" w:hAnsi="Cambria Math" w:cs="Times New Roman"/>
                      <w:sz w:val="24"/>
                      <w:szCs w:val="24"/>
                      <w:highlight w:val="magenta"/>
                    </w:rPr>
                  </w:ins>
                </m:ctrlPr>
              </m:sSubPr>
              <m:e>
                <m:r>
                  <w:ins w:id="710" w:author="Cheng, Jiangtao" w:date="2021-07-18T18:40:00Z">
                    <w:rPr>
                      <w:rFonts w:ascii="Cambria Math" w:eastAsia="DengXian" w:hAnsi="Cambria Math" w:cs="Times New Roman"/>
                      <w:sz w:val="24"/>
                      <w:szCs w:val="24"/>
                      <w:highlight w:val="magenta"/>
                      <w:rPrChange w:id="711" w:author="Cheng, Jiangtao" w:date="2021-07-18T18:44:00Z">
                        <w:rPr>
                          <w:rFonts w:ascii="Cambria Math" w:eastAsia="DengXian" w:hAnsi="Cambria Math" w:cs="Times New Roman"/>
                          <w:sz w:val="24"/>
                          <w:szCs w:val="24"/>
                        </w:rPr>
                      </w:rPrChange>
                    </w:rPr>
                    <m:t>J</m:t>
                  </w:ins>
                </m:r>
              </m:e>
              <m:sub>
                <m:r>
                  <w:ins w:id="712" w:author="Cheng, Jiangtao" w:date="2021-07-18T18:40:00Z"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4"/>
                      <w:szCs w:val="24"/>
                      <w:highlight w:val="magenta"/>
                      <w:rPrChange w:id="713" w:author="Cheng, Jiangtao" w:date="2021-07-18T18:44:00Z">
                        <w:rPr>
                          <w:rFonts w:ascii="Cambria Math" w:eastAsia="DengXian" w:hAnsi="Cambria Math" w:cs="Times New Roman"/>
                          <w:sz w:val="24"/>
                          <w:szCs w:val="24"/>
                        </w:rPr>
                      </w:rPrChange>
                    </w:rPr>
                    <m:t>i</m:t>
                  </w:ins>
                </m:r>
              </m:sub>
            </m:sSub>
            <m:r>
              <w:ins w:id="714" w:author="Cheng, Jiangtao" w:date="2021-07-18T18:40:00Z">
                <w:rPr>
                  <w:rFonts w:ascii="Cambria Math" w:hAnsi="Cambria Math" w:cs="Times New Roman"/>
                  <w:kern w:val="0"/>
                  <w:sz w:val="24"/>
                  <w:szCs w:val="24"/>
                  <w:highlight w:val="magenta"/>
                  <w:lang w:eastAsia="en-US"/>
                  <w:rPrChange w:id="715" w:author="Cheng, Jiangtao" w:date="2021-07-18T18:44:00Z"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:lang w:eastAsia="en-US"/>
                    </w:rPr>
                  </w:rPrChange>
                </w:rPr>
                <m:t>(r)∙h</m:t>
              </w:ins>
            </m:r>
          </m:e>
          <m:sub>
            <m:r>
              <w:ins w:id="716" w:author="Cheng, Jiangtao" w:date="2021-07-18T18:40:00Z"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  <w:highlight w:val="magenta"/>
                  <w:lang w:eastAsia="en-US"/>
                  <w:rPrChange w:id="717" w:author="Cheng, Jiangtao" w:date="2021-07-18T18:44:00Z"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:lang w:eastAsia="en-US"/>
                    </w:rPr>
                  </w:rPrChange>
                </w:rPr>
                <m:t>fg</m:t>
              </w:ins>
            </m:r>
          </m:sub>
        </m:sSub>
        <m:r>
          <w:ins w:id="718" w:author="Cheng, Jiangtao" w:date="2021-07-18T18:40:00Z">
            <w:rPr>
              <w:rFonts w:ascii="Cambria Math" w:hAnsi="Cambria Math" w:cs="Times New Roman"/>
              <w:kern w:val="14"/>
              <w:sz w:val="24"/>
              <w:szCs w:val="24"/>
              <w:highlight w:val="magenta"/>
              <w:lang w:eastAsia="en-US"/>
              <w:rPrChange w:id="719" w:author="Cheng, Jiangtao" w:date="2021-07-18T18:44:00Z">
                <w:rPr>
                  <w:rFonts w:ascii="Cambria Math" w:hAnsi="Cambria Math" w:cs="Times New Roman"/>
                  <w:kern w:val="14"/>
                  <w:sz w:val="24"/>
                  <w:szCs w:val="24"/>
                  <w:lang w:eastAsia="en-US"/>
                </w:rPr>
              </w:rPrChange>
            </w:rPr>
            <m:t>∙∆</m:t>
          </w:ins>
        </m:r>
        <m:sSub>
          <m:sSubPr>
            <m:ctrlPr>
              <w:ins w:id="720" w:author="Cheng, Jiangtao" w:date="2021-07-18T18:40:00Z">
                <w:rPr>
                  <w:rFonts w:ascii="Cambria Math" w:hAnsi="Cambria Math" w:cs="Times New Roman"/>
                  <w:i/>
                  <w:kern w:val="14"/>
                  <w:sz w:val="24"/>
                  <w:szCs w:val="24"/>
                  <w:highlight w:val="magenta"/>
                  <w:lang w:eastAsia="en-US"/>
                </w:rPr>
              </w:ins>
            </m:ctrlPr>
          </m:sSubPr>
          <m:e>
            <m:r>
              <w:ins w:id="721" w:author="Cheng, Jiangtao" w:date="2021-07-18T18:40:00Z">
                <w:rPr>
                  <w:rFonts w:ascii="Cambria Math" w:hAnsi="Cambria Math" w:cs="Times New Roman"/>
                  <w:kern w:val="14"/>
                  <w:sz w:val="24"/>
                  <w:szCs w:val="24"/>
                  <w:highlight w:val="magenta"/>
                  <w:lang w:eastAsia="en-US"/>
                  <w:rPrChange w:id="722" w:author="Cheng, Jiangtao" w:date="2021-07-18T18:44:00Z">
                    <w:rPr>
                      <w:rFonts w:ascii="Cambria Math" w:hAnsi="Cambria Math" w:cs="Times New Roman"/>
                      <w:kern w:val="14"/>
                      <w:sz w:val="24"/>
                      <w:szCs w:val="24"/>
                      <w:lang w:eastAsia="en-US"/>
                    </w:rPr>
                  </w:rPrChange>
                </w:rPr>
                <m:t>S</m:t>
              </w:ins>
            </m:r>
          </m:e>
          <m:sub>
            <m:r>
              <w:ins w:id="723" w:author="Cheng, Jiangtao" w:date="2021-07-18T18:40:00Z">
                <m:rPr>
                  <m:sty m:val="p"/>
                </m:rPr>
                <w:rPr>
                  <w:rFonts w:ascii="Cambria Math" w:hAnsi="Cambria Math" w:cs="Times New Roman"/>
                  <w:kern w:val="14"/>
                  <w:sz w:val="24"/>
                  <w:szCs w:val="24"/>
                  <w:highlight w:val="magenta"/>
                  <w:lang w:eastAsia="en-US"/>
                  <w:rPrChange w:id="724" w:author="Cheng, Jiangtao" w:date="2021-07-18T18:44:00Z">
                    <w:rPr>
                      <w:rFonts w:ascii="Cambria Math" w:hAnsi="Cambria Math" w:cs="Times New Roman"/>
                      <w:kern w:val="14"/>
                      <w:sz w:val="24"/>
                      <w:szCs w:val="24"/>
                      <w:lang w:eastAsia="en-US"/>
                    </w:rPr>
                  </w:rPrChange>
                </w:rPr>
                <m:t>i</m:t>
              </w:ins>
            </m:r>
          </m:sub>
        </m:sSub>
      </m:oMath>
      <w:ins w:id="725" w:author="Cheng, Jiangtao" w:date="2021-07-18T18:40:00Z">
        <w:r w:rsidR="009E6A5C" w:rsidRPr="007C0E21">
          <w:rPr>
            <w:rFonts w:eastAsia="DengXian" w:cs="Times New Roman"/>
            <w:kern w:val="14"/>
            <w:sz w:val="24"/>
            <w:szCs w:val="24"/>
            <w:highlight w:val="magenta"/>
            <w:lang w:eastAsia="en-US"/>
            <w:rPrChange w:id="726" w:author="Cheng, Jiangtao" w:date="2021-07-18T18:44:00Z">
              <w:rPr>
                <w:rFonts w:eastAsia="DengXian" w:cs="Times New Roman"/>
                <w:kern w:val="14"/>
                <w:sz w:val="24"/>
                <w:szCs w:val="24"/>
                <w:lang w:eastAsia="en-US"/>
              </w:rPr>
            </w:rPrChange>
          </w:rPr>
          <w:t xml:space="preserve"> </w:t>
        </w:r>
        <w:r w:rsidR="009E6A5C" w:rsidRPr="007C0E21">
          <w:rPr>
            <w:rFonts w:eastAsia="DengXian" w:cs="Times New Roman"/>
            <w:iCs/>
            <w:kern w:val="14"/>
            <w:sz w:val="24"/>
            <w:szCs w:val="24"/>
            <w:highlight w:val="magenta"/>
            <w:rPrChange w:id="727" w:author="Cheng, Jiangtao" w:date="2021-07-18T18:44:00Z">
              <w:rPr>
                <w:rFonts w:eastAsia="DengXian" w:cs="Times New Roman"/>
                <w:iCs/>
                <w:kern w:val="14"/>
                <w:sz w:val="24"/>
                <w:szCs w:val="24"/>
              </w:rPr>
            </w:rPrChange>
          </w:rPr>
          <w:tab/>
        </w:r>
        <w:r w:rsidR="009E6A5C" w:rsidRPr="007C0E21">
          <w:rPr>
            <w:rFonts w:eastAsia="DengXian" w:cs="Times New Roman"/>
            <w:iCs/>
            <w:kern w:val="14"/>
            <w:sz w:val="24"/>
            <w:szCs w:val="24"/>
            <w:highlight w:val="magenta"/>
            <w:rPrChange w:id="728" w:author="Cheng, Jiangtao" w:date="2021-07-18T18:44:00Z">
              <w:rPr>
                <w:rFonts w:eastAsia="DengXian" w:cs="Times New Roman"/>
                <w:iCs/>
                <w:kern w:val="14"/>
                <w:sz w:val="24"/>
                <w:szCs w:val="24"/>
              </w:rPr>
            </w:rPrChange>
          </w:rPr>
          <w:tab/>
        </w:r>
        <w:r w:rsidR="009E6A5C" w:rsidRPr="007C0E21">
          <w:rPr>
            <w:rFonts w:eastAsia="DengXian" w:cs="Times New Roman"/>
            <w:iCs/>
            <w:kern w:val="14"/>
            <w:sz w:val="24"/>
            <w:szCs w:val="24"/>
            <w:highlight w:val="magenta"/>
            <w:rPrChange w:id="729" w:author="Cheng, Jiangtao" w:date="2021-07-18T18:44:00Z">
              <w:rPr>
                <w:rFonts w:eastAsia="DengXian" w:cs="Times New Roman"/>
                <w:iCs/>
                <w:kern w:val="14"/>
                <w:sz w:val="24"/>
                <w:szCs w:val="24"/>
              </w:rPr>
            </w:rPrChange>
          </w:rPr>
          <w:tab/>
        </w:r>
        <w:r w:rsidR="009E6A5C" w:rsidRPr="007C0E21">
          <w:rPr>
            <w:rFonts w:eastAsia="DengXian" w:cs="Times New Roman"/>
            <w:iCs/>
            <w:kern w:val="14"/>
            <w:sz w:val="24"/>
            <w:szCs w:val="24"/>
            <w:highlight w:val="magenta"/>
            <w:rPrChange w:id="730" w:author="Cheng, Jiangtao" w:date="2021-07-18T18:44:00Z">
              <w:rPr>
                <w:rFonts w:eastAsia="DengXian" w:cs="Times New Roman"/>
                <w:iCs/>
                <w:kern w:val="14"/>
                <w:sz w:val="24"/>
                <w:szCs w:val="24"/>
              </w:rPr>
            </w:rPrChange>
          </w:rPr>
          <w:tab/>
        </w:r>
        <w:r w:rsidR="009E6A5C" w:rsidRPr="007C0E21">
          <w:rPr>
            <w:rFonts w:eastAsia="DengXian" w:cs="Times New Roman"/>
            <w:iCs/>
            <w:kern w:val="14"/>
            <w:sz w:val="24"/>
            <w:szCs w:val="24"/>
            <w:highlight w:val="magenta"/>
            <w:rPrChange w:id="731" w:author="Cheng, Jiangtao" w:date="2021-07-18T18:44:00Z">
              <w:rPr>
                <w:rFonts w:eastAsia="DengXian" w:cs="Times New Roman"/>
                <w:iCs/>
                <w:kern w:val="14"/>
                <w:sz w:val="24"/>
                <w:szCs w:val="24"/>
              </w:rPr>
            </w:rPrChange>
          </w:rPr>
          <w:tab/>
          <w:t xml:space="preserve"> </w:t>
        </w:r>
        <w:r w:rsidR="009E6A5C" w:rsidRPr="007C0E21">
          <w:rPr>
            <w:rFonts w:eastAsia="DengXian" w:cs="Times New Roman"/>
            <w:iCs/>
            <w:kern w:val="14"/>
            <w:sz w:val="24"/>
            <w:szCs w:val="24"/>
            <w:highlight w:val="magenta"/>
            <w:rPrChange w:id="732" w:author="Cheng, Jiangtao" w:date="2021-07-18T18:44:00Z">
              <w:rPr>
                <w:rFonts w:eastAsia="DengXian" w:cs="Times New Roman"/>
                <w:iCs/>
                <w:kern w:val="14"/>
                <w:sz w:val="24"/>
                <w:szCs w:val="24"/>
              </w:rPr>
            </w:rPrChange>
          </w:rPr>
          <w:tab/>
        </w:r>
        <w:r w:rsidR="009E6A5C" w:rsidRPr="007C0E21">
          <w:rPr>
            <w:rFonts w:eastAsia="DengXian" w:cs="Times New Roman"/>
            <w:iCs/>
            <w:kern w:val="14"/>
            <w:sz w:val="24"/>
            <w:szCs w:val="24"/>
            <w:highlight w:val="magenta"/>
            <w:rPrChange w:id="733" w:author="Cheng, Jiangtao" w:date="2021-07-18T18:44:00Z">
              <w:rPr>
                <w:rFonts w:eastAsia="DengXian" w:cs="Times New Roman"/>
                <w:iCs/>
                <w:kern w:val="14"/>
                <w:sz w:val="24"/>
                <w:szCs w:val="24"/>
              </w:rPr>
            </w:rPrChange>
          </w:rPr>
          <w:tab/>
          <w:t xml:space="preserve"> (24)</w:t>
        </w:r>
      </w:ins>
      <w:commentRangeEnd w:id="696"/>
      <w:ins w:id="734" w:author="Cheng, Jiangtao" w:date="2021-07-18T18:44:00Z">
        <w:r w:rsidR="007C0E21">
          <w:rPr>
            <w:rStyle w:val="CommentReference"/>
          </w:rPr>
          <w:commentReference w:id="696"/>
        </w:r>
      </w:ins>
    </w:p>
    <w:p w14:paraId="4BA7C237" w14:textId="2ECC182E" w:rsidR="00774E97" w:rsidRDefault="0043052C" w:rsidP="00856045">
      <w:pPr>
        <w:spacing w:line="360" w:lineRule="auto"/>
        <w:ind w:firstLine="360"/>
        <w:rPr>
          <w:rFonts w:eastAsia="DengXian" w:cs="Times New Roman"/>
          <w:iCs/>
          <w:kern w:val="14"/>
          <w:sz w:val="24"/>
          <w:szCs w:val="24"/>
        </w:rPr>
      </w:pPr>
      <w:r>
        <w:rPr>
          <w:rFonts w:eastAsia="DengXian" w:cs="Times New Roman"/>
          <w:iCs/>
          <w:kern w:val="14"/>
          <w:sz w:val="24"/>
          <w:szCs w:val="24"/>
        </w:rPr>
        <w:t>Then w</w:t>
      </w:r>
      <w:r w:rsidR="000F7B6E">
        <w:rPr>
          <w:rFonts w:eastAsia="DengXian" w:cs="Times New Roman"/>
          <w:iCs/>
          <w:kern w:val="14"/>
          <w:sz w:val="24"/>
          <w:szCs w:val="24"/>
        </w:rPr>
        <w:t xml:space="preserve">e applied </w:t>
      </w:r>
      <w:r w:rsidR="000F7B6E" w:rsidRPr="00C43C1E">
        <w:rPr>
          <w:rFonts w:eastAsia="DengXian" w:cs="Times New Roman"/>
          <w:iCs/>
          <w:kern w:val="14"/>
          <w:sz w:val="24"/>
          <w:szCs w:val="24"/>
        </w:rPr>
        <w:t xml:space="preserve">the diffusion-driven model </w:t>
      </w:r>
      <w:r w:rsidR="000F7B6E">
        <w:rPr>
          <w:rFonts w:eastAsia="DengXian" w:cs="Times New Roman"/>
          <w:iCs/>
          <w:kern w:val="14"/>
          <w:sz w:val="24"/>
          <w:szCs w:val="24"/>
        </w:rPr>
        <w:t>to estimate t</w:t>
      </w:r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he local evaporation flux, which is the solution </w:t>
      </w:r>
      <w:r w:rsidR="000F7B6E">
        <w:rPr>
          <w:rFonts w:eastAsia="DengXian" w:cs="Times New Roman"/>
          <w:iCs/>
          <w:kern w:val="14"/>
          <w:sz w:val="24"/>
          <w:szCs w:val="24"/>
        </w:rPr>
        <w:t>to</w:t>
      </w:r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 the Laplace equation based on Fick’s law of </w:t>
      </w:r>
      <w:del w:id="735" w:author="Cheng, Jiangtao" w:date="2021-07-18T18:46:00Z">
        <w:r w:rsidR="00C43C1E" w:rsidRPr="00C43C1E" w:rsidDel="00476DD5">
          <w:rPr>
            <w:rFonts w:eastAsia="DengXian" w:cs="Times New Roman"/>
            <w:iCs/>
            <w:kern w:val="14"/>
            <w:sz w:val="24"/>
            <w:szCs w:val="24"/>
          </w:rPr>
          <w:delText xml:space="preserve">water </w:delText>
        </w:r>
      </w:del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vapor </w:t>
      </w:r>
      <w:r>
        <w:rPr>
          <w:rFonts w:eastAsia="DengXian" w:cs="Times New Roman"/>
          <w:iCs/>
          <w:kern w:val="14"/>
          <w:sz w:val="24"/>
          <w:szCs w:val="24"/>
        </w:rPr>
        <w:t xml:space="preserve">diffusion </w:t>
      </w:r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around the droplet. </w:t>
      </w:r>
      <w:r w:rsidR="000F7B6E">
        <w:rPr>
          <w:rFonts w:eastAsia="DengXian" w:cs="Times New Roman"/>
          <w:iCs/>
          <w:kern w:val="14"/>
          <w:sz w:val="24"/>
          <w:szCs w:val="24"/>
        </w:rPr>
        <w:t>Hence, t</w:t>
      </w:r>
      <w:r w:rsidR="00C43C1E" w:rsidRPr="00C43C1E">
        <w:rPr>
          <w:rFonts w:eastAsia="DengXian" w:cs="Times New Roman"/>
          <w:iCs/>
          <w:kern w:val="14"/>
          <w:sz w:val="24"/>
          <w:szCs w:val="24"/>
        </w:rPr>
        <w:t xml:space="preserve">he exact solution of the local evaporation flux is </w:t>
      </w:r>
      <w:r>
        <w:rPr>
          <w:rFonts w:eastAsia="DengXian" w:cs="Times New Roman"/>
          <w:iCs/>
          <w:kern w:val="14"/>
          <w:sz w:val="24"/>
          <w:szCs w:val="24"/>
        </w:rPr>
        <w:t>given by</w:t>
      </w:r>
      <w:r w:rsidR="0028775A">
        <w:rPr>
          <w:rFonts w:eastAsia="DengXian" w:cs="Times New Roman"/>
          <w:iCs/>
          <w:kern w:val="14"/>
          <w:sz w:val="24"/>
          <w:szCs w:val="24"/>
        </w:rPr>
        <w:fldChar w:fldCharType="begin"/>
      </w:r>
      <w:r w:rsidR="00D07192">
        <w:rPr>
          <w:rFonts w:eastAsia="DengXian" w:cs="Times New Roman"/>
          <w:iCs/>
          <w:kern w:val="14"/>
          <w:sz w:val="24"/>
          <w:szCs w:val="24"/>
        </w:rPr>
        <w:instrText xml:space="preserve"> ADDIN EN.CITE &lt;EndNote&gt;&lt;Cite&gt;&lt;Author&gt;Popov&lt;/Author&gt;&lt;Year&gt;2005&lt;/Year&gt;&lt;RecNum&gt;70&lt;/RecNum&gt;&lt;DisplayText&gt;[32]&lt;/DisplayText&gt;&lt;record&gt;&lt;rec-number&gt;70&lt;/rec-number&gt;&lt;foreign-keys&gt;&lt;key app="EN" db-id="dzwapvwscfr509edaz9xzdtgzvpvrvftxers" timestamp="1624808046"&gt;70&lt;/key&gt;&lt;/foreign-keys&gt;&lt;ref-type name="Journal Article"&gt;17&lt;/ref-type&gt;&lt;contributors&gt;&lt;authors&gt;&lt;author&gt;Popov, Y. O.&lt;/author&gt;&lt;/authors&gt;&lt;/contributors&gt;&lt;auth-address&gt;Department of Physics, University of Chicago, Illinois 60637, USA. yopopov@umich.edu&lt;/auth-address&gt;&lt;titles&gt;&lt;title&gt;Evaporative deposition patterns: spatial dimensions of the deposit&lt;/title&gt;&lt;secondary-title&gt;Phys. Rev. E &lt;/secondary-title&gt;&lt;/titles&gt;&lt;pages&gt;1-17&lt;/pages&gt;&lt;volume&gt;71&lt;/volume&gt;&lt;number&gt;3&lt;/number&gt;&lt;edition&gt;2005/05/21&lt;/edition&gt;&lt;dates&gt;&lt;year&gt;2005&lt;/year&gt;&lt;pub-dates&gt;&lt;date&gt;Mar&lt;/date&gt;&lt;/pub-dates&gt;&lt;/dates&gt;&lt;isbn&gt;1539-3755 (Print)&amp;#xD;1539-3755 (Linking)&lt;/isbn&gt;&lt;accession-num&gt;15903580&lt;/accession-num&gt;&lt;urls&gt;&lt;related-urls&gt;&lt;url&gt;https://www.ncbi.nlm.nih.gov/pubmed/15903580&lt;/url&gt;&lt;/related-urls&gt;&lt;/urls&gt;&lt;electronic-resource-num&gt;10.1103/PhysRevE.71.036313&lt;/electronic-resource-num&gt;&lt;/record&gt;&lt;/Cite&gt;&lt;/EndNote&gt;</w:instrText>
      </w:r>
      <w:r w:rsidR="0028775A">
        <w:rPr>
          <w:rFonts w:eastAsia="DengXian" w:cs="Times New Roman"/>
          <w:iCs/>
          <w:kern w:val="14"/>
          <w:sz w:val="24"/>
          <w:szCs w:val="24"/>
        </w:rPr>
        <w:fldChar w:fldCharType="separate"/>
      </w:r>
      <w:r w:rsidR="00D07192">
        <w:rPr>
          <w:rFonts w:eastAsia="DengXian" w:cs="Times New Roman"/>
          <w:iCs/>
          <w:noProof/>
          <w:kern w:val="14"/>
          <w:sz w:val="24"/>
          <w:szCs w:val="24"/>
        </w:rPr>
        <w:t>[</w:t>
      </w:r>
      <w:hyperlink w:anchor="_ENREF_32" w:tooltip="Popov, 2005 #70" w:history="1">
        <w:r w:rsidR="00A52F80">
          <w:rPr>
            <w:rFonts w:eastAsia="DengXian" w:cs="Times New Roman"/>
            <w:iCs/>
            <w:noProof/>
            <w:kern w:val="14"/>
            <w:sz w:val="24"/>
            <w:szCs w:val="24"/>
          </w:rPr>
          <w:t>32</w:t>
        </w:r>
      </w:hyperlink>
      <w:r w:rsidR="00D07192">
        <w:rPr>
          <w:rFonts w:eastAsia="DengXian" w:cs="Times New Roman"/>
          <w:iCs/>
          <w:noProof/>
          <w:kern w:val="14"/>
          <w:sz w:val="24"/>
          <w:szCs w:val="24"/>
        </w:rPr>
        <w:t>]</w:t>
      </w:r>
      <w:r w:rsidR="0028775A">
        <w:rPr>
          <w:rFonts w:eastAsia="DengXian" w:cs="Times New Roman"/>
          <w:iCs/>
          <w:kern w:val="14"/>
          <w:sz w:val="24"/>
          <w:szCs w:val="24"/>
        </w:rPr>
        <w:fldChar w:fldCharType="end"/>
      </w:r>
      <w:r w:rsidR="00C43C1E" w:rsidRPr="00C43C1E">
        <w:rPr>
          <w:rFonts w:eastAsia="DengXian" w:cs="Times New Roman"/>
          <w:iCs/>
          <w:kern w:val="14"/>
          <w:sz w:val="24"/>
          <w:szCs w:val="24"/>
        </w:rPr>
        <w:t>:</w:t>
      </w:r>
      <w:r w:rsidR="00481D0C">
        <w:rPr>
          <w:rFonts w:eastAsia="DengXian" w:cs="Times New Roman"/>
          <w:iCs/>
          <w:kern w:val="14"/>
          <w:sz w:val="24"/>
          <w:szCs w:val="24"/>
        </w:rPr>
        <w:t xml:space="preserve"> </w:t>
      </w:r>
    </w:p>
    <w:p w14:paraId="510CC504" w14:textId="2C8FBB80" w:rsidR="00C43C1E" w:rsidRPr="00C43C1E" w:rsidRDefault="00C43C1E">
      <w:pPr>
        <w:spacing w:line="360" w:lineRule="auto"/>
        <w:ind w:hanging="90"/>
        <w:jc w:val="right"/>
        <w:rPr>
          <w:rFonts w:eastAsia="DengXian" w:cs="Times New Roman"/>
          <w:iCs/>
          <w:kern w:val="14"/>
          <w:sz w:val="24"/>
          <w:szCs w:val="24"/>
        </w:rPr>
        <w:pPrChange w:id="736" w:author="Cheng, Jiangtao" w:date="2021-07-18T09:22:00Z">
          <w:pPr>
            <w:spacing w:line="360" w:lineRule="auto"/>
            <w:ind w:firstLine="1890"/>
          </w:pPr>
        </w:pPrChange>
      </w:pPr>
      <w:commentRangeStart w:id="737"/>
      <m:oMath>
        <m:r>
          <w:rPr>
            <w:rFonts w:ascii="Cambria Math" w:eastAsia="DengXian" w:hAnsi="Cambria Math" w:cs="Times New Roman"/>
            <w:kern w:val="14"/>
            <w:sz w:val="24"/>
            <w:szCs w:val="24"/>
          </w:rPr>
          <m:t>J</m:t>
        </m:r>
        <m:d>
          <m:dPr>
            <m:ctrlPr>
              <w:rPr>
                <w:rFonts w:ascii="Cambria Math" w:eastAsia="DengXian" w:hAnsi="Cambria Math" w:cs="Times New Roman"/>
                <w:i/>
                <w:iCs/>
                <w:kern w:val="14"/>
                <w:sz w:val="24"/>
                <w:szCs w:val="24"/>
              </w:rPr>
            </m:ctrlPr>
          </m:dPr>
          <m:e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r</m:t>
            </m:r>
          </m:e>
        </m:d>
        <w:commentRangeEnd w:id="737"/>
        <m:r>
          <m:rPr>
            <m:sty m:val="p"/>
          </m:rPr>
          <w:rPr>
            <w:rStyle w:val="CommentReference"/>
          </w:rPr>
          <w:commentReference w:id="737"/>
        </m:r>
        <m:r>
          <w:rPr>
            <w:rFonts w:ascii="Cambria Math" w:eastAsia="DengXian" w:hAnsi="Cambria Math" w:cs="Times New Roman"/>
            <w:kern w:val="14"/>
            <w:sz w:val="24"/>
            <w:szCs w:val="24"/>
          </w:rPr>
          <m:t>=</m:t>
        </m:r>
        <m:f>
          <m:fPr>
            <m:ctrlPr>
              <w:rPr>
                <w:rFonts w:ascii="Cambria Math" w:eastAsia="DengXian" w:hAnsi="Cambria Math" w:cs="Times New Roman"/>
                <w:i/>
                <w:iCs/>
                <w:kern w:val="14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DengXian" w:hAnsi="Cambria Math" w:cs="Times New Roman"/>
                    <w:i/>
                    <w:iCs/>
                    <w:kern w:val="1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="DengXian" w:hAnsi="Cambria Math" w:cs="Times New Roman"/>
                    <w:i/>
                    <w:iCs/>
                    <w:kern w:val="14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kern w:val="14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kern w:val="14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kern w:val="14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kern w:val="14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kern w:val="14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="DengXian" w:hAnsi="Cambria Math" w:cs="Times New Roman"/>
                        <w:iCs/>
                        <w:kern w:val="14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h</m:t>
                    </m:r>
                  </m:sub>
                </m:sSub>
                <w:bookmarkStart w:id="738" w:name="_Hlk76675221"/>
                <m:sSub>
                  <m:sSub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kern w:val="14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s</m:t>
                    </m:r>
                  </m:sub>
                </m:sSub>
                <w:bookmarkEnd w:id="738"/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kern w:val="14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iCs/>
                            <w:kern w:val="14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kern w:val="14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kern w:val="14"/>
                            <w:sz w:val="24"/>
                            <w:szCs w:val="24"/>
                          </w:rPr>
                          <m:t>∞</m:t>
                        </m:r>
                      </m:sub>
                    </m:sSub>
                  </m:e>
                </m:d>
              </m:e>
            </m:d>
          </m:num>
          <m:den>
            <m:sSub>
              <m:sSubPr>
                <m:ctrlPr>
                  <w:rPr>
                    <w:rFonts w:ascii="Cambria Math" w:eastAsia="DengXian" w:hAnsi="Cambria Math" w:cs="Times New Roman"/>
                    <w:i/>
                    <w:iCs/>
                    <w:kern w:val="1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c</m:t>
                </m:r>
              </m:sub>
            </m:sSub>
          </m:den>
        </m:f>
        <m:r>
          <w:rPr>
            <w:rFonts w:ascii="Cambria Math" w:eastAsia="DengXian" w:hAnsi="Cambria Math" w:cs="Times New Roman"/>
            <w:kern w:val="14"/>
            <w:sz w:val="24"/>
            <w:szCs w:val="24"/>
          </w:rPr>
          <m:t>∙</m:t>
        </m:r>
        <m:d>
          <m:dPr>
            <m:begChr m:val="["/>
            <m:endChr m:val="]"/>
            <m:ctrlPr>
              <w:rPr>
                <w:rFonts w:ascii="Cambria Math" w:eastAsia="DengXian" w:hAnsi="Cambria Math" w:cs="Times New Roman"/>
                <w:i/>
                <w:iCs/>
                <w:kern w:val="14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DengXian" w:hAnsi="Cambria Math" w:cs="Times New Roman"/>
                    <w:i/>
                    <w:iCs/>
                    <w:kern w:val="14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eastAsia="DengXian" w:hAnsi="Cambria Math" w:cs="Times New Roman"/>
                    <w:i/>
                    <w:kern w:val="14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kern w:val="14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θ</m:t>
                    </m:r>
                  </m:e>
                </m:d>
              </m:e>
            </m:func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+</m:t>
            </m:r>
            <m:rad>
              <m:radPr>
                <m:degHide m:val="1"/>
                <m:ctrlPr>
                  <w:rPr>
                    <w:rFonts w:ascii="Cambria Math" w:eastAsia="DengXian" w:hAnsi="Cambria Math" w:cs="Times New Roman"/>
                    <w:i/>
                    <w:kern w:val="14"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2</m:t>
                </m:r>
              </m:e>
            </m:rad>
            <m:sSup>
              <m:sSupPr>
                <m:ctrlPr>
                  <w:rPr>
                    <w:rFonts w:ascii="Cambria Math" w:eastAsia="DengXian" w:hAnsi="Cambria Math" w:cs="Times New Roman"/>
                    <w:i/>
                    <w:kern w:val="14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kern w:val="14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cosh</m:t>
                    </m:r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kern w:val="14"/>
                            <w:sz w:val="24"/>
                            <w:szCs w:val="24"/>
                          </w:rPr>
                        </m:ctrlPr>
                      </m:dPr>
                      <m:e>
                        <w:commentRangeStart w:id="739"/>
                        <m:r>
                          <w:rPr>
                            <w:rFonts w:ascii="Cambria Math" w:eastAsia="DengXian" w:hAnsi="Cambria Math" w:cs="Times New Roman"/>
                            <w:kern w:val="14"/>
                            <w:sz w:val="24"/>
                            <w:szCs w:val="24"/>
                            <w:highlight w:val="red"/>
                            <w:rPrChange w:id="740" w:author="Cheng, Jiangtao" w:date="2021-07-18T19:36:00Z">
                              <w:rPr>
                                <w:rFonts w:ascii="Cambria Math" w:eastAsia="DengXian" w:hAnsi="Cambria Math" w:cs="Times New Roman"/>
                                <w:kern w:val="14"/>
                                <w:sz w:val="24"/>
                                <w:szCs w:val="24"/>
                              </w:rPr>
                            </w:rPrChange>
                          </w:rPr>
                          <m:t>β</m:t>
                        </m:r>
                        <w:commentRangeEnd w:id="739"/>
                        <m:r>
                          <m:rPr>
                            <m:sty m:val="p"/>
                          </m:rPr>
                          <w:rPr>
                            <w:rStyle w:val="CommentReference"/>
                          </w:rPr>
                          <w:commentReference w:id="739"/>
                        </m:r>
                      </m:e>
                    </m:d>
                    <m: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cos⁡</m:t>
                    </m:r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kern w:val="14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kern w:val="14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3/2</m:t>
                </m:r>
              </m:sup>
            </m:sSup>
            <m:r>
              <m:rPr>
                <m:sty m:val="p"/>
              </m:rP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∙</m:t>
            </m:r>
            <m:nary>
              <m:naryPr>
                <m:limLoc m:val="subSup"/>
                <m:ctrlPr>
                  <w:rPr>
                    <w:rFonts w:ascii="Cambria Math" w:eastAsia="DengXian" w:hAnsi="Cambria Math" w:cs="Times New Roman"/>
                    <w:i/>
                    <w:kern w:val="14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eastAsia="DengXian" w:hAnsi="Cambria Math" w:cs="Times New Roman"/>
                        <w:i/>
                        <w:kern w:val="14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cosh⁡</m:t>
                    </m:r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kern w:val="14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kern w:val="14"/>
                            <w:sz w:val="24"/>
                            <w:szCs w:val="24"/>
                          </w:rPr>
                          <m:t>θτ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cosh⁡</m:t>
                    </m:r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kern w:val="14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kern w:val="14"/>
                            <w:sz w:val="24"/>
                            <w:szCs w:val="24"/>
                          </w:rPr>
                          <m:t>πτ</m:t>
                        </m: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tan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DengXian" w:hAnsi="Cambria Math" w:cs="Times New Roman"/>
                        <w:i/>
                        <w:kern w:val="14"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kern w:val="14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kern w:val="14"/>
                            <w:sz w:val="24"/>
                            <w:szCs w:val="24"/>
                          </w:rPr>
                          <m:t>π-θ</m:t>
                        </m:r>
                      </m:e>
                    </m:d>
                    <m: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τ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⁡∙</m:t>
                </m:r>
                <m:sSub>
                  <m:sSubPr>
                    <m:ctrlPr>
                      <w:rPr>
                        <w:rFonts w:ascii="Cambria Math" w:eastAsia="DengXian" w:hAnsi="Cambria Math" w:cs="Times New Roman"/>
                        <w:i/>
                        <w:kern w:val="14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-0.5+iτ</m:t>
                    </m:r>
                  </m:sub>
                </m:sSub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kern w:val="14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kern w:val="14"/>
                        <w:sz w:val="24"/>
                        <w:szCs w:val="24"/>
                      </w:rPr>
                      <m:t>cosh</m:t>
                    </m:r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kern w:val="14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kern w:val="14"/>
                            <w:sz w:val="24"/>
                            <w:szCs w:val="24"/>
                          </w:rPr>
                          <m:t>β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τ∙dτ⁡</m:t>
                </m:r>
              </m:e>
            </m:nary>
          </m:e>
        </m:d>
      </m:oMath>
      <w:r w:rsidRPr="00C43C1E">
        <w:rPr>
          <w:rFonts w:eastAsia="DengXian" w:cs="Times New Roman"/>
          <w:iCs/>
          <w:kern w:val="14"/>
          <w:sz w:val="24"/>
          <w:szCs w:val="24"/>
        </w:rPr>
        <w:t xml:space="preserve">   </w:t>
      </w:r>
      <w:r w:rsidRPr="00C43C1E">
        <w:rPr>
          <w:rFonts w:eastAsia="DengXian" w:cs="Times New Roman"/>
          <w:iCs/>
          <w:kern w:val="14"/>
          <w:sz w:val="24"/>
          <w:szCs w:val="24"/>
        </w:rPr>
        <w:tab/>
      </w:r>
      <w:r w:rsidRPr="00C43C1E">
        <w:rPr>
          <w:rFonts w:eastAsia="DengXian" w:cs="Times New Roman"/>
          <w:iCs/>
          <w:kern w:val="14"/>
          <w:sz w:val="24"/>
          <w:szCs w:val="24"/>
        </w:rPr>
        <w:tab/>
      </w:r>
      <w:r w:rsidR="00774E97">
        <w:rPr>
          <w:rFonts w:eastAsia="DengXian" w:cs="Times New Roman"/>
          <w:iCs/>
          <w:kern w:val="14"/>
          <w:sz w:val="24"/>
          <w:szCs w:val="24"/>
        </w:rPr>
        <w:tab/>
      </w:r>
      <w:r w:rsidR="00774E97">
        <w:rPr>
          <w:rFonts w:eastAsia="DengXian" w:cs="Times New Roman"/>
          <w:iCs/>
          <w:kern w:val="14"/>
          <w:sz w:val="24"/>
          <w:szCs w:val="24"/>
        </w:rPr>
        <w:tab/>
      </w:r>
      <w:r w:rsidR="00774E97">
        <w:rPr>
          <w:rFonts w:eastAsia="DengXian" w:cs="Times New Roman"/>
          <w:iCs/>
          <w:kern w:val="14"/>
          <w:sz w:val="24"/>
          <w:szCs w:val="24"/>
        </w:rPr>
        <w:tab/>
      </w:r>
      <w:r w:rsidR="00774E97">
        <w:rPr>
          <w:rFonts w:eastAsia="DengXian" w:cs="Times New Roman"/>
          <w:iCs/>
          <w:kern w:val="14"/>
          <w:sz w:val="24"/>
          <w:szCs w:val="24"/>
        </w:rPr>
        <w:tab/>
      </w:r>
      <w:r w:rsidR="00760507">
        <w:rPr>
          <w:rFonts w:eastAsia="DengXian" w:cs="Times New Roman"/>
          <w:iCs/>
          <w:kern w:val="14"/>
          <w:sz w:val="24"/>
          <w:szCs w:val="24"/>
        </w:rPr>
        <w:tab/>
      </w:r>
      <w:r w:rsidR="00760507">
        <w:rPr>
          <w:rFonts w:eastAsia="DengXian" w:cs="Times New Roman"/>
          <w:iCs/>
          <w:kern w:val="14"/>
          <w:sz w:val="24"/>
          <w:szCs w:val="24"/>
        </w:rPr>
        <w:tab/>
      </w:r>
      <w:r w:rsidR="006F139C">
        <w:rPr>
          <w:rFonts w:eastAsia="DengXian" w:cs="Times New Roman"/>
          <w:iCs/>
          <w:kern w:val="14"/>
          <w:sz w:val="24"/>
          <w:szCs w:val="24"/>
        </w:rPr>
        <w:t xml:space="preserve"> </w:t>
      </w:r>
      <w:r w:rsidRPr="00C43C1E">
        <w:rPr>
          <w:rFonts w:eastAsia="DengXian" w:cs="Times New Roman"/>
          <w:iCs/>
          <w:kern w:val="14"/>
          <w:sz w:val="24"/>
          <w:szCs w:val="24"/>
        </w:rPr>
        <w:t>(2</w:t>
      </w:r>
      <w:r w:rsidR="007302CB">
        <w:rPr>
          <w:rFonts w:eastAsia="DengXian" w:cs="Times New Roman"/>
          <w:iCs/>
          <w:kern w:val="14"/>
          <w:sz w:val="24"/>
          <w:szCs w:val="24"/>
        </w:rPr>
        <w:t>5</w:t>
      </w:r>
      <w:r w:rsidRPr="00C43C1E">
        <w:rPr>
          <w:rFonts w:eastAsia="DengXian" w:cs="Times New Roman"/>
          <w:iCs/>
          <w:kern w:val="14"/>
          <w:sz w:val="24"/>
          <w:szCs w:val="24"/>
        </w:rPr>
        <w:t>)</w:t>
      </w:r>
    </w:p>
    <w:p w14:paraId="71EEFA2D" w14:textId="1EDCD076" w:rsidR="00C43C1E" w:rsidRDefault="00C43C1E" w:rsidP="00C43C1E">
      <w:pPr>
        <w:spacing w:line="360" w:lineRule="auto"/>
        <w:rPr>
          <w:rFonts w:eastAsia="DengXian" w:cs="Times New Roman"/>
          <w:iCs/>
          <w:kern w:val="14"/>
          <w:sz w:val="24"/>
          <w:szCs w:val="24"/>
        </w:rPr>
      </w:pPr>
      <w:r w:rsidRPr="00C43C1E">
        <w:rPr>
          <w:rFonts w:eastAsia="DengXian" w:cs="Times New Roman"/>
          <w:iCs/>
          <w:kern w:val="14"/>
          <w:sz w:val="24"/>
          <w:szCs w:val="24"/>
        </w:rPr>
        <w:t>whe</w:t>
      </w:r>
      <w:r w:rsidRPr="00476DD5">
        <w:rPr>
          <w:rFonts w:eastAsia="DengXian" w:cs="Times New Roman"/>
          <w:iCs/>
          <w:kern w:val="14"/>
          <w:sz w:val="24"/>
          <w:szCs w:val="24"/>
        </w:rPr>
        <w:t xml:space="preserve">re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iCs/>
                <w:kern w:val="14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  <w:rPrChange w:id="741" w:author="Cheng, Jiangtao" w:date="2021-07-18T18:47:00Z"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  <w:highlight w:val="yellow"/>
                  </w:rPr>
                </w:rPrChange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kern w:val="14"/>
                <w:sz w:val="24"/>
                <w:szCs w:val="24"/>
                <w:rPrChange w:id="742" w:author="Cheng, Jiangtao" w:date="2021-07-18T18:47:00Z"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  <w:highlight w:val="yellow"/>
                  </w:rPr>
                </w:rPrChange>
              </w:rPr>
              <m:t>i</m:t>
            </m:r>
          </m:sub>
        </m:sSub>
      </m:oMath>
      <w:r w:rsidRPr="00476DD5">
        <w:rPr>
          <w:rFonts w:eastAsia="DengXian" w:cs="Times New Roman"/>
          <w:iCs/>
          <w:kern w:val="14"/>
          <w:sz w:val="24"/>
          <w:szCs w:val="24"/>
          <w:rPrChange w:id="743" w:author="Cheng, Jiangtao" w:date="2021-07-18T18:47:00Z">
            <w:rPr>
              <w:rFonts w:eastAsia="DengXian" w:cs="Times New Roman"/>
              <w:iCs/>
              <w:kern w:val="14"/>
              <w:sz w:val="24"/>
              <w:szCs w:val="24"/>
              <w:highlight w:val="yellow"/>
            </w:rPr>
          </w:rPrChange>
        </w:rPr>
        <w:t xml:space="preserve"> is </w:t>
      </w:r>
      <w:ins w:id="744" w:author="Cheng, Jiangtao" w:date="2021-07-18T18:48:00Z">
        <w:r w:rsidR="00476DD5">
          <w:rPr>
            <w:rFonts w:eastAsia="DengXian" w:cs="Times New Roman"/>
            <w:iCs/>
            <w:kern w:val="14"/>
            <w:sz w:val="24"/>
            <w:szCs w:val="24"/>
          </w:rPr>
          <w:t xml:space="preserve">approximated to be </w:t>
        </w:r>
      </w:ins>
      <w:r w:rsidRPr="00476DD5">
        <w:rPr>
          <w:rFonts w:eastAsia="DengXian" w:cs="Times New Roman"/>
          <w:iCs/>
          <w:kern w:val="14"/>
          <w:sz w:val="24"/>
          <w:szCs w:val="24"/>
          <w:rPrChange w:id="745" w:author="Cheng, Jiangtao" w:date="2021-07-18T18:47:00Z">
            <w:rPr>
              <w:rFonts w:eastAsia="DengXian" w:cs="Times New Roman"/>
              <w:iCs/>
              <w:kern w:val="14"/>
              <w:sz w:val="24"/>
              <w:szCs w:val="24"/>
              <w:highlight w:val="yellow"/>
            </w:rPr>
          </w:rPrChange>
        </w:rPr>
        <w:t>the temperature at the side surface</w:t>
      </w:r>
      <w:r w:rsidR="00CA5601">
        <w:rPr>
          <w:rFonts w:eastAsia="DengXian" w:cs="Times New Roman"/>
          <w:iCs/>
          <w:kern w:val="14"/>
          <w:sz w:val="24"/>
          <w:szCs w:val="24"/>
        </w:rPr>
        <w:t>,</w:t>
      </w:r>
      <w:r w:rsidR="007514DF">
        <w:rPr>
          <w:rFonts w:eastAsia="DengXian" w:cs="Times New Roman"/>
          <w:iCs/>
          <w:kern w:val="14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iCs/>
                <w:kern w:val="14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s</m:t>
            </m:r>
          </m:sub>
        </m:sSub>
      </m:oMath>
      <w:r w:rsidR="007514DF">
        <w:rPr>
          <w:rFonts w:eastAsia="DengXian" w:cs="Times New Roman"/>
          <w:iCs/>
          <w:kern w:val="14"/>
          <w:sz w:val="24"/>
          <w:szCs w:val="24"/>
        </w:rPr>
        <w:t xml:space="preserve"> is the saturated vapor concentration,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iCs/>
                <w:kern w:val="14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d</m:t>
            </m:r>
          </m:sub>
        </m:sSub>
      </m:oMath>
      <w:r w:rsidR="007514DF">
        <w:rPr>
          <w:rFonts w:eastAsia="DengXian" w:cs="Times New Roman"/>
          <w:iCs/>
          <w:kern w:val="14"/>
          <w:sz w:val="24"/>
          <w:szCs w:val="24"/>
        </w:rPr>
        <w:t xml:space="preserve"> is the </w:t>
      </w:r>
      <w:r w:rsidR="00A412CD">
        <w:rPr>
          <w:rFonts w:eastAsia="DengXian" w:cs="Times New Roman"/>
          <w:iCs/>
          <w:kern w:val="14"/>
          <w:sz w:val="24"/>
          <w:szCs w:val="24"/>
        </w:rPr>
        <w:t xml:space="preserve">diffusion </w:t>
      </w:r>
      <w:r w:rsidR="007514DF">
        <w:rPr>
          <w:rFonts w:eastAsia="DengXian" w:cs="Times New Roman"/>
          <w:iCs/>
          <w:kern w:val="14"/>
          <w:sz w:val="24"/>
          <w:szCs w:val="24"/>
        </w:rPr>
        <w:t>coefficient of vapor,</w:t>
      </w:r>
      <w:r w:rsidR="00A412CD">
        <w:rPr>
          <w:rFonts w:eastAsia="DengXian" w:cs="Times New Roman"/>
          <w:iCs/>
          <w:kern w:val="14"/>
          <w:sz w:val="24"/>
          <w:szCs w:val="24"/>
        </w:rPr>
        <w:t xml:space="preserve"> and</w:t>
      </w:r>
      <w:r w:rsidR="007514DF">
        <w:rPr>
          <w:rFonts w:eastAsia="DengXian" w:cs="Times New Roman"/>
          <w:iCs/>
          <w:kern w:val="14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DengXian" w:hAnsi="Cambria Math" w:cs="Times New Roman"/>
                <w:iCs/>
                <w:kern w:val="14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h</m:t>
            </m:r>
          </m:sub>
        </m:sSub>
      </m:oMath>
      <w:r w:rsidR="007514DF">
        <w:rPr>
          <w:rFonts w:eastAsia="DengXian" w:cs="Times New Roman"/>
          <w:iCs/>
          <w:kern w:val="14"/>
          <w:sz w:val="24"/>
          <w:szCs w:val="24"/>
        </w:rPr>
        <w:t xml:space="preserve"> is the relative humidity. </w:t>
      </w:r>
    </w:p>
    <w:p w14:paraId="34A314D5" w14:textId="247E08DF" w:rsidR="007514DF" w:rsidRDefault="00C43C1E" w:rsidP="00856045">
      <w:pPr>
        <w:spacing w:line="360" w:lineRule="auto"/>
        <w:ind w:firstLine="360"/>
        <w:rPr>
          <w:rFonts w:eastAsia="DengXian" w:cs="Times New Roman"/>
          <w:iCs/>
          <w:kern w:val="14"/>
          <w:sz w:val="24"/>
          <w:szCs w:val="24"/>
        </w:rPr>
      </w:pPr>
      <w:r w:rsidRPr="00C43C1E">
        <w:rPr>
          <w:rFonts w:eastAsia="DengXian" w:cs="Times New Roman"/>
          <w:iCs/>
          <w:kern w:val="14"/>
          <w:sz w:val="24"/>
          <w:szCs w:val="24"/>
        </w:rPr>
        <w:t xml:space="preserve">The evaporation </w:t>
      </w:r>
      <w:r w:rsidR="00F37251">
        <w:rPr>
          <w:rFonts w:eastAsia="DengXian" w:cs="Times New Roman"/>
          <w:iCs/>
          <w:kern w:val="14"/>
          <w:sz w:val="24"/>
          <w:szCs w:val="24"/>
        </w:rPr>
        <w:t xml:space="preserve">heat transfer rate </w:t>
      </w:r>
      <w:r w:rsidRPr="00C43C1E">
        <w:rPr>
          <w:rFonts w:eastAsia="DengXian" w:cs="Times New Roman"/>
          <w:iCs/>
          <w:kern w:val="14"/>
          <w:sz w:val="24"/>
          <w:szCs w:val="24"/>
        </w:rPr>
        <w:t xml:space="preserve">from the droplet cap surface is calculated by integrating </w:t>
      </w:r>
      <w:r w:rsidR="007514DF">
        <w:rPr>
          <w:rFonts w:eastAsia="DengXian" w:cs="Times New Roman"/>
          <w:iCs/>
          <w:kern w:val="14"/>
          <w:sz w:val="24"/>
          <w:szCs w:val="24"/>
        </w:rPr>
        <w:t xml:space="preserve">all </w:t>
      </w:r>
      <w:r w:rsidRPr="00C43C1E">
        <w:rPr>
          <w:rFonts w:eastAsia="DengXian" w:cs="Times New Roman"/>
          <w:iCs/>
          <w:kern w:val="14"/>
          <w:sz w:val="24"/>
          <w:szCs w:val="24"/>
        </w:rPr>
        <w:t>the local evaporation rate</w:t>
      </w:r>
      <w:r w:rsidR="00433D83">
        <w:rPr>
          <w:rFonts w:eastAsia="DengXian" w:cs="Times New Roman"/>
          <w:iCs/>
          <w:kern w:val="14"/>
          <w:sz w:val="24"/>
          <w:szCs w:val="24"/>
        </w:rPr>
        <w:t>s</w:t>
      </w:r>
      <w:r w:rsidR="007514DF">
        <w:rPr>
          <w:rFonts w:eastAsia="DengXian" w:cs="Times New Roman"/>
          <w:iCs/>
          <w:kern w:val="14"/>
          <w:sz w:val="24"/>
          <w:szCs w:val="24"/>
        </w:rPr>
        <w:t>:</w:t>
      </w:r>
      <w:bookmarkStart w:id="746" w:name="_Hlk75021285"/>
    </w:p>
    <w:p w14:paraId="447D7399" w14:textId="36A2C80D" w:rsidR="00C43C1E" w:rsidRDefault="00E33FAE">
      <w:pPr>
        <w:spacing w:line="360" w:lineRule="auto"/>
        <w:ind w:firstLine="4320"/>
        <w:jc w:val="right"/>
        <w:rPr>
          <w:rFonts w:eastAsia="DengXian" w:cs="Times New Roman"/>
          <w:kern w:val="14"/>
          <w:sz w:val="24"/>
          <w:szCs w:val="24"/>
        </w:rPr>
        <w:pPrChange w:id="747" w:author="Cheng, Jiangtao" w:date="2021-07-18T09:42:00Z">
          <w:pPr>
            <w:spacing w:line="360" w:lineRule="auto"/>
            <w:ind w:firstLine="4320"/>
          </w:pPr>
        </w:pPrChange>
      </w:pPr>
      <m:oMath>
        <m:sSub>
          <m:sSubPr>
            <m:ctrlPr>
              <w:rPr>
                <w:rFonts w:ascii="Cambria Math" w:eastAsia="DengXian" w:hAnsi="Cambria Math" w:cs="Times New Roman"/>
                <w:i/>
                <w:iCs/>
                <w:kern w:val="14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c</m:t>
            </m:r>
          </m:sub>
        </m:sSub>
        <m:r>
          <m:rPr>
            <m:sty m:val="p"/>
          </m:rPr>
          <w:rPr>
            <w:rFonts w:ascii="Cambria Math" w:eastAsia="DengXian" w:cs="Times New Roman"/>
            <w:kern w:val="14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</m:ctrlPr>
          </m:naryPr>
          <m:sub>
            <m:r>
              <w:rPr>
                <w:rFonts w:ascii="Cambria Math" w:eastAsia="DengXian" w:cs="Times New Roman"/>
                <w:kern w:val="14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DengXian" w:cs="Times New Roman"/>
                <w:kern w:val="14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eastAsia="DengXian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DengXian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4"/>
                    <w:szCs w:val="24"/>
                  </w:rPr>
                  <m:t>l,i</m:t>
                </m:r>
              </m:sub>
            </m:sSub>
          </m:e>
        </m:nary>
      </m:oMath>
      <w:r w:rsidR="00C43C1E" w:rsidRPr="00C43C1E">
        <w:rPr>
          <w:rFonts w:eastAsia="DengXian" w:cs="Times New Roman"/>
          <w:kern w:val="14"/>
          <w:sz w:val="24"/>
          <w:szCs w:val="24"/>
        </w:rPr>
        <w:t xml:space="preserve"> </w:t>
      </w:r>
      <w:r w:rsidR="007514DF">
        <w:rPr>
          <w:rFonts w:eastAsia="DengXian" w:cs="Times New Roman"/>
          <w:kern w:val="14"/>
          <w:sz w:val="24"/>
          <w:szCs w:val="24"/>
        </w:rPr>
        <w:tab/>
      </w:r>
      <w:r w:rsidR="007514DF">
        <w:rPr>
          <w:rFonts w:eastAsia="DengXian" w:cs="Times New Roman"/>
          <w:kern w:val="14"/>
          <w:sz w:val="24"/>
          <w:szCs w:val="24"/>
        </w:rPr>
        <w:tab/>
      </w:r>
      <w:r w:rsidR="007514DF">
        <w:rPr>
          <w:rFonts w:eastAsia="DengXian" w:cs="Times New Roman"/>
          <w:kern w:val="14"/>
          <w:sz w:val="24"/>
          <w:szCs w:val="24"/>
        </w:rPr>
        <w:tab/>
      </w:r>
      <w:r w:rsidR="007514DF">
        <w:rPr>
          <w:rFonts w:eastAsia="DengXian" w:cs="Times New Roman"/>
          <w:kern w:val="14"/>
          <w:sz w:val="24"/>
          <w:szCs w:val="24"/>
        </w:rPr>
        <w:tab/>
      </w:r>
      <w:r w:rsidR="007514DF">
        <w:rPr>
          <w:rFonts w:eastAsia="DengXian" w:cs="Times New Roman"/>
          <w:kern w:val="14"/>
          <w:sz w:val="24"/>
          <w:szCs w:val="24"/>
        </w:rPr>
        <w:tab/>
      </w:r>
      <w:r w:rsidR="007514DF">
        <w:rPr>
          <w:rFonts w:eastAsia="DengXian" w:cs="Times New Roman"/>
          <w:kern w:val="14"/>
          <w:sz w:val="24"/>
          <w:szCs w:val="24"/>
        </w:rPr>
        <w:tab/>
      </w:r>
      <w:r w:rsidR="006F139C">
        <w:rPr>
          <w:rFonts w:eastAsia="DengXian" w:cs="Times New Roman"/>
          <w:kern w:val="14"/>
          <w:sz w:val="24"/>
          <w:szCs w:val="24"/>
        </w:rPr>
        <w:t xml:space="preserve"> </w:t>
      </w:r>
      <w:r w:rsidR="007302CB">
        <w:rPr>
          <w:rFonts w:eastAsia="DengXian" w:cs="Times New Roman"/>
          <w:kern w:val="14"/>
          <w:sz w:val="24"/>
          <w:szCs w:val="24"/>
        </w:rPr>
        <w:tab/>
      </w:r>
      <w:r w:rsidR="007302CB">
        <w:rPr>
          <w:rFonts w:eastAsia="DengXian" w:cs="Times New Roman"/>
          <w:kern w:val="14"/>
          <w:sz w:val="24"/>
          <w:szCs w:val="24"/>
        </w:rPr>
        <w:tab/>
        <w:t xml:space="preserve"> </w:t>
      </w:r>
      <w:r w:rsidR="00C43C1E" w:rsidRPr="00C43C1E">
        <w:rPr>
          <w:rFonts w:eastAsia="DengXian" w:cs="Times New Roman"/>
          <w:kern w:val="14"/>
          <w:sz w:val="24"/>
          <w:szCs w:val="24"/>
        </w:rPr>
        <w:t>(2</w:t>
      </w:r>
      <w:r w:rsidR="007302CB">
        <w:rPr>
          <w:rFonts w:eastAsia="DengXian" w:cs="Times New Roman"/>
          <w:kern w:val="14"/>
          <w:sz w:val="24"/>
          <w:szCs w:val="24"/>
        </w:rPr>
        <w:t>6</w:t>
      </w:r>
      <w:r w:rsidR="00C43C1E" w:rsidRPr="00C43C1E">
        <w:rPr>
          <w:rFonts w:eastAsia="DengXian" w:cs="Times New Roman"/>
          <w:kern w:val="14"/>
          <w:sz w:val="24"/>
          <w:szCs w:val="24"/>
        </w:rPr>
        <w:t>)</w:t>
      </w:r>
    </w:p>
    <w:p w14:paraId="3023E71B" w14:textId="05FAAE7E" w:rsidR="00E83D24" w:rsidRPr="007514DF" w:rsidRDefault="00E83D24" w:rsidP="00742900">
      <w:pPr>
        <w:spacing w:line="360" w:lineRule="auto"/>
        <w:rPr>
          <w:rFonts w:eastAsia="DengXian" w:cs="Times New Roman"/>
          <w:iCs/>
          <w:kern w:val="14"/>
          <w:sz w:val="24"/>
          <w:szCs w:val="24"/>
        </w:rPr>
      </w:pPr>
      <w:r>
        <w:rPr>
          <w:rFonts w:eastAsia="DengXian" w:cs="Times New Roman"/>
          <w:iCs/>
          <w:sz w:val="24"/>
          <w:szCs w:val="24"/>
        </w:rPr>
        <w:t xml:space="preserve">where </w:t>
      </w:r>
      <w:commentRangeStart w:id="748"/>
      <w:r w:rsidRPr="004B28B1">
        <w:rPr>
          <w:rFonts w:eastAsia="DengXian" w:cs="Times New Roman"/>
          <w:i/>
          <w:iCs/>
          <w:kern w:val="14"/>
          <w:sz w:val="24"/>
          <w:szCs w:val="24"/>
          <w:highlight w:val="red"/>
          <w:rPrChange w:id="749" w:author="Cheng, Jiangtao" w:date="2021-07-18T18:51:00Z">
            <w:rPr>
              <w:rFonts w:eastAsia="DengXian" w:cs="Times New Roman"/>
              <w:i/>
              <w:iCs/>
              <w:kern w:val="14"/>
              <w:sz w:val="24"/>
              <w:szCs w:val="24"/>
            </w:rPr>
          </w:rPrChange>
        </w:rPr>
        <w:t>M</w:t>
      </w:r>
      <w:r w:rsidRPr="004B28B1">
        <w:rPr>
          <w:rFonts w:eastAsia="DengXian" w:cs="Times New Roman"/>
          <w:kern w:val="14"/>
          <w:sz w:val="24"/>
          <w:szCs w:val="24"/>
          <w:highlight w:val="red"/>
          <w:rPrChange w:id="750" w:author="Cheng, Jiangtao" w:date="2021-07-18T18:51:00Z">
            <w:rPr>
              <w:rFonts w:eastAsia="DengXian" w:cs="Times New Roman"/>
              <w:kern w:val="14"/>
              <w:sz w:val="24"/>
              <w:szCs w:val="24"/>
            </w:rPr>
          </w:rPrChange>
        </w:rPr>
        <w:t xml:space="preserve"> is the number of discrete water layer in the upper hemisphere</w:t>
      </w:r>
      <w:commentRangeEnd w:id="748"/>
      <w:r w:rsidR="004B28B1" w:rsidRPr="004B28B1">
        <w:rPr>
          <w:rStyle w:val="CommentReference"/>
          <w:highlight w:val="red"/>
          <w:rPrChange w:id="751" w:author="Cheng, Jiangtao" w:date="2021-07-18T18:51:00Z">
            <w:rPr>
              <w:rStyle w:val="CommentReference"/>
            </w:rPr>
          </w:rPrChange>
        </w:rPr>
        <w:commentReference w:id="748"/>
      </w:r>
      <w:r>
        <w:rPr>
          <w:rFonts w:eastAsia="DengXian" w:cs="Times New Roman"/>
          <w:kern w:val="14"/>
          <w:sz w:val="24"/>
          <w:szCs w:val="24"/>
        </w:rPr>
        <w:t xml:space="preserve"> of the droplet spherical cap</w:t>
      </w:r>
      <w:ins w:id="752" w:author="Cheng, Jiangtao" w:date="2021-07-18T11:48:00Z">
        <w:r w:rsidR="00855AEE">
          <w:rPr>
            <w:rFonts w:eastAsia="DengXian" w:cs="Times New Roman"/>
            <w:kern w:val="14"/>
            <w:sz w:val="24"/>
            <w:szCs w:val="24"/>
          </w:rPr>
          <w:t>.</w:t>
        </w:r>
      </w:ins>
    </w:p>
    <w:bookmarkEnd w:id="746"/>
    <w:p w14:paraId="650DC845" w14:textId="01306AB5" w:rsidR="007514DF" w:rsidRDefault="00C43C1E" w:rsidP="00856045">
      <w:pPr>
        <w:spacing w:line="360" w:lineRule="auto"/>
        <w:ind w:firstLine="360"/>
        <w:rPr>
          <w:rFonts w:eastAsia="DengXian" w:cs="Times New Roman"/>
          <w:kern w:val="14"/>
          <w:sz w:val="24"/>
          <w:szCs w:val="24"/>
        </w:rPr>
      </w:pPr>
      <w:r w:rsidRPr="00C43C1E">
        <w:rPr>
          <w:rFonts w:eastAsia="DengXian" w:cs="Times New Roman"/>
          <w:kern w:val="14"/>
          <w:sz w:val="24"/>
          <w:szCs w:val="24"/>
        </w:rPr>
        <w:t>The</w:t>
      </w:r>
      <w:r w:rsidR="00F37251">
        <w:rPr>
          <w:rFonts w:eastAsia="DengXian" w:cs="Times New Roman"/>
          <w:kern w:val="14"/>
          <w:sz w:val="24"/>
          <w:szCs w:val="24"/>
        </w:rPr>
        <w:t xml:space="preserve"> </w:t>
      </w:r>
      <w:ins w:id="753" w:author="Cheng, Jiangtao" w:date="2021-07-18T18:52:00Z">
        <w:r w:rsidR="007A6519">
          <w:rPr>
            <w:rFonts w:eastAsia="DengXian" w:cs="Times New Roman"/>
            <w:kern w:val="14"/>
            <w:sz w:val="24"/>
            <w:szCs w:val="24"/>
          </w:rPr>
          <w:t xml:space="preserve">evaporation </w:t>
        </w:r>
      </w:ins>
      <w:r w:rsidR="00F37251">
        <w:rPr>
          <w:rFonts w:eastAsia="DengXian" w:cs="Times New Roman"/>
          <w:kern w:val="14"/>
          <w:sz w:val="24"/>
          <w:szCs w:val="24"/>
        </w:rPr>
        <w:t>heat transfer</w:t>
      </w:r>
      <w:del w:id="754" w:author="Cheng, Jiangtao" w:date="2021-07-18T18:52:00Z">
        <w:r w:rsidR="00F37251" w:rsidDel="007A6519">
          <w:rPr>
            <w:rFonts w:eastAsia="DengXian" w:cs="Times New Roman"/>
            <w:kern w:val="14"/>
            <w:sz w:val="24"/>
            <w:szCs w:val="24"/>
          </w:rPr>
          <w:delText>red</w:delText>
        </w:r>
      </w:del>
      <w:r w:rsidRPr="00C43C1E">
        <w:rPr>
          <w:rFonts w:eastAsia="DengXian" w:cs="Times New Roman"/>
          <w:kern w:val="14"/>
          <w:sz w:val="24"/>
          <w:szCs w:val="24"/>
        </w:rPr>
        <w:t xml:space="preserve"> from the droplet cap</w:t>
      </w:r>
      <w:del w:id="755" w:author="Cheng, Jiangtao" w:date="2021-07-18T18:52:00Z">
        <w:r w:rsidR="007514DF" w:rsidDel="007A6519">
          <w:rPr>
            <w:rFonts w:eastAsia="DengXian" w:cs="Times New Roman"/>
            <w:kern w:val="14"/>
            <w:sz w:val="24"/>
            <w:szCs w:val="24"/>
          </w:rPr>
          <w:delText xml:space="preserve"> surface</w:delText>
        </w:r>
      </w:del>
      <w:r w:rsidRPr="00C43C1E">
        <w:rPr>
          <w:rFonts w:eastAsia="DengXian" w:cs="Times New Roman"/>
          <w:kern w:val="14"/>
          <w:sz w:val="24"/>
          <w:szCs w:val="24"/>
        </w:rPr>
        <w:t xml:space="preserve"> should be the same as the heat transferred through the water droplet</w:t>
      </w:r>
      <w:r w:rsidR="007514DF">
        <w:rPr>
          <w:rFonts w:eastAsia="DengXian" w:cs="Times New Roman"/>
          <w:kern w:val="14"/>
          <w:sz w:val="24"/>
          <w:szCs w:val="24"/>
        </w:rPr>
        <w:t>:</w:t>
      </w:r>
    </w:p>
    <w:p w14:paraId="7588B3DF" w14:textId="75CA89D8" w:rsidR="00C43C1E" w:rsidRPr="00C43C1E" w:rsidRDefault="00E33FAE">
      <w:pPr>
        <w:spacing w:line="360" w:lineRule="auto"/>
        <w:ind w:firstLine="4140"/>
        <w:jc w:val="right"/>
        <w:rPr>
          <w:rFonts w:eastAsia="DengXian" w:cs="Times New Roman"/>
          <w:kern w:val="14"/>
          <w:sz w:val="24"/>
          <w:szCs w:val="24"/>
        </w:rPr>
        <w:pPrChange w:id="756" w:author="Cheng, Jiangtao" w:date="2021-07-18T09:42:00Z">
          <w:pPr>
            <w:spacing w:line="360" w:lineRule="auto"/>
            <w:ind w:firstLine="4140"/>
          </w:pPr>
        </w:pPrChange>
      </w:pPr>
      <m:oMath>
        <m:sSub>
          <m:sSubPr>
            <m:ctrlPr>
              <w:rPr>
                <w:rFonts w:ascii="Cambria Math" w:eastAsia="Cambria Math" w:hAnsi="Cambria Math" w:cs="+mn-cs"/>
                <w:i/>
                <w:iCs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c</m:t>
            </m:r>
          </m:sub>
        </m:sSub>
        <m:r>
          <m:rPr>
            <m:sty m:val="p"/>
          </m:rPr>
          <w:rPr>
            <w:rFonts w:ascii="Cambria Math" w:eastAsia="DengXian" w:hAnsi="Cambria Math" w:cs="Times New Roman"/>
            <w:color w:val="000000"/>
            <w:kern w:val="24"/>
            <w:sz w:val="24"/>
            <w:szCs w:val="24"/>
          </w:rPr>
          <m:t>=(1-φ)</m:t>
        </m:r>
        <m:sSub>
          <m:sSubPr>
            <m:ctrlPr>
              <w:rPr>
                <w:rFonts w:ascii="Cambria Math" w:eastAsia="Cambria Math" w:hAnsi="Cambria Math" w:cs="+mn-cs"/>
                <w:i/>
                <w:iCs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s</m:t>
            </m:r>
          </m:sub>
        </m:sSub>
      </m:oMath>
      <w:r w:rsidR="00C43C1E" w:rsidRPr="00C43C1E">
        <w:rPr>
          <w:rFonts w:eastAsia="DengXian" w:cs="Times New Roman"/>
          <w:iCs/>
          <w:color w:val="000000"/>
          <w:sz w:val="24"/>
          <w:szCs w:val="24"/>
        </w:rPr>
        <w:t xml:space="preserve"> </w:t>
      </w:r>
      <w:r w:rsidR="00C43C1E" w:rsidRPr="00C43C1E">
        <w:rPr>
          <w:rFonts w:eastAsia="DengXian" w:cs="Times New Roman"/>
          <w:iCs/>
          <w:color w:val="000000"/>
          <w:sz w:val="24"/>
          <w:szCs w:val="24"/>
        </w:rPr>
        <w:tab/>
      </w:r>
      <w:r w:rsidR="00C43C1E" w:rsidRPr="00C43C1E">
        <w:rPr>
          <w:rFonts w:eastAsia="DengXian" w:cs="Times New Roman"/>
          <w:iCs/>
          <w:color w:val="000000"/>
          <w:sz w:val="24"/>
          <w:szCs w:val="24"/>
        </w:rPr>
        <w:tab/>
      </w:r>
      <w:r w:rsidR="00C43C1E" w:rsidRPr="00C43C1E">
        <w:rPr>
          <w:rFonts w:eastAsia="DengXian" w:cs="Times New Roman"/>
          <w:iCs/>
          <w:color w:val="000000"/>
          <w:sz w:val="24"/>
          <w:szCs w:val="24"/>
        </w:rPr>
        <w:tab/>
      </w:r>
      <w:r w:rsidR="00C43C1E" w:rsidRPr="00C43C1E">
        <w:rPr>
          <w:rFonts w:eastAsia="DengXian" w:cs="Times New Roman"/>
          <w:iCs/>
          <w:color w:val="000000"/>
          <w:sz w:val="24"/>
          <w:szCs w:val="24"/>
        </w:rPr>
        <w:tab/>
        <w:t xml:space="preserve"> </w:t>
      </w:r>
      <w:r w:rsidR="007514DF">
        <w:rPr>
          <w:rFonts w:eastAsia="DengXian" w:cs="Times New Roman"/>
          <w:iCs/>
          <w:color w:val="000000"/>
          <w:sz w:val="24"/>
          <w:szCs w:val="24"/>
        </w:rPr>
        <w:tab/>
      </w:r>
      <w:r w:rsidR="007514DF">
        <w:rPr>
          <w:rFonts w:eastAsia="DengXian" w:cs="Times New Roman"/>
          <w:iCs/>
          <w:color w:val="000000"/>
          <w:sz w:val="24"/>
          <w:szCs w:val="24"/>
        </w:rPr>
        <w:tab/>
      </w:r>
      <w:r w:rsidR="007514DF">
        <w:rPr>
          <w:rFonts w:eastAsia="DengXian" w:cs="Times New Roman"/>
          <w:iCs/>
          <w:color w:val="000000"/>
          <w:sz w:val="24"/>
          <w:szCs w:val="24"/>
        </w:rPr>
        <w:tab/>
      </w:r>
      <w:r w:rsidR="007514DF">
        <w:rPr>
          <w:rFonts w:eastAsia="DengXian" w:cs="Times New Roman"/>
          <w:iCs/>
          <w:color w:val="000000"/>
          <w:sz w:val="24"/>
          <w:szCs w:val="24"/>
        </w:rPr>
        <w:tab/>
      </w:r>
      <w:r w:rsidR="006F139C">
        <w:rPr>
          <w:rFonts w:eastAsia="DengXian" w:cs="Times New Roman"/>
          <w:iCs/>
          <w:color w:val="000000"/>
          <w:sz w:val="24"/>
          <w:szCs w:val="24"/>
        </w:rPr>
        <w:t xml:space="preserve"> </w:t>
      </w:r>
      <w:r w:rsidR="00C43C1E" w:rsidRPr="00C43C1E">
        <w:rPr>
          <w:rFonts w:eastAsia="DengXian" w:cs="Times New Roman"/>
          <w:iCs/>
          <w:color w:val="000000"/>
          <w:sz w:val="24"/>
          <w:szCs w:val="24"/>
        </w:rPr>
        <w:t>(2</w:t>
      </w:r>
      <w:r w:rsidR="007302CB">
        <w:rPr>
          <w:rFonts w:eastAsia="DengXian" w:cs="Times New Roman"/>
          <w:iCs/>
          <w:color w:val="000000"/>
          <w:sz w:val="24"/>
          <w:szCs w:val="24"/>
        </w:rPr>
        <w:t>7</w:t>
      </w:r>
      <w:r w:rsidR="00C43C1E" w:rsidRPr="00C43C1E">
        <w:rPr>
          <w:rFonts w:eastAsia="DengXian" w:cs="Times New Roman"/>
          <w:iCs/>
          <w:color w:val="000000"/>
          <w:sz w:val="24"/>
          <w:szCs w:val="24"/>
        </w:rPr>
        <w:t>)</w:t>
      </w:r>
    </w:p>
    <w:p w14:paraId="58DBA7F9" w14:textId="1ECB33AF" w:rsidR="007E3F1A" w:rsidRDefault="00C43C1E" w:rsidP="00856045">
      <w:pPr>
        <w:spacing w:line="360" w:lineRule="auto"/>
        <w:ind w:firstLine="360"/>
        <w:rPr>
          <w:rFonts w:eastAsia="DengXian" w:cs="Times New Roman"/>
          <w:kern w:val="14"/>
          <w:sz w:val="24"/>
          <w:szCs w:val="24"/>
        </w:rPr>
      </w:pPr>
      <w:r w:rsidRPr="00C43C1E">
        <w:rPr>
          <w:rFonts w:eastAsia="DengXian" w:cs="Times New Roman"/>
          <w:kern w:val="14"/>
          <w:sz w:val="24"/>
          <w:szCs w:val="24"/>
        </w:rPr>
        <w:lastRenderedPageBreak/>
        <w:t>As mentioned</w:t>
      </w:r>
      <w:ins w:id="757" w:author="Cheng, Jiangtao" w:date="2021-07-18T18:55:00Z">
        <w:r w:rsidR="001B0C3A">
          <w:rPr>
            <w:rFonts w:eastAsia="DengXian" w:cs="Times New Roman"/>
            <w:kern w:val="14"/>
            <w:sz w:val="24"/>
            <w:szCs w:val="24"/>
          </w:rPr>
          <w:t xml:space="preserve"> above</w:t>
        </w:r>
      </w:ins>
      <w:del w:id="758" w:author="Cheng, Jiangtao" w:date="2021-07-18T18:55:00Z">
        <w:r w:rsidRPr="00C43C1E" w:rsidDel="001B0C3A">
          <w:rPr>
            <w:rFonts w:eastAsia="DengXian" w:cs="Times New Roman"/>
            <w:kern w:val="14"/>
            <w:sz w:val="24"/>
            <w:szCs w:val="24"/>
          </w:rPr>
          <w:delText xml:space="preserve"> before</w:delText>
        </w:r>
      </w:del>
      <w:r w:rsidRPr="00C43C1E">
        <w:rPr>
          <w:rFonts w:eastAsia="DengXian" w:cs="Times New Roman"/>
          <w:kern w:val="14"/>
          <w:sz w:val="24"/>
          <w:szCs w:val="24"/>
        </w:rPr>
        <w:t xml:space="preserve">, the </w:t>
      </w:r>
      <w:del w:id="759" w:author="Cheng, Jiangtao" w:date="2021-07-18T18:53:00Z">
        <w:r w:rsidRPr="00C43C1E" w:rsidDel="00EB567E">
          <w:rPr>
            <w:rFonts w:eastAsia="DengXian" w:cs="Times New Roman"/>
            <w:kern w:val="14"/>
            <w:sz w:val="24"/>
            <w:szCs w:val="24"/>
          </w:rPr>
          <w:delText xml:space="preserve">experimental </w:delText>
        </w:r>
      </w:del>
      <w:r w:rsidRPr="00C43C1E">
        <w:rPr>
          <w:rFonts w:eastAsia="DengXian" w:cs="Times New Roman"/>
          <w:kern w:val="14"/>
          <w:sz w:val="24"/>
          <w:szCs w:val="24"/>
        </w:rPr>
        <w:t>temperature</w:t>
      </w:r>
      <w:r w:rsidR="00BB5831">
        <w:rPr>
          <w:rFonts w:eastAsia="DengXian" w:cs="Times New Roman"/>
          <w:kern w:val="14"/>
          <w:sz w:val="24"/>
          <w:szCs w:val="24"/>
        </w:rPr>
        <w:t xml:space="preserve"> measured</w:t>
      </w:r>
      <w:r w:rsidRPr="00C43C1E">
        <w:rPr>
          <w:rFonts w:eastAsia="DengXian" w:cs="Times New Roman"/>
          <w:kern w:val="14"/>
          <w:sz w:val="24"/>
          <w:szCs w:val="24"/>
        </w:rPr>
        <w:t xml:space="preserve"> by the IR camera </w:t>
      </w:r>
      <w:ins w:id="760" w:author="Cheng, Jiangtao" w:date="2021-07-18T18:57:00Z">
        <w:r w:rsidR="001B0C3A">
          <w:rPr>
            <w:rFonts w:eastAsia="DengXian" w:cs="Times New Roman"/>
            <w:kern w:val="14"/>
            <w:sz w:val="24"/>
            <w:szCs w:val="24"/>
          </w:rPr>
          <w:t>can be</w:t>
        </w:r>
      </w:ins>
      <w:del w:id="761" w:author="Cheng, Jiangtao" w:date="2021-07-18T18:57:00Z">
        <w:r w:rsidRPr="00C43C1E" w:rsidDel="001B0C3A">
          <w:rPr>
            <w:rFonts w:eastAsia="DengXian" w:cs="Times New Roman"/>
            <w:kern w:val="14"/>
            <w:sz w:val="24"/>
            <w:szCs w:val="24"/>
          </w:rPr>
          <w:delText>is</w:delText>
        </w:r>
      </w:del>
      <w:r w:rsidRPr="00C43C1E">
        <w:rPr>
          <w:rFonts w:eastAsia="DengXian" w:cs="Times New Roman"/>
          <w:kern w:val="14"/>
          <w:sz w:val="24"/>
          <w:szCs w:val="24"/>
        </w:rPr>
        <w:t xml:space="preserve"> </w:t>
      </w:r>
      <w:r w:rsidR="00BB5831">
        <w:rPr>
          <w:rFonts w:eastAsia="DengXian" w:cs="Times New Roman"/>
          <w:kern w:val="14"/>
          <w:sz w:val="24"/>
          <w:szCs w:val="24"/>
        </w:rPr>
        <w:t>taken</w:t>
      </w:r>
      <w:r w:rsidRPr="00C43C1E">
        <w:rPr>
          <w:rFonts w:eastAsia="DengXian" w:cs="Times New Roman"/>
          <w:kern w:val="14"/>
          <w:sz w:val="24"/>
          <w:szCs w:val="24"/>
        </w:rPr>
        <w:t xml:space="preserve"> as the average temperature of the upper </w:t>
      </w:r>
      <w:r w:rsidR="007E3F1A">
        <w:rPr>
          <w:rFonts w:eastAsia="DengXian" w:cs="Times New Roman"/>
          <w:kern w:val="14"/>
          <w:sz w:val="24"/>
          <w:szCs w:val="24"/>
        </w:rPr>
        <w:t>hemispherical</w:t>
      </w:r>
      <w:r w:rsidRPr="00C43C1E">
        <w:rPr>
          <w:rFonts w:eastAsia="DengXian" w:cs="Times New Roman"/>
          <w:kern w:val="14"/>
          <w:sz w:val="24"/>
          <w:szCs w:val="24"/>
        </w:rPr>
        <w:t xml:space="preserve"> surface. With the average base temperature of the </w:t>
      </w:r>
      <w:del w:id="762" w:author="Cheng, Jiangtao" w:date="2021-07-18T18:59:00Z">
        <w:r w:rsidRPr="00C43C1E" w:rsidDel="001B0C3A">
          <w:rPr>
            <w:rFonts w:eastAsia="DengXian" w:cs="Times New Roman"/>
            <w:kern w:val="14"/>
            <w:sz w:val="24"/>
            <w:szCs w:val="24"/>
          </w:rPr>
          <w:delText>water</w:delText>
        </w:r>
      </w:del>
      <w:r w:rsidRPr="00C43C1E">
        <w:rPr>
          <w:rFonts w:eastAsia="DengXian" w:cs="Times New Roman"/>
          <w:kern w:val="14"/>
          <w:sz w:val="24"/>
          <w:szCs w:val="24"/>
        </w:rPr>
        <w:t xml:space="preserve"> droplet</w:t>
      </w:r>
      <w:r w:rsidR="00BB5831">
        <w:rPr>
          <w:rFonts w:eastAsia="DengXian" w:cs="Times New Roman"/>
          <w:kern w:val="14"/>
          <w:sz w:val="24"/>
          <w:szCs w:val="24"/>
        </w:rPr>
        <w:t xml:space="preserve"> </w:t>
      </w:r>
      <w:proofErr w:type="gramStart"/>
      <w:r w:rsidR="00BB5831">
        <w:rPr>
          <w:rFonts w:eastAsia="DengXian" w:cs="Times New Roman"/>
          <w:kern w:val="14"/>
          <w:sz w:val="24"/>
          <w:szCs w:val="24"/>
        </w:rPr>
        <w:t>obtained</w:t>
      </w:r>
      <w:r w:rsidRPr="00C43C1E">
        <w:rPr>
          <w:rFonts w:eastAsia="DengXian" w:cs="Times New Roman"/>
          <w:kern w:val="14"/>
          <w:sz w:val="24"/>
          <w:szCs w:val="24"/>
        </w:rPr>
        <w:t>,</w:t>
      </w:r>
      <w:proofErr w:type="gramEnd"/>
      <w:r w:rsidRPr="00C43C1E">
        <w:rPr>
          <w:rFonts w:eastAsia="DengXian" w:cs="Times New Roman"/>
          <w:kern w:val="14"/>
          <w:sz w:val="24"/>
          <w:szCs w:val="24"/>
        </w:rPr>
        <w:t xml:space="preserve"> we can calculate the surface temperature distribution based on the heat transfer equation</w:t>
      </w:r>
      <w:r w:rsidR="007E3F1A">
        <w:rPr>
          <w:rFonts w:eastAsia="DengXian" w:cs="Times New Roman"/>
          <w:kern w:val="14"/>
          <w:sz w:val="24"/>
          <w:szCs w:val="24"/>
        </w:rPr>
        <w:t xml:space="preserve"> Eq. (21)</w:t>
      </w:r>
      <w:r w:rsidRPr="00C43C1E">
        <w:rPr>
          <w:rFonts w:eastAsia="DengXian" w:cs="Times New Roman"/>
          <w:kern w:val="14"/>
          <w:sz w:val="24"/>
          <w:szCs w:val="24"/>
        </w:rPr>
        <w:t xml:space="preserve"> for the discretized water layers. Thus, we </w:t>
      </w:r>
      <w:r w:rsidR="007F0F19">
        <w:rPr>
          <w:rFonts w:eastAsia="DengXian" w:cs="Times New Roman"/>
          <w:kern w:val="14"/>
          <w:sz w:val="24"/>
          <w:szCs w:val="24"/>
        </w:rPr>
        <w:t xml:space="preserve">can </w:t>
      </w:r>
      <w:r w:rsidR="00BB5831">
        <w:rPr>
          <w:rFonts w:eastAsia="DengXian" w:cs="Times New Roman"/>
          <w:kern w:val="14"/>
          <w:sz w:val="24"/>
          <w:szCs w:val="24"/>
        </w:rPr>
        <w:t>approximate</w:t>
      </w:r>
      <w:r w:rsidRPr="00C43C1E">
        <w:rPr>
          <w:rFonts w:eastAsia="DengXian" w:cs="Times New Roman"/>
          <w:kern w:val="14"/>
          <w:sz w:val="24"/>
          <w:szCs w:val="24"/>
        </w:rPr>
        <w:t xml:space="preserve"> the average </w:t>
      </w:r>
      <w:r w:rsidR="007F0F19" w:rsidRPr="00C43C1E">
        <w:rPr>
          <w:rFonts w:eastAsia="DengXian" w:cs="Times New Roman"/>
          <w:kern w:val="14"/>
          <w:sz w:val="24"/>
          <w:szCs w:val="24"/>
        </w:rPr>
        <w:t xml:space="preserve">temperature </w:t>
      </w:r>
      <w:r w:rsidRPr="00C43C1E">
        <w:rPr>
          <w:rFonts w:eastAsia="DengXian" w:cs="Times New Roman"/>
          <w:kern w:val="14"/>
          <w:sz w:val="24"/>
          <w:szCs w:val="24"/>
        </w:rPr>
        <w:t xml:space="preserve">of the upper </w:t>
      </w:r>
      <w:r w:rsidR="007E3F1A">
        <w:rPr>
          <w:rFonts w:eastAsia="DengXian" w:cs="Times New Roman"/>
          <w:kern w:val="14"/>
          <w:sz w:val="24"/>
          <w:szCs w:val="24"/>
        </w:rPr>
        <w:t>hemispherical</w:t>
      </w:r>
      <w:r w:rsidR="007E3F1A" w:rsidRPr="00C43C1E">
        <w:rPr>
          <w:rFonts w:eastAsia="DengXian" w:cs="Times New Roman"/>
          <w:kern w:val="14"/>
          <w:sz w:val="24"/>
          <w:szCs w:val="24"/>
        </w:rPr>
        <w:t xml:space="preserve"> </w:t>
      </w:r>
      <w:r w:rsidRPr="00C43C1E">
        <w:rPr>
          <w:rFonts w:eastAsia="DengXian" w:cs="Times New Roman"/>
          <w:kern w:val="14"/>
          <w:sz w:val="24"/>
          <w:szCs w:val="24"/>
        </w:rPr>
        <w:t>surface of the droplet</w:t>
      </w:r>
      <w:r w:rsidR="007F0F19">
        <w:rPr>
          <w:rFonts w:eastAsia="DengXian" w:cs="Times New Roman"/>
          <w:kern w:val="14"/>
          <w:sz w:val="24"/>
          <w:szCs w:val="24"/>
        </w:rPr>
        <w:t xml:space="preserve"> as</w:t>
      </w:r>
      <w:r w:rsidRPr="00C43C1E">
        <w:rPr>
          <w:rFonts w:eastAsia="DengXian" w:cs="Times New Roman"/>
          <w:kern w:val="14"/>
          <w:sz w:val="24"/>
          <w:szCs w:val="24"/>
        </w:rPr>
        <w:t>:</w:t>
      </w:r>
    </w:p>
    <w:p w14:paraId="209A365E" w14:textId="70365570" w:rsidR="00C43C1E" w:rsidRDefault="00E33FAE">
      <w:pPr>
        <w:spacing w:line="360" w:lineRule="auto"/>
        <w:ind w:firstLine="3510"/>
        <w:jc w:val="right"/>
        <w:rPr>
          <w:rFonts w:eastAsia="DengXian" w:cs="Times New Roman"/>
          <w:kern w:val="14"/>
          <w:sz w:val="24"/>
          <w:szCs w:val="24"/>
        </w:rPr>
        <w:pPrChange w:id="763" w:author="Cheng, Jiangtao" w:date="2021-07-18T09:42:00Z">
          <w:pPr>
            <w:spacing w:line="360" w:lineRule="auto"/>
            <w:ind w:firstLine="3510"/>
          </w:pPr>
        </w:pPrChange>
      </w:pPr>
      <m:oMath>
        <m:sSub>
          <m:sSubPr>
            <m:ctrlPr>
              <w:rPr>
                <w:rFonts w:ascii="Cambria Math" w:eastAsia="DengXian" w:hAnsi="Cambria Math" w:cs="Times New Roman"/>
                <w:i/>
                <w:iCs/>
                <w:kern w:val="14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model</m:t>
            </m:r>
          </m:sub>
        </m:sSub>
        <m:r>
          <m:rPr>
            <m:sty m:val="p"/>
          </m:rPr>
          <w:rPr>
            <w:rFonts w:ascii="Cambria Math" w:eastAsia="DengXian" w:cs="Times New Roman"/>
            <w:kern w:val="14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kern w:val="14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DengXian" w:hAnsi="Cambria Math" w:cs="Times New Roman"/>
                    <w:i/>
                    <w:kern w:val="14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eastAsia="DengXian" w:hAnsi="Cambria Math" w:cs="Times New Roman"/>
                        <w:i/>
                        <w:kern w:val="14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DengXian" w:cs="Times New Roman"/>
                        <w:kern w:val="14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DengXian" w:cs="Times New Roman"/>
                        <w:kern w:val="14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kern w:val="14"/>
                    <w:sz w:val="24"/>
                    <w:szCs w:val="24"/>
                    <w:lang w:eastAsia="en-US"/>
                  </w:rPr>
                  <m:t>∙∆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14"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14"/>
                        <w:sz w:val="24"/>
                        <w:szCs w:val="24"/>
                        <w:lang w:eastAsia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14"/>
                        <w:sz w:val="24"/>
                        <w:szCs w:val="24"/>
                        <w:lang w:eastAsia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eastAsia="DengXian" w:cs="Times New Roman"/>
                <w:kern w:val="14"/>
                <w:sz w:val="24"/>
                <w:szCs w:val="24"/>
              </w:rPr>
              <m:t>2</m:t>
            </m:r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π</m:t>
            </m:r>
            <m:sSubSup>
              <m:sSubSupPr>
                <m:ctrlPr>
                  <w:rPr>
                    <w:rFonts w:ascii="Cambria Math" w:eastAsia="DengXian" w:hAnsi="Cambria Math" w:cs="Times New Roman"/>
                    <w:i/>
                    <w:kern w:val="14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DengXian" w:cs="Times New Roman"/>
                    <w:kern w:val="14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DengXian" w:cs="Times New Roman"/>
                    <w:kern w:val="14"/>
                    <w:sz w:val="24"/>
                    <w:szCs w:val="24"/>
                  </w:rPr>
                  <m:t>w</m:t>
                </m:r>
              </m:sub>
              <m:sup>
                <m:r>
                  <w:rPr>
                    <w:rFonts w:ascii="Cambria Math" w:eastAsia="DengXian" w:cs="Times New Roman"/>
                    <w:kern w:val="14"/>
                    <w:sz w:val="24"/>
                    <w:szCs w:val="24"/>
                  </w:rPr>
                  <m:t>2</m:t>
                </m:r>
              </m:sup>
            </m:sSubSup>
          </m:den>
        </m:f>
      </m:oMath>
      <w:r w:rsidR="00C43C1E" w:rsidRPr="00C43C1E">
        <w:rPr>
          <w:rFonts w:eastAsia="DengXian" w:cs="Times New Roman"/>
          <w:kern w:val="14"/>
          <w:sz w:val="24"/>
          <w:szCs w:val="24"/>
        </w:rPr>
        <w:t xml:space="preserve"> </w:t>
      </w:r>
      <w:r w:rsidR="00C43C1E" w:rsidRPr="00C43C1E">
        <w:rPr>
          <w:rFonts w:eastAsia="DengXian" w:cs="Times New Roman"/>
          <w:kern w:val="14"/>
          <w:sz w:val="24"/>
          <w:szCs w:val="24"/>
        </w:rPr>
        <w:tab/>
      </w:r>
      <w:r w:rsidR="00C43C1E" w:rsidRPr="00C43C1E">
        <w:rPr>
          <w:rFonts w:eastAsia="DengXian" w:cs="Times New Roman"/>
          <w:kern w:val="14"/>
          <w:sz w:val="24"/>
          <w:szCs w:val="24"/>
        </w:rPr>
        <w:tab/>
      </w:r>
      <w:r w:rsidR="007E3F1A">
        <w:rPr>
          <w:rFonts w:eastAsia="DengXian" w:cs="Times New Roman"/>
          <w:kern w:val="14"/>
          <w:sz w:val="24"/>
          <w:szCs w:val="24"/>
        </w:rPr>
        <w:tab/>
      </w:r>
      <w:r w:rsidR="007E3F1A">
        <w:rPr>
          <w:rFonts w:eastAsia="DengXian" w:cs="Times New Roman"/>
          <w:kern w:val="14"/>
          <w:sz w:val="24"/>
          <w:szCs w:val="24"/>
        </w:rPr>
        <w:tab/>
      </w:r>
      <w:r w:rsidR="00760507">
        <w:rPr>
          <w:rFonts w:eastAsia="DengXian" w:cs="Times New Roman"/>
          <w:kern w:val="14"/>
          <w:sz w:val="24"/>
          <w:szCs w:val="24"/>
        </w:rPr>
        <w:tab/>
      </w:r>
      <w:r w:rsidR="00760507">
        <w:rPr>
          <w:rFonts w:eastAsia="DengXian" w:cs="Times New Roman"/>
          <w:kern w:val="14"/>
          <w:sz w:val="24"/>
          <w:szCs w:val="24"/>
        </w:rPr>
        <w:tab/>
        <w:t xml:space="preserve"> </w:t>
      </w:r>
      <w:r w:rsidR="00C43C1E" w:rsidRPr="00C43C1E">
        <w:rPr>
          <w:rFonts w:eastAsia="DengXian" w:cs="Times New Roman"/>
          <w:kern w:val="14"/>
          <w:sz w:val="24"/>
          <w:szCs w:val="24"/>
        </w:rPr>
        <w:t>(2</w:t>
      </w:r>
      <w:r w:rsidR="007302CB">
        <w:rPr>
          <w:rFonts w:eastAsia="DengXian" w:cs="Times New Roman"/>
          <w:kern w:val="14"/>
          <w:sz w:val="24"/>
          <w:szCs w:val="24"/>
        </w:rPr>
        <w:t>8</w:t>
      </w:r>
      <w:r w:rsidR="00C43C1E" w:rsidRPr="00C43C1E">
        <w:rPr>
          <w:rFonts w:eastAsia="DengXian" w:cs="Times New Roman"/>
          <w:kern w:val="14"/>
          <w:sz w:val="24"/>
          <w:szCs w:val="24"/>
        </w:rPr>
        <w:t>)</w:t>
      </w:r>
    </w:p>
    <w:p w14:paraId="2788B579" w14:textId="146747E5" w:rsidR="007E3F1A" w:rsidRPr="00C43C1E" w:rsidRDefault="007E3F1A" w:rsidP="007E3F1A">
      <w:pPr>
        <w:spacing w:line="360" w:lineRule="auto"/>
        <w:rPr>
          <w:rFonts w:eastAsia="DengXian" w:cs="Times New Roman"/>
          <w:kern w:val="14"/>
          <w:sz w:val="24"/>
          <w:szCs w:val="24"/>
        </w:rPr>
      </w:pPr>
      <w:r>
        <w:rPr>
          <w:rFonts w:eastAsia="DengXian" w:cs="Times New Roman"/>
          <w:kern w:val="14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sz w:val="24"/>
                <w:szCs w:val="24"/>
              </w:rPr>
              <m:t>w</m:t>
            </m:r>
          </m:sub>
        </m:sSub>
      </m:oMath>
      <w:r>
        <w:rPr>
          <w:rFonts w:eastAsia="DengXian" w:cs="Times New Roman"/>
          <w:sz w:val="24"/>
          <w:szCs w:val="24"/>
        </w:rPr>
        <w:t xml:space="preserve"> is the radius of the spherical </w:t>
      </w:r>
      <w:proofErr w:type="gramStart"/>
      <w:r>
        <w:rPr>
          <w:rFonts w:eastAsia="DengXian" w:cs="Times New Roman"/>
          <w:sz w:val="24"/>
          <w:szCs w:val="24"/>
        </w:rPr>
        <w:t>cap.</w:t>
      </w:r>
      <w:proofErr w:type="gramEnd"/>
    </w:p>
    <w:p w14:paraId="57247616" w14:textId="593DCEC4" w:rsidR="00C43C1E" w:rsidRPr="00C111B2" w:rsidDel="00C476A3" w:rsidRDefault="00C43C1E" w:rsidP="00C43C1E">
      <w:pPr>
        <w:spacing w:line="360" w:lineRule="auto"/>
        <w:rPr>
          <w:del w:id="764" w:author="Cheng, Jiangtao" w:date="2021-07-18T09:27:00Z"/>
          <w:rFonts w:eastAsia="DengXian" w:cs="Times New Roman"/>
          <w:b/>
          <w:bCs/>
          <w:kern w:val="14"/>
          <w:sz w:val="24"/>
          <w:szCs w:val="24"/>
        </w:rPr>
      </w:pPr>
      <w:r w:rsidRPr="00C111B2">
        <w:rPr>
          <w:rFonts w:eastAsia="DengXian" w:cs="Times New Roman"/>
          <w:b/>
          <w:bCs/>
          <w:kern w:val="14"/>
          <w:sz w:val="24"/>
          <w:szCs w:val="24"/>
        </w:rPr>
        <w:t>3.5</w:t>
      </w:r>
      <w:r w:rsidR="007E3F1A" w:rsidRPr="00C111B2">
        <w:rPr>
          <w:rFonts w:eastAsia="DengXian" w:cs="Times New Roman"/>
          <w:b/>
          <w:bCs/>
          <w:kern w:val="14"/>
          <w:sz w:val="24"/>
          <w:szCs w:val="24"/>
        </w:rPr>
        <w:t>.</w:t>
      </w:r>
      <w:r w:rsidRPr="00C111B2">
        <w:rPr>
          <w:rFonts w:eastAsia="DengXian" w:cs="Times New Roman"/>
          <w:b/>
          <w:bCs/>
          <w:kern w:val="14"/>
          <w:sz w:val="24"/>
          <w:szCs w:val="24"/>
        </w:rPr>
        <w:t xml:space="preserve"> Algorithm for calculating the surface temperature and evaporation </w:t>
      </w:r>
      <w:r w:rsidR="00725570" w:rsidRPr="00C111B2">
        <w:rPr>
          <w:rFonts w:eastAsia="DengXian" w:cs="Times New Roman"/>
          <w:b/>
          <w:bCs/>
          <w:kern w:val="14"/>
          <w:sz w:val="24"/>
          <w:szCs w:val="24"/>
        </w:rPr>
        <w:t>ratio</w:t>
      </w:r>
    </w:p>
    <w:p w14:paraId="2CD2FDD7" w14:textId="52F7C53B" w:rsidR="00C43C1E" w:rsidRPr="00C43C1E" w:rsidRDefault="00053D36">
      <w:pPr>
        <w:spacing w:line="360" w:lineRule="auto"/>
        <w:rPr>
          <w:rFonts w:eastAsia="DengXian" w:cs="Times New Roman"/>
          <w:kern w:val="14"/>
          <w:sz w:val="24"/>
          <w:szCs w:val="24"/>
        </w:rPr>
        <w:pPrChange w:id="765" w:author="Cheng, Jiangtao" w:date="2021-07-18T09:27:00Z">
          <w:pPr>
            <w:spacing w:line="360" w:lineRule="auto"/>
            <w:jc w:val="center"/>
          </w:pPr>
        </w:pPrChange>
      </w:pPr>
      <w:moveFromRangeStart w:id="766" w:author="Cheng, Jiangtao" w:date="2021-07-18T09:27:00Z" w:name="move77492859"/>
      <w:moveFrom w:id="767" w:author="Cheng, Jiangtao" w:date="2021-07-18T09:27:00Z">
        <w:r w:rsidDel="00C476A3">
          <w:rPr>
            <w:noProof/>
          </w:rPr>
          <w:drawing>
            <wp:inline distT="0" distB="0" distL="0" distR="0" wp14:anchorId="2BF5CFAF" wp14:editId="06563FCE">
              <wp:extent cx="2715768" cy="3785616"/>
              <wp:effectExtent l="0" t="0" r="8890" b="571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15768" cy="37856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  <w:moveFromRangeEnd w:id="766"/>
      <w:r>
        <w:rPr>
          <w:noProof/>
        </w:rPr>
        <w:t xml:space="preserve"> </w:t>
      </w:r>
    </w:p>
    <w:p w14:paraId="3560DE66" w14:textId="50C09397" w:rsidR="00C43C1E" w:rsidRPr="00C43C1E" w:rsidDel="00C476A3" w:rsidRDefault="00C43C1E" w:rsidP="00742900">
      <w:pPr>
        <w:rPr>
          <w:moveFrom w:id="768" w:author="Cheng, Jiangtao" w:date="2021-07-18T09:28:00Z"/>
          <w:rFonts w:eastAsia="DengXian" w:cs="Times New Roman"/>
          <w:kern w:val="14"/>
          <w:sz w:val="24"/>
          <w:szCs w:val="24"/>
        </w:rPr>
      </w:pPr>
      <w:moveFromRangeStart w:id="769" w:author="Cheng, Jiangtao" w:date="2021-07-18T09:28:00Z" w:name="move77492937"/>
      <w:moveFrom w:id="770" w:author="Cheng, Jiangtao" w:date="2021-07-18T09:28:00Z">
        <w:r w:rsidRPr="00DA29D0" w:rsidDel="00C476A3">
          <w:rPr>
            <w:rFonts w:eastAsia="DengXian" w:cs="Times New Roman"/>
            <w:b/>
            <w:bCs/>
            <w:kern w:val="14"/>
            <w:sz w:val="24"/>
            <w:szCs w:val="24"/>
          </w:rPr>
          <w:t xml:space="preserve">Figure </w:t>
        </w:r>
        <w:r w:rsidR="00792C98" w:rsidRPr="00DA29D0" w:rsidDel="00C476A3">
          <w:rPr>
            <w:rFonts w:eastAsia="DengXian" w:cs="Times New Roman"/>
            <w:b/>
            <w:bCs/>
            <w:kern w:val="14"/>
            <w:sz w:val="24"/>
            <w:szCs w:val="24"/>
          </w:rPr>
          <w:t>4</w:t>
        </w:r>
        <w:r w:rsidRPr="00DA29D0" w:rsidDel="00C476A3">
          <w:rPr>
            <w:rFonts w:eastAsia="DengXian" w:cs="Times New Roman"/>
            <w:b/>
            <w:bCs/>
            <w:kern w:val="14"/>
            <w:sz w:val="24"/>
            <w:szCs w:val="24"/>
          </w:rPr>
          <w:t>.</w:t>
        </w:r>
        <w:r w:rsidRPr="00C43C1E" w:rsidDel="00C476A3">
          <w:rPr>
            <w:rFonts w:eastAsia="DengXian" w:cs="Times New Roman"/>
            <w:kern w:val="14"/>
            <w:sz w:val="24"/>
            <w:szCs w:val="24"/>
          </w:rPr>
          <w:t xml:space="preserve"> Algorithm for </w:t>
        </w:r>
        <w:r w:rsidR="00BB5831" w:rsidDel="00C476A3">
          <w:rPr>
            <w:rFonts w:eastAsia="DengXian" w:cs="Times New Roman"/>
            <w:kern w:val="14"/>
            <w:sz w:val="24"/>
            <w:szCs w:val="24"/>
          </w:rPr>
          <w:t xml:space="preserve">calculating </w:t>
        </w:r>
        <w:r w:rsidRPr="00C43C1E" w:rsidDel="00C476A3">
          <w:rPr>
            <w:rFonts w:eastAsia="DengXian" w:cs="Times New Roman"/>
            <w:kern w:val="14"/>
            <w:sz w:val="24"/>
            <w:szCs w:val="24"/>
          </w:rPr>
          <w:t>the droplet surface temperature and evaporation ratio</w:t>
        </w:r>
        <w:r w:rsidR="000335D4" w:rsidRPr="000335D4" w:rsidDel="00C476A3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 </w:t>
        </w:r>
        <m:oMath>
          <m:r>
            <w:rPr>
              <w:rFonts w:ascii="Cambria Math" w:eastAsia="DengXian" w:hAnsi="Cambria Math" w:cs="Times New Roman"/>
              <w:color w:val="000000"/>
              <w:kern w:val="24"/>
              <w:sz w:val="24"/>
              <w:szCs w:val="24"/>
            </w:rPr>
            <m:t>φ</m:t>
          </m:r>
        </m:oMath>
        <w:moveFrom w:id="771" w:author="Cheng, Jiangtao" w:date="2021-07-18T09:28:00Z">
          <w:r w:rsidR="000335D4" w:rsidRPr="00C43C1E" w:rsidDel="00C476A3"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  <w:t xml:space="preserve"> which is defined as the ratio of evaporation rate from the droplet base surface </w:t>
          </w:r>
          <w:r w:rsidR="000335D4" w:rsidDel="00C476A3"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  <w:t>to the</w:t>
          </w:r>
          <w:r w:rsidR="000335D4" w:rsidRPr="00C43C1E" w:rsidDel="00C476A3"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  <w:t xml:space="preserve"> heat transfer rate </w:t>
          </w:r>
          <w:r w:rsidR="000335D4" w:rsidDel="00C476A3"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  <w:t>through</w:t>
          </w:r>
          <w:r w:rsidR="000335D4" w:rsidRPr="00C43C1E" w:rsidDel="00C476A3"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  <w:t xml:space="preserve"> the micropillar in one unit cell</w:t>
          </w:r>
          <w:r w:rsidR="00BB5831" w:rsidDel="00C476A3">
            <w:rPr>
              <w:rFonts w:eastAsia="DengXian" w:cs="Times New Roman"/>
              <w:kern w:val="14"/>
              <w:sz w:val="24"/>
              <w:szCs w:val="24"/>
            </w:rPr>
            <w:t>.</w:t>
          </w:r>
        </w:moveFrom>
      </w:moveFrom>
    </w:p>
    <w:moveFromRangeEnd w:id="769"/>
    <w:p w14:paraId="6040B8DB" w14:textId="3BCA4306" w:rsidR="00C43C1E" w:rsidRDefault="00C43C1E" w:rsidP="00856045">
      <w:pPr>
        <w:spacing w:line="360" w:lineRule="auto"/>
        <w:ind w:firstLine="360"/>
        <w:rPr>
          <w:ins w:id="772" w:author="Cheng, Jiangtao" w:date="2021-07-18T09:27:00Z"/>
          <w:rFonts w:eastAsia="DengXian" w:cs="Times New Roman"/>
          <w:iCs/>
          <w:color w:val="000000"/>
          <w:kern w:val="24"/>
          <w:sz w:val="24"/>
          <w:szCs w:val="24"/>
        </w:rPr>
      </w:pPr>
      <w:r w:rsidRPr="00C43C1E">
        <w:rPr>
          <w:rFonts w:eastAsia="DengXian" w:cs="Times New Roman"/>
          <w:kern w:val="14"/>
          <w:sz w:val="24"/>
          <w:szCs w:val="24"/>
        </w:rPr>
        <w:t xml:space="preserve">The algorithm for calculating the droplet surface temperature and the evaporation ratio </w:t>
      </w:r>
      <m:oMath>
        <m:r>
          <w:ins w:id="773" w:author="Cheng, Jiangtao" w:date="2021-07-18T19:01:00Z">
            <w:rPr>
              <w:rFonts w:ascii="Cambria Math" w:eastAsia="DengXian" w:hAnsi="Cambria Math" w:cs="Times New Roman"/>
              <w:color w:val="000000"/>
              <w:kern w:val="24"/>
              <w:sz w:val="24"/>
              <w:szCs w:val="24"/>
            </w:rPr>
            <m:t>φ</m:t>
          </w:ins>
        </m:r>
      </m:oMath>
      <w:ins w:id="774" w:author="Cheng, Jiangtao" w:date="2021-07-18T19:01:00Z">
        <w:r w:rsidR="00D26799" w:rsidRPr="00C43C1E">
          <w:rPr>
            <w:rFonts w:eastAsia="DengXian" w:cs="Times New Roman"/>
            <w:kern w:val="14"/>
            <w:sz w:val="24"/>
            <w:szCs w:val="24"/>
          </w:rPr>
          <w:t xml:space="preserve"> </w:t>
        </w:r>
      </w:ins>
      <w:r w:rsidRPr="00C43C1E">
        <w:rPr>
          <w:rFonts w:eastAsia="DengXian" w:cs="Times New Roman"/>
          <w:kern w:val="14"/>
          <w:sz w:val="24"/>
          <w:szCs w:val="24"/>
        </w:rPr>
        <w:t xml:space="preserve">is shown in </w:t>
      </w:r>
      <w:ins w:id="775" w:author="Cheng, Jiangtao" w:date="2021-07-18T19:02:00Z">
        <w:r w:rsidR="00CF1413">
          <w:rPr>
            <w:rFonts w:eastAsia="DengXian" w:cs="Times New Roman"/>
            <w:kern w:val="14"/>
            <w:sz w:val="24"/>
            <w:szCs w:val="24"/>
          </w:rPr>
          <w:t xml:space="preserve">the flowchart of </w:t>
        </w:r>
      </w:ins>
      <w:r w:rsidRPr="00C43C1E">
        <w:rPr>
          <w:rFonts w:eastAsia="DengXian" w:cs="Times New Roman"/>
          <w:kern w:val="14"/>
          <w:sz w:val="24"/>
          <w:szCs w:val="24"/>
        </w:rPr>
        <w:t xml:space="preserve">Fig. </w:t>
      </w:r>
      <w:r w:rsidR="00792C98">
        <w:rPr>
          <w:rFonts w:eastAsia="DengXian" w:cs="Times New Roman"/>
          <w:kern w:val="14"/>
          <w:sz w:val="24"/>
          <w:szCs w:val="24"/>
        </w:rPr>
        <w:t>4</w:t>
      </w:r>
      <w:r w:rsidRPr="00C43C1E">
        <w:rPr>
          <w:rFonts w:eastAsia="DengXian" w:cs="Times New Roman"/>
          <w:kern w:val="14"/>
          <w:sz w:val="24"/>
          <w:szCs w:val="24"/>
        </w:rPr>
        <w:t xml:space="preserve">. The base temperature of the substrate </w:t>
      </w:r>
      <m:oMath>
        <m:sSub>
          <m:sSubPr>
            <m:ctrlPr>
              <w:rPr>
                <w:rFonts w:ascii="Cambria Math" w:eastAsia="+mn-ea" w:hAnsi="Cambria Math" w:cs="Arial"/>
                <w:i/>
                <w:iCs/>
                <w:color w:val="000000"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+mn-ea" w:hAnsi="Cambria Math" w:cs="Arial"/>
                <w:color w:val="000000"/>
                <w:kern w:val="24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+mn-ea" w:hAnsi="Cambria Math" w:cs="Arial"/>
                <w:color w:val="000000"/>
                <w:kern w:val="24"/>
                <w:sz w:val="24"/>
                <w:szCs w:val="24"/>
              </w:rPr>
              <m:t>s</m:t>
            </m:r>
          </m:sub>
        </m:sSub>
      </m:oMath>
      <w:r w:rsidRPr="00C43C1E">
        <w:rPr>
          <w:rFonts w:eastAsia="DengXian" w:cs="Times New Roman"/>
          <w:kern w:val="14"/>
          <w:sz w:val="24"/>
          <w:szCs w:val="24"/>
        </w:rPr>
        <w:t xml:space="preserve"> is </w:t>
      </w:r>
      <w:r w:rsidR="00BB5831">
        <w:rPr>
          <w:rFonts w:eastAsia="DengXian" w:cs="Times New Roman"/>
          <w:kern w:val="14"/>
          <w:sz w:val="24"/>
          <w:szCs w:val="24"/>
        </w:rPr>
        <w:t>measur</w:t>
      </w:r>
      <w:r w:rsidRPr="00C43C1E">
        <w:rPr>
          <w:rFonts w:eastAsia="DengXian" w:cs="Times New Roman"/>
          <w:kern w:val="14"/>
          <w:sz w:val="24"/>
          <w:szCs w:val="24"/>
        </w:rPr>
        <w:t xml:space="preserve">ed by the thermocouple and the heat transfer rate from </w:t>
      </w:r>
      <w:r w:rsidR="000335D4">
        <w:rPr>
          <w:rFonts w:eastAsia="DengXian" w:cs="Times New Roman"/>
          <w:kern w:val="14"/>
          <w:sz w:val="24"/>
          <w:szCs w:val="24"/>
        </w:rPr>
        <w:t xml:space="preserve">the </w:t>
      </w:r>
      <w:r w:rsidRPr="00C43C1E">
        <w:rPr>
          <w:rFonts w:eastAsia="DengXian" w:cs="Times New Roman"/>
          <w:kern w:val="14"/>
          <w:sz w:val="24"/>
          <w:szCs w:val="24"/>
        </w:rPr>
        <w:t xml:space="preserve">substrate </w:t>
      </w:r>
      <m:oMath>
        <m:sSub>
          <m:sSubPr>
            <m:ctrlPr>
              <w:rPr>
                <w:rFonts w:ascii="Cambria Math" w:eastAsia="DengXian" w:hAnsi="Cambria Math" w:cs="Arial"/>
                <w:i/>
                <w:iCs/>
                <w:color w:val="000000"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Arial"/>
                <w:color w:val="000000"/>
                <w:kern w:val="24"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DengXian" w:hAnsi="Cambria Math" w:cs="Arial"/>
                <w:color w:val="000000"/>
                <w:kern w:val="24"/>
                <w:sz w:val="24"/>
                <w:szCs w:val="24"/>
              </w:rPr>
              <m:t>s</m:t>
            </m:r>
          </m:sub>
        </m:sSub>
      </m:oMath>
      <w:r w:rsidRPr="00C43C1E">
        <w:rPr>
          <w:rFonts w:eastAsia="DengXian" w:cs="Times New Roman"/>
          <w:kern w:val="14"/>
          <w:sz w:val="24"/>
          <w:szCs w:val="24"/>
        </w:rPr>
        <w:t xml:space="preserve"> is obtained by calculating the </w:t>
      </w:r>
      <w:del w:id="776" w:author="Cheng, Jiangtao" w:date="2021-07-18T19:03:00Z">
        <w:r w:rsidRPr="00C43C1E" w:rsidDel="00CF1413">
          <w:rPr>
            <w:rFonts w:eastAsia="DengXian" w:cs="Times New Roman"/>
            <w:kern w:val="14"/>
            <w:sz w:val="24"/>
            <w:szCs w:val="24"/>
          </w:rPr>
          <w:delText>transient</w:delText>
        </w:r>
      </w:del>
      <w:r w:rsidRPr="00C43C1E">
        <w:rPr>
          <w:rFonts w:eastAsia="DengXian" w:cs="Times New Roman"/>
          <w:kern w:val="14"/>
          <w:sz w:val="24"/>
          <w:szCs w:val="24"/>
        </w:rPr>
        <w:t xml:space="preserve"> droplet volume decreas</w:t>
      </w:r>
      <w:ins w:id="777" w:author="Cheng, Jiangtao" w:date="2021-07-18T19:03:00Z">
        <w:r w:rsidR="00CF1413">
          <w:rPr>
            <w:rFonts w:eastAsia="DengXian" w:cs="Times New Roman"/>
            <w:kern w:val="14"/>
            <w:sz w:val="24"/>
            <w:szCs w:val="24"/>
          </w:rPr>
          <w:t>ing</w:t>
        </w:r>
      </w:ins>
      <w:del w:id="778" w:author="Cheng, Jiangtao" w:date="2021-07-18T19:03:00Z">
        <w:r w:rsidRPr="00C43C1E" w:rsidDel="00CF1413">
          <w:rPr>
            <w:rFonts w:eastAsia="DengXian" w:cs="Times New Roman"/>
            <w:kern w:val="14"/>
            <w:sz w:val="24"/>
            <w:szCs w:val="24"/>
          </w:rPr>
          <w:delText>e</w:delText>
        </w:r>
      </w:del>
      <w:r w:rsidRPr="00C43C1E">
        <w:rPr>
          <w:rFonts w:eastAsia="DengXian" w:cs="Times New Roman"/>
          <w:kern w:val="14"/>
          <w:sz w:val="24"/>
          <w:szCs w:val="24"/>
        </w:rPr>
        <w:t xml:space="preserve"> rate based on Eq. (5). An initial </w:t>
      </w:r>
      <w:ins w:id="779" w:author="Cheng, Jiangtao" w:date="2021-07-18T19:03:00Z">
        <w:r w:rsidR="00CF1413">
          <w:rPr>
            <w:rFonts w:eastAsia="DengXian" w:cs="Times New Roman"/>
            <w:kern w:val="14"/>
            <w:sz w:val="24"/>
            <w:szCs w:val="24"/>
          </w:rPr>
          <w:t>estimate</w:t>
        </w:r>
      </w:ins>
      <w:del w:id="780" w:author="Cheng, Jiangtao" w:date="2021-07-18T19:03:00Z">
        <w:r w:rsidRPr="00C43C1E" w:rsidDel="00CF1413">
          <w:rPr>
            <w:rFonts w:eastAsia="DengXian" w:cs="Times New Roman"/>
            <w:kern w:val="14"/>
            <w:sz w:val="24"/>
            <w:szCs w:val="24"/>
          </w:rPr>
          <w:delText>value</w:delText>
        </w:r>
      </w:del>
      <w:r w:rsidRPr="00C43C1E">
        <w:rPr>
          <w:rFonts w:eastAsia="DengXian" w:cs="Times New Roman"/>
          <w:kern w:val="14"/>
          <w:sz w:val="24"/>
          <w:szCs w:val="24"/>
        </w:rPr>
        <w:t xml:space="preserve"> of the evaporation ratio </w:t>
      </w:r>
      <m:oMath>
        <m:r>
          <w:rPr>
            <w:rFonts w:ascii="Cambria Math" w:eastAsia="DengXian" w:hAnsi="Cambria Math" w:cs="Times New Roman"/>
            <w:color w:val="000000"/>
            <w:kern w:val="24"/>
            <w:sz w:val="24"/>
            <w:szCs w:val="24"/>
          </w:rPr>
          <m:t>φ=</m:t>
        </m:r>
        <m:r>
          <m:rPr>
            <m:sty m:val="p"/>
          </m:rPr>
          <w:rPr>
            <w:rFonts w:ascii="Cambria Math" w:eastAsia="DengXian" w:hAnsi="Cambria Math" w:cs="Times New Roman"/>
            <w:kern w:val="14"/>
            <w:sz w:val="24"/>
            <w:szCs w:val="24"/>
          </w:rPr>
          <m:t>0.5</m:t>
        </m:r>
      </m:oMath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is used to</w:t>
      </w:r>
      <w:ins w:id="781" w:author="Cheng, Jiangtao" w:date="2021-07-18T19:04:00Z">
        <w:r w:rsidR="00CF1413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 i</w:t>
        </w:r>
      </w:ins>
      <w:ins w:id="782" w:author="Cheng, Jiangtao" w:date="2021-07-18T19:05:00Z">
        <w:r w:rsidR="00CF1413">
          <w:rPr>
            <w:rFonts w:eastAsia="DengXian" w:cs="Times New Roman"/>
            <w:iCs/>
            <w:color w:val="000000"/>
            <w:kern w:val="24"/>
            <w:sz w:val="24"/>
            <w:szCs w:val="24"/>
          </w:rPr>
          <w:t>teratively</w:t>
        </w:r>
      </w:ins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solve the </w:t>
      </w:r>
      <w:commentRangeStart w:id="783"/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>heat transfer equation</w:t>
      </w:r>
      <w:commentRangeEnd w:id="783"/>
      <w:r w:rsidR="00CF1413">
        <w:rPr>
          <w:rStyle w:val="CommentReference"/>
        </w:rPr>
        <w:commentReference w:id="783"/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at the droplet base. The heat transfer equation Eq. (11) can be solved </w:t>
      </w:r>
      <w:r w:rsidR="00DE06AF">
        <w:rPr>
          <w:rFonts w:eastAsia="DengXian" w:cs="Times New Roman"/>
          <w:iCs/>
          <w:color w:val="000000"/>
          <w:kern w:val="24"/>
          <w:sz w:val="24"/>
          <w:szCs w:val="24"/>
        </w:rPr>
        <w:t>according to the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boundary conditions. Thus, the temperature distribution at the droplet base</w:t>
      </w:r>
      <w:del w:id="784" w:author="Cheng, Jiangtao" w:date="2021-07-18T19:07:00Z">
        <w:r w:rsidRPr="00C43C1E" w:rsidDel="00057DD8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 surface</w:delText>
        </w:r>
      </w:del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</w:t>
      </w:r>
      <w:del w:id="785" w:author="Cheng, Jiangtao" w:date="2021-07-18T19:07:00Z">
        <w:r w:rsidRPr="00C43C1E" w:rsidDel="00057DD8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Eq. (16) </w:delText>
        </w:r>
      </w:del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is </w:t>
      </w:r>
      <w:ins w:id="786" w:author="Cheng, Jiangtao" w:date="2021-07-18T19:08:00Z">
        <w:r w:rsidR="00057DD8" w:rsidRPr="00C43C1E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calculated </w:t>
        </w:r>
      </w:ins>
      <w:del w:id="787" w:author="Cheng, Jiangtao" w:date="2021-07-18T19:08:00Z">
        <w:r w:rsidRPr="00C43C1E" w:rsidDel="00057DD8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obtained </w:delText>
        </w:r>
      </w:del>
      <w:ins w:id="788" w:author="Cheng, Jiangtao" w:date="2021-07-18T19:07:00Z">
        <w:r w:rsidR="00057DD8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by </w:t>
        </w:r>
        <w:r w:rsidR="00057DD8" w:rsidRPr="00C43C1E">
          <w:rPr>
            <w:rFonts w:eastAsia="DengXian" w:cs="Times New Roman"/>
            <w:iCs/>
            <w:color w:val="000000"/>
            <w:kern w:val="24"/>
            <w:sz w:val="24"/>
            <w:szCs w:val="24"/>
          </w:rPr>
          <w:t>Eq. (16)</w:t>
        </w:r>
        <w:r w:rsidR="00057DD8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 </w:t>
        </w:r>
      </w:ins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and </w:t>
      </w:r>
      <w:r w:rsidR="00DE06AF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consequently 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the average temperature of the droplet base </w:t>
      </w:r>
      <m:oMath>
        <m:sSub>
          <m:sSubPr>
            <m:ctrlPr>
              <w:rPr>
                <w:rFonts w:ascii="Cambria Math" w:eastAsia="+mn-ea" w:hAnsi="Cambria Math" w:cs="+mn-cs"/>
                <w:i/>
                <w:iCs/>
                <w:color w:val="836967"/>
                <w:kern w:val="24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+mn-ea" w:hAnsi="Cambria Math" w:cs="+mn-cs"/>
                    <w:i/>
                    <w:iCs/>
                    <w:kern w:val="24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+mn-ea" w:hAnsi="Cambria Math" w:cs="+mn-cs"/>
                    <w:kern w:val="24"/>
                    <w:sz w:val="24"/>
                    <w:szCs w:val="24"/>
                  </w:rPr>
                  <m:t>T</m:t>
                </m:r>
              </m:e>
            </m:acc>
          </m:e>
          <m:sub>
            <m:r>
              <w:rPr>
                <w:rFonts w:ascii="Cambria Math" w:eastAsia="+mn-ea" w:hAnsi="Cambria Math" w:cs="+mn-cs"/>
                <w:color w:val="000000"/>
                <w:kern w:val="24"/>
                <w:sz w:val="24"/>
                <w:szCs w:val="24"/>
              </w:rPr>
              <m:t>b</m:t>
            </m:r>
          </m:sub>
        </m:sSub>
      </m:oMath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is</w:t>
      </w:r>
      <w:ins w:id="789" w:author="Cheng, Jiangtao" w:date="2021-07-18T19:08:00Z">
        <w:r w:rsidR="00057DD8" w:rsidRPr="00057DD8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 </w:t>
        </w:r>
        <w:r w:rsidR="00057DD8" w:rsidRPr="00C43C1E">
          <w:rPr>
            <w:rFonts w:eastAsia="DengXian" w:cs="Times New Roman"/>
            <w:iCs/>
            <w:color w:val="000000"/>
            <w:kern w:val="24"/>
            <w:sz w:val="24"/>
            <w:szCs w:val="24"/>
          </w:rPr>
          <w:t>obtained</w:t>
        </w:r>
      </w:ins>
      <w:del w:id="790" w:author="Cheng, Jiangtao" w:date="2021-07-18T19:08:00Z">
        <w:r w:rsidRPr="00C43C1E" w:rsidDel="00057DD8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 calculated</w:delText>
        </w:r>
      </w:del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. Based on the one-dimensional conduction heat transfer model inside the water droplet, the </w:t>
      </w:r>
      <w:r w:rsidRPr="00B63FA2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nonuniform surface temperature distribution </w:t>
      </w:r>
      <w:r w:rsidR="004E14A9" w:rsidRPr="00B63FA2">
        <w:rPr>
          <w:rFonts w:eastAsia="DengXian" w:cs="Times New Roman"/>
          <w:iCs/>
          <w:color w:val="000000"/>
          <w:kern w:val="24"/>
          <w:sz w:val="24"/>
          <w:szCs w:val="24"/>
        </w:rPr>
        <w:t>of the droplet</w:t>
      </w:r>
      <w:r w:rsidR="007359F9" w:rsidRPr="00B63FA2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cap</w:t>
      </w:r>
      <w:r w:rsidR="004E14A9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can be solved. </w:t>
      </w:r>
      <w:r w:rsidR="004E14A9">
        <w:rPr>
          <w:rFonts w:eastAsia="DengXian" w:cs="Times New Roman"/>
          <w:iCs/>
          <w:color w:val="000000"/>
          <w:kern w:val="24"/>
          <w:sz w:val="24"/>
          <w:szCs w:val="24"/>
        </w:rPr>
        <w:t>With the droplet surface temperature distribution</w:t>
      </w:r>
      <w:r w:rsidR="00E24BDC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known</w:t>
      </w:r>
      <w:r w:rsidR="004E14A9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, the modified diffusion-driven heat transfer model with the </w:t>
      </w:r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nonuniform surface temperature is </w:t>
      </w:r>
      <w:ins w:id="791" w:author="Cheng, Jiangtao" w:date="2021-07-18T19:18:00Z">
        <w:r w:rsidR="009F7257">
          <w:rPr>
            <w:rFonts w:eastAsia="DengXian" w:cs="Times New Roman"/>
            <w:iCs/>
            <w:color w:val="000000"/>
            <w:kern w:val="24"/>
            <w:sz w:val="24"/>
            <w:szCs w:val="24"/>
          </w:rPr>
          <w:t>adopt</w:t>
        </w:r>
      </w:ins>
      <w:del w:id="792" w:author="Cheng, Jiangtao" w:date="2021-07-18T19:18:00Z">
        <w:r w:rsidR="008F385B" w:rsidDel="009F7257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>us</w:delText>
        </w:r>
      </w:del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>ed to calculate the evaporation flux from the droplet cap</w:t>
      </w:r>
      <w:del w:id="793" w:author="Cheng, Jiangtao" w:date="2021-07-18T19:18:00Z">
        <w:r w:rsidR="008F385B" w:rsidDel="009F7257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 surface</w:delText>
        </w:r>
      </w:del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. 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It is not practical to directly calculate the evaporation rate from the droplet base </w:t>
      </w:r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>because of the complex</w:t>
      </w:r>
      <w:r w:rsidR="00E24BDC" w:rsidRPr="00E24BDC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</w:t>
      </w:r>
      <w:r w:rsidR="00E24BDC">
        <w:rPr>
          <w:rFonts w:eastAsia="DengXian" w:cs="Times New Roman"/>
          <w:iCs/>
          <w:color w:val="000000"/>
          <w:kern w:val="24"/>
          <w:sz w:val="24"/>
          <w:szCs w:val="24"/>
        </w:rPr>
        <w:t>micro</w:t>
      </w:r>
      <w:r w:rsidR="00A84C20">
        <w:rPr>
          <w:rFonts w:eastAsia="DengXian" w:cs="Times New Roman"/>
          <w:iCs/>
          <w:color w:val="000000"/>
          <w:kern w:val="24"/>
          <w:sz w:val="24"/>
          <w:szCs w:val="24"/>
        </w:rPr>
        <w:t>-</w:t>
      </w:r>
      <w:r w:rsidR="00E24BDC">
        <w:rPr>
          <w:rFonts w:eastAsia="DengXian" w:cs="Times New Roman"/>
          <w:iCs/>
          <w:color w:val="000000"/>
          <w:kern w:val="24"/>
          <w:sz w:val="24"/>
          <w:szCs w:val="24"/>
        </w:rPr>
        <w:t>pillared</w:t>
      </w:r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structure</w:t>
      </w:r>
      <w:ins w:id="794" w:author="Cheng, Jiangtao" w:date="2021-07-18T19:18:00Z">
        <w:r w:rsidR="009C0162">
          <w:rPr>
            <w:rFonts w:eastAsia="DengXian" w:cs="Times New Roman"/>
            <w:iCs/>
            <w:color w:val="000000"/>
            <w:kern w:val="24"/>
            <w:sz w:val="24"/>
            <w:szCs w:val="24"/>
          </w:rPr>
          <w:t>s</w:t>
        </w:r>
      </w:ins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in this </w:t>
      </w:r>
      <w:r w:rsidR="00E24BDC">
        <w:rPr>
          <w:rFonts w:eastAsia="DengXian" w:cs="Times New Roman"/>
          <w:iCs/>
          <w:color w:val="000000"/>
          <w:kern w:val="24"/>
          <w:sz w:val="24"/>
          <w:szCs w:val="24"/>
        </w:rPr>
        <w:t>study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. </w:t>
      </w:r>
      <w:r w:rsidR="008B50AF">
        <w:rPr>
          <w:rFonts w:eastAsia="DengXian" w:cs="Times New Roman"/>
          <w:iCs/>
          <w:color w:val="000000"/>
          <w:kern w:val="24"/>
          <w:sz w:val="24"/>
          <w:szCs w:val="24"/>
        </w:rPr>
        <w:t>Thus, t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>he evaporation rate from the droplet base</w:t>
      </w:r>
      <w:del w:id="795" w:author="Cheng, Jiangtao" w:date="2021-07-18T19:19:00Z">
        <w:r w:rsidRPr="00C43C1E" w:rsidDel="00591F30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 surface</w:delText>
        </w:r>
      </w:del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is </w:t>
      </w:r>
      <w:r w:rsidR="008B50AF">
        <w:rPr>
          <w:rFonts w:eastAsia="DengXian" w:cs="Times New Roman"/>
          <w:iCs/>
          <w:color w:val="000000"/>
          <w:kern w:val="24"/>
          <w:sz w:val="24"/>
          <w:szCs w:val="24"/>
        </w:rPr>
        <w:t>taken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as the difference of the total evaporation rate and the evaporation rate from the droplet cap</w:t>
      </w:r>
      <w:del w:id="796" w:author="Cheng, Jiangtao" w:date="2021-07-18T19:20:00Z">
        <w:r w:rsidRPr="00C43C1E" w:rsidDel="00591F30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 surface</w:delText>
        </w:r>
      </w:del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calculated by Eq. (</w:t>
      </w:r>
      <w:commentRangeStart w:id="797"/>
      <w:r w:rsidR="008F385B" w:rsidRPr="00591F30">
        <w:rPr>
          <w:rFonts w:eastAsia="DengXian" w:cs="Times New Roman"/>
          <w:iCs/>
          <w:color w:val="000000"/>
          <w:kern w:val="24"/>
          <w:sz w:val="24"/>
          <w:szCs w:val="24"/>
          <w:highlight w:val="red"/>
          <w:rPrChange w:id="798" w:author="Cheng, Jiangtao" w:date="2021-07-18T19:20:00Z"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</w:rPrChange>
        </w:rPr>
        <w:t>2</w:t>
      </w:r>
      <w:r w:rsidR="007302CB" w:rsidRPr="00591F30">
        <w:rPr>
          <w:rFonts w:eastAsia="DengXian" w:cs="Times New Roman"/>
          <w:iCs/>
          <w:color w:val="000000"/>
          <w:kern w:val="24"/>
          <w:sz w:val="24"/>
          <w:szCs w:val="24"/>
          <w:highlight w:val="red"/>
          <w:rPrChange w:id="799" w:author="Cheng, Jiangtao" w:date="2021-07-18T19:20:00Z"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</w:rPrChange>
        </w:rPr>
        <w:t>6</w:t>
      </w:r>
      <w:commentRangeEnd w:id="797"/>
      <w:r w:rsidR="00591F30">
        <w:rPr>
          <w:rStyle w:val="CommentReference"/>
        </w:rPr>
        <w:commentReference w:id="797"/>
      </w:r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>)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>. The accuracy of the evaporation rate from the droplet base</w:t>
      </w:r>
      <w:del w:id="800" w:author="Cheng, Jiangtao" w:date="2021-07-18T19:21:00Z">
        <w:r w:rsidRPr="00C43C1E" w:rsidDel="00234386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 surface</w:delText>
        </w:r>
      </w:del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depend</w:t>
      </w:r>
      <w:del w:id="801" w:author="Cheng, Jiangtao" w:date="2021-07-18T19:21:00Z">
        <w:r w:rsidRPr="00C43C1E" w:rsidDel="00234386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>ent</w:delText>
        </w:r>
      </w:del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>s on the accuracy of the calculat</w:t>
      </w:r>
      <w:r w:rsidR="008B50AF">
        <w:rPr>
          <w:rFonts w:eastAsia="DengXian" w:cs="Times New Roman"/>
          <w:iCs/>
          <w:color w:val="000000"/>
          <w:kern w:val="24"/>
          <w:sz w:val="24"/>
          <w:szCs w:val="24"/>
        </w:rPr>
        <w:t>ed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evaporation rate from the droplet cap surface. </w:t>
      </w:r>
      <w:r w:rsidR="008B50AF">
        <w:rPr>
          <w:rFonts w:eastAsia="DengXian" w:cs="Times New Roman"/>
          <w:iCs/>
          <w:color w:val="000000"/>
          <w:kern w:val="24"/>
          <w:sz w:val="24"/>
          <w:szCs w:val="24"/>
        </w:rPr>
        <w:t>W</w:t>
      </w:r>
      <w:r w:rsidR="008B50AF"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>ith the surface temperature distribution</w:t>
      </w:r>
      <w:r w:rsidR="008B50AF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taken in to consideration,</w:t>
      </w:r>
      <w:r w:rsidR="008B50AF" w:rsidRPr="00C43C1E" w:rsidDel="008B50AF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>Gleason</w:t>
      </w:r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and Putnam</w:t>
      </w:r>
      <w:r w:rsidR="00184C77">
        <w:rPr>
          <w:rFonts w:eastAsia="DengXian" w:cs="Times New Roman"/>
          <w:iCs/>
          <w:color w:val="000000"/>
          <w:kern w:val="24"/>
          <w:sz w:val="24"/>
          <w:szCs w:val="24"/>
        </w:rPr>
        <w:fldChar w:fldCharType="begin"/>
      </w:r>
      <w:r w:rsidR="00D07192">
        <w:rPr>
          <w:rFonts w:eastAsia="DengXian" w:cs="Times New Roman"/>
          <w:iCs/>
          <w:color w:val="000000"/>
          <w:kern w:val="24"/>
          <w:sz w:val="24"/>
          <w:szCs w:val="24"/>
        </w:rPr>
        <w:instrText xml:space="preserve"> ADDIN EN.CITE &lt;EndNote&gt;&lt;Cite&gt;&lt;Author&gt;Gleason&lt;/Author&gt;&lt;Year&gt;2014&lt;/Year&gt;&lt;RecNum&gt;100&lt;/RecNum&gt;&lt;DisplayText&gt;[53]&lt;/DisplayText&gt;&lt;record&gt;&lt;rec-number&gt;100&lt;/rec-number&gt;&lt;foreign-keys&gt;&lt;key app="EN" db-id="dzwapvwscfr509edaz9xzdtgzvpvrvftxers" timestamp="1624808198"&gt;100&lt;/key&gt;&lt;/foreign-keys&gt;&lt;ref-type name="Journal Article"&gt;17&lt;/ref-type&gt;&lt;contributors&gt;&lt;authors&gt;&lt;author&gt;Gleason, K.&lt;/author&gt;&lt;author&gt;Putnam, S. A.&lt;/author&gt;&lt;/authors&gt;&lt;/contributors&gt;&lt;auth-address&gt;Department of Mechanical and Aerospace Engineering, University of Central Florida , Orlando, Florida 32816, United States.&lt;/auth-address&gt;&lt;titles&gt;&lt;title&gt;Microdroplet evaporation with a forced pinned contact line&lt;/title&gt;&lt;secondary-title&gt;Langmuir&lt;/secondary-title&gt;&lt;/titles&gt;&lt;periodical&gt;&lt;full-title&gt;Langmuir&lt;/full-title&gt;&lt;/periodical&gt;&lt;pages&gt;10548-55&lt;/pages&gt;&lt;volume&gt;30&lt;/volume&gt;&lt;number&gt;34&lt;/number&gt;&lt;edition&gt;2014/08/08&lt;/edition&gt;&lt;dates&gt;&lt;year&gt;2014&lt;/year&gt;&lt;pub-dates&gt;&lt;date&gt;Sep 2&lt;/date&gt;&lt;/pub-dates&gt;&lt;/dates&gt;&lt;isbn&gt;1520-5827 (Electronic)&amp;#xD;0743-7463 (Linking)&lt;/isbn&gt;&lt;accession-num&gt;25102248&lt;/accession-num&gt;&lt;urls&gt;&lt;related-urls&gt;&lt;url&gt;https://www.ncbi.nlm.nih.gov/pubmed/25102248&lt;/url&gt;&lt;/related-urls&gt;&lt;/urls&gt;&lt;electronic-resource-num&gt;10.1021/la501770g&lt;/electronic-resource-num&gt;&lt;/record&gt;&lt;/Cite&gt;&lt;/EndNote&gt;</w:instrText>
      </w:r>
      <w:r w:rsidR="00184C77">
        <w:rPr>
          <w:rFonts w:eastAsia="DengXian" w:cs="Times New Roman"/>
          <w:iCs/>
          <w:color w:val="000000"/>
          <w:kern w:val="24"/>
          <w:sz w:val="24"/>
          <w:szCs w:val="24"/>
        </w:rPr>
        <w:fldChar w:fldCharType="separate"/>
      </w:r>
      <w:r w:rsidR="00D07192">
        <w:rPr>
          <w:rFonts w:eastAsia="DengXian" w:cs="Times New Roman"/>
          <w:iCs/>
          <w:noProof/>
          <w:color w:val="000000"/>
          <w:kern w:val="24"/>
          <w:sz w:val="24"/>
          <w:szCs w:val="24"/>
        </w:rPr>
        <w:t>[</w:t>
      </w:r>
      <w:hyperlink w:anchor="_ENREF_53" w:tooltip="Gleason, 2014 #100" w:history="1">
        <w:r w:rsidR="00A52F80">
          <w:rPr>
            <w:rFonts w:eastAsia="DengXian" w:cs="Times New Roman"/>
            <w:iCs/>
            <w:noProof/>
            <w:color w:val="000000"/>
            <w:kern w:val="24"/>
            <w:sz w:val="24"/>
            <w:szCs w:val="24"/>
          </w:rPr>
          <w:t>53</w:t>
        </w:r>
      </w:hyperlink>
      <w:r w:rsidR="00D07192">
        <w:rPr>
          <w:rFonts w:eastAsia="DengXian" w:cs="Times New Roman"/>
          <w:iCs/>
          <w:noProof/>
          <w:color w:val="000000"/>
          <w:kern w:val="24"/>
          <w:sz w:val="24"/>
          <w:szCs w:val="24"/>
        </w:rPr>
        <w:t>]</w:t>
      </w:r>
      <w:r w:rsidR="00184C77">
        <w:rPr>
          <w:rFonts w:eastAsia="DengXian" w:cs="Times New Roman"/>
          <w:iCs/>
          <w:color w:val="000000"/>
          <w:kern w:val="24"/>
          <w:sz w:val="24"/>
          <w:szCs w:val="24"/>
        </w:rPr>
        <w:fldChar w:fldCharType="end"/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</w:t>
      </w:r>
      <w:r w:rsidR="008B50AF">
        <w:rPr>
          <w:rFonts w:eastAsia="DengXian" w:cs="Times New Roman"/>
          <w:iCs/>
          <w:color w:val="000000"/>
          <w:kern w:val="24"/>
          <w:sz w:val="24"/>
          <w:szCs w:val="24"/>
        </w:rPr>
        <w:t>reported that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the evaporation rate errors </w:t>
      </w:r>
      <w:del w:id="802" w:author="Cheng, Jiangtao" w:date="2021-07-18T19:24:00Z">
        <w:r w:rsidRPr="00C43C1E" w:rsidDel="00433BF6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for droplet evaporation on </w:delText>
        </w:r>
        <w:r w:rsidR="008B50AF" w:rsidDel="00433BF6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a </w:delText>
        </w:r>
        <w:r w:rsidRPr="00C43C1E" w:rsidDel="00433BF6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50 °C substrate and </w:delText>
        </w:r>
        <w:r w:rsidR="008B50AF" w:rsidDel="00433BF6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a </w:delText>
        </w:r>
        <w:r w:rsidRPr="00C43C1E" w:rsidDel="00433BF6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65 °C substrate </w:delText>
        </w:r>
      </w:del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>were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</w:t>
      </w:r>
      <w:r w:rsidR="008F385B" w:rsidRPr="005E5682">
        <w:rPr>
          <w:rFonts w:eastAsia="DengXian" w:cs="Times New Roman"/>
          <w:bCs/>
          <w:kern w:val="0"/>
          <w:sz w:val="24"/>
          <w:szCs w:val="24"/>
        </w:rPr>
        <w:t>1.84% and 2.83%</w:t>
      </w:r>
      <w:ins w:id="803" w:author="Cheng, Jiangtao" w:date="2021-07-18T19:24:00Z">
        <w:r w:rsidR="00433BF6" w:rsidRPr="00433BF6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 </w:t>
        </w:r>
        <w:r w:rsidR="00433BF6" w:rsidRPr="00C43C1E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for droplet evaporation on </w:t>
        </w:r>
        <w:r w:rsidR="00433BF6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a </w:t>
        </w:r>
        <w:r w:rsidR="00433BF6" w:rsidRPr="00C43C1E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substrate </w:t>
        </w:r>
      </w:ins>
      <w:ins w:id="804" w:author="Cheng, Jiangtao" w:date="2021-07-18T19:25:00Z">
        <w:r w:rsidR="00433BF6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at </w:t>
        </w:r>
        <w:r w:rsidR="00433BF6" w:rsidRPr="00C43C1E">
          <w:rPr>
            <w:rFonts w:eastAsia="DengXian" w:cs="Times New Roman"/>
            <w:iCs/>
            <w:color w:val="000000"/>
            <w:kern w:val="24"/>
            <w:sz w:val="24"/>
            <w:szCs w:val="24"/>
          </w:rPr>
          <w:t>50 °C</w:t>
        </w:r>
      </w:ins>
      <w:ins w:id="805" w:author="Cheng, Jiangtao" w:date="2021-07-18T19:24:00Z">
        <w:r w:rsidR="00433BF6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 </w:t>
        </w:r>
      </w:ins>
      <w:ins w:id="806" w:author="Cheng, Jiangtao" w:date="2021-07-18T19:25:00Z">
        <w:r w:rsidR="00433BF6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and </w:t>
        </w:r>
      </w:ins>
      <w:ins w:id="807" w:author="Cheng, Jiangtao" w:date="2021-07-18T19:24:00Z">
        <w:r w:rsidR="00433BF6" w:rsidRPr="00C43C1E">
          <w:rPr>
            <w:rFonts w:eastAsia="DengXian" w:cs="Times New Roman"/>
            <w:iCs/>
            <w:color w:val="000000"/>
            <w:kern w:val="24"/>
            <w:sz w:val="24"/>
            <w:szCs w:val="24"/>
          </w:rPr>
          <w:t>65 °C</w:t>
        </w:r>
      </w:ins>
      <w:r w:rsidR="008F385B">
        <w:rPr>
          <w:rFonts w:eastAsia="DengXian" w:cs="Times New Roman"/>
          <w:bCs/>
          <w:kern w:val="0"/>
          <w:sz w:val="24"/>
          <w:szCs w:val="24"/>
        </w:rPr>
        <w:t xml:space="preserve">, 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respectively. </w:t>
      </w:r>
      <w:r w:rsidR="0003068E">
        <w:rPr>
          <w:rFonts w:eastAsia="DengXian" w:cs="Times New Roman"/>
          <w:iCs/>
          <w:color w:val="000000"/>
          <w:kern w:val="24"/>
          <w:sz w:val="24"/>
          <w:szCs w:val="24"/>
        </w:rPr>
        <w:t>Therefore</w:t>
      </w:r>
      <w:r w:rsidR="00742900">
        <w:rPr>
          <w:rFonts w:eastAsia="DengXian" w:cs="Times New Roman"/>
          <w:iCs/>
          <w:color w:val="000000"/>
          <w:kern w:val="24"/>
          <w:sz w:val="24"/>
          <w:szCs w:val="24"/>
        </w:rPr>
        <w:t>,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it is 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lastRenderedPageBreak/>
        <w:t>reasonable to predict the droplet cap</w:t>
      </w:r>
      <w:del w:id="808" w:author="Cheng, Jiangtao" w:date="2021-07-18T19:29:00Z">
        <w:r w:rsidRPr="00C43C1E" w:rsidDel="00A740CB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 surf</w:delText>
        </w:r>
      </w:del>
      <w:del w:id="809" w:author="Cheng, Jiangtao" w:date="2021-07-18T19:28:00Z">
        <w:r w:rsidRPr="00C43C1E" w:rsidDel="00A740CB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>ace</w:delText>
        </w:r>
      </w:del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evaporation rate based on the diffusion-driven model</w:t>
      </w:r>
      <w:r w:rsidR="0003068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and</w:t>
      </w:r>
      <w:r w:rsidR="0003068E"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the surface temperature distribution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. Thus, the evaporation rate from the droplet cap surface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iCs/>
                <w:color w:val="836967"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c</m:t>
            </m:r>
          </m:sub>
        </m:sSub>
      </m:oMath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</w:t>
      </w:r>
      <w:r w:rsidR="00705B47">
        <w:rPr>
          <w:rFonts w:eastAsia="DengXian" w:cs="Times New Roman"/>
          <w:iCs/>
          <w:color w:val="000000"/>
          <w:kern w:val="24"/>
          <w:sz w:val="24"/>
          <w:szCs w:val="24"/>
        </w:rPr>
        <w:t>can be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</w:t>
      </w:r>
      <w:r w:rsidR="00705B47">
        <w:rPr>
          <w:rFonts w:eastAsia="DengXian" w:cs="Times New Roman"/>
          <w:iCs/>
          <w:color w:val="000000"/>
          <w:kern w:val="24"/>
          <w:sz w:val="24"/>
          <w:szCs w:val="24"/>
        </w:rPr>
        <w:t>estimat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ed and </w:t>
      </w:r>
      <w:r w:rsidR="00705B47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consequently the 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evaporation ratio </w:t>
      </w:r>
      <m:oMath>
        <m:r>
          <w:rPr>
            <w:rFonts w:ascii="Cambria Math" w:eastAsia="DengXian" w:hAnsi="Cambria Math" w:cs="Times New Roman"/>
            <w:color w:val="000000"/>
            <w:kern w:val="24"/>
            <w:sz w:val="24"/>
            <w:szCs w:val="24"/>
          </w:rPr>
          <m:t>φ</m:t>
        </m:r>
      </m:oMath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</w:t>
      </w:r>
      <w:r w:rsidR="00705B47">
        <w:rPr>
          <w:rFonts w:eastAsia="DengXian" w:cs="Times New Roman"/>
          <w:iCs/>
          <w:color w:val="000000"/>
          <w:kern w:val="24"/>
          <w:sz w:val="24"/>
          <w:szCs w:val="24"/>
        </w:rPr>
        <w:t>is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obtained. After the iteration loop achieves convergence, </w:t>
      </w:r>
      <w:r w:rsidR="00705B47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both 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the </w:t>
      </w:r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stable 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>evaporation ratio and temperature distribution o</w:t>
      </w:r>
      <w:r w:rsidR="00705B47">
        <w:rPr>
          <w:rFonts w:eastAsia="DengXian" w:cs="Times New Roman"/>
          <w:iCs/>
          <w:color w:val="000000"/>
          <w:kern w:val="24"/>
          <w:sz w:val="24"/>
          <w:szCs w:val="24"/>
        </w:rPr>
        <w:t>n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the droplet cap surface are </w:t>
      </w:r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>obtained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>. With the temperature distribution o</w:t>
      </w:r>
      <w:ins w:id="810" w:author="Cheng, Jiangtao" w:date="2021-07-18T19:29:00Z">
        <w:r w:rsidR="00A740CB">
          <w:rPr>
            <w:rFonts w:eastAsia="DengXian" w:cs="Times New Roman"/>
            <w:iCs/>
            <w:color w:val="000000"/>
            <w:kern w:val="24"/>
            <w:sz w:val="24"/>
            <w:szCs w:val="24"/>
          </w:rPr>
          <w:t>n</w:t>
        </w:r>
      </w:ins>
      <w:del w:id="811" w:author="Cheng, Jiangtao" w:date="2021-07-18T19:29:00Z">
        <w:r w:rsidRPr="00C43C1E" w:rsidDel="00A740CB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>f</w:delText>
        </w:r>
      </w:del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the droplet cap</w:t>
      </w:r>
      <w:del w:id="812" w:author="Cheng, Jiangtao" w:date="2021-07-18T19:29:00Z">
        <w:r w:rsidRPr="00C43C1E" w:rsidDel="00A740CB">
          <w:rPr>
            <w:rFonts w:eastAsia="DengXian" w:cs="Times New Roman"/>
            <w:iCs/>
            <w:color w:val="000000"/>
            <w:kern w:val="24"/>
            <w:sz w:val="24"/>
            <w:szCs w:val="24"/>
          </w:rPr>
          <w:delText xml:space="preserve"> surface</w:delText>
        </w:r>
      </w:del>
      <w:r w:rsidR="007359F9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obtained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, the average temperature of the upper </w:t>
      </w:r>
      <w:r w:rsidR="008F385B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hemispherical </w:t>
      </w:r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surface of the droplet cap surface </w:t>
      </w:r>
      <m:oMath>
        <m:sSub>
          <m:sSubPr>
            <m:ctrlPr>
              <w:rPr>
                <w:rFonts w:ascii="Cambria Math" w:eastAsia="DengXian" w:hAnsi="Cambria Math" w:cs="Times New Roman"/>
                <w:i/>
                <w:iCs/>
                <w:color w:val="836967"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color w:val="000000"/>
                <w:kern w:val="24"/>
                <w:sz w:val="24"/>
                <w:szCs w:val="24"/>
              </w:rPr>
              <m:t>model</m:t>
            </m:r>
          </m:sub>
        </m:sSub>
      </m:oMath>
      <w:r w:rsidRPr="00C43C1E">
        <w:rPr>
          <w:rFonts w:eastAsia="DengXian" w:cs="Times New Roman"/>
          <w:iCs/>
          <w:color w:val="000000"/>
          <w:kern w:val="24"/>
          <w:sz w:val="24"/>
          <w:szCs w:val="24"/>
        </w:rPr>
        <w:t xml:space="preserve"> is calculated and compared with the experimental results for the validation of our thermal circuit model. </w:t>
      </w:r>
    </w:p>
    <w:p w14:paraId="17A29D72" w14:textId="4D0586D9" w:rsidR="00C476A3" w:rsidRDefault="00C476A3" w:rsidP="00C476A3">
      <w:pPr>
        <w:spacing w:line="360" w:lineRule="auto"/>
        <w:ind w:firstLine="360"/>
        <w:jc w:val="center"/>
        <w:rPr>
          <w:ins w:id="813" w:author="Cheng, Jiangtao" w:date="2021-07-18T09:28:00Z"/>
          <w:rFonts w:eastAsia="DengXian" w:cs="Times New Roman"/>
          <w:iCs/>
          <w:color w:val="000000"/>
          <w:kern w:val="24"/>
          <w:sz w:val="24"/>
          <w:szCs w:val="24"/>
        </w:rPr>
      </w:pPr>
      <w:moveToRangeStart w:id="814" w:author="Cheng, Jiangtao" w:date="2021-07-18T09:27:00Z" w:name="move77492859"/>
      <w:moveTo w:id="815" w:author="Cheng, Jiangtao" w:date="2021-07-18T09:27:00Z">
        <w:r>
          <w:rPr>
            <w:noProof/>
          </w:rPr>
          <w:drawing>
            <wp:inline distT="0" distB="0" distL="0" distR="0" wp14:anchorId="38C99BFC" wp14:editId="2971ECB0">
              <wp:extent cx="2715768" cy="3785616"/>
              <wp:effectExtent l="0" t="0" r="8890" b="571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15768" cy="37856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moveToRangeEnd w:id="814"/>
    </w:p>
    <w:p w14:paraId="3CE87F05" w14:textId="64C3F48F" w:rsidR="007D2432" w:rsidRPr="00C43C1E" w:rsidDel="007D2432" w:rsidRDefault="007D2432">
      <w:pPr>
        <w:spacing w:after="120"/>
        <w:rPr>
          <w:del w:id="816" w:author="Cheng, Jiangtao" w:date="2021-07-18T09:29:00Z"/>
          <w:moveTo w:id="817" w:author="Cheng, Jiangtao" w:date="2021-07-18T09:28:00Z"/>
          <w:rFonts w:eastAsia="DengXian" w:cs="Times New Roman"/>
          <w:kern w:val="14"/>
          <w:sz w:val="24"/>
          <w:szCs w:val="24"/>
        </w:rPr>
        <w:pPrChange w:id="818" w:author="Cheng, Jiangtao" w:date="2021-07-18T19:30:00Z">
          <w:pPr/>
        </w:pPrChange>
      </w:pPr>
      <w:moveToRangeStart w:id="819" w:author="Cheng, Jiangtao" w:date="2021-07-18T09:28:00Z" w:name="move77492937"/>
      <w:moveTo w:id="820" w:author="Cheng, Jiangtao" w:date="2021-07-18T09:28:00Z">
        <w:r w:rsidRPr="00DA29D0">
          <w:rPr>
            <w:rFonts w:eastAsia="DengXian" w:cs="Times New Roman"/>
            <w:b/>
            <w:bCs/>
            <w:kern w:val="14"/>
            <w:sz w:val="24"/>
            <w:szCs w:val="24"/>
          </w:rPr>
          <w:t>Figure 4.</w:t>
        </w:r>
        <w:r w:rsidRPr="00C43C1E">
          <w:rPr>
            <w:rFonts w:eastAsia="DengXian" w:cs="Times New Roman"/>
            <w:kern w:val="14"/>
            <w:sz w:val="24"/>
            <w:szCs w:val="24"/>
          </w:rPr>
          <w:t xml:space="preserve"> </w:t>
        </w:r>
      </w:moveTo>
      <w:ins w:id="821" w:author="Cheng, Jiangtao" w:date="2021-07-18T19:30:00Z">
        <w:r w:rsidR="00A740CB">
          <w:rPr>
            <w:rFonts w:eastAsia="DengXian" w:cs="Times New Roman"/>
            <w:kern w:val="14"/>
            <w:sz w:val="24"/>
            <w:szCs w:val="24"/>
          </w:rPr>
          <w:t>Flowchart</w:t>
        </w:r>
      </w:ins>
      <w:moveTo w:id="822" w:author="Cheng, Jiangtao" w:date="2021-07-18T09:28:00Z">
        <w:del w:id="823" w:author="Cheng, Jiangtao" w:date="2021-07-18T19:30:00Z">
          <w:r w:rsidRPr="00C43C1E" w:rsidDel="00A740CB">
            <w:rPr>
              <w:rFonts w:eastAsia="DengXian" w:cs="Times New Roman"/>
              <w:kern w:val="14"/>
              <w:sz w:val="24"/>
              <w:szCs w:val="24"/>
            </w:rPr>
            <w:delText>Algorithm</w:delText>
          </w:r>
        </w:del>
        <w:r w:rsidRPr="00C43C1E">
          <w:rPr>
            <w:rFonts w:eastAsia="DengXian" w:cs="Times New Roman"/>
            <w:kern w:val="14"/>
            <w:sz w:val="24"/>
            <w:szCs w:val="24"/>
          </w:rPr>
          <w:t xml:space="preserve"> for </w:t>
        </w:r>
        <w:r>
          <w:rPr>
            <w:rFonts w:eastAsia="DengXian" w:cs="Times New Roman"/>
            <w:kern w:val="14"/>
            <w:sz w:val="24"/>
            <w:szCs w:val="24"/>
          </w:rPr>
          <w:t xml:space="preserve">calculating </w:t>
        </w:r>
        <w:r w:rsidRPr="00C43C1E">
          <w:rPr>
            <w:rFonts w:eastAsia="DengXian" w:cs="Times New Roman"/>
            <w:kern w:val="14"/>
            <w:sz w:val="24"/>
            <w:szCs w:val="24"/>
          </w:rPr>
          <w:t>the droplet surface temperature and evaporation ratio</w:t>
        </w:r>
        <w:r w:rsidRPr="000335D4">
          <w:rPr>
            <w:rFonts w:eastAsia="DengXian" w:cs="Times New Roman"/>
            <w:iCs/>
            <w:color w:val="000000"/>
            <w:kern w:val="24"/>
            <w:sz w:val="24"/>
            <w:szCs w:val="24"/>
          </w:rPr>
          <w:t xml:space="preserve"> </w:t>
        </w:r>
        <m:oMath>
          <m:r>
            <w:rPr>
              <w:rFonts w:ascii="Cambria Math" w:eastAsia="DengXian" w:hAnsi="Cambria Math" w:cs="Times New Roman"/>
              <w:color w:val="000000"/>
              <w:kern w:val="24"/>
              <w:sz w:val="24"/>
              <w:szCs w:val="24"/>
            </w:rPr>
            <m:t>φ</m:t>
          </m:r>
        </m:oMath>
        <w:moveTo w:id="824" w:author="Cheng, Jiangtao" w:date="2021-07-18T09:28:00Z">
          <w:ins w:id="825" w:author="Cheng, Jiangtao" w:date="2021-07-18T19:31:00Z">
            <w:r w:rsidR="00A740CB">
              <w:rPr>
                <w:rFonts w:eastAsia="DengXian" w:cs="Times New Roman"/>
                <w:iCs/>
                <w:color w:val="000000"/>
                <w:kern w:val="24"/>
                <w:sz w:val="24"/>
                <w:szCs w:val="24"/>
              </w:rPr>
              <w:t xml:space="preserve">, </w:t>
            </w:r>
          </w:ins>
          <w:del w:id="826" w:author="Cheng, Jiangtao" w:date="2021-07-18T19:31:00Z">
            <w:r w:rsidRPr="00C43C1E" w:rsidDel="00A740CB">
              <w:rPr>
                <w:rFonts w:eastAsia="DengXian" w:cs="Times New Roman"/>
                <w:iCs/>
                <w:color w:val="000000"/>
                <w:kern w:val="24"/>
                <w:sz w:val="24"/>
                <w:szCs w:val="24"/>
              </w:rPr>
              <w:delText xml:space="preserve"> </w:delText>
            </w:r>
          </w:del>
          <w:r w:rsidRPr="00C43C1E"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  <w:t xml:space="preserve">which is defined as the ratio of evaporation rate from the droplet base surface </w:t>
          </w:r>
          <w:r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  <w:t>to the</w:t>
          </w:r>
          <w:r w:rsidRPr="00C43C1E"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  <w:t xml:space="preserve"> </w:t>
          </w:r>
        </w:moveTo>
        <w:ins w:id="827" w:author="Cheng, Jiangtao" w:date="2021-07-18T19:32:00Z">
          <w:r w:rsidR="00A740CB"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  <w:t xml:space="preserve">total </w:t>
          </w:r>
        </w:ins>
        <w:moveTo w:id="828" w:author="Cheng, Jiangtao" w:date="2021-07-18T09:28:00Z">
          <w:r w:rsidRPr="00C43C1E">
            <w:rPr>
              <w:rFonts w:eastAsia="DengXian" w:cs="Times New Roman"/>
              <w:iCs/>
              <w:color w:val="000000"/>
              <w:kern w:val="24"/>
              <w:sz w:val="24"/>
              <w:szCs w:val="24"/>
            </w:rPr>
            <w:t>heat transfer rate</w:t>
          </w:r>
          <w:del w:id="829" w:author="Cheng, Jiangtao" w:date="2021-07-18T19:31:00Z">
            <w:r w:rsidRPr="00C43C1E" w:rsidDel="00A740CB">
              <w:rPr>
                <w:rFonts w:eastAsia="DengXian" w:cs="Times New Roman"/>
                <w:iCs/>
                <w:color w:val="000000"/>
                <w:kern w:val="24"/>
                <w:sz w:val="24"/>
                <w:szCs w:val="24"/>
              </w:rPr>
              <w:delText xml:space="preserve"> </w:delText>
            </w:r>
            <w:r w:rsidDel="00A740CB">
              <w:rPr>
                <w:rFonts w:eastAsia="DengXian" w:cs="Times New Roman"/>
                <w:iCs/>
                <w:color w:val="000000"/>
                <w:kern w:val="24"/>
                <w:sz w:val="24"/>
                <w:szCs w:val="24"/>
              </w:rPr>
              <w:delText>through</w:delText>
            </w:r>
            <w:r w:rsidRPr="00C43C1E" w:rsidDel="00A740CB">
              <w:rPr>
                <w:rFonts w:eastAsia="DengXian" w:cs="Times New Roman"/>
                <w:iCs/>
                <w:color w:val="000000"/>
                <w:kern w:val="24"/>
                <w:sz w:val="24"/>
                <w:szCs w:val="24"/>
              </w:rPr>
              <w:delText xml:space="preserve"> the micropillar in one unit cell</w:delText>
            </w:r>
          </w:del>
          <w:r>
            <w:rPr>
              <w:rFonts w:eastAsia="DengXian" w:cs="Times New Roman"/>
              <w:kern w:val="14"/>
              <w:sz w:val="24"/>
              <w:szCs w:val="24"/>
            </w:rPr>
            <w:t>.</w:t>
          </w:r>
        </w:moveTo>
        <w:ins w:id="830" w:author="Cheng, Jiangtao" w:date="2021-07-18T09:28:00Z">
          <w:r>
            <w:rPr>
              <w:rFonts w:eastAsia="DengXian" w:cs="Times New Roman"/>
              <w:kern w:val="14"/>
              <w:sz w:val="24"/>
              <w:szCs w:val="24"/>
            </w:rPr>
            <w:t xml:space="preserve"> </w:t>
          </w:r>
        </w:ins>
      </w:moveTo>
    </w:p>
    <w:moveToRangeEnd w:id="819"/>
    <w:p w14:paraId="68130660" w14:textId="77777777" w:rsidR="007D2432" w:rsidRPr="00C43C1E" w:rsidRDefault="007D2432">
      <w:pPr>
        <w:spacing w:after="120"/>
        <w:rPr>
          <w:rFonts w:eastAsia="DengXian" w:cs="Times New Roman"/>
          <w:iCs/>
          <w:color w:val="000000"/>
          <w:kern w:val="24"/>
          <w:sz w:val="24"/>
          <w:szCs w:val="24"/>
        </w:rPr>
        <w:pPrChange w:id="831" w:author="Cheng, Jiangtao" w:date="2021-07-18T19:30:00Z">
          <w:pPr>
            <w:spacing w:line="360" w:lineRule="auto"/>
            <w:ind w:firstLine="360"/>
          </w:pPr>
        </w:pPrChange>
      </w:pPr>
    </w:p>
    <w:p w14:paraId="17EF6D74" w14:textId="77777777" w:rsidR="00C43C1E" w:rsidRPr="00C43C1E" w:rsidRDefault="00C43C1E" w:rsidP="00C43C1E">
      <w:pPr>
        <w:spacing w:line="360" w:lineRule="auto"/>
        <w:rPr>
          <w:rFonts w:cs="Times New Roman"/>
          <w:b/>
          <w:bCs/>
          <w:sz w:val="24"/>
          <w:szCs w:val="24"/>
        </w:rPr>
      </w:pPr>
      <w:r w:rsidRPr="00C43C1E">
        <w:rPr>
          <w:rFonts w:cs="Times New Roman"/>
          <w:b/>
          <w:bCs/>
          <w:sz w:val="24"/>
          <w:szCs w:val="24"/>
        </w:rPr>
        <w:t>4. Result and discussion</w:t>
      </w:r>
    </w:p>
    <w:p w14:paraId="5746B0F0" w14:textId="4074F190" w:rsidR="00C43C1E" w:rsidRPr="00C111B2" w:rsidRDefault="00C43C1E" w:rsidP="00C43C1E">
      <w:pPr>
        <w:spacing w:line="360" w:lineRule="auto"/>
        <w:rPr>
          <w:rFonts w:cs="Times New Roman"/>
          <w:b/>
          <w:bCs/>
          <w:sz w:val="24"/>
          <w:szCs w:val="24"/>
        </w:rPr>
      </w:pPr>
      <w:r w:rsidRPr="00C111B2">
        <w:rPr>
          <w:rFonts w:cs="Times New Roman"/>
          <w:b/>
          <w:bCs/>
          <w:sz w:val="24"/>
          <w:szCs w:val="24"/>
        </w:rPr>
        <w:t>4.1. Droplet evaporation dynamics</w:t>
      </w:r>
    </w:p>
    <w:p w14:paraId="6163E798" w14:textId="35536338" w:rsidR="00846CF4" w:rsidRPr="00C43C1E" w:rsidRDefault="007302CB">
      <w:pPr>
        <w:jc w:val="center"/>
        <w:rPr>
          <w:rFonts w:cs="Times New Roman"/>
          <w:sz w:val="24"/>
          <w:szCs w:val="24"/>
        </w:rPr>
        <w:pPrChange w:id="832" w:author="Cheng, Jiangtao" w:date="2021-07-18T11:19:00Z">
          <w:pPr>
            <w:spacing w:line="360" w:lineRule="auto"/>
            <w:jc w:val="center"/>
          </w:pPr>
        </w:pPrChange>
      </w:pPr>
      <w:r>
        <w:rPr>
          <w:noProof/>
        </w:rPr>
        <w:lastRenderedPageBreak/>
        <w:drawing>
          <wp:inline distT="0" distB="0" distL="0" distR="0" wp14:anchorId="7A0E9AB7" wp14:editId="37B55091">
            <wp:extent cx="5911850" cy="19813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2111" r="27044" b="528"/>
                    <a:stretch/>
                  </pic:blipFill>
                  <pic:spPr bwMode="auto">
                    <a:xfrm>
                      <a:off x="0" y="0"/>
                      <a:ext cx="5936832" cy="19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ED110" w14:textId="60AD13F9" w:rsidR="00C43C1E" w:rsidRPr="00C43C1E" w:rsidRDefault="00C43C1E" w:rsidP="00DA29D0">
      <w:pPr>
        <w:rPr>
          <w:rFonts w:cs="Times New Roman"/>
          <w:sz w:val="24"/>
          <w:szCs w:val="24"/>
        </w:rPr>
      </w:pPr>
      <w:r w:rsidRPr="00DA29D0">
        <w:rPr>
          <w:rFonts w:cs="Times New Roman"/>
          <w:b/>
          <w:bCs/>
          <w:sz w:val="24"/>
          <w:szCs w:val="24"/>
        </w:rPr>
        <w:t xml:space="preserve">Figure </w:t>
      </w:r>
      <w:r w:rsidR="00792C98" w:rsidRPr="00DA29D0">
        <w:rPr>
          <w:rFonts w:cs="Times New Roman"/>
          <w:b/>
          <w:bCs/>
          <w:sz w:val="24"/>
          <w:szCs w:val="24"/>
        </w:rPr>
        <w:t>5</w:t>
      </w:r>
      <w:r w:rsidRPr="00DA29D0">
        <w:rPr>
          <w:rFonts w:cs="Times New Roman"/>
          <w:b/>
          <w:bCs/>
          <w:sz w:val="24"/>
          <w:szCs w:val="24"/>
        </w:rPr>
        <w:t>.</w:t>
      </w:r>
      <w:r w:rsidRPr="00C43C1E">
        <w:rPr>
          <w:rFonts w:cs="Times New Roman"/>
          <w:sz w:val="24"/>
          <w:szCs w:val="24"/>
        </w:rPr>
        <w:t xml:space="preserve"> Temporal evolution of droplet volume on</w:t>
      </w:r>
      <w:del w:id="833" w:author="Cheng, Jiangtao" w:date="2021-07-18T11:20:00Z">
        <w:r w:rsidRPr="00C43C1E" w:rsidDel="00BE79D2">
          <w:rPr>
            <w:rFonts w:cs="Times New Roman"/>
            <w:sz w:val="24"/>
            <w:szCs w:val="24"/>
          </w:rPr>
          <w:delText xml:space="preserve"> different substrates:</w:delText>
        </w:r>
      </w:del>
      <w:r w:rsidRPr="00C43C1E">
        <w:rPr>
          <w:rFonts w:cs="Times New Roman"/>
          <w:sz w:val="24"/>
          <w:szCs w:val="24"/>
        </w:rPr>
        <w:t xml:space="preserve"> (a) sample 1, (b) sample 2 and (c) sample 3. The substrate</w:t>
      </w:r>
      <w:del w:id="834" w:author="Cheng, Jiangtao" w:date="2021-07-18T11:20:00Z">
        <w:r w:rsidRPr="00C43C1E" w:rsidDel="00BE79D2">
          <w:rPr>
            <w:rFonts w:cs="Times New Roman"/>
            <w:sz w:val="24"/>
            <w:szCs w:val="24"/>
          </w:rPr>
          <w:delText xml:space="preserve"> base</w:delText>
        </w:r>
      </w:del>
      <w:ins w:id="835" w:author="Cheng, Jiangtao" w:date="2021-07-18T11:20:00Z">
        <w:r w:rsidR="00BE79D2">
          <w:rPr>
            <w:rFonts w:cs="Times New Roman"/>
            <w:sz w:val="24"/>
            <w:szCs w:val="24"/>
          </w:rPr>
          <w:t xml:space="preserve"> </w:t>
        </w:r>
      </w:ins>
      <w:ins w:id="836" w:author="Cheng, Jiangtao" w:date="2021-07-18T11:21:00Z">
        <w:r w:rsidR="00BE79D2">
          <w:rPr>
            <w:rFonts w:cs="Times New Roman"/>
            <w:sz w:val="24"/>
            <w:szCs w:val="24"/>
          </w:rPr>
          <w:t>of each sample</w:t>
        </w:r>
      </w:ins>
      <w:del w:id="837" w:author="Cheng, Jiangtao" w:date="2021-07-18T11:20:00Z">
        <w:r w:rsidRPr="00C43C1E" w:rsidDel="00BE79D2">
          <w:rPr>
            <w:rFonts w:cs="Times New Roman"/>
            <w:sz w:val="24"/>
            <w:szCs w:val="24"/>
          </w:rPr>
          <w:delText>s</w:delText>
        </w:r>
      </w:del>
      <w:r w:rsidRPr="00C43C1E">
        <w:rPr>
          <w:rFonts w:cs="Times New Roman"/>
          <w:sz w:val="24"/>
          <w:szCs w:val="24"/>
        </w:rPr>
        <w:t xml:space="preserve"> </w:t>
      </w:r>
      <w:ins w:id="838" w:author="Cheng, Jiangtao" w:date="2021-07-18T11:21:00Z">
        <w:r w:rsidR="00BE79D2">
          <w:rPr>
            <w:rFonts w:cs="Times New Roman"/>
            <w:sz w:val="24"/>
            <w:szCs w:val="24"/>
          </w:rPr>
          <w:t>was</w:t>
        </w:r>
      </w:ins>
      <w:del w:id="839" w:author="Cheng, Jiangtao" w:date="2021-07-18T11:21:00Z">
        <w:r w:rsidRPr="00C43C1E" w:rsidDel="00BE79D2">
          <w:rPr>
            <w:rFonts w:cs="Times New Roman"/>
            <w:sz w:val="24"/>
            <w:szCs w:val="24"/>
          </w:rPr>
          <w:delText>are</w:delText>
        </w:r>
      </w:del>
      <w:r w:rsidRPr="00C43C1E">
        <w:rPr>
          <w:rFonts w:cs="Times New Roman"/>
          <w:sz w:val="24"/>
          <w:szCs w:val="24"/>
        </w:rPr>
        <w:t xml:space="preserve"> heated to 40 °C, 60 °C and 80 °C</w:t>
      </w:r>
      <w:r w:rsidR="00D4662D">
        <w:rPr>
          <w:rFonts w:cs="Times New Roman"/>
          <w:sz w:val="24"/>
          <w:szCs w:val="24"/>
        </w:rPr>
        <w:t>, respectively</w:t>
      </w:r>
      <w:del w:id="840" w:author="Cheng, Jiangtao" w:date="2021-07-18T11:21:00Z">
        <w:r w:rsidR="00F834B4" w:rsidDel="00BE79D2">
          <w:rPr>
            <w:rFonts w:cs="Times New Roman"/>
            <w:sz w:val="24"/>
            <w:szCs w:val="24"/>
          </w:rPr>
          <w:delText>,</w:delText>
        </w:r>
        <w:r w:rsidR="00D4662D" w:rsidDel="00BE79D2">
          <w:rPr>
            <w:rFonts w:cs="Times New Roman"/>
            <w:sz w:val="24"/>
            <w:szCs w:val="24"/>
          </w:rPr>
          <w:delText xml:space="preserve"> on each sample</w:delText>
        </w:r>
      </w:del>
      <w:r w:rsidRPr="00C43C1E">
        <w:rPr>
          <w:rFonts w:cs="Times New Roman"/>
          <w:sz w:val="24"/>
          <w:szCs w:val="24"/>
        </w:rPr>
        <w:t>.</w:t>
      </w:r>
    </w:p>
    <w:p w14:paraId="43A71F8A" w14:textId="49107939" w:rsidR="00C43C1E" w:rsidRPr="00C43C1E" w:rsidDel="00BE79D2" w:rsidRDefault="00C43C1E" w:rsidP="00B63FA2">
      <w:pPr>
        <w:spacing w:after="120" w:line="360" w:lineRule="auto"/>
        <w:ind w:firstLine="360"/>
        <w:rPr>
          <w:del w:id="841" w:author="Cheng, Jiangtao" w:date="2021-07-18T11:18:00Z"/>
          <w:rFonts w:cs="Times New Roman"/>
          <w:sz w:val="24"/>
          <w:szCs w:val="24"/>
        </w:rPr>
      </w:pPr>
      <w:r w:rsidRPr="00C43C1E">
        <w:rPr>
          <w:rFonts w:cs="Times New Roman"/>
          <w:sz w:val="24"/>
          <w:szCs w:val="24"/>
        </w:rPr>
        <w:t xml:space="preserve">The </w:t>
      </w:r>
      <w:ins w:id="842" w:author="Cheng, Jiangtao" w:date="2021-07-18T19:47:00Z">
        <w:r w:rsidR="00265012">
          <w:rPr>
            <w:rFonts w:cs="Times New Roman"/>
            <w:sz w:val="24"/>
            <w:szCs w:val="24"/>
          </w:rPr>
          <w:t>temporal evolutions</w:t>
        </w:r>
      </w:ins>
      <w:del w:id="843" w:author="Cheng, Jiangtao" w:date="2021-07-18T19:46:00Z">
        <w:r w:rsidRPr="00C43C1E" w:rsidDel="00265012">
          <w:rPr>
            <w:rFonts w:cs="Times New Roman"/>
            <w:sz w:val="24"/>
            <w:szCs w:val="24"/>
          </w:rPr>
          <w:delText>variation</w:delText>
        </w:r>
      </w:del>
      <w:r w:rsidRPr="00C43C1E">
        <w:rPr>
          <w:rFonts w:cs="Times New Roman"/>
          <w:sz w:val="24"/>
          <w:szCs w:val="24"/>
        </w:rPr>
        <w:t xml:space="preserve"> of </w:t>
      </w:r>
      <w:ins w:id="844" w:author="Cheng, Jiangtao" w:date="2021-07-18T19:48:00Z">
        <w:r w:rsidR="00265012">
          <w:rPr>
            <w:rFonts w:cs="Times New Roman"/>
            <w:sz w:val="24"/>
            <w:szCs w:val="24"/>
          </w:rPr>
          <w:t xml:space="preserve">the </w:t>
        </w:r>
      </w:ins>
      <w:r w:rsidRPr="00C43C1E">
        <w:rPr>
          <w:rFonts w:cs="Times New Roman"/>
          <w:sz w:val="24"/>
          <w:szCs w:val="24"/>
        </w:rPr>
        <w:t xml:space="preserve">droplet volume </w:t>
      </w:r>
      <w:del w:id="845" w:author="Cheng, Jiangtao" w:date="2021-07-18T19:47:00Z">
        <w:r w:rsidRPr="00C43C1E" w:rsidDel="00265012">
          <w:rPr>
            <w:rFonts w:cs="Times New Roman"/>
            <w:sz w:val="24"/>
            <w:szCs w:val="24"/>
          </w:rPr>
          <w:delText xml:space="preserve">with respect to evaporation time </w:delText>
        </w:r>
      </w:del>
      <w:r w:rsidRPr="00C43C1E">
        <w:rPr>
          <w:rFonts w:cs="Times New Roman"/>
          <w:sz w:val="24"/>
          <w:szCs w:val="24"/>
        </w:rPr>
        <w:t xml:space="preserve">on different substrates </w:t>
      </w:r>
      <w:del w:id="846" w:author="Cheng, Jiangtao" w:date="2021-07-18T19:47:00Z">
        <w:r w:rsidRPr="00C43C1E" w:rsidDel="00265012">
          <w:rPr>
            <w:rFonts w:cs="Times New Roman"/>
            <w:sz w:val="24"/>
            <w:szCs w:val="24"/>
          </w:rPr>
          <w:delText xml:space="preserve">is </w:delText>
        </w:r>
      </w:del>
      <w:ins w:id="847" w:author="Cheng, Jiangtao" w:date="2021-07-18T19:47:00Z">
        <w:r w:rsidR="00265012">
          <w:rPr>
            <w:rFonts w:cs="Times New Roman"/>
            <w:sz w:val="24"/>
            <w:szCs w:val="24"/>
          </w:rPr>
          <w:t>are</w:t>
        </w:r>
        <w:r w:rsidR="00265012" w:rsidRPr="00C43C1E">
          <w:rPr>
            <w:rFonts w:cs="Times New Roman"/>
            <w:sz w:val="24"/>
            <w:szCs w:val="24"/>
          </w:rPr>
          <w:t xml:space="preserve"> </w:t>
        </w:r>
      </w:ins>
      <w:r w:rsidRPr="00C43C1E">
        <w:rPr>
          <w:rFonts w:cs="Times New Roman"/>
          <w:sz w:val="24"/>
          <w:szCs w:val="24"/>
        </w:rPr>
        <w:t xml:space="preserve">shown in Fig. </w:t>
      </w:r>
      <w:r w:rsidR="00792C98">
        <w:rPr>
          <w:rFonts w:cs="Times New Roman"/>
          <w:sz w:val="24"/>
          <w:szCs w:val="24"/>
        </w:rPr>
        <w:t>5</w:t>
      </w:r>
      <w:r w:rsidRPr="00C43C1E">
        <w:rPr>
          <w:rFonts w:cs="Times New Roman"/>
          <w:sz w:val="24"/>
          <w:szCs w:val="24"/>
        </w:rPr>
        <w:t xml:space="preserve">. Droplet volume decreases nonlinearly during the evaporation. The total evaporation time decreases with the rise of the substrate base temperature. </w:t>
      </w:r>
      <w:ins w:id="848" w:author="Cheng, Jiangtao" w:date="2021-07-18T19:49:00Z">
        <w:r w:rsidR="00265012">
          <w:rPr>
            <w:rFonts w:cs="Times New Roman"/>
            <w:sz w:val="24"/>
            <w:szCs w:val="24"/>
          </w:rPr>
          <w:t>At</w:t>
        </w:r>
        <w:r w:rsidR="00265012" w:rsidRPr="00C43C1E">
          <w:rPr>
            <w:rFonts w:cs="Times New Roman"/>
            <w:sz w:val="24"/>
            <w:szCs w:val="24"/>
          </w:rPr>
          <w:t xml:space="preserve"> the </w:t>
        </w:r>
        <w:r w:rsidR="00265012">
          <w:rPr>
            <w:rFonts w:cs="Times New Roman"/>
            <w:sz w:val="24"/>
            <w:szCs w:val="24"/>
          </w:rPr>
          <w:t xml:space="preserve">same </w:t>
        </w:r>
        <w:r w:rsidR="00265012" w:rsidRPr="00C43C1E">
          <w:rPr>
            <w:rFonts w:cs="Times New Roman"/>
            <w:sz w:val="24"/>
            <w:szCs w:val="24"/>
          </w:rPr>
          <w:t>substrate base temperature</w:t>
        </w:r>
        <w:r w:rsidR="00265012">
          <w:rPr>
            <w:rFonts w:cs="Times New Roman"/>
            <w:sz w:val="24"/>
            <w:szCs w:val="24"/>
          </w:rPr>
          <w:t>,</w:t>
        </w:r>
        <w:r w:rsidR="00265012" w:rsidRPr="00C43C1E">
          <w:rPr>
            <w:rFonts w:cs="Times New Roman"/>
            <w:sz w:val="24"/>
            <w:szCs w:val="24"/>
          </w:rPr>
          <w:t xml:space="preserve"> </w:t>
        </w:r>
        <w:r w:rsidR="00265012">
          <w:rPr>
            <w:rFonts w:cs="Times New Roman"/>
            <w:sz w:val="24"/>
            <w:szCs w:val="24"/>
          </w:rPr>
          <w:t>t</w:t>
        </w:r>
      </w:ins>
      <w:del w:id="849" w:author="Cheng, Jiangtao" w:date="2021-07-18T19:49:00Z">
        <w:r w:rsidRPr="00C43C1E" w:rsidDel="00265012">
          <w:rPr>
            <w:rFonts w:cs="Times New Roman"/>
            <w:sz w:val="24"/>
            <w:szCs w:val="24"/>
          </w:rPr>
          <w:delText>T</w:delText>
        </w:r>
      </w:del>
      <w:proofErr w:type="gramStart"/>
      <w:r w:rsidRPr="00C43C1E">
        <w:rPr>
          <w:rFonts w:cs="Times New Roman"/>
          <w:sz w:val="24"/>
          <w:szCs w:val="24"/>
        </w:rPr>
        <w:t>he</w:t>
      </w:r>
      <w:proofErr w:type="gramEnd"/>
      <w:r w:rsidRPr="00C43C1E">
        <w:rPr>
          <w:rFonts w:cs="Times New Roman"/>
          <w:sz w:val="24"/>
          <w:szCs w:val="24"/>
        </w:rPr>
        <w:t xml:space="preserve"> total evaporation time increases with the increas</w:t>
      </w:r>
      <w:ins w:id="850" w:author="Cheng, Jiangtao" w:date="2021-07-18T19:48:00Z">
        <w:r w:rsidR="00265012">
          <w:rPr>
            <w:rFonts w:cs="Times New Roman"/>
            <w:sz w:val="24"/>
            <w:szCs w:val="24"/>
          </w:rPr>
          <w:t>ing</w:t>
        </w:r>
      </w:ins>
      <w:del w:id="851" w:author="Cheng, Jiangtao" w:date="2021-07-18T19:48:00Z">
        <w:r w:rsidRPr="00C43C1E" w:rsidDel="00265012">
          <w:rPr>
            <w:rFonts w:cs="Times New Roman"/>
            <w:sz w:val="24"/>
            <w:szCs w:val="24"/>
          </w:rPr>
          <w:delText>e of the</w:delText>
        </w:r>
      </w:del>
      <w:r w:rsidRPr="00C43C1E">
        <w:rPr>
          <w:rFonts w:cs="Times New Roman"/>
          <w:sz w:val="24"/>
          <w:szCs w:val="24"/>
        </w:rPr>
        <w:t xml:space="preserve"> </w:t>
      </w:r>
      <w:ins w:id="852" w:author="Cheng, Jiangtao" w:date="2021-07-18T19:50:00Z">
        <w:r w:rsidR="00265012">
          <w:rPr>
            <w:rFonts w:cs="Times New Roman"/>
            <w:sz w:val="24"/>
            <w:szCs w:val="24"/>
          </w:rPr>
          <w:t>micropillar</w:t>
        </w:r>
      </w:ins>
      <w:del w:id="853" w:author="Cheng, Jiangtao" w:date="2021-07-18T19:50:00Z">
        <w:r w:rsidRPr="00C43C1E" w:rsidDel="00265012">
          <w:rPr>
            <w:rFonts w:cs="Times New Roman"/>
            <w:sz w:val="24"/>
            <w:szCs w:val="24"/>
          </w:rPr>
          <w:delText>substrate</w:delText>
        </w:r>
      </w:del>
      <w:r w:rsidRPr="00C43C1E">
        <w:rPr>
          <w:rFonts w:cs="Times New Roman"/>
          <w:sz w:val="24"/>
          <w:szCs w:val="24"/>
        </w:rPr>
        <w:t xml:space="preserve"> periodicity</w:t>
      </w:r>
      <w:del w:id="854" w:author="Cheng, Jiangtao" w:date="2021-07-18T19:49:00Z">
        <w:r w:rsidRPr="00C43C1E" w:rsidDel="00265012">
          <w:rPr>
            <w:rFonts w:cs="Times New Roman"/>
            <w:sz w:val="24"/>
            <w:szCs w:val="24"/>
          </w:rPr>
          <w:delText xml:space="preserve"> when the substrate base temperature is kept the same</w:delText>
        </w:r>
      </w:del>
      <w:r w:rsidRPr="00C43C1E">
        <w:rPr>
          <w:rFonts w:cs="Times New Roman"/>
          <w:sz w:val="24"/>
          <w:szCs w:val="24"/>
        </w:rPr>
        <w:t xml:space="preserve">. </w:t>
      </w:r>
      <w:ins w:id="855" w:author="Cheng, Jiangtao" w:date="2021-07-18T19:51:00Z">
        <w:r w:rsidR="00265012">
          <w:rPr>
            <w:rFonts w:cs="Times New Roman"/>
            <w:sz w:val="24"/>
            <w:szCs w:val="24"/>
          </w:rPr>
          <w:t xml:space="preserve">It can be seen in Fig. 5 that </w:t>
        </w:r>
      </w:ins>
      <w:del w:id="856" w:author="Cheng, Jiangtao" w:date="2021-07-18T19:51:00Z">
        <w:r w:rsidR="00AA2784" w:rsidDel="00265012">
          <w:rPr>
            <w:rFonts w:cs="Times New Roman"/>
            <w:sz w:val="24"/>
            <w:szCs w:val="24"/>
          </w:rPr>
          <w:delText>W</w:delText>
        </w:r>
      </w:del>
      <w:ins w:id="857" w:author="Cheng, Jiangtao" w:date="2021-07-18T19:51:00Z">
        <w:r w:rsidR="00265012">
          <w:rPr>
            <w:rFonts w:cs="Times New Roman"/>
            <w:sz w:val="24"/>
            <w:szCs w:val="24"/>
          </w:rPr>
          <w:t>at</w:t>
        </w:r>
      </w:ins>
      <w:del w:id="858" w:author="Cheng, Jiangtao" w:date="2021-07-18T19:51:00Z">
        <w:r w:rsidR="00AA2784" w:rsidDel="00265012">
          <w:rPr>
            <w:rFonts w:cs="Times New Roman"/>
            <w:sz w:val="24"/>
            <w:szCs w:val="24"/>
          </w:rPr>
          <w:delText>ith</w:delText>
        </w:r>
      </w:del>
      <w:r w:rsidR="00AA2784">
        <w:rPr>
          <w:rFonts w:cs="Times New Roman"/>
          <w:sz w:val="24"/>
          <w:szCs w:val="24"/>
        </w:rPr>
        <w:t xml:space="preserve"> </w:t>
      </w:r>
      <w:ins w:id="859" w:author="Cheng, Jiangtao" w:date="2021-07-18T19:51:00Z">
        <w:r w:rsidR="00265012">
          <w:rPr>
            <w:rFonts w:cs="Times New Roman"/>
            <w:sz w:val="24"/>
            <w:szCs w:val="24"/>
          </w:rPr>
          <w:t>each</w:t>
        </w:r>
      </w:ins>
      <w:del w:id="860" w:author="Cheng, Jiangtao" w:date="2021-07-18T19:51:00Z">
        <w:r w:rsidR="00AA2784" w:rsidDel="00265012">
          <w:rPr>
            <w:rFonts w:cs="Times New Roman"/>
            <w:sz w:val="24"/>
            <w:szCs w:val="24"/>
          </w:rPr>
          <w:delText>the same</w:delText>
        </w:r>
      </w:del>
      <w:r w:rsidR="00AA2784">
        <w:rPr>
          <w:rFonts w:cs="Times New Roman"/>
          <w:sz w:val="24"/>
          <w:szCs w:val="24"/>
        </w:rPr>
        <w:t xml:space="preserve"> substrate base temperature,</w:t>
      </w:r>
      <w:r w:rsidR="00AA2784" w:rsidRPr="00C43C1E">
        <w:rPr>
          <w:rFonts w:cs="Times New Roman"/>
          <w:sz w:val="24"/>
          <w:szCs w:val="24"/>
        </w:rPr>
        <w:t xml:space="preserve"> </w:t>
      </w:r>
      <w:r w:rsidR="00AA2784">
        <w:rPr>
          <w:rFonts w:cs="Times New Roman"/>
          <w:sz w:val="24"/>
          <w:szCs w:val="24"/>
        </w:rPr>
        <w:t>d</w:t>
      </w:r>
      <w:r w:rsidRPr="00C43C1E">
        <w:rPr>
          <w:rFonts w:cs="Times New Roman"/>
          <w:sz w:val="24"/>
          <w:szCs w:val="24"/>
        </w:rPr>
        <w:t xml:space="preserve">roplet evaporation on sample 3 (60 </w:t>
      </w:r>
      <w:proofErr w:type="spellStart"/>
      <w:r w:rsidRPr="00C43C1E">
        <w:rPr>
          <w:rFonts w:cs="Times New Roman"/>
          <w:sz w:val="24"/>
          <w:szCs w:val="24"/>
        </w:rPr>
        <w:t>μm</w:t>
      </w:r>
      <w:proofErr w:type="spellEnd"/>
      <w:r w:rsidRPr="00C43C1E">
        <w:rPr>
          <w:rFonts w:cs="Times New Roman"/>
          <w:sz w:val="24"/>
          <w:szCs w:val="24"/>
        </w:rPr>
        <w:t xml:space="preserve"> periodicity) has the longest total evaporation time and on sample 1 (40 </w:t>
      </w:r>
      <w:proofErr w:type="spellStart"/>
      <w:r w:rsidRPr="00C43C1E">
        <w:rPr>
          <w:rFonts w:cs="Times New Roman"/>
          <w:sz w:val="24"/>
          <w:szCs w:val="24"/>
        </w:rPr>
        <w:t>μm</w:t>
      </w:r>
      <w:proofErr w:type="spellEnd"/>
      <w:r w:rsidRPr="00C43C1E">
        <w:rPr>
          <w:rFonts w:cs="Times New Roman"/>
          <w:sz w:val="24"/>
          <w:szCs w:val="24"/>
        </w:rPr>
        <w:t xml:space="preserve"> periodicity) has the shortest total evaporation time. This increase of total evaporation time is </w:t>
      </w:r>
      <w:r w:rsidR="00AA2784">
        <w:rPr>
          <w:rFonts w:cs="Times New Roman"/>
          <w:sz w:val="24"/>
          <w:szCs w:val="24"/>
        </w:rPr>
        <w:t>ascribed</w:t>
      </w:r>
      <w:r w:rsidRPr="00C43C1E">
        <w:rPr>
          <w:rFonts w:cs="Times New Roman"/>
          <w:sz w:val="24"/>
          <w:szCs w:val="24"/>
        </w:rPr>
        <w:t xml:space="preserve"> to the increase of the thermal resistance between the droplet base and the substrate, which is caused by the increase of the </w:t>
      </w:r>
      <w:ins w:id="861" w:author="Cheng, Jiangtao" w:date="2021-07-18T19:53:00Z">
        <w:r w:rsidR="00265012">
          <w:rPr>
            <w:rFonts w:cs="Times New Roman"/>
            <w:sz w:val="24"/>
            <w:szCs w:val="24"/>
          </w:rPr>
          <w:t>micropillar</w:t>
        </w:r>
      </w:ins>
      <w:del w:id="862" w:author="Cheng, Jiangtao" w:date="2021-07-18T19:52:00Z">
        <w:r w:rsidRPr="00C43C1E" w:rsidDel="00265012">
          <w:rPr>
            <w:rFonts w:cs="Times New Roman"/>
            <w:sz w:val="24"/>
            <w:szCs w:val="24"/>
          </w:rPr>
          <w:delText>substrate</w:delText>
        </w:r>
      </w:del>
      <w:r w:rsidRPr="00C43C1E">
        <w:rPr>
          <w:rFonts w:cs="Times New Roman"/>
          <w:sz w:val="24"/>
          <w:szCs w:val="24"/>
        </w:rPr>
        <w:t xml:space="preserve"> periodicity. The total evaporation time of droplet evaporation on different sample substrates</w:t>
      </w:r>
      <w:ins w:id="863" w:author="Cheng, Jiangtao" w:date="2021-07-18T19:53:00Z">
        <w:r w:rsidR="00265012">
          <w:rPr>
            <w:rFonts w:cs="Times New Roman"/>
            <w:sz w:val="24"/>
            <w:szCs w:val="24"/>
          </w:rPr>
          <w:t xml:space="preserve"> with varying base temperatures</w:t>
        </w:r>
      </w:ins>
      <w:r w:rsidRPr="00C43C1E">
        <w:rPr>
          <w:rFonts w:cs="Times New Roman"/>
          <w:sz w:val="24"/>
          <w:szCs w:val="24"/>
        </w:rPr>
        <w:t xml:space="preserve"> is shown in Table </w:t>
      </w:r>
      <w:r w:rsidR="009F574F">
        <w:rPr>
          <w:rFonts w:cs="Times New Roman" w:hint="eastAsia"/>
          <w:sz w:val="24"/>
          <w:szCs w:val="24"/>
        </w:rPr>
        <w:t>2</w:t>
      </w:r>
      <w:r w:rsidRPr="00C43C1E">
        <w:rPr>
          <w:rFonts w:cs="Times New Roman"/>
          <w:sz w:val="24"/>
          <w:szCs w:val="24"/>
        </w:rPr>
        <w:t xml:space="preserve">. </w:t>
      </w:r>
    </w:p>
    <w:p w14:paraId="66C0C0D2" w14:textId="77777777" w:rsidR="007D2432" w:rsidRDefault="007D2432">
      <w:pPr>
        <w:spacing w:after="120" w:line="360" w:lineRule="auto"/>
        <w:ind w:firstLine="360"/>
        <w:rPr>
          <w:ins w:id="864" w:author="Cheng, Jiangtao" w:date="2021-07-18T09:32:00Z"/>
          <w:rFonts w:cs="Times New Roman"/>
          <w:b/>
          <w:bCs/>
          <w:sz w:val="24"/>
          <w:szCs w:val="24"/>
        </w:rPr>
        <w:pPrChange w:id="865" w:author="Cheng, Jiangtao" w:date="2021-07-18T11:18:00Z">
          <w:pPr>
            <w:spacing w:after="120"/>
          </w:pPr>
        </w:pPrChange>
      </w:pPr>
    </w:p>
    <w:p w14:paraId="7D71CAF8" w14:textId="51A5F54F" w:rsidR="00C43C1E" w:rsidRPr="00BB3AD2" w:rsidRDefault="00C43C1E" w:rsidP="00742900">
      <w:pPr>
        <w:spacing w:after="120"/>
        <w:rPr>
          <w:rFonts w:cs="Times New Roman"/>
          <w:sz w:val="24"/>
          <w:szCs w:val="24"/>
        </w:rPr>
      </w:pPr>
      <w:r w:rsidRPr="00FE6EC9">
        <w:rPr>
          <w:rFonts w:cs="Times New Roman"/>
          <w:b/>
          <w:bCs/>
          <w:sz w:val="24"/>
          <w:szCs w:val="24"/>
        </w:rPr>
        <w:t xml:space="preserve">Table </w:t>
      </w:r>
      <w:r w:rsidR="009F574F" w:rsidRPr="00D07192">
        <w:rPr>
          <w:rFonts w:cs="Times New Roman" w:hint="eastAsia"/>
          <w:b/>
          <w:bCs/>
          <w:sz w:val="24"/>
          <w:szCs w:val="24"/>
        </w:rPr>
        <w:t>2</w:t>
      </w:r>
      <w:r w:rsidRPr="00D07192">
        <w:rPr>
          <w:rFonts w:cs="Times New Roman"/>
          <w:b/>
          <w:bCs/>
          <w:sz w:val="24"/>
          <w:szCs w:val="24"/>
        </w:rPr>
        <w:t>.</w:t>
      </w:r>
      <w:r w:rsidRPr="00D07192">
        <w:rPr>
          <w:rFonts w:cs="Times New Roman"/>
          <w:sz w:val="24"/>
          <w:szCs w:val="24"/>
        </w:rPr>
        <w:t xml:space="preserve"> Total evaporation time for </w:t>
      </w:r>
      <w:r w:rsidR="00AA2784" w:rsidRPr="00BB3AD2">
        <w:rPr>
          <w:rFonts w:cs="Times New Roman"/>
          <w:sz w:val="24"/>
          <w:szCs w:val="24"/>
        </w:rPr>
        <w:t xml:space="preserve">water </w:t>
      </w:r>
      <w:r w:rsidRPr="00BB3AD2">
        <w:rPr>
          <w:rFonts w:cs="Times New Roman"/>
          <w:sz w:val="24"/>
          <w:szCs w:val="24"/>
        </w:rPr>
        <w:t>droplet</w:t>
      </w:r>
      <w:r w:rsidR="00AA2784" w:rsidRPr="00BB3AD2">
        <w:rPr>
          <w:rFonts w:cs="Times New Roman"/>
          <w:sz w:val="24"/>
          <w:szCs w:val="24"/>
        </w:rPr>
        <w:t xml:space="preserve"> of 4 </w:t>
      </w:r>
      <w:r w:rsidR="00AA2784" w:rsidRPr="00BB3AD2">
        <w:rPr>
          <w:rFonts w:ascii="Symbol" w:hAnsi="Symbol" w:cs="Times New Roman" w:hint="eastAsia"/>
          <w:sz w:val="24"/>
          <w:szCs w:val="24"/>
        </w:rPr>
        <w:t>m</w:t>
      </w:r>
      <w:r w:rsidR="00AA2784" w:rsidRPr="00BB3AD2">
        <w:rPr>
          <w:rFonts w:cs="Times New Roman"/>
          <w:sz w:val="24"/>
          <w:szCs w:val="24"/>
        </w:rPr>
        <w:t>L</w:t>
      </w:r>
      <w:r w:rsidRPr="00BB3AD2">
        <w:rPr>
          <w:rFonts w:cs="Times New Roman"/>
          <w:sz w:val="24"/>
          <w:szCs w:val="24"/>
        </w:rPr>
        <w:t xml:space="preserve"> on </w:t>
      </w:r>
      <w:r w:rsidR="00AA2784" w:rsidRPr="00BB3AD2">
        <w:rPr>
          <w:rFonts w:cs="Times New Roman"/>
          <w:sz w:val="24"/>
          <w:szCs w:val="24"/>
        </w:rPr>
        <w:t>micro-pillared</w:t>
      </w:r>
      <w:r w:rsidRPr="00BB3AD2">
        <w:rPr>
          <w:rFonts w:cs="Times New Roman"/>
          <w:sz w:val="24"/>
          <w:szCs w:val="24"/>
        </w:rPr>
        <w:t xml:space="preserve"> substrates with different base temperature</w:t>
      </w:r>
      <w:r w:rsidR="00AA2784" w:rsidRPr="00BB3AD2">
        <w:rPr>
          <w:rFonts w:cs="Times New Roman"/>
          <w:sz w:val="24"/>
          <w:szCs w:val="24"/>
        </w:rPr>
        <w:t>s</w:t>
      </w:r>
      <w:r w:rsidRPr="00BB3AD2">
        <w:rPr>
          <w:rFonts w:cs="Times New Roman"/>
          <w:sz w:val="24"/>
          <w:szCs w:val="24"/>
        </w:rPr>
        <w:t xml:space="preserve">. </w:t>
      </w:r>
    </w:p>
    <w:tbl>
      <w:tblPr>
        <w:tblStyle w:val="TableGrid2"/>
        <w:tblW w:w="0" w:type="auto"/>
        <w:tblInd w:w="55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866" w:author="Cheng, Jiangtao" w:date="2021-07-18T11:36:00Z">
          <w:tblPr>
            <w:tblStyle w:val="TableGrid2"/>
            <w:tblW w:w="0" w:type="auto"/>
            <w:tblInd w:w="0" w:type="dxa"/>
            <w:tblBorders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980"/>
        <w:gridCol w:w="3550"/>
        <w:gridCol w:w="2766"/>
        <w:tblGridChange w:id="867">
          <w:tblGrid>
            <w:gridCol w:w="1980"/>
            <w:gridCol w:w="3550"/>
            <w:gridCol w:w="2766"/>
          </w:tblGrid>
        </w:tblGridChange>
      </w:tblGrid>
      <w:tr w:rsidR="00C43C1E" w:rsidRPr="00BB3AD2" w14:paraId="631206C3" w14:textId="77777777" w:rsidTr="00AC22DE"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  <w:tcPrChange w:id="868" w:author="Cheng, Jiangtao" w:date="2021-07-18T11:36:00Z">
              <w:tcPr>
                <w:tcW w:w="198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p w14:paraId="11848422" w14:textId="77777777" w:rsidR="00C43C1E" w:rsidRPr="00BB3AD2" w:rsidRDefault="00C43C1E" w:rsidP="00742900">
            <w:pPr>
              <w:jc w:val="center"/>
              <w:rPr>
                <w:sz w:val="24"/>
                <w:szCs w:val="24"/>
              </w:rPr>
            </w:pPr>
            <w:r w:rsidRPr="00BB3AD2">
              <w:rPr>
                <w:sz w:val="24"/>
                <w:szCs w:val="24"/>
              </w:rPr>
              <w:t>Substrate</w:t>
            </w:r>
          </w:p>
        </w:tc>
        <w:tc>
          <w:tcPr>
            <w:tcW w:w="35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  <w:tcPrChange w:id="869" w:author="Cheng, Jiangtao" w:date="2021-07-18T11:36:00Z">
              <w:tcPr>
                <w:tcW w:w="355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p w14:paraId="23CDBF88" w14:textId="77777777" w:rsidR="00C43C1E" w:rsidRPr="00BB3AD2" w:rsidRDefault="00C43C1E" w:rsidP="00C43C1E">
            <w:pPr>
              <w:rPr>
                <w:sz w:val="24"/>
                <w:szCs w:val="24"/>
              </w:rPr>
            </w:pPr>
            <w:r w:rsidRPr="00BB3AD2">
              <w:rPr>
                <w:sz w:val="24"/>
                <w:szCs w:val="24"/>
              </w:rPr>
              <w:t>Substrate base temperature (°C)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  <w:tcPrChange w:id="870" w:author="Cheng, Jiangtao" w:date="2021-07-18T11:36:00Z">
              <w:tcPr>
                <w:tcW w:w="276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p w14:paraId="27397A35" w14:textId="77777777" w:rsidR="00C43C1E" w:rsidRPr="00BB3AD2" w:rsidRDefault="00C43C1E" w:rsidP="00C43C1E">
            <w:pPr>
              <w:rPr>
                <w:sz w:val="24"/>
                <w:szCs w:val="24"/>
              </w:rPr>
            </w:pPr>
            <w:r w:rsidRPr="00BB3AD2">
              <w:rPr>
                <w:sz w:val="24"/>
                <w:szCs w:val="24"/>
              </w:rPr>
              <w:t>Total evaporation time (s)</w:t>
            </w:r>
          </w:p>
        </w:tc>
      </w:tr>
      <w:tr w:rsidR="00C43C1E" w:rsidRPr="00BB3AD2" w14:paraId="09F5D13D" w14:textId="77777777" w:rsidTr="00AC22DE">
        <w:tc>
          <w:tcPr>
            <w:tcW w:w="1980" w:type="dxa"/>
            <w:tcBorders>
              <w:top w:val="single" w:sz="4" w:space="0" w:color="auto"/>
              <w:left w:val="nil"/>
              <w:bottom w:val="nil"/>
              <w:right w:val="nil"/>
            </w:tcBorders>
            <w:tcPrChange w:id="871" w:author="Cheng, Jiangtao" w:date="2021-07-18T11:36:00Z">
              <w:tcPr>
                <w:tcW w:w="198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</w:tcPr>
            </w:tcPrChange>
          </w:tcPr>
          <w:p w14:paraId="459A59EE" w14:textId="77777777" w:rsidR="00C43C1E" w:rsidRPr="00FE6EC9" w:rsidRDefault="00C43C1E" w:rsidP="00C43C1E">
            <w:pPr>
              <w:jc w:val="center"/>
              <w:rPr>
                <w:sz w:val="24"/>
                <w:szCs w:val="24"/>
              </w:rPr>
            </w:pPr>
          </w:p>
          <w:p w14:paraId="4D78D94D" w14:textId="77777777" w:rsidR="00C43C1E" w:rsidRPr="00D07192" w:rsidRDefault="00C43C1E" w:rsidP="00C43C1E">
            <w:pPr>
              <w:jc w:val="center"/>
              <w:rPr>
                <w:sz w:val="24"/>
                <w:szCs w:val="24"/>
              </w:rPr>
            </w:pPr>
            <w:r w:rsidRPr="00D07192">
              <w:rPr>
                <w:sz w:val="24"/>
                <w:szCs w:val="24"/>
              </w:rPr>
              <w:t>Sample 1</w:t>
            </w:r>
          </w:p>
        </w:tc>
        <w:tc>
          <w:tcPr>
            <w:tcW w:w="355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  <w:tcPrChange w:id="872" w:author="Cheng, Jiangtao" w:date="2021-07-18T11:36:00Z">
              <w:tcPr>
                <w:tcW w:w="355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</w:tcPrChange>
          </w:tcPr>
          <w:tbl>
            <w:tblPr>
              <w:tblStyle w:val="TableGrid2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39"/>
            </w:tblGrid>
            <w:tr w:rsidR="00C43C1E" w:rsidRPr="00BB3AD2" w14:paraId="03980356" w14:textId="77777777" w:rsidTr="00DA29D0">
              <w:tc>
                <w:tcPr>
                  <w:tcW w:w="2539" w:type="dxa"/>
                  <w:hideMark/>
                </w:tcPr>
                <w:p w14:paraId="303530A5" w14:textId="77777777" w:rsidR="00C43C1E" w:rsidRPr="00BB3AD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D07192">
                    <w:rPr>
                      <w:sz w:val="24"/>
                      <w:szCs w:val="24"/>
                    </w:rPr>
                    <w:t>40</w:t>
                  </w:r>
                </w:p>
              </w:tc>
            </w:tr>
            <w:tr w:rsidR="00C43C1E" w:rsidRPr="00BB3AD2" w14:paraId="078BB191" w14:textId="77777777" w:rsidTr="00DA29D0">
              <w:tc>
                <w:tcPr>
                  <w:tcW w:w="2539" w:type="dxa"/>
                  <w:hideMark/>
                </w:tcPr>
                <w:p w14:paraId="79C4A21A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60</w:t>
                  </w:r>
                </w:p>
              </w:tc>
            </w:tr>
            <w:tr w:rsidR="00C43C1E" w:rsidRPr="00BB3AD2" w14:paraId="2E32B0A3" w14:textId="77777777" w:rsidTr="00DA29D0">
              <w:tc>
                <w:tcPr>
                  <w:tcW w:w="2539" w:type="dxa"/>
                  <w:hideMark/>
                </w:tcPr>
                <w:p w14:paraId="1527AD5E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80</w:t>
                  </w:r>
                </w:p>
              </w:tc>
            </w:tr>
          </w:tbl>
          <w:p w14:paraId="69AF2D9C" w14:textId="77777777" w:rsidR="00C43C1E" w:rsidRPr="00FE6EC9" w:rsidRDefault="00C43C1E" w:rsidP="00C43C1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  <w:tcPrChange w:id="873" w:author="Cheng, Jiangtao" w:date="2021-07-18T11:36:00Z">
              <w:tcPr>
                <w:tcW w:w="2766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</w:tcPrChange>
          </w:tcPr>
          <w:tbl>
            <w:tblPr>
              <w:tblStyle w:val="TableGrid2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40"/>
            </w:tblGrid>
            <w:tr w:rsidR="00C43C1E" w:rsidRPr="00BB3AD2" w14:paraId="3ED5FEA5" w14:textId="77777777" w:rsidTr="00DA29D0">
              <w:tc>
                <w:tcPr>
                  <w:tcW w:w="2540" w:type="dxa"/>
                  <w:hideMark/>
                </w:tcPr>
                <w:p w14:paraId="0075B60F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D07192">
                    <w:rPr>
                      <w:sz w:val="24"/>
                      <w:szCs w:val="24"/>
                    </w:rPr>
                    <w:t>620.1</w:t>
                  </w:r>
                </w:p>
              </w:tc>
            </w:tr>
            <w:tr w:rsidR="00C43C1E" w:rsidRPr="00BB3AD2" w14:paraId="5D1CEE19" w14:textId="77777777" w:rsidTr="00DA29D0">
              <w:tc>
                <w:tcPr>
                  <w:tcW w:w="2540" w:type="dxa"/>
                  <w:hideMark/>
                </w:tcPr>
                <w:p w14:paraId="3296C554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293.3</w:t>
                  </w:r>
                </w:p>
              </w:tc>
            </w:tr>
            <w:tr w:rsidR="00C43C1E" w:rsidRPr="00BB3AD2" w14:paraId="70CF7E6C" w14:textId="77777777" w:rsidTr="00DA29D0">
              <w:tc>
                <w:tcPr>
                  <w:tcW w:w="2540" w:type="dxa"/>
                  <w:hideMark/>
                </w:tcPr>
                <w:p w14:paraId="39E712F8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156.8</w:t>
                  </w:r>
                </w:p>
              </w:tc>
            </w:tr>
          </w:tbl>
          <w:p w14:paraId="6331D644" w14:textId="77777777" w:rsidR="00C43C1E" w:rsidRPr="00FE6EC9" w:rsidRDefault="00C43C1E" w:rsidP="00C43C1E">
            <w:pPr>
              <w:jc w:val="center"/>
              <w:rPr>
                <w:sz w:val="24"/>
                <w:szCs w:val="24"/>
              </w:rPr>
            </w:pPr>
          </w:p>
        </w:tc>
      </w:tr>
      <w:tr w:rsidR="00C43C1E" w:rsidRPr="00BB3AD2" w14:paraId="3CA54B68" w14:textId="77777777" w:rsidTr="00AC22DE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PrChange w:id="874" w:author="Cheng, Jiangtao" w:date="2021-07-18T11:36:00Z">
              <w:tcPr>
                <w:tcW w:w="198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14:paraId="3668BF2B" w14:textId="77777777" w:rsidR="00C43C1E" w:rsidRPr="00FE6EC9" w:rsidRDefault="00C43C1E" w:rsidP="00C43C1E">
            <w:pPr>
              <w:jc w:val="center"/>
              <w:rPr>
                <w:sz w:val="24"/>
                <w:szCs w:val="24"/>
              </w:rPr>
            </w:pPr>
          </w:p>
          <w:p w14:paraId="6B7A9C53" w14:textId="77777777" w:rsidR="00C43C1E" w:rsidRPr="00D07192" w:rsidRDefault="00C43C1E" w:rsidP="00C43C1E">
            <w:pPr>
              <w:jc w:val="center"/>
              <w:rPr>
                <w:sz w:val="24"/>
                <w:szCs w:val="24"/>
              </w:rPr>
            </w:pPr>
            <w:r w:rsidRPr="00D07192">
              <w:rPr>
                <w:sz w:val="24"/>
                <w:szCs w:val="24"/>
              </w:rPr>
              <w:t>Sample 2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  <w:hideMark/>
            <w:tcPrChange w:id="875" w:author="Cheng, Jiangtao" w:date="2021-07-18T11:36:00Z">
              <w:tcPr>
                <w:tcW w:w="355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</w:tcPrChange>
          </w:tcPr>
          <w:tbl>
            <w:tblPr>
              <w:tblStyle w:val="TableGrid2"/>
              <w:tblW w:w="0" w:type="auto"/>
              <w:tblInd w:w="0" w:type="dxa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39"/>
            </w:tblGrid>
            <w:tr w:rsidR="00C43C1E" w:rsidRPr="00BB3AD2" w14:paraId="056E8BFC" w14:textId="77777777" w:rsidTr="00DA29D0">
              <w:tc>
                <w:tcPr>
                  <w:tcW w:w="2539" w:type="dxa"/>
                  <w:hideMark/>
                </w:tcPr>
                <w:p w14:paraId="59CC15D6" w14:textId="77777777" w:rsidR="00C43C1E" w:rsidRPr="00BB3AD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D07192">
                    <w:rPr>
                      <w:sz w:val="24"/>
                      <w:szCs w:val="24"/>
                    </w:rPr>
                    <w:t>40</w:t>
                  </w:r>
                </w:p>
              </w:tc>
            </w:tr>
            <w:tr w:rsidR="00C43C1E" w:rsidRPr="00BB3AD2" w14:paraId="11629FBD" w14:textId="77777777" w:rsidTr="00DA29D0">
              <w:tc>
                <w:tcPr>
                  <w:tcW w:w="2539" w:type="dxa"/>
                  <w:hideMark/>
                </w:tcPr>
                <w:p w14:paraId="7CFD02D5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60</w:t>
                  </w:r>
                </w:p>
              </w:tc>
            </w:tr>
            <w:tr w:rsidR="00C43C1E" w:rsidRPr="00BB3AD2" w14:paraId="2A412C43" w14:textId="77777777" w:rsidTr="00DA29D0">
              <w:tc>
                <w:tcPr>
                  <w:tcW w:w="2539" w:type="dxa"/>
                  <w:hideMark/>
                </w:tcPr>
                <w:p w14:paraId="0F96E0F7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80</w:t>
                  </w:r>
                </w:p>
              </w:tc>
            </w:tr>
          </w:tbl>
          <w:p w14:paraId="214BD996" w14:textId="77777777" w:rsidR="00C43C1E" w:rsidRPr="00FE6EC9" w:rsidRDefault="00C43C1E" w:rsidP="00C43C1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66" w:type="dxa"/>
            <w:tcBorders>
              <w:top w:val="nil"/>
              <w:left w:val="nil"/>
              <w:bottom w:val="nil"/>
              <w:right w:val="nil"/>
            </w:tcBorders>
            <w:hideMark/>
            <w:tcPrChange w:id="876" w:author="Cheng, Jiangtao" w:date="2021-07-18T11:36:00Z">
              <w:tcPr>
                <w:tcW w:w="2766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</w:tcPrChange>
          </w:tcPr>
          <w:tbl>
            <w:tblPr>
              <w:tblStyle w:val="TableGrid2"/>
              <w:tblW w:w="0" w:type="auto"/>
              <w:tblInd w:w="0" w:type="dxa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39"/>
            </w:tblGrid>
            <w:tr w:rsidR="00C43C1E" w:rsidRPr="00BB3AD2" w14:paraId="3F07209D" w14:textId="77777777" w:rsidTr="00DA29D0">
              <w:tc>
                <w:tcPr>
                  <w:tcW w:w="2539" w:type="dxa"/>
                  <w:hideMark/>
                </w:tcPr>
                <w:p w14:paraId="75E721C3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D07192">
                    <w:rPr>
                      <w:sz w:val="24"/>
                      <w:szCs w:val="24"/>
                    </w:rPr>
                    <w:t>627.1</w:t>
                  </w:r>
                </w:p>
              </w:tc>
            </w:tr>
            <w:tr w:rsidR="00C43C1E" w:rsidRPr="00BB3AD2" w14:paraId="7BF1ADA6" w14:textId="77777777" w:rsidTr="00DA29D0">
              <w:tc>
                <w:tcPr>
                  <w:tcW w:w="2539" w:type="dxa"/>
                  <w:hideMark/>
                </w:tcPr>
                <w:p w14:paraId="0F7AFABC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312.2</w:t>
                  </w:r>
                </w:p>
              </w:tc>
            </w:tr>
            <w:tr w:rsidR="00C43C1E" w:rsidRPr="00BB3AD2" w14:paraId="66718F6C" w14:textId="77777777" w:rsidTr="00DA29D0">
              <w:tc>
                <w:tcPr>
                  <w:tcW w:w="2539" w:type="dxa"/>
                  <w:hideMark/>
                </w:tcPr>
                <w:p w14:paraId="019FB1B8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177.1</w:t>
                  </w:r>
                </w:p>
              </w:tc>
            </w:tr>
          </w:tbl>
          <w:p w14:paraId="2D980930" w14:textId="77777777" w:rsidR="00C43C1E" w:rsidRPr="00FE6EC9" w:rsidRDefault="00C43C1E" w:rsidP="00C43C1E">
            <w:pPr>
              <w:jc w:val="center"/>
              <w:rPr>
                <w:sz w:val="24"/>
                <w:szCs w:val="24"/>
              </w:rPr>
            </w:pPr>
          </w:p>
        </w:tc>
      </w:tr>
      <w:tr w:rsidR="00C43C1E" w:rsidRPr="00BB3AD2" w14:paraId="44E0D325" w14:textId="77777777" w:rsidTr="00AC22DE"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tcPrChange w:id="877" w:author="Cheng, Jiangtao" w:date="2021-07-18T11:36:00Z">
              <w:tcPr>
                <w:tcW w:w="1980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C4AADDF" w14:textId="77777777" w:rsidR="00C43C1E" w:rsidRPr="00FE6EC9" w:rsidRDefault="00C43C1E" w:rsidP="00C43C1E">
            <w:pPr>
              <w:jc w:val="center"/>
              <w:rPr>
                <w:sz w:val="24"/>
                <w:szCs w:val="24"/>
              </w:rPr>
            </w:pPr>
          </w:p>
          <w:p w14:paraId="47FD1CBA" w14:textId="77777777" w:rsidR="00C43C1E" w:rsidRPr="00D07192" w:rsidRDefault="00C43C1E" w:rsidP="00C43C1E">
            <w:pPr>
              <w:jc w:val="center"/>
              <w:rPr>
                <w:sz w:val="24"/>
                <w:szCs w:val="24"/>
              </w:rPr>
            </w:pPr>
            <w:r w:rsidRPr="00D07192">
              <w:rPr>
                <w:sz w:val="24"/>
                <w:szCs w:val="24"/>
              </w:rPr>
              <w:t>Sample 3</w:t>
            </w:r>
          </w:p>
        </w:tc>
        <w:tc>
          <w:tcPr>
            <w:tcW w:w="355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  <w:tcPrChange w:id="878" w:author="Cheng, Jiangtao" w:date="2021-07-18T11:36:00Z">
              <w:tcPr>
                <w:tcW w:w="3550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tbl>
            <w:tblPr>
              <w:tblStyle w:val="TableGrid2"/>
              <w:tblW w:w="0" w:type="auto"/>
              <w:tblInd w:w="0" w:type="dxa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39"/>
            </w:tblGrid>
            <w:tr w:rsidR="00C43C1E" w:rsidRPr="00BB3AD2" w14:paraId="4C20BAAD" w14:textId="77777777" w:rsidTr="00DA29D0">
              <w:tc>
                <w:tcPr>
                  <w:tcW w:w="2539" w:type="dxa"/>
                  <w:hideMark/>
                </w:tcPr>
                <w:p w14:paraId="5443E7CE" w14:textId="77777777" w:rsidR="00C43C1E" w:rsidRPr="00BB3AD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D07192">
                    <w:rPr>
                      <w:sz w:val="24"/>
                      <w:szCs w:val="24"/>
                    </w:rPr>
                    <w:t>40</w:t>
                  </w:r>
                </w:p>
              </w:tc>
            </w:tr>
            <w:tr w:rsidR="00C43C1E" w:rsidRPr="00BB3AD2" w14:paraId="71CFC523" w14:textId="77777777" w:rsidTr="00DA29D0">
              <w:tc>
                <w:tcPr>
                  <w:tcW w:w="2539" w:type="dxa"/>
                  <w:hideMark/>
                </w:tcPr>
                <w:p w14:paraId="1EA66DD2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60</w:t>
                  </w:r>
                </w:p>
              </w:tc>
            </w:tr>
            <w:tr w:rsidR="00C43C1E" w:rsidRPr="00BB3AD2" w14:paraId="5FD6D04B" w14:textId="77777777" w:rsidTr="00DA29D0">
              <w:tc>
                <w:tcPr>
                  <w:tcW w:w="2539" w:type="dxa"/>
                  <w:hideMark/>
                </w:tcPr>
                <w:p w14:paraId="4ACAC43A" w14:textId="1124A762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80</w:t>
                  </w:r>
                </w:p>
              </w:tc>
            </w:tr>
          </w:tbl>
          <w:p w14:paraId="4F01A450" w14:textId="77777777" w:rsidR="00C43C1E" w:rsidRPr="00FE6EC9" w:rsidRDefault="00C43C1E" w:rsidP="00C43C1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6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  <w:tcPrChange w:id="879" w:author="Cheng, Jiangtao" w:date="2021-07-18T11:36:00Z">
              <w:tcPr>
                <w:tcW w:w="2766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tbl>
            <w:tblPr>
              <w:tblStyle w:val="TableGrid2"/>
              <w:tblW w:w="0" w:type="auto"/>
              <w:tblInd w:w="0" w:type="dxa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39"/>
            </w:tblGrid>
            <w:tr w:rsidR="00C43C1E" w:rsidRPr="00BB3AD2" w14:paraId="3DB8AD31" w14:textId="77777777" w:rsidTr="00DA29D0">
              <w:tc>
                <w:tcPr>
                  <w:tcW w:w="2539" w:type="dxa"/>
                  <w:hideMark/>
                </w:tcPr>
                <w:p w14:paraId="0D096D74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D07192">
                    <w:rPr>
                      <w:sz w:val="24"/>
                      <w:szCs w:val="24"/>
                    </w:rPr>
                    <w:t>633.3</w:t>
                  </w:r>
                </w:p>
              </w:tc>
            </w:tr>
            <w:tr w:rsidR="00C43C1E" w:rsidRPr="00BB3AD2" w14:paraId="53687101" w14:textId="77777777" w:rsidTr="00DA29D0">
              <w:tc>
                <w:tcPr>
                  <w:tcW w:w="2539" w:type="dxa"/>
                  <w:hideMark/>
                </w:tcPr>
                <w:p w14:paraId="70D91786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322.3</w:t>
                  </w:r>
                </w:p>
              </w:tc>
            </w:tr>
            <w:tr w:rsidR="00C43C1E" w:rsidRPr="00BB3AD2" w14:paraId="4732336C" w14:textId="77777777" w:rsidTr="00DA29D0">
              <w:tc>
                <w:tcPr>
                  <w:tcW w:w="2539" w:type="dxa"/>
                  <w:hideMark/>
                </w:tcPr>
                <w:p w14:paraId="68C420FB" w14:textId="77777777" w:rsidR="00C43C1E" w:rsidRPr="00D07192" w:rsidRDefault="00C43C1E" w:rsidP="00C43C1E">
                  <w:pPr>
                    <w:jc w:val="center"/>
                    <w:rPr>
                      <w:sz w:val="24"/>
                      <w:szCs w:val="24"/>
                    </w:rPr>
                  </w:pPr>
                  <w:r w:rsidRPr="00FE6EC9">
                    <w:rPr>
                      <w:sz w:val="24"/>
                      <w:szCs w:val="24"/>
                    </w:rPr>
                    <w:t>184.1</w:t>
                  </w:r>
                </w:p>
              </w:tc>
            </w:tr>
          </w:tbl>
          <w:p w14:paraId="6BEB81D6" w14:textId="77777777" w:rsidR="00C43C1E" w:rsidRPr="00FE6EC9" w:rsidRDefault="00C43C1E" w:rsidP="00C43C1E">
            <w:pPr>
              <w:jc w:val="center"/>
              <w:rPr>
                <w:sz w:val="24"/>
                <w:szCs w:val="24"/>
              </w:rPr>
            </w:pPr>
          </w:p>
        </w:tc>
      </w:tr>
    </w:tbl>
    <w:p w14:paraId="6DF9F588" w14:textId="7AB1F3BF" w:rsidR="009D6618" w:rsidRDefault="00FF3843" w:rsidP="00742900">
      <w:pPr>
        <w:ind w:left="90" w:hangingChars="50" w:hanging="90"/>
        <w:jc w:val="center"/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FDBE03" wp14:editId="1FC72701">
            <wp:extent cx="3044952" cy="5303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" t="3308" r="2315" b="1911"/>
                    <a:stretch/>
                  </pic:blipFill>
                  <pic:spPr bwMode="auto">
                    <a:xfrm>
                      <a:off x="0" y="0"/>
                      <a:ext cx="3044952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11B92" w14:textId="7CE929B7" w:rsidR="00C43C1E" w:rsidRPr="00C43C1E" w:rsidRDefault="00C43C1E" w:rsidP="00742900">
      <w:pPr>
        <w:spacing w:after="120"/>
        <w:rPr>
          <w:rFonts w:cs="Times New Roman"/>
          <w:sz w:val="24"/>
          <w:szCs w:val="24"/>
        </w:rPr>
      </w:pPr>
      <w:r w:rsidRPr="00DA29D0">
        <w:rPr>
          <w:rFonts w:cs="Times New Roman"/>
          <w:b/>
          <w:bCs/>
          <w:sz w:val="24"/>
          <w:szCs w:val="24"/>
        </w:rPr>
        <w:t xml:space="preserve">Figure </w:t>
      </w:r>
      <w:r w:rsidR="00792C98" w:rsidRPr="00DA29D0">
        <w:rPr>
          <w:rFonts w:cs="Times New Roman"/>
          <w:b/>
          <w:bCs/>
          <w:sz w:val="24"/>
          <w:szCs w:val="24"/>
        </w:rPr>
        <w:t>6</w:t>
      </w:r>
      <w:r w:rsidRPr="00DA29D0">
        <w:rPr>
          <w:rFonts w:cs="Times New Roman"/>
          <w:b/>
          <w:bCs/>
          <w:sz w:val="24"/>
          <w:szCs w:val="24"/>
        </w:rPr>
        <w:t>.</w:t>
      </w:r>
      <w:r w:rsidRPr="00C43C1E">
        <w:rPr>
          <w:rFonts w:cs="Times New Roman"/>
          <w:sz w:val="24"/>
          <w:szCs w:val="24"/>
        </w:rPr>
        <w:t xml:space="preserve"> Evolution of droplet contact angle and nondimensional contact radius versus nondimensional time on </w:t>
      </w:r>
      <w:del w:id="880" w:author="Cheng, Jiangtao" w:date="2021-07-18T22:26:00Z">
        <w:r w:rsidRPr="00C43C1E" w:rsidDel="00E923F2">
          <w:rPr>
            <w:rFonts w:cs="Times New Roman"/>
            <w:sz w:val="24"/>
            <w:szCs w:val="24"/>
          </w:rPr>
          <w:delText xml:space="preserve">different sample substrates: </w:delText>
        </w:r>
      </w:del>
      <w:r w:rsidRPr="00C43C1E">
        <w:rPr>
          <w:rFonts w:cs="Times New Roman"/>
          <w:sz w:val="24"/>
          <w:szCs w:val="24"/>
        </w:rPr>
        <w:t>(a) sample 1, (b) sample 2 and (c) sample 3.</w:t>
      </w:r>
      <w:r w:rsidR="00DA29D0">
        <w:rPr>
          <w:rFonts w:cs="Times New Roman"/>
          <w:sz w:val="24"/>
          <w:szCs w:val="24"/>
        </w:rPr>
        <w:t xml:space="preserve"> </w:t>
      </w:r>
      <w:ins w:id="881" w:author="Cheng, Jiangtao" w:date="2021-07-18T22:27:00Z">
        <w:r w:rsidR="00E923F2">
          <w:rPr>
            <w:rFonts w:cs="Times New Roman"/>
            <w:sz w:val="24"/>
            <w:szCs w:val="24"/>
          </w:rPr>
          <w:t>Each</w:t>
        </w:r>
      </w:ins>
      <w:del w:id="882" w:author="Cheng, Jiangtao" w:date="2021-07-18T22:27:00Z">
        <w:r w:rsidRPr="00C43C1E" w:rsidDel="00E923F2">
          <w:rPr>
            <w:rFonts w:cs="Times New Roman"/>
            <w:sz w:val="24"/>
            <w:szCs w:val="24"/>
          </w:rPr>
          <w:delText>The</w:delText>
        </w:r>
      </w:del>
      <w:r w:rsidRPr="00C43C1E">
        <w:rPr>
          <w:rFonts w:cs="Times New Roman"/>
          <w:sz w:val="24"/>
          <w:szCs w:val="24"/>
        </w:rPr>
        <w:t xml:space="preserve"> substrate base</w:t>
      </w:r>
      <w:del w:id="883" w:author="Cheng, Jiangtao" w:date="2021-07-18T22:27:00Z">
        <w:r w:rsidRPr="00C43C1E" w:rsidDel="00E923F2">
          <w:rPr>
            <w:rFonts w:cs="Times New Roman"/>
            <w:sz w:val="24"/>
            <w:szCs w:val="24"/>
          </w:rPr>
          <w:delText>s</w:delText>
        </w:r>
      </w:del>
      <w:r w:rsidRPr="00C43C1E">
        <w:rPr>
          <w:rFonts w:cs="Times New Roman"/>
          <w:sz w:val="24"/>
          <w:szCs w:val="24"/>
        </w:rPr>
        <w:t xml:space="preserve"> </w:t>
      </w:r>
      <w:ins w:id="884" w:author="Cheng, Jiangtao" w:date="2021-07-18T11:35:00Z">
        <w:r w:rsidR="00AC22DE">
          <w:rPr>
            <w:rFonts w:cs="Times New Roman"/>
            <w:sz w:val="24"/>
            <w:szCs w:val="24"/>
          </w:rPr>
          <w:t>w</w:t>
        </w:r>
      </w:ins>
      <w:ins w:id="885" w:author="Cheng, Jiangtao" w:date="2021-07-18T22:27:00Z">
        <w:r w:rsidR="00E923F2">
          <w:rPr>
            <w:rFonts w:cs="Times New Roman"/>
            <w:sz w:val="24"/>
            <w:szCs w:val="24"/>
          </w:rPr>
          <w:t>as</w:t>
        </w:r>
      </w:ins>
      <w:del w:id="886" w:author="Cheng, Jiangtao" w:date="2021-07-18T11:35:00Z">
        <w:r w:rsidRPr="00C43C1E" w:rsidDel="00AC22DE">
          <w:rPr>
            <w:rFonts w:cs="Times New Roman"/>
            <w:sz w:val="24"/>
            <w:szCs w:val="24"/>
          </w:rPr>
          <w:delText>are</w:delText>
        </w:r>
      </w:del>
      <w:r w:rsidRPr="00C43C1E">
        <w:rPr>
          <w:rFonts w:cs="Times New Roman"/>
          <w:sz w:val="24"/>
          <w:szCs w:val="24"/>
        </w:rPr>
        <w:t xml:space="preserve"> heated to 40 °C, 60 °C and 80 °C</w:t>
      </w:r>
      <w:r w:rsidR="00A4105A">
        <w:rPr>
          <w:rFonts w:cs="Times New Roman"/>
          <w:sz w:val="24"/>
          <w:szCs w:val="24"/>
        </w:rPr>
        <w:t>, respectively</w:t>
      </w:r>
      <w:r w:rsidRPr="00C43C1E">
        <w:rPr>
          <w:rFonts w:cs="Times New Roman"/>
          <w:sz w:val="24"/>
          <w:szCs w:val="24"/>
        </w:rPr>
        <w:t>.</w:t>
      </w:r>
    </w:p>
    <w:p w14:paraId="2B5B5D72" w14:textId="569507B6" w:rsidR="00C43C1E" w:rsidRPr="00C43C1E" w:rsidRDefault="00C43C1E" w:rsidP="00856045">
      <w:pPr>
        <w:spacing w:line="360" w:lineRule="auto"/>
        <w:ind w:firstLine="360"/>
        <w:rPr>
          <w:rFonts w:cs="Times New Roman"/>
          <w:sz w:val="24"/>
          <w:szCs w:val="24"/>
        </w:rPr>
      </w:pPr>
      <w:r w:rsidRPr="00C43C1E">
        <w:rPr>
          <w:rFonts w:cs="Times New Roman"/>
          <w:sz w:val="24"/>
          <w:szCs w:val="24"/>
        </w:rPr>
        <w:t xml:space="preserve">The </w:t>
      </w:r>
      <w:r w:rsidR="00A74380">
        <w:rPr>
          <w:rFonts w:cs="Times New Roman"/>
          <w:sz w:val="24"/>
          <w:szCs w:val="24"/>
        </w:rPr>
        <w:t>evolution</w:t>
      </w:r>
      <w:ins w:id="887" w:author="Cheng, Jiangtao" w:date="2021-07-18T22:28:00Z">
        <w:r w:rsidR="003E5B72">
          <w:rPr>
            <w:rFonts w:cs="Times New Roman"/>
            <w:sz w:val="24"/>
            <w:szCs w:val="24"/>
          </w:rPr>
          <w:t>s</w:t>
        </w:r>
      </w:ins>
      <w:r w:rsidRPr="00C43C1E">
        <w:rPr>
          <w:rFonts w:cs="Times New Roman"/>
          <w:sz w:val="24"/>
          <w:szCs w:val="24"/>
        </w:rPr>
        <w:t xml:space="preserve"> of droplet contact angle and nondimensional contact radius </w:t>
      </w:r>
      <w:proofErr w:type="gramStart"/>
      <w:r w:rsidRPr="00C43C1E">
        <w:rPr>
          <w:rFonts w:cs="Times New Roman"/>
          <w:sz w:val="24"/>
          <w:szCs w:val="24"/>
        </w:rPr>
        <w:t>with  nondimensional</w:t>
      </w:r>
      <w:proofErr w:type="gramEnd"/>
      <w:r w:rsidRPr="00C43C1E">
        <w:rPr>
          <w:rFonts w:cs="Times New Roman"/>
          <w:sz w:val="24"/>
          <w:szCs w:val="24"/>
        </w:rPr>
        <w:t xml:space="preserve"> time </w:t>
      </w:r>
      <w:del w:id="888" w:author="Cheng, Jiangtao" w:date="2021-07-18T22:29:00Z">
        <w:r w:rsidRPr="00C43C1E" w:rsidDel="003E5B72">
          <w:rPr>
            <w:rFonts w:cs="Times New Roman"/>
            <w:sz w:val="24"/>
            <w:szCs w:val="24"/>
          </w:rPr>
          <w:delText xml:space="preserve">is </w:delText>
        </w:r>
      </w:del>
      <w:ins w:id="889" w:author="Cheng, Jiangtao" w:date="2021-07-18T22:29:00Z">
        <w:r w:rsidR="003E5B72">
          <w:rPr>
            <w:rFonts w:cs="Times New Roman"/>
            <w:sz w:val="24"/>
            <w:szCs w:val="24"/>
          </w:rPr>
          <w:t>are</w:t>
        </w:r>
        <w:r w:rsidR="003E5B72" w:rsidRPr="00C43C1E">
          <w:rPr>
            <w:rFonts w:cs="Times New Roman"/>
            <w:sz w:val="24"/>
            <w:szCs w:val="24"/>
          </w:rPr>
          <w:t xml:space="preserve"> </w:t>
        </w:r>
      </w:ins>
      <w:r w:rsidRPr="00C43C1E">
        <w:rPr>
          <w:rFonts w:cs="Times New Roman"/>
          <w:sz w:val="24"/>
          <w:szCs w:val="24"/>
        </w:rPr>
        <w:t xml:space="preserve">shown in Fig. </w:t>
      </w:r>
      <w:r w:rsidR="00792C98">
        <w:rPr>
          <w:rFonts w:cs="Times New Roman"/>
          <w:sz w:val="24"/>
          <w:szCs w:val="24"/>
        </w:rPr>
        <w:t>6</w:t>
      </w:r>
      <w:r w:rsidRPr="00C43C1E">
        <w:rPr>
          <w:rFonts w:cs="Times New Roman"/>
          <w:sz w:val="24"/>
          <w:szCs w:val="24"/>
        </w:rPr>
        <w:t xml:space="preserve">. Here the nondimensional contact radius is defined as the ratio of </w:t>
      </w:r>
      <w:r w:rsidR="00A74380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t xml:space="preserve">contact radius </w:t>
      </w:r>
      <w:r w:rsidR="00A74380">
        <w:rPr>
          <w:rFonts w:cs="Times New Roman"/>
          <w:sz w:val="24"/>
          <w:szCs w:val="24"/>
        </w:rPr>
        <w:t>to</w:t>
      </w:r>
      <w:r w:rsidRPr="00C43C1E">
        <w:rPr>
          <w:rFonts w:cs="Times New Roman"/>
          <w:sz w:val="24"/>
          <w:szCs w:val="24"/>
        </w:rPr>
        <w:t xml:space="preserve"> the initial contact radius, and the nondimensional time is defined as the ratio of </w:t>
      </w:r>
      <w:r w:rsidR="00A74380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t xml:space="preserve">evaporation time </w:t>
      </w:r>
      <w:r w:rsidR="00A74380">
        <w:rPr>
          <w:rFonts w:cs="Times New Roman"/>
          <w:sz w:val="24"/>
          <w:szCs w:val="24"/>
        </w:rPr>
        <w:t>to the</w:t>
      </w:r>
      <w:r w:rsidRPr="00C43C1E">
        <w:rPr>
          <w:rFonts w:cs="Times New Roman"/>
          <w:sz w:val="24"/>
          <w:szCs w:val="24"/>
        </w:rPr>
        <w:t xml:space="preserve"> total evaporation time. It </w:t>
      </w:r>
      <w:r w:rsidR="00A74380">
        <w:rPr>
          <w:rFonts w:cs="Times New Roman"/>
          <w:sz w:val="24"/>
          <w:szCs w:val="24"/>
        </w:rPr>
        <w:t>can be seen</w:t>
      </w:r>
      <w:r w:rsidRPr="00C43C1E">
        <w:rPr>
          <w:rFonts w:cs="Times New Roman"/>
          <w:sz w:val="24"/>
          <w:szCs w:val="24"/>
        </w:rPr>
        <w:t xml:space="preserve"> from Fig. </w:t>
      </w:r>
      <w:r w:rsidR="00792C98">
        <w:rPr>
          <w:rFonts w:cs="Times New Roman"/>
          <w:sz w:val="24"/>
          <w:szCs w:val="24"/>
        </w:rPr>
        <w:t>6</w:t>
      </w:r>
      <w:r w:rsidRPr="00C43C1E">
        <w:rPr>
          <w:rFonts w:cs="Times New Roman"/>
          <w:sz w:val="24"/>
          <w:szCs w:val="24"/>
        </w:rPr>
        <w:t xml:space="preserve"> that the </w:t>
      </w:r>
      <w:r w:rsidR="00544056">
        <w:rPr>
          <w:rFonts w:cs="Times New Roman"/>
          <w:sz w:val="24"/>
          <w:szCs w:val="24"/>
        </w:rPr>
        <w:t>evolu</w:t>
      </w:r>
      <w:r w:rsidRPr="00C43C1E">
        <w:rPr>
          <w:rFonts w:cs="Times New Roman"/>
          <w:sz w:val="24"/>
          <w:szCs w:val="24"/>
        </w:rPr>
        <w:t>tion</w:t>
      </w:r>
      <w:r w:rsidR="00EA3FB0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of droplet</w:t>
      </w:r>
      <w:del w:id="890" w:author="Cheng, Jiangtao" w:date="2021-07-18T22:29:00Z">
        <w:r w:rsidRPr="00C43C1E" w:rsidDel="003E5B72">
          <w:rPr>
            <w:rFonts w:cs="Times New Roman"/>
            <w:sz w:val="24"/>
            <w:szCs w:val="24"/>
          </w:rPr>
          <w:delText xml:space="preserve"> transient</w:delText>
        </w:r>
      </w:del>
      <w:r w:rsidRPr="00C43C1E">
        <w:rPr>
          <w:rFonts w:cs="Times New Roman"/>
          <w:sz w:val="24"/>
          <w:szCs w:val="24"/>
        </w:rPr>
        <w:t xml:space="preserve"> contact angle and nondimensional contact radius </w:t>
      </w:r>
      <w:r w:rsidR="00EA3FB0">
        <w:rPr>
          <w:rFonts w:cs="Times New Roman"/>
          <w:sz w:val="24"/>
          <w:szCs w:val="24"/>
        </w:rPr>
        <w:t>are</w:t>
      </w:r>
      <w:r w:rsidRPr="00C43C1E">
        <w:rPr>
          <w:rFonts w:cs="Times New Roman"/>
          <w:sz w:val="24"/>
          <w:szCs w:val="24"/>
        </w:rPr>
        <w:t xml:space="preserve"> almost the same for droplet evaporation on </w:t>
      </w:r>
      <w:r w:rsidR="00544056">
        <w:rPr>
          <w:rFonts w:cs="Times New Roman"/>
          <w:sz w:val="24"/>
          <w:szCs w:val="24"/>
        </w:rPr>
        <w:t>each</w:t>
      </w:r>
      <w:r w:rsidR="00EA3FB0">
        <w:rPr>
          <w:rFonts w:cs="Times New Roman"/>
          <w:sz w:val="24"/>
          <w:szCs w:val="24"/>
        </w:rPr>
        <w:t xml:space="preserve"> sample </w:t>
      </w:r>
      <w:r w:rsidRPr="00C43C1E">
        <w:rPr>
          <w:rFonts w:cs="Times New Roman"/>
          <w:sz w:val="24"/>
          <w:szCs w:val="24"/>
        </w:rPr>
        <w:t>substrate with different base temperature</w:t>
      </w:r>
      <w:r w:rsidR="00EA3FB0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. For droplet evaporation on sample 1 (Fig. </w:t>
      </w:r>
      <w:r w:rsidR="00792C98">
        <w:rPr>
          <w:rFonts w:cs="Times New Roman"/>
          <w:sz w:val="24"/>
          <w:szCs w:val="24"/>
        </w:rPr>
        <w:t>6</w:t>
      </w:r>
      <w:r w:rsidRPr="00C43C1E">
        <w:rPr>
          <w:rFonts w:cs="Times New Roman"/>
          <w:sz w:val="24"/>
          <w:szCs w:val="24"/>
        </w:rPr>
        <w:t xml:space="preserve">a), the droplet contact angle </w:t>
      </w:r>
      <w:ins w:id="891" w:author="Cheng, Jiangtao" w:date="2021-07-18T22:32:00Z">
        <w:r w:rsidR="00E03F42" w:rsidRPr="00C43C1E">
          <w:rPr>
            <w:rFonts w:cs="Times New Roman"/>
            <w:sz w:val="24"/>
            <w:szCs w:val="24"/>
          </w:rPr>
          <w:t xml:space="preserve">continuously </w:t>
        </w:r>
      </w:ins>
      <w:r w:rsidRPr="00C43C1E">
        <w:rPr>
          <w:rFonts w:cs="Times New Roman"/>
          <w:sz w:val="24"/>
          <w:szCs w:val="24"/>
        </w:rPr>
        <w:t>decrease</w:t>
      </w:r>
      <w:r w:rsidR="00BF02CB">
        <w:rPr>
          <w:rFonts w:cs="Times New Roman"/>
          <w:sz w:val="24"/>
          <w:szCs w:val="24"/>
        </w:rPr>
        <w:t>d</w:t>
      </w:r>
      <w:r w:rsidRPr="00C43C1E">
        <w:rPr>
          <w:rFonts w:cs="Times New Roman"/>
          <w:sz w:val="24"/>
          <w:szCs w:val="24"/>
        </w:rPr>
        <w:t xml:space="preserve"> </w:t>
      </w:r>
      <w:del w:id="892" w:author="Cheng, Jiangtao" w:date="2021-07-18T22:32:00Z">
        <w:r w:rsidRPr="00C43C1E" w:rsidDel="00E03F42">
          <w:rPr>
            <w:rFonts w:cs="Times New Roman"/>
            <w:sz w:val="24"/>
            <w:szCs w:val="24"/>
          </w:rPr>
          <w:delText xml:space="preserve">continuously </w:delText>
        </w:r>
      </w:del>
      <w:r w:rsidR="00BF02CB">
        <w:rPr>
          <w:rFonts w:cs="Times New Roman"/>
          <w:sz w:val="24"/>
          <w:szCs w:val="24"/>
        </w:rPr>
        <w:t>during</w:t>
      </w:r>
      <w:r w:rsidRPr="00C43C1E">
        <w:rPr>
          <w:rFonts w:cs="Times New Roman"/>
          <w:sz w:val="24"/>
          <w:szCs w:val="24"/>
        </w:rPr>
        <w:t xml:space="preserve"> the </w:t>
      </w:r>
      <w:r w:rsidRPr="00C43C1E">
        <w:rPr>
          <w:rFonts w:cs="Times New Roman"/>
          <w:sz w:val="24"/>
          <w:szCs w:val="24"/>
        </w:rPr>
        <w:lastRenderedPageBreak/>
        <w:t>first 68% p</w:t>
      </w:r>
      <w:ins w:id="893" w:author="Cheng, Jiangtao" w:date="2021-07-18T22:33:00Z">
        <w:r w:rsidR="00CC1EC3">
          <w:rPr>
            <w:rFonts w:cs="Times New Roman"/>
            <w:sz w:val="24"/>
            <w:szCs w:val="24"/>
          </w:rPr>
          <w:t>o</w:t>
        </w:r>
      </w:ins>
      <w:del w:id="894" w:author="Cheng, Jiangtao" w:date="2021-07-18T22:33:00Z">
        <w:r w:rsidRPr="00C43C1E" w:rsidDel="00CC1EC3">
          <w:rPr>
            <w:rFonts w:cs="Times New Roman"/>
            <w:sz w:val="24"/>
            <w:szCs w:val="24"/>
          </w:rPr>
          <w:delText>a</w:delText>
        </w:r>
      </w:del>
      <w:r w:rsidRPr="00C43C1E">
        <w:rPr>
          <w:rFonts w:cs="Times New Roman"/>
          <w:sz w:val="24"/>
          <w:szCs w:val="24"/>
        </w:rPr>
        <w:t>rt</w:t>
      </w:r>
      <w:ins w:id="895" w:author="Cheng, Jiangtao" w:date="2021-07-18T22:33:00Z">
        <w:r w:rsidR="00CC1EC3">
          <w:rPr>
            <w:rFonts w:cs="Times New Roman"/>
            <w:sz w:val="24"/>
            <w:szCs w:val="24"/>
          </w:rPr>
          <w:t>ion</w:t>
        </w:r>
      </w:ins>
      <w:r w:rsidRPr="00C43C1E">
        <w:rPr>
          <w:rFonts w:cs="Times New Roman"/>
          <w:sz w:val="24"/>
          <w:szCs w:val="24"/>
        </w:rPr>
        <w:t xml:space="preserve"> of the total evaporation time</w:t>
      </w:r>
      <w:r w:rsidR="00BF02CB">
        <w:rPr>
          <w:rFonts w:cs="Times New Roman"/>
          <w:sz w:val="24"/>
          <w:szCs w:val="24"/>
        </w:rPr>
        <w:t xml:space="preserve"> while</w:t>
      </w:r>
      <w:r w:rsidRPr="00C43C1E">
        <w:rPr>
          <w:rFonts w:cs="Times New Roman"/>
          <w:sz w:val="24"/>
          <w:szCs w:val="24"/>
        </w:rPr>
        <w:t xml:space="preserve"> the contact </w:t>
      </w:r>
      <w:r w:rsidR="0050583D">
        <w:rPr>
          <w:rFonts w:cs="Times New Roman"/>
          <w:sz w:val="24"/>
          <w:szCs w:val="24"/>
        </w:rPr>
        <w:t>radius</w:t>
      </w:r>
      <w:r w:rsidRPr="00C43C1E">
        <w:rPr>
          <w:rFonts w:cs="Times New Roman"/>
          <w:sz w:val="24"/>
          <w:szCs w:val="24"/>
        </w:rPr>
        <w:t xml:space="preserve"> </w:t>
      </w:r>
      <w:r w:rsidR="00BF02CB">
        <w:rPr>
          <w:rFonts w:cs="Times New Roman"/>
          <w:sz w:val="24"/>
          <w:szCs w:val="24"/>
        </w:rPr>
        <w:t>was</w:t>
      </w:r>
      <w:r w:rsidRPr="00C43C1E">
        <w:rPr>
          <w:rFonts w:cs="Times New Roman"/>
          <w:sz w:val="24"/>
          <w:szCs w:val="24"/>
        </w:rPr>
        <w:t xml:space="preserve"> </w:t>
      </w:r>
      <w:del w:id="896" w:author="Cheng, Jiangtao" w:date="2021-07-18T22:34:00Z">
        <w:r w:rsidRPr="00C43C1E" w:rsidDel="00C31FD6">
          <w:rPr>
            <w:rFonts w:cs="Times New Roman"/>
            <w:sz w:val="24"/>
            <w:szCs w:val="24"/>
          </w:rPr>
          <w:delText xml:space="preserve">kept </w:delText>
        </w:r>
      </w:del>
      <w:r w:rsidRPr="00C43C1E">
        <w:rPr>
          <w:rFonts w:cs="Times New Roman"/>
          <w:sz w:val="24"/>
          <w:szCs w:val="24"/>
        </w:rPr>
        <w:t>unchanged</w:t>
      </w:r>
      <w:r w:rsidR="00BF02CB">
        <w:rPr>
          <w:rFonts w:cs="Times New Roman"/>
          <w:sz w:val="24"/>
          <w:szCs w:val="24"/>
        </w:rPr>
        <w:t>,</w:t>
      </w:r>
      <w:r w:rsidRPr="00C43C1E">
        <w:rPr>
          <w:rFonts w:cs="Times New Roman"/>
          <w:sz w:val="24"/>
          <w:szCs w:val="24"/>
        </w:rPr>
        <w:t xml:space="preserve"> </w:t>
      </w:r>
      <w:r w:rsidR="00BF02CB">
        <w:rPr>
          <w:rFonts w:cs="Times New Roman"/>
          <w:sz w:val="24"/>
          <w:szCs w:val="24"/>
        </w:rPr>
        <w:t>which</w:t>
      </w:r>
      <w:r w:rsidRPr="00C43C1E">
        <w:rPr>
          <w:rFonts w:cs="Times New Roman"/>
          <w:sz w:val="24"/>
          <w:szCs w:val="24"/>
        </w:rPr>
        <w:t xml:space="preserve"> is the constant contact radius </w:t>
      </w:r>
      <w:r w:rsidR="00BF02CB" w:rsidRPr="00C43C1E">
        <w:rPr>
          <w:rFonts w:cs="Times New Roman"/>
          <w:sz w:val="24"/>
          <w:szCs w:val="24"/>
        </w:rPr>
        <w:t>(CCR)</w:t>
      </w:r>
      <w:r w:rsidR="00BF02CB"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>mode for droplet evaporation. After the contact angle reache</w:t>
      </w:r>
      <w:r w:rsidR="00BF02CB">
        <w:rPr>
          <w:rFonts w:cs="Times New Roman"/>
          <w:sz w:val="24"/>
          <w:szCs w:val="24"/>
        </w:rPr>
        <w:t>d</w:t>
      </w:r>
      <w:r w:rsidRPr="00C43C1E">
        <w:rPr>
          <w:rFonts w:cs="Times New Roman"/>
          <w:sz w:val="24"/>
          <w:szCs w:val="24"/>
        </w:rPr>
        <w:t xml:space="preserve"> the </w:t>
      </w:r>
      <w:r w:rsidRPr="00687FFE">
        <w:rPr>
          <w:rFonts w:cs="Times New Roman"/>
          <w:sz w:val="24"/>
          <w:szCs w:val="24"/>
        </w:rPr>
        <w:t>receding contact angle</w:t>
      </w:r>
      <w:r w:rsidRPr="00C43C1E">
        <w:rPr>
          <w:rFonts w:cs="Times New Roman"/>
          <w:sz w:val="24"/>
          <w:szCs w:val="24"/>
        </w:rPr>
        <w:t>, the contact angle stop</w:t>
      </w:r>
      <w:r w:rsidR="00BF02CB">
        <w:rPr>
          <w:rFonts w:cs="Times New Roman"/>
          <w:sz w:val="24"/>
          <w:szCs w:val="24"/>
        </w:rPr>
        <w:t>ped</w:t>
      </w:r>
      <w:r w:rsidRPr="00C43C1E">
        <w:rPr>
          <w:rFonts w:cs="Times New Roman"/>
          <w:sz w:val="24"/>
          <w:szCs w:val="24"/>
        </w:rPr>
        <w:t xml:space="preserve"> decreasing and </w:t>
      </w:r>
      <w:r w:rsidR="002F26F8">
        <w:rPr>
          <w:rFonts w:cs="Times New Roman"/>
          <w:sz w:val="24"/>
          <w:szCs w:val="24"/>
        </w:rPr>
        <w:t>was maintained at a constant level</w:t>
      </w:r>
      <w:r w:rsidRPr="00C43C1E">
        <w:rPr>
          <w:rFonts w:cs="Times New Roman"/>
          <w:sz w:val="24"/>
          <w:szCs w:val="24"/>
        </w:rPr>
        <w:t xml:space="preserve"> while the contact radius start</w:t>
      </w:r>
      <w:r w:rsidR="002F26F8">
        <w:rPr>
          <w:rFonts w:cs="Times New Roman"/>
          <w:sz w:val="24"/>
          <w:szCs w:val="24"/>
        </w:rPr>
        <w:t>ed</w:t>
      </w:r>
      <w:r w:rsidRPr="00C43C1E">
        <w:rPr>
          <w:rFonts w:cs="Times New Roman"/>
          <w:sz w:val="24"/>
          <w:szCs w:val="24"/>
        </w:rPr>
        <w:t xml:space="preserve"> to decrease</w:t>
      </w:r>
      <w:r w:rsidR="003518CB">
        <w:rPr>
          <w:rFonts w:cs="Times New Roman"/>
          <w:sz w:val="24"/>
          <w:szCs w:val="24"/>
        </w:rPr>
        <w:t>, which</w:t>
      </w:r>
      <w:r w:rsidRPr="00C43C1E">
        <w:rPr>
          <w:rFonts w:cs="Times New Roman"/>
          <w:sz w:val="24"/>
          <w:szCs w:val="24"/>
        </w:rPr>
        <w:t xml:space="preserve"> is the constant contact angle </w:t>
      </w:r>
      <w:r w:rsidR="003518CB" w:rsidRPr="00C43C1E">
        <w:rPr>
          <w:rFonts w:cs="Times New Roman"/>
          <w:sz w:val="24"/>
          <w:szCs w:val="24"/>
        </w:rPr>
        <w:t>(CCA)</w:t>
      </w:r>
      <w:r w:rsidR="003518CB"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 xml:space="preserve">mode for </w:t>
      </w:r>
      <w:del w:id="897" w:author="Cheng, Jiangtao" w:date="2021-07-18T22:35:00Z">
        <w:r w:rsidRPr="00C43C1E" w:rsidDel="00C31FD6">
          <w:rPr>
            <w:rFonts w:cs="Times New Roman"/>
            <w:sz w:val="24"/>
            <w:szCs w:val="24"/>
          </w:rPr>
          <w:delText xml:space="preserve">the </w:delText>
        </w:r>
      </w:del>
      <w:r w:rsidRPr="00C43C1E">
        <w:rPr>
          <w:rFonts w:cs="Times New Roman"/>
          <w:sz w:val="24"/>
          <w:szCs w:val="24"/>
        </w:rPr>
        <w:t xml:space="preserve">droplet evaporation. The </w:t>
      </w:r>
      <w:r w:rsidR="00DD2149" w:rsidRPr="00C43C1E">
        <w:rPr>
          <w:rFonts w:cs="Times New Roman"/>
          <w:sz w:val="24"/>
          <w:szCs w:val="24"/>
        </w:rPr>
        <w:t xml:space="preserve">droplet </w:t>
      </w:r>
      <w:r w:rsidRPr="00C43C1E">
        <w:rPr>
          <w:rFonts w:cs="Times New Roman"/>
          <w:sz w:val="24"/>
          <w:szCs w:val="24"/>
        </w:rPr>
        <w:t xml:space="preserve">evaporation </w:t>
      </w:r>
      <w:r w:rsidR="00DD2149">
        <w:rPr>
          <w:rFonts w:cs="Times New Roman"/>
          <w:sz w:val="24"/>
          <w:szCs w:val="24"/>
        </w:rPr>
        <w:t>was</w:t>
      </w:r>
      <w:r w:rsidRPr="00C43C1E">
        <w:rPr>
          <w:rFonts w:cs="Times New Roman"/>
          <w:sz w:val="24"/>
          <w:szCs w:val="24"/>
        </w:rPr>
        <w:t xml:space="preserve"> </w:t>
      </w:r>
      <w:ins w:id="898" w:author="Cheng, Jiangtao" w:date="2021-07-18T22:38:00Z">
        <w:r w:rsidR="00131C4C">
          <w:rPr>
            <w:rFonts w:cs="Times New Roman"/>
            <w:sz w:val="24"/>
            <w:szCs w:val="24"/>
          </w:rPr>
          <w:t xml:space="preserve">kept </w:t>
        </w:r>
      </w:ins>
      <w:r w:rsidRPr="00C43C1E">
        <w:rPr>
          <w:rFonts w:cs="Times New Roman"/>
          <w:sz w:val="24"/>
          <w:szCs w:val="24"/>
        </w:rPr>
        <w:t>in</w:t>
      </w:r>
      <w:r w:rsidR="00DD2149">
        <w:rPr>
          <w:rFonts w:cs="Times New Roman"/>
          <w:sz w:val="24"/>
          <w:szCs w:val="24"/>
        </w:rPr>
        <w:t xml:space="preserve"> the</w:t>
      </w:r>
      <w:r w:rsidRPr="00C43C1E">
        <w:rPr>
          <w:rFonts w:cs="Times New Roman"/>
          <w:sz w:val="24"/>
          <w:szCs w:val="24"/>
        </w:rPr>
        <w:t xml:space="preserve"> CCA mode till the nondimensional time </w:t>
      </w:r>
      <w:r w:rsidR="00DD2149" w:rsidRPr="00C43C1E">
        <w:rPr>
          <w:rFonts w:cs="Times New Roman"/>
          <w:sz w:val="24"/>
          <w:szCs w:val="24"/>
        </w:rPr>
        <w:t>approache</w:t>
      </w:r>
      <w:r w:rsidR="00DD2149">
        <w:rPr>
          <w:rFonts w:cs="Times New Roman"/>
          <w:sz w:val="24"/>
          <w:szCs w:val="24"/>
        </w:rPr>
        <w:t>d</w:t>
      </w:r>
      <w:r w:rsidR="00DD2149" w:rsidRPr="00C43C1E"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>0.9. Then</w:t>
      </w:r>
      <w:r w:rsidR="00C913AD">
        <w:rPr>
          <w:rFonts w:cs="Times New Roman"/>
          <w:sz w:val="24"/>
          <w:szCs w:val="24"/>
        </w:rPr>
        <w:t>,</w:t>
      </w:r>
      <w:r w:rsidRPr="00C43C1E">
        <w:rPr>
          <w:rFonts w:cs="Times New Roman"/>
          <w:sz w:val="24"/>
          <w:szCs w:val="24"/>
        </w:rPr>
        <w:t xml:space="preserve"> both the contact angle and contact radius </w:t>
      </w:r>
      <w:r w:rsidR="00DD2149">
        <w:rPr>
          <w:rFonts w:cs="Times New Roman"/>
          <w:sz w:val="24"/>
          <w:szCs w:val="24"/>
        </w:rPr>
        <w:t xml:space="preserve">started </w:t>
      </w:r>
      <w:r w:rsidRPr="00C43C1E">
        <w:rPr>
          <w:rFonts w:cs="Times New Roman"/>
          <w:sz w:val="24"/>
          <w:szCs w:val="24"/>
        </w:rPr>
        <w:t>decreas</w:t>
      </w:r>
      <w:r w:rsidR="00DD2149">
        <w:rPr>
          <w:rFonts w:cs="Times New Roman"/>
          <w:sz w:val="24"/>
          <w:szCs w:val="24"/>
        </w:rPr>
        <w:t>ing, which</w:t>
      </w:r>
      <w:r w:rsidRPr="00C43C1E">
        <w:rPr>
          <w:rFonts w:cs="Times New Roman"/>
          <w:sz w:val="24"/>
          <w:szCs w:val="24"/>
        </w:rPr>
        <w:t xml:space="preserve"> is the mixed mode for </w:t>
      </w:r>
      <w:del w:id="899" w:author="Cheng, Jiangtao" w:date="2021-07-18T22:39:00Z">
        <w:r w:rsidRPr="00C43C1E" w:rsidDel="00506848">
          <w:rPr>
            <w:rFonts w:cs="Times New Roman"/>
            <w:sz w:val="24"/>
            <w:szCs w:val="24"/>
          </w:rPr>
          <w:delText xml:space="preserve">the </w:delText>
        </w:r>
      </w:del>
      <w:r w:rsidRPr="00C43C1E">
        <w:rPr>
          <w:rFonts w:cs="Times New Roman"/>
          <w:sz w:val="24"/>
          <w:szCs w:val="24"/>
        </w:rPr>
        <w:t xml:space="preserve">droplet evaporation. </w:t>
      </w:r>
      <w:bookmarkStart w:id="900" w:name="_Hlk75891945"/>
      <w:r w:rsidRPr="00C43C1E">
        <w:rPr>
          <w:rFonts w:cs="Times New Roman"/>
          <w:sz w:val="24"/>
          <w:szCs w:val="24"/>
        </w:rPr>
        <w:t xml:space="preserve">For droplet evaporation on the same </w:t>
      </w:r>
      <w:r w:rsidR="00574DAF">
        <w:rPr>
          <w:rFonts w:cs="Times New Roman"/>
          <w:sz w:val="24"/>
          <w:szCs w:val="24"/>
        </w:rPr>
        <w:t>sample</w:t>
      </w:r>
      <w:r w:rsidRPr="00C43C1E">
        <w:rPr>
          <w:rFonts w:cs="Times New Roman"/>
          <w:sz w:val="24"/>
          <w:szCs w:val="24"/>
        </w:rPr>
        <w:t xml:space="preserve"> with different substrate temperatures, the evaporation process ha</w:t>
      </w:r>
      <w:r w:rsidR="005A6E29">
        <w:rPr>
          <w:rFonts w:cs="Times New Roman"/>
          <w:sz w:val="24"/>
          <w:szCs w:val="24"/>
        </w:rPr>
        <w:t>d</w:t>
      </w:r>
      <w:r w:rsidRPr="00C43C1E">
        <w:rPr>
          <w:rFonts w:cs="Times New Roman"/>
          <w:sz w:val="24"/>
          <w:szCs w:val="24"/>
        </w:rPr>
        <w:t xml:space="preserve"> almost the same composition</w:t>
      </w:r>
      <w:r w:rsidR="00C913AD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of the CCR, CCA and mixed mode</w:t>
      </w:r>
      <w:r w:rsidR="005A6E29">
        <w:rPr>
          <w:rFonts w:cs="Times New Roman"/>
          <w:sz w:val="24"/>
          <w:szCs w:val="24"/>
        </w:rPr>
        <w:t>s</w:t>
      </w:r>
      <w:r w:rsidR="00665305">
        <w:rPr>
          <w:rFonts w:cs="Times New Roman"/>
          <w:sz w:val="24"/>
          <w:szCs w:val="24"/>
        </w:rPr>
        <w:t>,</w:t>
      </w:r>
      <w:r w:rsidRPr="00C43C1E">
        <w:rPr>
          <w:rFonts w:cs="Times New Roman"/>
          <w:sz w:val="24"/>
          <w:szCs w:val="24"/>
        </w:rPr>
        <w:t xml:space="preserve"> </w:t>
      </w:r>
      <w:bookmarkStart w:id="901" w:name="_Hlk75892011"/>
      <w:bookmarkEnd w:id="900"/>
      <w:r w:rsidR="00665305">
        <w:rPr>
          <w:rFonts w:cs="Times New Roman"/>
          <w:sz w:val="24"/>
          <w:szCs w:val="24"/>
        </w:rPr>
        <w:t>indicating that</w:t>
      </w:r>
      <w:r w:rsidRPr="00C43C1E">
        <w:rPr>
          <w:rFonts w:cs="Times New Roman"/>
          <w:sz w:val="24"/>
          <w:szCs w:val="24"/>
        </w:rPr>
        <w:t xml:space="preserve"> the substrate structure </w:t>
      </w:r>
      <w:r w:rsidR="00665305">
        <w:rPr>
          <w:rFonts w:cs="Times New Roman"/>
          <w:sz w:val="24"/>
          <w:szCs w:val="24"/>
        </w:rPr>
        <w:t>is more influential on</w:t>
      </w:r>
      <w:r w:rsidRPr="00C43C1E">
        <w:rPr>
          <w:rFonts w:cs="Times New Roman"/>
          <w:sz w:val="24"/>
          <w:szCs w:val="24"/>
        </w:rPr>
        <w:t xml:space="preserve"> the evaporation mode transition </w:t>
      </w:r>
      <w:r w:rsidR="00665305">
        <w:rPr>
          <w:rFonts w:cs="Times New Roman"/>
          <w:sz w:val="24"/>
          <w:szCs w:val="24"/>
        </w:rPr>
        <w:t>than</w:t>
      </w:r>
      <w:r w:rsidRPr="00C43C1E">
        <w:rPr>
          <w:rFonts w:cs="Times New Roman"/>
          <w:sz w:val="24"/>
          <w:szCs w:val="24"/>
        </w:rPr>
        <w:t xml:space="preserve"> the substrate temperature</w:t>
      </w:r>
      <w:r w:rsidR="00665305">
        <w:rPr>
          <w:rFonts w:cs="Times New Roman"/>
          <w:sz w:val="24"/>
          <w:szCs w:val="24"/>
        </w:rPr>
        <w:t xml:space="preserve"> at least within a certain range (</w:t>
      </w:r>
      <w:r w:rsidR="00665305" w:rsidRPr="00742900">
        <w:rPr>
          <w:rFonts w:cs="Times New Roman"/>
          <w:i/>
          <w:iCs/>
          <w:sz w:val="24"/>
          <w:szCs w:val="24"/>
        </w:rPr>
        <w:t>i.e.</w:t>
      </w:r>
      <w:r w:rsidR="00665305">
        <w:rPr>
          <w:rFonts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≤</m:t>
        </m:r>
      </m:oMath>
      <w:r w:rsidR="00665305">
        <w:rPr>
          <w:rFonts w:cs="Times New Roman"/>
          <w:sz w:val="24"/>
          <w:szCs w:val="24"/>
        </w:rPr>
        <w:t xml:space="preserve"> 80 °C)</w:t>
      </w:r>
      <w:r w:rsidRPr="00C43C1E">
        <w:rPr>
          <w:rFonts w:cs="Times New Roman"/>
          <w:sz w:val="24"/>
          <w:szCs w:val="24"/>
        </w:rPr>
        <w:t xml:space="preserve">. The </w:t>
      </w:r>
      <w:r w:rsidR="00D00EE0">
        <w:rPr>
          <w:rFonts w:cs="Times New Roman"/>
          <w:sz w:val="24"/>
          <w:szCs w:val="24"/>
        </w:rPr>
        <w:t>evolu</w:t>
      </w:r>
      <w:r w:rsidRPr="00C43C1E">
        <w:rPr>
          <w:rFonts w:cs="Times New Roman"/>
          <w:sz w:val="24"/>
          <w:szCs w:val="24"/>
        </w:rPr>
        <w:t xml:space="preserve">tions of droplet contact angle and nondimensional contact radius on sample 2 (Fig. </w:t>
      </w:r>
      <w:r w:rsidR="00792C98">
        <w:rPr>
          <w:rFonts w:cs="Times New Roman"/>
          <w:sz w:val="24"/>
          <w:szCs w:val="24"/>
        </w:rPr>
        <w:t>6</w:t>
      </w:r>
      <w:r w:rsidRPr="00C43C1E">
        <w:rPr>
          <w:rFonts w:cs="Times New Roman"/>
          <w:sz w:val="24"/>
          <w:szCs w:val="24"/>
        </w:rPr>
        <w:t xml:space="preserve">b) and sample 3 (Fig. </w:t>
      </w:r>
      <w:r w:rsidR="00792C98">
        <w:rPr>
          <w:rFonts w:cs="Times New Roman"/>
          <w:sz w:val="24"/>
          <w:szCs w:val="24"/>
        </w:rPr>
        <w:t>6</w:t>
      </w:r>
      <w:r w:rsidRPr="00C43C1E">
        <w:rPr>
          <w:rFonts w:cs="Times New Roman"/>
          <w:sz w:val="24"/>
          <w:szCs w:val="24"/>
        </w:rPr>
        <w:t xml:space="preserve">c) are similar to the evaporation on sample 1. </w:t>
      </w:r>
      <w:r w:rsidR="00023C50">
        <w:rPr>
          <w:rFonts w:cs="Times New Roman"/>
          <w:sz w:val="24"/>
          <w:szCs w:val="24"/>
        </w:rPr>
        <w:t>It is noteworthy that t</w:t>
      </w:r>
      <w:r w:rsidRPr="00C43C1E">
        <w:rPr>
          <w:rFonts w:cs="Times New Roman"/>
          <w:sz w:val="24"/>
          <w:szCs w:val="24"/>
        </w:rPr>
        <w:t>he receding contact angle increase</w:t>
      </w:r>
      <w:r w:rsidR="00C913AD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with the increas</w:t>
      </w:r>
      <w:ins w:id="902" w:author="Cheng, Jiangtao" w:date="2021-07-18T22:43:00Z">
        <w:r w:rsidR="00687FFE">
          <w:rPr>
            <w:rFonts w:cs="Times New Roman"/>
            <w:sz w:val="24"/>
            <w:szCs w:val="24"/>
          </w:rPr>
          <w:t>ing</w:t>
        </w:r>
      </w:ins>
      <w:del w:id="903" w:author="Cheng, Jiangtao" w:date="2021-07-18T22:43:00Z">
        <w:r w:rsidRPr="00C43C1E" w:rsidDel="00687FFE">
          <w:rPr>
            <w:rFonts w:cs="Times New Roman"/>
            <w:sz w:val="24"/>
            <w:szCs w:val="24"/>
          </w:rPr>
          <w:delText>e of the</w:delText>
        </w:r>
      </w:del>
      <w:r w:rsidRPr="00C43C1E">
        <w:rPr>
          <w:rFonts w:cs="Times New Roman"/>
          <w:sz w:val="24"/>
          <w:szCs w:val="24"/>
        </w:rPr>
        <w:t xml:space="preserve"> periodicity</w:t>
      </w:r>
      <w:r w:rsidR="00D849FC">
        <w:rPr>
          <w:rFonts w:cs="Times New Roman"/>
          <w:sz w:val="24"/>
          <w:szCs w:val="24"/>
        </w:rPr>
        <w:t xml:space="preserve"> of micropillars</w:t>
      </w:r>
      <w:r w:rsidRPr="00C43C1E">
        <w:rPr>
          <w:rFonts w:cs="Times New Roman"/>
          <w:sz w:val="24"/>
          <w:szCs w:val="24"/>
        </w:rPr>
        <w:t xml:space="preserve"> o</w:t>
      </w:r>
      <w:r w:rsidR="00D849FC">
        <w:rPr>
          <w:rFonts w:cs="Times New Roman"/>
          <w:sz w:val="24"/>
          <w:szCs w:val="24"/>
        </w:rPr>
        <w:t>n</w:t>
      </w:r>
      <w:r w:rsidRPr="00C43C1E">
        <w:rPr>
          <w:rFonts w:cs="Times New Roman"/>
          <w:sz w:val="24"/>
          <w:szCs w:val="24"/>
        </w:rPr>
        <w:t xml:space="preserve"> the </w:t>
      </w:r>
      <w:r w:rsidR="00D849FC">
        <w:rPr>
          <w:rFonts w:cs="Times New Roman"/>
          <w:sz w:val="24"/>
          <w:szCs w:val="24"/>
        </w:rPr>
        <w:t>substrate</w:t>
      </w:r>
      <w:ins w:id="904" w:author="Cheng, Jiangtao" w:date="2021-07-18T22:43:00Z">
        <w:r w:rsidR="00687FFE">
          <w:rPr>
            <w:rFonts w:cs="Times New Roman"/>
            <w:sz w:val="24"/>
            <w:szCs w:val="24"/>
          </w:rPr>
          <w:t>s</w:t>
        </w:r>
      </w:ins>
      <w:r w:rsidRPr="00C43C1E">
        <w:rPr>
          <w:rFonts w:cs="Times New Roman"/>
          <w:sz w:val="24"/>
          <w:szCs w:val="24"/>
        </w:rPr>
        <w:t>. The receding contact angle</w:t>
      </w:r>
      <w:r w:rsidR="00C913AD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on sample 1, sample 2 and sample 3 </w:t>
      </w:r>
      <w:r w:rsidR="00C913AD">
        <w:rPr>
          <w:rFonts w:cs="Times New Roman"/>
          <w:sz w:val="24"/>
          <w:szCs w:val="24"/>
        </w:rPr>
        <w:t>are</w:t>
      </w:r>
      <w:r w:rsidRPr="00C43C1E">
        <w:rPr>
          <w:rFonts w:cs="Times New Roman"/>
          <w:sz w:val="24"/>
          <w:szCs w:val="24"/>
        </w:rPr>
        <w:t xml:space="preserve"> about 112°, 120° and 128°</w:t>
      </w:r>
      <w:r w:rsidR="00885B55">
        <w:rPr>
          <w:rFonts w:cs="Times New Roman"/>
          <w:sz w:val="24"/>
          <w:szCs w:val="24"/>
        </w:rPr>
        <w:t>,</w:t>
      </w:r>
      <w:r w:rsidRPr="00C43C1E">
        <w:rPr>
          <w:rFonts w:cs="Times New Roman"/>
          <w:sz w:val="24"/>
          <w:szCs w:val="24"/>
        </w:rPr>
        <w:t xml:space="preserve"> respectively. Since the initial contact angles of </w:t>
      </w:r>
      <w:r w:rsidR="00023C50">
        <w:rPr>
          <w:rFonts w:cs="Times New Roman"/>
          <w:sz w:val="24"/>
          <w:szCs w:val="24"/>
        </w:rPr>
        <w:t xml:space="preserve">water </w:t>
      </w:r>
      <w:r w:rsidRPr="00C43C1E">
        <w:rPr>
          <w:rFonts w:cs="Times New Roman"/>
          <w:sz w:val="24"/>
          <w:szCs w:val="24"/>
        </w:rPr>
        <w:t>droplet</w:t>
      </w:r>
      <w:r w:rsidR="00974AD6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on </w:t>
      </w:r>
      <w:r w:rsidR="00974AD6" w:rsidRPr="00C43C1E">
        <w:rPr>
          <w:rFonts w:cs="Times New Roman"/>
          <w:sz w:val="24"/>
          <w:szCs w:val="24"/>
        </w:rPr>
        <w:t>these three samples</w:t>
      </w:r>
      <w:r w:rsidRPr="00C43C1E">
        <w:rPr>
          <w:rFonts w:cs="Times New Roman"/>
          <w:sz w:val="24"/>
          <w:szCs w:val="24"/>
        </w:rPr>
        <w:t xml:space="preserve"> are almost the same (about 155°), </w:t>
      </w:r>
      <w:r w:rsidR="00974AD6">
        <w:rPr>
          <w:rFonts w:cs="Times New Roman"/>
          <w:sz w:val="24"/>
          <w:szCs w:val="24"/>
        </w:rPr>
        <w:t xml:space="preserve">a </w:t>
      </w:r>
      <w:r w:rsidRPr="00C43C1E">
        <w:rPr>
          <w:rFonts w:cs="Times New Roman"/>
          <w:sz w:val="24"/>
          <w:szCs w:val="24"/>
        </w:rPr>
        <w:t xml:space="preserve">larger receding contact angle results in the shorter </w:t>
      </w:r>
      <w:r w:rsidR="00974AD6">
        <w:rPr>
          <w:rFonts w:cs="Times New Roman"/>
          <w:sz w:val="24"/>
          <w:szCs w:val="24"/>
        </w:rPr>
        <w:t>term</w:t>
      </w:r>
      <w:r w:rsidRPr="00C43C1E">
        <w:rPr>
          <w:rFonts w:cs="Times New Roman"/>
          <w:sz w:val="24"/>
          <w:szCs w:val="24"/>
        </w:rPr>
        <w:t xml:space="preserve"> of the CCR mode. The nondimensional evaporation time</w:t>
      </w:r>
      <w:r w:rsidR="00C913AD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for </w:t>
      </w:r>
      <w:r w:rsidR="00974AD6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t xml:space="preserve">CCR mode on sample 1, sample 2 and sample 3 </w:t>
      </w:r>
      <w:r w:rsidR="00C913AD">
        <w:rPr>
          <w:rFonts w:cs="Times New Roman"/>
          <w:sz w:val="24"/>
          <w:szCs w:val="24"/>
        </w:rPr>
        <w:t>are</w:t>
      </w:r>
      <w:r w:rsidRPr="00C43C1E">
        <w:rPr>
          <w:rFonts w:cs="Times New Roman"/>
          <w:sz w:val="24"/>
          <w:szCs w:val="24"/>
        </w:rPr>
        <w:t xml:space="preserve"> about 0.68, 0.6 and 0.5, respectively. </w:t>
      </w:r>
    </w:p>
    <w:bookmarkEnd w:id="901"/>
    <w:p w14:paraId="3C5FA0F0" w14:textId="4A39E17D" w:rsidR="008461F8" w:rsidRDefault="00C43C1E" w:rsidP="00666D21">
      <w:pPr>
        <w:spacing w:line="360" w:lineRule="auto"/>
        <w:rPr>
          <w:rFonts w:cs="Times New Roman"/>
          <w:sz w:val="24"/>
          <w:szCs w:val="24"/>
        </w:rPr>
      </w:pPr>
      <w:r w:rsidRPr="00C111B2">
        <w:rPr>
          <w:rFonts w:cs="Times New Roman"/>
          <w:b/>
          <w:bCs/>
          <w:sz w:val="24"/>
          <w:szCs w:val="24"/>
        </w:rPr>
        <w:t xml:space="preserve">4.2. </w:t>
      </w:r>
      <w:r w:rsidR="00C7405F" w:rsidRPr="00C111B2">
        <w:rPr>
          <w:rFonts w:cs="Times New Roman"/>
          <w:b/>
          <w:bCs/>
          <w:sz w:val="24"/>
          <w:szCs w:val="24"/>
        </w:rPr>
        <w:t>Experimental and model</w:t>
      </w:r>
      <w:r w:rsidR="003F79DF">
        <w:rPr>
          <w:rFonts w:cs="Times New Roman"/>
          <w:b/>
          <w:bCs/>
          <w:sz w:val="24"/>
          <w:szCs w:val="24"/>
        </w:rPr>
        <w:t>led</w:t>
      </w:r>
      <w:r w:rsidR="00C7405F" w:rsidRPr="00C111B2">
        <w:rPr>
          <w:rFonts w:cs="Times New Roman"/>
          <w:b/>
          <w:bCs/>
          <w:sz w:val="24"/>
          <w:szCs w:val="24"/>
        </w:rPr>
        <w:t xml:space="preserve"> droplet cap surface temperature</w:t>
      </w:r>
    </w:p>
    <w:p w14:paraId="06DA75DD" w14:textId="3947EE19" w:rsidR="008746BB" w:rsidRDefault="000732F4" w:rsidP="00666D21">
      <w:pPr>
        <w:spacing w:line="360" w:lineRule="auto"/>
        <w:ind w:firstLine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</w:t>
      </w:r>
      <w:r w:rsidR="00C43C1E" w:rsidRPr="00C43C1E">
        <w:rPr>
          <w:rFonts w:cs="Times New Roman"/>
          <w:sz w:val="24"/>
          <w:szCs w:val="24"/>
        </w:rPr>
        <w:t>he evolution</w:t>
      </w:r>
      <w:r>
        <w:rPr>
          <w:rFonts w:cs="Times New Roman"/>
          <w:sz w:val="24"/>
          <w:szCs w:val="24"/>
        </w:rPr>
        <w:t>s</w:t>
      </w:r>
      <w:r w:rsidR="00C43C1E" w:rsidRPr="00C43C1E">
        <w:rPr>
          <w:rFonts w:cs="Times New Roman"/>
          <w:sz w:val="24"/>
          <w:szCs w:val="24"/>
        </w:rPr>
        <w:t xml:space="preserve"> of droplet cap temperature versus the nondimensional time</w:t>
      </w:r>
      <w:r w:rsidR="00381D42">
        <w:rPr>
          <w:rFonts w:cs="Times New Roman"/>
          <w:sz w:val="24"/>
          <w:szCs w:val="24"/>
        </w:rPr>
        <w:t xml:space="preserve"> on samples 1</w:t>
      </w:r>
      <w:ins w:id="905" w:author="Cheng, Jiangtao" w:date="2021-07-18T22:47:00Z">
        <w:r w:rsidR="00341019">
          <w:rPr>
            <w:rFonts w:cs="Times New Roman"/>
            <w:sz w:val="24"/>
            <w:szCs w:val="24"/>
          </w:rPr>
          <w:t xml:space="preserve">, 2 and </w:t>
        </w:r>
      </w:ins>
      <w:del w:id="906" w:author="Cheng, Jiangtao" w:date="2021-07-18T22:47:00Z">
        <w:r w:rsidR="00381D42" w:rsidDel="00341019">
          <w:rPr>
            <w:rFonts w:cs="Times New Roman"/>
            <w:sz w:val="24"/>
            <w:szCs w:val="24"/>
          </w:rPr>
          <w:delText>-</w:delText>
        </w:r>
      </w:del>
      <w:r w:rsidR="00381D42">
        <w:rPr>
          <w:rFonts w:cs="Times New Roman"/>
          <w:sz w:val="24"/>
          <w:szCs w:val="24"/>
        </w:rPr>
        <w:t xml:space="preserve">3 </w:t>
      </w:r>
      <w:proofErr w:type="gramStart"/>
      <w:r>
        <w:rPr>
          <w:rFonts w:cs="Times New Roman"/>
          <w:sz w:val="24"/>
          <w:szCs w:val="24"/>
        </w:rPr>
        <w:t>are</w:t>
      </w:r>
      <w:proofErr w:type="gramEnd"/>
      <w:r>
        <w:rPr>
          <w:rFonts w:cs="Times New Roman"/>
          <w:sz w:val="24"/>
          <w:szCs w:val="24"/>
        </w:rPr>
        <w:t xml:space="preserve"> shown </w:t>
      </w:r>
      <w:r w:rsidR="00381D42">
        <w:rPr>
          <w:rFonts w:cs="Times New Roman"/>
          <w:sz w:val="24"/>
          <w:szCs w:val="24"/>
        </w:rPr>
        <w:t>i</w:t>
      </w:r>
      <w:r w:rsidR="00381D42" w:rsidRPr="00C43C1E">
        <w:rPr>
          <w:rFonts w:cs="Times New Roman"/>
          <w:sz w:val="24"/>
          <w:szCs w:val="24"/>
        </w:rPr>
        <w:t>n Fig</w:t>
      </w:r>
      <w:ins w:id="907" w:author="Cheng, Jiangtao" w:date="2021-07-18T22:47:00Z">
        <w:r w:rsidR="00341019">
          <w:rPr>
            <w:rFonts w:cs="Times New Roman"/>
            <w:sz w:val="24"/>
            <w:szCs w:val="24"/>
          </w:rPr>
          <w:t>s</w:t>
        </w:r>
      </w:ins>
      <w:r w:rsidR="00381D42" w:rsidRPr="00C43C1E">
        <w:rPr>
          <w:rFonts w:cs="Times New Roman"/>
          <w:sz w:val="24"/>
          <w:szCs w:val="24"/>
        </w:rPr>
        <w:t xml:space="preserve">. </w:t>
      </w:r>
      <w:r w:rsidR="00381D42">
        <w:rPr>
          <w:rFonts w:cs="Times New Roman"/>
          <w:sz w:val="24"/>
          <w:szCs w:val="24"/>
        </w:rPr>
        <w:t>7</w:t>
      </w:r>
      <w:r w:rsidR="00381D42" w:rsidRPr="00C43C1E">
        <w:rPr>
          <w:rFonts w:cs="Times New Roman"/>
          <w:sz w:val="24"/>
          <w:szCs w:val="24"/>
        </w:rPr>
        <w:t>(a), (b) and (c)</w:t>
      </w:r>
      <w:r w:rsidR="00381D42">
        <w:rPr>
          <w:rFonts w:cs="Times New Roman"/>
          <w:sz w:val="24"/>
          <w:szCs w:val="24"/>
        </w:rPr>
        <w:t>, respectively</w:t>
      </w:r>
      <w:r w:rsidR="00C43C1E" w:rsidRPr="00C43C1E">
        <w:rPr>
          <w:rFonts w:cs="Times New Roman"/>
          <w:sz w:val="24"/>
          <w:szCs w:val="24"/>
        </w:rPr>
        <w:t xml:space="preserve">. </w:t>
      </w:r>
      <w:ins w:id="908" w:author="Cheng, Jiangtao" w:date="2021-07-18T22:49:00Z">
        <w:r w:rsidR="002135C0">
          <w:rPr>
            <w:rFonts w:cs="Times New Roman"/>
            <w:sz w:val="24"/>
            <w:szCs w:val="24"/>
          </w:rPr>
          <w:t>F</w:t>
        </w:r>
        <w:r w:rsidR="002135C0" w:rsidRPr="00C43C1E">
          <w:rPr>
            <w:rFonts w:cs="Times New Roman"/>
            <w:sz w:val="24"/>
            <w:szCs w:val="24"/>
          </w:rPr>
          <w:t xml:space="preserve">or </w:t>
        </w:r>
        <w:r w:rsidR="002135C0">
          <w:rPr>
            <w:rFonts w:cs="Times New Roman"/>
            <w:sz w:val="24"/>
            <w:szCs w:val="24"/>
          </w:rPr>
          <w:t xml:space="preserve">droplet </w:t>
        </w:r>
        <w:r w:rsidR="002135C0" w:rsidRPr="00C43C1E">
          <w:rPr>
            <w:rFonts w:cs="Times New Roman"/>
            <w:sz w:val="24"/>
            <w:szCs w:val="24"/>
          </w:rPr>
          <w:t xml:space="preserve">evaporation on substrates with temperature </w:t>
        </w:r>
        <w:r w:rsidR="002135C0">
          <w:rPr>
            <w:rFonts w:cs="Times New Roman"/>
            <w:sz w:val="24"/>
            <w:szCs w:val="24"/>
          </w:rPr>
          <w:t>in</w:t>
        </w:r>
      </w:ins>
      <w:ins w:id="909" w:author="Cheng, Jiangtao" w:date="2021-07-18T22:50:00Z">
        <w:r w:rsidR="002135C0">
          <w:rPr>
            <w:rFonts w:cs="Times New Roman"/>
            <w:sz w:val="24"/>
            <w:szCs w:val="24"/>
          </w:rPr>
          <w:t xml:space="preserve"> the range of</w:t>
        </w:r>
      </w:ins>
      <w:ins w:id="910" w:author="Cheng, Jiangtao" w:date="2021-07-18T22:49:00Z">
        <w:r w:rsidR="002135C0" w:rsidRPr="00C43C1E">
          <w:rPr>
            <w:rFonts w:cs="Times New Roman"/>
            <w:sz w:val="24"/>
            <w:szCs w:val="24"/>
          </w:rPr>
          <w:t xml:space="preserve"> 40 °C</w:t>
        </w:r>
      </w:ins>
      <w:ins w:id="911" w:author="Cheng, Jiangtao" w:date="2021-07-18T22:50:00Z">
        <w:r w:rsidR="002135C0">
          <w:rPr>
            <w:rFonts w:cs="Times New Roman"/>
            <w:sz w:val="24"/>
            <w:szCs w:val="24"/>
          </w:rPr>
          <w:t xml:space="preserve"> </w:t>
        </w:r>
        <w:r w:rsidR="002135C0" w:rsidRPr="00901F50">
          <w:rPr>
            <w:rFonts w:cs="Times New Roman"/>
            <w:sz w:val="24"/>
            <w:szCs w:val="24"/>
          </w:rPr>
          <w:t xml:space="preserve">– </w:t>
        </w:r>
      </w:ins>
      <w:ins w:id="912" w:author="Cheng, Jiangtao" w:date="2021-07-18T22:49:00Z">
        <w:r w:rsidR="002135C0" w:rsidRPr="00C43C1E">
          <w:rPr>
            <w:rFonts w:cs="Times New Roman"/>
            <w:sz w:val="24"/>
            <w:szCs w:val="24"/>
          </w:rPr>
          <w:t>80 °C</w:t>
        </w:r>
        <w:r w:rsidR="002135C0">
          <w:rPr>
            <w:rFonts w:cs="Times New Roman"/>
            <w:sz w:val="24"/>
            <w:szCs w:val="24"/>
          </w:rPr>
          <w:t>,</w:t>
        </w:r>
        <w:r w:rsidR="002135C0" w:rsidRPr="00C43C1E">
          <w:rPr>
            <w:rFonts w:cs="Times New Roman"/>
            <w:sz w:val="24"/>
            <w:szCs w:val="24"/>
          </w:rPr>
          <w:t xml:space="preserve"> </w:t>
        </w:r>
      </w:ins>
      <w:ins w:id="913" w:author="Cheng, Jiangtao" w:date="2021-07-18T22:51:00Z">
        <w:r w:rsidR="002135C0">
          <w:rPr>
            <w:rFonts w:cs="Times New Roman"/>
            <w:sz w:val="24"/>
            <w:szCs w:val="24"/>
          </w:rPr>
          <w:t>t</w:t>
        </w:r>
      </w:ins>
      <w:del w:id="914" w:author="Cheng, Jiangtao" w:date="2021-07-18T22:51:00Z">
        <w:r w:rsidR="00C43C1E" w:rsidRPr="00C43C1E" w:rsidDel="002135C0">
          <w:rPr>
            <w:rFonts w:cs="Times New Roman"/>
            <w:sz w:val="24"/>
            <w:szCs w:val="24"/>
          </w:rPr>
          <w:delText>T</w:delText>
        </w:r>
      </w:del>
      <w:r w:rsidR="00C43C1E" w:rsidRPr="00C43C1E">
        <w:rPr>
          <w:rFonts w:cs="Times New Roman"/>
          <w:sz w:val="24"/>
          <w:szCs w:val="24"/>
        </w:rPr>
        <w:t>he droplet cap temperature</w:t>
      </w:r>
      <w:r w:rsidR="002834B8">
        <w:rPr>
          <w:rFonts w:cs="Times New Roman"/>
          <w:sz w:val="24"/>
          <w:szCs w:val="24"/>
        </w:rPr>
        <w:t xml:space="preserve"> </w:t>
      </w:r>
      <w:ins w:id="915" w:author="Cheng, Jiangtao" w:date="2021-07-18T22:51:00Z">
        <w:r w:rsidR="002135C0">
          <w:rPr>
            <w:rFonts w:cs="Times New Roman"/>
            <w:sz w:val="24"/>
            <w:szCs w:val="24"/>
          </w:rPr>
          <w:t>predict</w:t>
        </w:r>
      </w:ins>
      <w:del w:id="916" w:author="Cheng, Jiangtao" w:date="2021-07-18T22:51:00Z">
        <w:r w:rsidR="00C43C1E" w:rsidRPr="00C43C1E" w:rsidDel="002135C0">
          <w:rPr>
            <w:rFonts w:cs="Times New Roman"/>
            <w:sz w:val="24"/>
            <w:szCs w:val="24"/>
          </w:rPr>
          <w:delText>calculat</w:delText>
        </w:r>
      </w:del>
      <w:r w:rsidR="00C43C1E" w:rsidRPr="00C43C1E">
        <w:rPr>
          <w:rFonts w:cs="Times New Roman"/>
          <w:sz w:val="24"/>
          <w:szCs w:val="24"/>
        </w:rPr>
        <w:t xml:space="preserve">ed by the thermal circuit model matches well with </w:t>
      </w:r>
      <w:r w:rsidR="00CD6BA5">
        <w:rPr>
          <w:rFonts w:cs="Times New Roman"/>
          <w:sz w:val="24"/>
          <w:szCs w:val="24"/>
        </w:rPr>
        <w:t>that</w:t>
      </w:r>
      <w:r w:rsidR="00C43C1E" w:rsidRPr="00C43C1E">
        <w:rPr>
          <w:rFonts w:cs="Times New Roman"/>
          <w:sz w:val="24"/>
          <w:szCs w:val="24"/>
        </w:rPr>
        <w:t xml:space="preserve"> </w:t>
      </w:r>
      <w:r w:rsidR="00CD6BA5">
        <w:rPr>
          <w:rFonts w:cs="Times New Roman"/>
          <w:sz w:val="24"/>
          <w:szCs w:val="24"/>
        </w:rPr>
        <w:t>measur</w:t>
      </w:r>
      <w:r w:rsidR="00C43C1E" w:rsidRPr="00C43C1E">
        <w:rPr>
          <w:rFonts w:cs="Times New Roman"/>
          <w:sz w:val="24"/>
          <w:szCs w:val="24"/>
        </w:rPr>
        <w:t>ed by the IR camera</w:t>
      </w:r>
      <w:del w:id="917" w:author="Cheng, Jiangtao" w:date="2021-07-18T22:49:00Z">
        <w:r w:rsidR="00C43C1E" w:rsidRPr="00C43C1E" w:rsidDel="002135C0">
          <w:rPr>
            <w:rFonts w:cs="Times New Roman"/>
            <w:sz w:val="24"/>
            <w:szCs w:val="24"/>
          </w:rPr>
          <w:delText xml:space="preserve"> for </w:delText>
        </w:r>
        <w:r w:rsidR="00CD5E4C" w:rsidDel="002135C0">
          <w:rPr>
            <w:rFonts w:cs="Times New Roman"/>
            <w:sz w:val="24"/>
            <w:szCs w:val="24"/>
          </w:rPr>
          <w:delText xml:space="preserve">droplet </w:delText>
        </w:r>
        <w:r w:rsidR="00C43C1E" w:rsidRPr="00C43C1E" w:rsidDel="002135C0">
          <w:rPr>
            <w:rFonts w:cs="Times New Roman"/>
            <w:sz w:val="24"/>
            <w:szCs w:val="24"/>
          </w:rPr>
          <w:delText>evaporation on substrates with temperature at 40 °C, 60 °C and 80 °C</w:delText>
        </w:r>
        <w:r w:rsidR="00CD5E4C" w:rsidDel="002135C0">
          <w:rPr>
            <w:rFonts w:cs="Times New Roman"/>
            <w:sz w:val="24"/>
            <w:szCs w:val="24"/>
          </w:rPr>
          <w:delText>, respectively</w:delText>
        </w:r>
      </w:del>
      <w:r w:rsidR="00C43C1E" w:rsidRPr="00C43C1E">
        <w:rPr>
          <w:rFonts w:cs="Times New Roman"/>
          <w:sz w:val="24"/>
          <w:szCs w:val="24"/>
        </w:rPr>
        <w:t xml:space="preserve">. There </w:t>
      </w:r>
      <w:r w:rsidR="00B024F2">
        <w:rPr>
          <w:rFonts w:cs="Times New Roman"/>
          <w:sz w:val="24"/>
          <w:szCs w:val="24"/>
        </w:rPr>
        <w:t>exists</w:t>
      </w:r>
      <w:r w:rsidR="00C43C1E" w:rsidRPr="00C43C1E">
        <w:rPr>
          <w:rFonts w:cs="Times New Roman"/>
          <w:sz w:val="24"/>
          <w:szCs w:val="24"/>
        </w:rPr>
        <w:t xml:space="preserve"> a large temperature </w:t>
      </w:r>
      <w:ins w:id="918" w:author="Cheng, Jiangtao" w:date="2021-07-18T22:54:00Z">
        <w:r w:rsidR="002135C0">
          <w:rPr>
            <w:rFonts w:cs="Times New Roman"/>
            <w:sz w:val="24"/>
            <w:szCs w:val="24"/>
          </w:rPr>
          <w:t>gradient</w:t>
        </w:r>
      </w:ins>
      <w:del w:id="919" w:author="Cheng, Jiangtao" w:date="2021-07-18T22:54:00Z">
        <w:r w:rsidR="00C43C1E" w:rsidRPr="00C43C1E" w:rsidDel="002135C0">
          <w:rPr>
            <w:rFonts w:cs="Times New Roman"/>
            <w:sz w:val="24"/>
            <w:szCs w:val="24"/>
          </w:rPr>
          <w:delText>difference</w:delText>
        </w:r>
      </w:del>
      <w:r w:rsidR="00C43C1E" w:rsidRPr="00C43C1E">
        <w:rPr>
          <w:rFonts w:cs="Times New Roman"/>
          <w:sz w:val="24"/>
          <w:szCs w:val="24"/>
        </w:rPr>
        <w:t xml:space="preserve"> between the droplet cap surface and the substrate base</w:t>
      </w:r>
      <w:r w:rsidR="005D015F">
        <w:rPr>
          <w:rFonts w:cs="Times New Roman"/>
          <w:sz w:val="24"/>
          <w:szCs w:val="24"/>
        </w:rPr>
        <w:t>, which</w:t>
      </w:r>
      <w:r w:rsidR="00C43C1E" w:rsidRPr="00C43C1E">
        <w:rPr>
          <w:rFonts w:cs="Times New Roman"/>
          <w:sz w:val="24"/>
          <w:szCs w:val="24"/>
        </w:rPr>
        <w:t xml:space="preserve"> is caused by the thermal resistances of the water droplet, the evaporation</w:t>
      </w:r>
      <w:r w:rsidR="005D015F">
        <w:rPr>
          <w:rFonts w:cs="Times New Roman"/>
          <w:sz w:val="24"/>
          <w:szCs w:val="24"/>
        </w:rPr>
        <w:t xml:space="preserve"> at the droplet surface</w:t>
      </w:r>
      <w:r w:rsidR="00C43C1E" w:rsidRPr="00C43C1E">
        <w:rPr>
          <w:rFonts w:cs="Times New Roman"/>
          <w:sz w:val="24"/>
          <w:szCs w:val="24"/>
        </w:rPr>
        <w:t xml:space="preserve"> and the</w:t>
      </w:r>
      <w:r w:rsidR="005D015F">
        <w:rPr>
          <w:rFonts w:cs="Times New Roman"/>
          <w:sz w:val="24"/>
          <w:szCs w:val="24"/>
        </w:rPr>
        <w:t xml:space="preserve"> conduction through the</w:t>
      </w:r>
      <w:r w:rsidR="00C43C1E" w:rsidRPr="00C43C1E">
        <w:rPr>
          <w:rFonts w:cs="Times New Roman"/>
          <w:sz w:val="24"/>
          <w:szCs w:val="24"/>
        </w:rPr>
        <w:t xml:space="preserve"> silicon substrate. It </w:t>
      </w:r>
      <w:r w:rsidR="007C6170">
        <w:rPr>
          <w:rFonts w:cs="Times New Roman"/>
          <w:sz w:val="24"/>
          <w:szCs w:val="24"/>
        </w:rPr>
        <w:t>can be seen in Fig. 7</w:t>
      </w:r>
      <w:r w:rsidR="00C43C1E" w:rsidRPr="00C43C1E">
        <w:rPr>
          <w:rFonts w:cs="Times New Roman"/>
          <w:sz w:val="24"/>
          <w:szCs w:val="24"/>
        </w:rPr>
        <w:t xml:space="preserve"> that the </w:t>
      </w:r>
      <w:ins w:id="920" w:author="Cheng, Jiangtao" w:date="2021-07-18T23:01:00Z">
        <w:r w:rsidR="00B071EB">
          <w:rPr>
            <w:rFonts w:cs="Times New Roman"/>
            <w:sz w:val="24"/>
            <w:szCs w:val="24"/>
          </w:rPr>
          <w:t xml:space="preserve">droplet cap </w:t>
        </w:r>
      </w:ins>
      <w:del w:id="921" w:author="Cheng, Jiangtao" w:date="2021-07-18T23:03:00Z">
        <w:r w:rsidR="00C43C1E" w:rsidRPr="00C43C1E" w:rsidDel="00B071EB">
          <w:rPr>
            <w:rFonts w:cs="Times New Roman"/>
            <w:sz w:val="24"/>
            <w:szCs w:val="24"/>
          </w:rPr>
          <w:delText>surface</w:delText>
        </w:r>
      </w:del>
      <w:r w:rsidR="00C43C1E" w:rsidRPr="00C43C1E">
        <w:rPr>
          <w:rFonts w:cs="Times New Roman"/>
          <w:sz w:val="24"/>
          <w:szCs w:val="24"/>
        </w:rPr>
        <w:t xml:space="preserve"> temperature </w:t>
      </w:r>
      <m:oMath>
        <m:sSubSup>
          <m:sSubSupPr>
            <m:ctrlPr>
              <w:ins w:id="922" w:author="Cheng, Jiangtao" w:date="2021-07-18T23:03:00Z">
                <w:rPr>
                  <w:rFonts w:ascii="Cambria Math" w:hAnsi="Cambria Math" w:cs="Times New Roman"/>
                  <w:i/>
                  <w:kern w:val="14"/>
                  <w:sz w:val="24"/>
                  <w:szCs w:val="24"/>
                  <w:lang w:eastAsia="en-US"/>
                </w:rPr>
              </w:ins>
            </m:ctrlPr>
          </m:sSubSupPr>
          <m:e>
            <m:r>
              <w:ins w:id="923" w:author="Cheng, Jiangtao" w:date="2021-07-18T23:03:00Z">
                <w:rPr>
                  <w:rFonts w:ascii="Cambria Math" w:hAnsi="Cambria Math" w:cs="Times New Roman"/>
                  <w:kern w:val="0"/>
                  <w:sz w:val="24"/>
                  <w:szCs w:val="24"/>
                  <w:lang w:eastAsia="en-US"/>
                </w:rPr>
                <m:t>T</m:t>
              </w:ins>
            </m:r>
          </m:e>
          <m:sub>
            <m:r>
              <w:ins w:id="924" w:author="Cheng, Jiangtao" w:date="2021-07-18T23:03:00Z"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  <w:lang w:eastAsia="en-US"/>
                </w:rPr>
                <m:t>cap</m:t>
              </w:ins>
            </m:r>
          </m:sub>
          <m:sup>
            <m:r>
              <w:ins w:id="925" w:author="Cheng, Jiangtao" w:date="2021-07-18T23:03:00Z"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  <w:lang w:eastAsia="en-US"/>
                </w:rPr>
                <m:t xml:space="preserve"> </m:t>
              </w:ins>
            </m:r>
          </m:sup>
        </m:sSubSup>
      </m:oMath>
      <w:ins w:id="926" w:author="Cheng, Jiangtao" w:date="2021-07-18T23:03:00Z">
        <w:r w:rsidR="00B071EB">
          <w:rPr>
            <w:rFonts w:cs="Times New Roman"/>
            <w:kern w:val="14"/>
            <w:sz w:val="24"/>
            <w:szCs w:val="24"/>
            <w:lang w:eastAsia="en-US"/>
          </w:rPr>
          <w:t xml:space="preserve"> </w:t>
        </w:r>
      </w:ins>
      <w:r w:rsidR="00C43C1E" w:rsidRPr="00C43C1E">
        <w:rPr>
          <w:rFonts w:cs="Times New Roman"/>
          <w:sz w:val="24"/>
          <w:szCs w:val="24"/>
        </w:rPr>
        <w:t>increase</w:t>
      </w:r>
      <w:r w:rsidR="00D708D2">
        <w:rPr>
          <w:rFonts w:cs="Times New Roman"/>
          <w:sz w:val="24"/>
          <w:szCs w:val="24"/>
        </w:rPr>
        <w:t>d</w:t>
      </w:r>
      <w:r w:rsidR="00C43C1E" w:rsidRPr="00C43C1E">
        <w:rPr>
          <w:rFonts w:cs="Times New Roman"/>
          <w:sz w:val="24"/>
          <w:szCs w:val="24"/>
        </w:rPr>
        <w:t xml:space="preserve"> in the CCR mode and ke</w:t>
      </w:r>
      <w:r w:rsidR="00D708D2">
        <w:rPr>
          <w:rFonts w:cs="Times New Roman"/>
          <w:sz w:val="24"/>
          <w:szCs w:val="24"/>
        </w:rPr>
        <w:t>pt</w:t>
      </w:r>
      <w:r w:rsidR="00C43C1E" w:rsidRPr="00C43C1E">
        <w:rPr>
          <w:rFonts w:cs="Times New Roman"/>
          <w:sz w:val="24"/>
          <w:szCs w:val="24"/>
        </w:rPr>
        <w:t xml:space="preserve"> </w:t>
      </w:r>
      <w:ins w:id="927" w:author="Cheng, Jiangtao" w:date="2021-07-18T23:04:00Z">
        <w:r w:rsidR="00B071EB">
          <w:rPr>
            <w:rFonts w:cs="Times New Roman"/>
            <w:sz w:val="24"/>
            <w:szCs w:val="24"/>
          </w:rPr>
          <w:t>almost</w:t>
        </w:r>
      </w:ins>
      <w:del w:id="928" w:author="Cheng, Jiangtao" w:date="2021-07-18T23:04:00Z">
        <w:r w:rsidR="00C43C1E" w:rsidRPr="00C43C1E" w:rsidDel="00B071EB">
          <w:rPr>
            <w:rFonts w:cs="Times New Roman"/>
            <w:sz w:val="24"/>
            <w:szCs w:val="24"/>
          </w:rPr>
          <w:delText>essentially</w:delText>
        </w:r>
      </w:del>
      <w:r w:rsidR="00C43C1E" w:rsidRPr="00C43C1E">
        <w:rPr>
          <w:rFonts w:cs="Times New Roman"/>
          <w:sz w:val="24"/>
          <w:szCs w:val="24"/>
        </w:rPr>
        <w:t xml:space="preserve"> constant in the CCA mode. S</w:t>
      </w:r>
      <w:r w:rsidR="00032E25">
        <w:rPr>
          <w:rFonts w:cs="Times New Roman"/>
          <w:sz w:val="24"/>
          <w:szCs w:val="24"/>
        </w:rPr>
        <w:t>imilar</w:t>
      </w:r>
      <w:r w:rsidR="00C43C1E" w:rsidRPr="00C43C1E">
        <w:rPr>
          <w:rFonts w:cs="Times New Roman"/>
          <w:sz w:val="24"/>
          <w:szCs w:val="24"/>
        </w:rPr>
        <w:t xml:space="preserve"> </w:t>
      </w:r>
      <w:ins w:id="929" w:author="Cheng, Jiangtao" w:date="2021-07-18T23:04:00Z">
        <w:r w:rsidR="00B071EB">
          <w:rPr>
            <w:rFonts w:cs="Times New Roman"/>
            <w:sz w:val="24"/>
            <w:szCs w:val="24"/>
          </w:rPr>
          <w:t>trend</w:t>
        </w:r>
      </w:ins>
      <w:del w:id="930" w:author="Cheng, Jiangtao" w:date="2021-07-18T23:04:00Z">
        <w:r w:rsidR="00032E25" w:rsidDel="00B071EB">
          <w:rPr>
            <w:rFonts w:cs="Times New Roman"/>
            <w:sz w:val="24"/>
            <w:szCs w:val="24"/>
          </w:rPr>
          <w:delText>relationship</w:delText>
        </w:r>
      </w:del>
      <w:r w:rsidR="00032E25">
        <w:rPr>
          <w:rFonts w:cs="Times New Roman"/>
          <w:sz w:val="24"/>
          <w:szCs w:val="24"/>
        </w:rPr>
        <w:t>s</w:t>
      </w:r>
      <w:r w:rsidR="00C43C1E" w:rsidRPr="00C43C1E">
        <w:rPr>
          <w:rFonts w:cs="Times New Roman"/>
          <w:sz w:val="24"/>
          <w:szCs w:val="24"/>
        </w:rPr>
        <w:t xml:space="preserve"> </w:t>
      </w:r>
      <w:r w:rsidR="00032E25">
        <w:rPr>
          <w:rFonts w:cs="Times New Roman"/>
          <w:sz w:val="24"/>
          <w:szCs w:val="24"/>
        </w:rPr>
        <w:t>were</w:t>
      </w:r>
      <w:r w:rsidR="00032E25" w:rsidRPr="00C43C1E">
        <w:rPr>
          <w:rFonts w:cs="Times New Roman"/>
          <w:sz w:val="24"/>
          <w:szCs w:val="24"/>
        </w:rPr>
        <w:t xml:space="preserve"> </w:t>
      </w:r>
      <w:r w:rsidR="00C43C1E" w:rsidRPr="00C43C1E">
        <w:rPr>
          <w:rFonts w:cs="Times New Roman"/>
          <w:sz w:val="24"/>
          <w:szCs w:val="24"/>
        </w:rPr>
        <w:lastRenderedPageBreak/>
        <w:t xml:space="preserve">also </w:t>
      </w:r>
      <w:r w:rsidR="00032E25">
        <w:rPr>
          <w:rFonts w:cs="Times New Roman"/>
          <w:sz w:val="24"/>
          <w:szCs w:val="24"/>
        </w:rPr>
        <w:t>observ</w:t>
      </w:r>
      <w:r w:rsidR="00032E25" w:rsidRPr="00C43C1E">
        <w:rPr>
          <w:rFonts w:cs="Times New Roman"/>
          <w:sz w:val="24"/>
          <w:szCs w:val="24"/>
        </w:rPr>
        <w:t xml:space="preserve">ed </w:t>
      </w:r>
      <w:r w:rsidR="00C43C1E" w:rsidRPr="00C43C1E">
        <w:rPr>
          <w:rFonts w:cs="Times New Roman"/>
          <w:sz w:val="24"/>
          <w:szCs w:val="24"/>
        </w:rPr>
        <w:t>by Saenz et al</w:t>
      </w:r>
      <w:r w:rsidR="00897809">
        <w:rPr>
          <w:rFonts w:cs="Times New Roman"/>
          <w:sz w:val="24"/>
          <w:szCs w:val="24"/>
        </w:rPr>
        <w:t>.</w:t>
      </w:r>
      <w:r w:rsidR="00B86B78">
        <w:rPr>
          <w:rFonts w:cs="Times New Roman"/>
          <w:sz w:val="24"/>
          <w:szCs w:val="24"/>
        </w:rPr>
        <w:fldChar w:fldCharType="begin"/>
      </w:r>
      <w:r w:rsidR="00D07192">
        <w:rPr>
          <w:rFonts w:cs="Times New Roman"/>
          <w:sz w:val="24"/>
          <w:szCs w:val="24"/>
        </w:rPr>
        <w:instrText xml:space="preserve"> ADDIN EN.CITE &lt;EndNote&gt;&lt;Cite&gt;&lt;Author&gt;Sáenz&lt;/Author&gt;&lt;Year&gt;2015&lt;/Year&gt;&lt;RecNum&gt;64&lt;/RecNum&gt;&lt;DisplayText&gt;[54]&lt;/DisplayText&gt;&lt;record&gt;&lt;rec-number&gt;64&lt;/rec-number&gt;&lt;foreign-keys&gt;&lt;key app="EN" db-id="dzwapvwscfr509edaz9xzdtgzvpvrvftxers" timestamp="1624808017"&gt;64&lt;/key&gt;&lt;/foreign-keys&gt;&lt;ref-type name="Journal Article"&gt;17&lt;/ref-type&gt;&lt;contributors&gt;&lt;authors&gt;&lt;author&gt;Sáenz, P.  J&lt;/author&gt;&lt;author&gt;Sefiane, K.&lt;/author&gt;&lt;author&gt;Kim, J.&lt;/author&gt;&lt;author&gt;Matar, O.  K&lt;/author&gt;&lt;author&gt;Valluri, P.&lt;/author&gt;&lt;/authors&gt;&lt;/contributors&gt;&lt;titles&gt;&lt;title&gt;Evaporation of sessile drops: a three-dimensional approach&lt;/title&gt;&lt;secondary-title&gt;Journal of Fluid Mechanics&lt;/secondary-title&gt;&lt;/titles&gt;&lt;periodical&gt;&lt;full-title&gt;Journal of Fluid Mechanics&lt;/full-title&gt;&lt;/periodical&gt;&lt;pages&gt;705-739&lt;/pages&gt;&lt;volume&gt;772&lt;/volume&gt;&lt;section&gt;705&lt;/section&gt;&lt;dates&gt;&lt;year&gt;2015&lt;/year&gt;&lt;/dates&gt;&lt;isbn&gt;0022-1120&amp;#xD;1469-7645&lt;/isbn&gt;&lt;urls&gt;&lt;/urls&gt;&lt;electronic-resource-num&gt;10.1017/jfm.2015.224&lt;/electronic-resource-num&gt;&lt;/record&gt;&lt;/Cite&gt;&lt;/EndNote&gt;</w:instrText>
      </w:r>
      <w:r w:rsidR="00B86B78">
        <w:rPr>
          <w:rFonts w:cs="Times New Roman"/>
          <w:sz w:val="24"/>
          <w:szCs w:val="24"/>
        </w:rPr>
        <w:fldChar w:fldCharType="separate"/>
      </w:r>
      <w:r w:rsidR="00D07192">
        <w:rPr>
          <w:rFonts w:cs="Times New Roman"/>
          <w:noProof/>
          <w:sz w:val="24"/>
          <w:szCs w:val="24"/>
        </w:rPr>
        <w:t>[</w:t>
      </w:r>
      <w:hyperlink w:anchor="_ENREF_54" w:tooltip="Sáenz, 2015 #64" w:history="1">
        <w:r w:rsidR="00A52F80">
          <w:rPr>
            <w:rFonts w:cs="Times New Roman"/>
            <w:noProof/>
            <w:sz w:val="24"/>
            <w:szCs w:val="24"/>
          </w:rPr>
          <w:t>54</w:t>
        </w:r>
      </w:hyperlink>
      <w:r w:rsidR="00D07192">
        <w:rPr>
          <w:rFonts w:cs="Times New Roman"/>
          <w:noProof/>
          <w:sz w:val="24"/>
          <w:szCs w:val="24"/>
        </w:rPr>
        <w:t>]</w:t>
      </w:r>
      <w:r w:rsidR="00B86B78">
        <w:rPr>
          <w:rFonts w:cs="Times New Roman"/>
          <w:sz w:val="24"/>
          <w:szCs w:val="24"/>
        </w:rPr>
        <w:fldChar w:fldCharType="end"/>
      </w:r>
      <w:r w:rsidR="00C43C1E" w:rsidRPr="00C43C1E">
        <w:rPr>
          <w:rFonts w:cs="Times New Roman"/>
          <w:sz w:val="24"/>
          <w:szCs w:val="24"/>
        </w:rPr>
        <w:t xml:space="preserve"> in their numerical simulation of droplet evaporation on heated surfaces. During the CCR mode, </w:t>
      </w:r>
      <w:r w:rsidR="00A425DD">
        <w:rPr>
          <w:rFonts w:cs="Times New Roman"/>
          <w:sz w:val="24"/>
          <w:szCs w:val="24"/>
        </w:rPr>
        <w:t xml:space="preserve">the </w:t>
      </w:r>
      <w:r w:rsidR="00C43C1E" w:rsidRPr="00C43C1E">
        <w:rPr>
          <w:rFonts w:cs="Times New Roman"/>
          <w:sz w:val="24"/>
          <w:szCs w:val="24"/>
        </w:rPr>
        <w:t>thermal resistance of the droplet decreases</w:t>
      </w:r>
      <w:r w:rsidR="00A425DD">
        <w:rPr>
          <w:rFonts w:cs="Times New Roman"/>
          <w:sz w:val="24"/>
          <w:szCs w:val="24"/>
        </w:rPr>
        <w:t xml:space="preserve"> with</w:t>
      </w:r>
      <w:r w:rsidR="00A425DD" w:rsidRPr="00A425DD">
        <w:rPr>
          <w:rFonts w:cs="Times New Roman"/>
          <w:sz w:val="24"/>
          <w:szCs w:val="24"/>
        </w:rPr>
        <w:t xml:space="preserve"> </w:t>
      </w:r>
      <w:r w:rsidR="00A425DD" w:rsidRPr="00C43C1E">
        <w:rPr>
          <w:rFonts w:cs="Times New Roman"/>
          <w:sz w:val="24"/>
          <w:szCs w:val="24"/>
        </w:rPr>
        <w:t>the decreas</w:t>
      </w:r>
      <w:r w:rsidR="00A425DD">
        <w:rPr>
          <w:rFonts w:cs="Times New Roman"/>
          <w:sz w:val="24"/>
          <w:szCs w:val="24"/>
        </w:rPr>
        <w:t>ing</w:t>
      </w:r>
      <w:r w:rsidR="00A425DD" w:rsidRPr="00C43C1E">
        <w:rPr>
          <w:rFonts w:cs="Times New Roman"/>
          <w:sz w:val="24"/>
          <w:szCs w:val="24"/>
        </w:rPr>
        <w:t xml:space="preserve"> droplet volume</w:t>
      </w:r>
      <w:r w:rsidR="00C43C1E" w:rsidRPr="00C43C1E">
        <w:rPr>
          <w:rFonts w:cs="Times New Roman"/>
          <w:sz w:val="24"/>
          <w:szCs w:val="24"/>
        </w:rPr>
        <w:t xml:space="preserve">. </w:t>
      </w:r>
      <w:r w:rsidR="005F430C">
        <w:rPr>
          <w:rFonts w:cs="Times New Roman"/>
          <w:sz w:val="24"/>
          <w:szCs w:val="24"/>
        </w:rPr>
        <w:t>Meanwhile, t</w:t>
      </w:r>
      <w:r w:rsidR="00C43C1E" w:rsidRPr="00C43C1E">
        <w:rPr>
          <w:rFonts w:cs="Times New Roman"/>
          <w:sz w:val="24"/>
          <w:szCs w:val="24"/>
        </w:rPr>
        <w:t xml:space="preserve">he droplet cap gets closer to the substrate and thus the droplet cap temperature increases. </w:t>
      </w:r>
      <w:r w:rsidR="005F430C">
        <w:rPr>
          <w:rFonts w:cs="Times New Roman"/>
          <w:sz w:val="24"/>
          <w:szCs w:val="24"/>
        </w:rPr>
        <w:t>During</w:t>
      </w:r>
      <w:r w:rsidR="00C43C1E" w:rsidRPr="00C43C1E">
        <w:rPr>
          <w:rFonts w:cs="Times New Roman"/>
          <w:sz w:val="24"/>
          <w:szCs w:val="24"/>
        </w:rPr>
        <w:t xml:space="preserve"> the CCA mode, the contact area between the droplet </w:t>
      </w:r>
      <w:ins w:id="931" w:author="Cheng, Jiangtao" w:date="2021-07-18T23:10:00Z">
        <w:r w:rsidR="00533C8C">
          <w:rPr>
            <w:rFonts w:cs="Times New Roman"/>
            <w:sz w:val="24"/>
            <w:szCs w:val="24"/>
          </w:rPr>
          <w:t xml:space="preserve">base </w:t>
        </w:r>
      </w:ins>
      <w:r w:rsidR="00C43C1E" w:rsidRPr="00C43C1E">
        <w:rPr>
          <w:rFonts w:cs="Times New Roman"/>
          <w:sz w:val="24"/>
          <w:szCs w:val="24"/>
        </w:rPr>
        <w:t xml:space="preserve">and the substrate </w:t>
      </w:r>
      <w:ins w:id="932" w:author="Cheng, Jiangtao" w:date="2021-07-18T23:09:00Z">
        <w:r w:rsidR="00533C8C">
          <w:rPr>
            <w:rFonts w:cs="Times New Roman"/>
            <w:sz w:val="24"/>
            <w:szCs w:val="24"/>
          </w:rPr>
          <w:t>continuousl</w:t>
        </w:r>
      </w:ins>
      <w:ins w:id="933" w:author="Cheng, Jiangtao" w:date="2021-07-18T23:10:00Z">
        <w:r w:rsidR="00533C8C">
          <w:rPr>
            <w:rFonts w:cs="Times New Roman"/>
            <w:sz w:val="24"/>
            <w:szCs w:val="24"/>
          </w:rPr>
          <w:t xml:space="preserve">y </w:t>
        </w:r>
      </w:ins>
      <w:r w:rsidR="00C43C1E" w:rsidRPr="00C43C1E">
        <w:rPr>
          <w:rFonts w:cs="Times New Roman"/>
          <w:sz w:val="24"/>
          <w:szCs w:val="24"/>
        </w:rPr>
        <w:t xml:space="preserve">decreases. As a result, less heat is transferred into the droplet, </w:t>
      </w:r>
      <w:del w:id="934" w:author="Cheng, Jiangtao" w:date="2021-07-18T23:11:00Z">
        <w:r w:rsidR="00C43C1E" w:rsidRPr="00C43C1E" w:rsidDel="00533C8C">
          <w:rPr>
            <w:rFonts w:cs="Times New Roman"/>
            <w:sz w:val="24"/>
            <w:szCs w:val="24"/>
          </w:rPr>
          <w:delText>which</w:delText>
        </w:r>
      </w:del>
      <w:r w:rsidR="00C43C1E" w:rsidRPr="00C43C1E">
        <w:rPr>
          <w:rFonts w:cs="Times New Roman"/>
          <w:sz w:val="24"/>
          <w:szCs w:val="24"/>
        </w:rPr>
        <w:t xml:space="preserve"> hinder</w:t>
      </w:r>
      <w:ins w:id="935" w:author="Cheng, Jiangtao" w:date="2021-07-18T23:11:00Z">
        <w:r w:rsidR="00533C8C">
          <w:rPr>
            <w:rFonts w:cs="Times New Roman"/>
            <w:sz w:val="24"/>
            <w:szCs w:val="24"/>
          </w:rPr>
          <w:t>ing</w:t>
        </w:r>
      </w:ins>
      <w:del w:id="936" w:author="Cheng, Jiangtao" w:date="2021-07-18T23:11:00Z">
        <w:r w:rsidR="00C43C1E" w:rsidRPr="00C43C1E" w:rsidDel="00533C8C">
          <w:rPr>
            <w:rFonts w:cs="Times New Roman"/>
            <w:sz w:val="24"/>
            <w:szCs w:val="24"/>
          </w:rPr>
          <w:delText>s</w:delText>
        </w:r>
      </w:del>
      <w:r w:rsidR="00C43C1E" w:rsidRPr="00C43C1E">
        <w:rPr>
          <w:rFonts w:cs="Times New Roman"/>
          <w:sz w:val="24"/>
          <w:szCs w:val="24"/>
        </w:rPr>
        <w:t xml:space="preserve"> the temperature </w:t>
      </w:r>
      <w:proofErr w:type="gramStart"/>
      <w:r w:rsidR="00C43C1E" w:rsidRPr="00C43C1E">
        <w:rPr>
          <w:rFonts w:cs="Times New Roman"/>
          <w:sz w:val="24"/>
          <w:szCs w:val="24"/>
        </w:rPr>
        <w:t>increase</w:t>
      </w:r>
      <w:proofErr w:type="gramEnd"/>
      <w:r w:rsidR="00C43C1E" w:rsidRPr="00C43C1E">
        <w:rPr>
          <w:rFonts w:cs="Times New Roman"/>
          <w:sz w:val="24"/>
          <w:szCs w:val="24"/>
        </w:rPr>
        <w:t xml:space="preserve"> of the droplet. </w:t>
      </w:r>
      <w:ins w:id="937" w:author="Cheng, Jiangtao" w:date="2021-07-18T23:13:00Z">
        <w:r w:rsidR="00533C8C">
          <w:rPr>
            <w:rFonts w:cs="Times New Roman"/>
            <w:sz w:val="24"/>
            <w:szCs w:val="24"/>
          </w:rPr>
          <w:t>During the CCA mode, t</w:t>
        </w:r>
      </w:ins>
      <w:del w:id="938" w:author="Cheng, Jiangtao" w:date="2021-07-18T23:13:00Z">
        <w:r w:rsidR="009372CB" w:rsidDel="00533C8C">
          <w:rPr>
            <w:rFonts w:cs="Times New Roman"/>
            <w:sz w:val="24"/>
            <w:szCs w:val="24"/>
          </w:rPr>
          <w:delText>T</w:delText>
        </w:r>
      </w:del>
      <w:r w:rsidR="009372CB">
        <w:rPr>
          <w:rFonts w:cs="Times New Roman"/>
          <w:sz w:val="24"/>
          <w:szCs w:val="24"/>
        </w:rPr>
        <w:t xml:space="preserve">he </w:t>
      </w:r>
      <w:proofErr w:type="gramStart"/>
      <w:ins w:id="939" w:author="Cheng, Jiangtao" w:date="2021-07-18T23:14:00Z">
        <w:r w:rsidR="00533C8C">
          <w:rPr>
            <w:rFonts w:cs="Times New Roman"/>
            <w:sz w:val="24"/>
            <w:szCs w:val="24"/>
          </w:rPr>
          <w:t>shrinking</w:t>
        </w:r>
      </w:ins>
      <w:proofErr w:type="gramEnd"/>
      <w:del w:id="940" w:author="Cheng, Jiangtao" w:date="2021-07-18T23:14:00Z">
        <w:r w:rsidR="009372CB" w:rsidDel="00533C8C">
          <w:rPr>
            <w:rFonts w:cs="Times New Roman"/>
            <w:sz w:val="24"/>
            <w:szCs w:val="24"/>
          </w:rPr>
          <w:delText>decrease of</w:delText>
        </w:r>
      </w:del>
      <w:r w:rsidR="009372CB">
        <w:rPr>
          <w:rFonts w:cs="Times New Roman"/>
          <w:sz w:val="24"/>
          <w:szCs w:val="24"/>
        </w:rPr>
        <w:t xml:space="preserve"> contact area between the droplet</w:t>
      </w:r>
      <w:ins w:id="941" w:author="Cheng, Jiangtao" w:date="2021-07-18T23:11:00Z">
        <w:r w:rsidR="00533C8C">
          <w:rPr>
            <w:rFonts w:cs="Times New Roman"/>
            <w:sz w:val="24"/>
            <w:szCs w:val="24"/>
          </w:rPr>
          <w:t xml:space="preserve"> base</w:t>
        </w:r>
      </w:ins>
      <w:r w:rsidR="009372CB">
        <w:rPr>
          <w:rFonts w:cs="Times New Roman"/>
          <w:sz w:val="24"/>
          <w:szCs w:val="24"/>
        </w:rPr>
        <w:t xml:space="preserve"> a</w:t>
      </w:r>
      <w:r w:rsidR="007452CE">
        <w:rPr>
          <w:rFonts w:cs="Times New Roman"/>
          <w:sz w:val="24"/>
          <w:szCs w:val="24"/>
        </w:rPr>
        <w:t xml:space="preserve">nd the substrate results in the </w:t>
      </w:r>
      <w:ins w:id="942" w:author="Cheng, Jiangtao" w:date="2021-07-18T23:12:00Z">
        <w:r w:rsidR="00533C8C">
          <w:rPr>
            <w:rFonts w:cs="Times New Roman"/>
            <w:sz w:val="24"/>
            <w:szCs w:val="24"/>
          </w:rPr>
          <w:t xml:space="preserve">almost </w:t>
        </w:r>
      </w:ins>
      <w:r w:rsidR="007452CE">
        <w:rPr>
          <w:rFonts w:cs="Times New Roman"/>
          <w:sz w:val="24"/>
          <w:szCs w:val="24"/>
        </w:rPr>
        <w:t>unchang</w:t>
      </w:r>
      <w:ins w:id="943" w:author="Cheng, Jiangtao" w:date="2021-07-18T23:12:00Z">
        <w:r w:rsidR="00533C8C">
          <w:rPr>
            <w:rFonts w:cs="Times New Roman"/>
            <w:sz w:val="24"/>
            <w:szCs w:val="24"/>
          </w:rPr>
          <w:t>ed</w:t>
        </w:r>
      </w:ins>
      <w:del w:id="944" w:author="Cheng, Jiangtao" w:date="2021-07-18T23:12:00Z">
        <w:r w:rsidR="007452CE" w:rsidDel="00533C8C">
          <w:rPr>
            <w:rFonts w:cs="Times New Roman"/>
            <w:sz w:val="24"/>
            <w:szCs w:val="24"/>
          </w:rPr>
          <w:delText>ing of</w:delText>
        </w:r>
      </w:del>
      <w:r w:rsidR="007452CE">
        <w:rPr>
          <w:rFonts w:cs="Times New Roman"/>
          <w:sz w:val="24"/>
          <w:szCs w:val="24"/>
        </w:rPr>
        <w:t xml:space="preserve"> </w:t>
      </w:r>
      <w:del w:id="945" w:author="Cheng, Jiangtao" w:date="2021-07-18T23:12:00Z">
        <w:r w:rsidR="007452CE" w:rsidDel="00533C8C">
          <w:rPr>
            <w:rFonts w:cs="Times New Roman"/>
            <w:sz w:val="24"/>
            <w:szCs w:val="24"/>
          </w:rPr>
          <w:delText xml:space="preserve">surface </w:delText>
        </w:r>
      </w:del>
      <w:r w:rsidR="007452CE">
        <w:rPr>
          <w:rFonts w:cs="Times New Roman"/>
          <w:sz w:val="24"/>
          <w:szCs w:val="24"/>
        </w:rPr>
        <w:t>temperature o</w:t>
      </w:r>
      <w:ins w:id="946" w:author="Cheng, Jiangtao" w:date="2021-07-18T23:16:00Z">
        <w:r w:rsidR="00533C8C">
          <w:rPr>
            <w:rFonts w:cs="Times New Roman"/>
            <w:sz w:val="24"/>
            <w:szCs w:val="24"/>
          </w:rPr>
          <w:t>n the</w:t>
        </w:r>
      </w:ins>
      <w:del w:id="947" w:author="Cheng, Jiangtao" w:date="2021-07-18T23:16:00Z">
        <w:r w:rsidR="007452CE" w:rsidDel="00533C8C">
          <w:rPr>
            <w:rFonts w:cs="Times New Roman"/>
            <w:sz w:val="24"/>
            <w:szCs w:val="24"/>
          </w:rPr>
          <w:delText>f</w:delText>
        </w:r>
      </w:del>
      <w:r w:rsidR="007452CE">
        <w:rPr>
          <w:rFonts w:cs="Times New Roman"/>
          <w:sz w:val="24"/>
          <w:szCs w:val="24"/>
        </w:rPr>
        <w:t xml:space="preserve"> droplet cap</w:t>
      </w:r>
      <w:del w:id="948" w:author="Cheng, Jiangtao" w:date="2021-07-18T23:13:00Z">
        <w:r w:rsidR="007452CE" w:rsidDel="00533C8C">
          <w:rPr>
            <w:rFonts w:cs="Times New Roman"/>
            <w:sz w:val="24"/>
            <w:szCs w:val="24"/>
          </w:rPr>
          <w:delText xml:space="preserve"> in the CCA mode</w:delText>
        </w:r>
      </w:del>
      <w:r w:rsidR="007452CE">
        <w:rPr>
          <w:rFonts w:cs="Times New Roman"/>
          <w:sz w:val="24"/>
          <w:szCs w:val="24"/>
        </w:rPr>
        <w:t xml:space="preserve">. </w:t>
      </w:r>
      <w:r w:rsidR="00C43C1E" w:rsidRPr="00C43C1E">
        <w:rPr>
          <w:rFonts w:cs="Times New Roman"/>
          <w:sz w:val="24"/>
          <w:szCs w:val="24"/>
        </w:rPr>
        <w:t xml:space="preserve">In the </w:t>
      </w:r>
      <w:r w:rsidR="00C7405F">
        <w:rPr>
          <w:rFonts w:cs="Times New Roman"/>
          <w:sz w:val="24"/>
          <w:szCs w:val="24"/>
        </w:rPr>
        <w:t>m</w:t>
      </w:r>
      <w:r w:rsidR="00C43C1E" w:rsidRPr="00C43C1E">
        <w:rPr>
          <w:rFonts w:cs="Times New Roman"/>
          <w:sz w:val="24"/>
          <w:szCs w:val="24"/>
        </w:rPr>
        <w:t xml:space="preserve">ixed mode, the volume </w:t>
      </w:r>
      <w:r w:rsidR="001F46EE">
        <w:rPr>
          <w:rFonts w:cs="Times New Roman"/>
          <w:sz w:val="24"/>
          <w:szCs w:val="24"/>
        </w:rPr>
        <w:t xml:space="preserve">of the evaporating droplet </w:t>
      </w:r>
      <w:r w:rsidR="00C43C1E" w:rsidRPr="00C43C1E">
        <w:rPr>
          <w:rFonts w:cs="Times New Roman"/>
          <w:sz w:val="24"/>
          <w:szCs w:val="24"/>
        </w:rPr>
        <w:t xml:space="preserve">is </w:t>
      </w:r>
      <w:r w:rsidR="001F46EE">
        <w:rPr>
          <w:rFonts w:cs="Times New Roman"/>
          <w:sz w:val="24"/>
          <w:szCs w:val="24"/>
        </w:rPr>
        <w:t>relatively</w:t>
      </w:r>
      <w:r w:rsidR="00C43C1E" w:rsidRPr="00C43C1E">
        <w:rPr>
          <w:rFonts w:cs="Times New Roman"/>
          <w:sz w:val="24"/>
          <w:szCs w:val="24"/>
        </w:rPr>
        <w:t xml:space="preserve"> small (&lt;</w:t>
      </w:r>
      <w:r w:rsidR="00C109B7">
        <w:rPr>
          <w:rFonts w:cs="Times New Roman"/>
          <w:sz w:val="24"/>
          <w:szCs w:val="24"/>
        </w:rPr>
        <w:t xml:space="preserve"> </w:t>
      </w:r>
      <w:r w:rsidR="00C43C1E" w:rsidRPr="00C43C1E">
        <w:rPr>
          <w:rFonts w:cs="Times New Roman"/>
          <w:sz w:val="24"/>
          <w:szCs w:val="24"/>
        </w:rPr>
        <w:t xml:space="preserve">0.05 </w:t>
      </w:r>
      <w:proofErr w:type="spellStart"/>
      <w:r w:rsidR="00C43C1E" w:rsidRPr="00C43C1E">
        <w:rPr>
          <w:rFonts w:cs="Times New Roman"/>
          <w:sz w:val="24"/>
          <w:szCs w:val="24"/>
        </w:rPr>
        <w:t>μL</w:t>
      </w:r>
      <w:proofErr w:type="spellEnd"/>
      <w:r w:rsidR="00C43C1E" w:rsidRPr="00C43C1E">
        <w:rPr>
          <w:rFonts w:cs="Times New Roman"/>
          <w:sz w:val="24"/>
          <w:szCs w:val="24"/>
        </w:rPr>
        <w:t xml:space="preserve">) </w:t>
      </w:r>
      <w:r w:rsidR="001F46EE">
        <w:rPr>
          <w:rFonts w:cs="Times New Roman"/>
          <w:sz w:val="24"/>
          <w:szCs w:val="24"/>
        </w:rPr>
        <w:t xml:space="preserve">and </w:t>
      </w:r>
      <w:ins w:id="949" w:author="Cheng, Jiangtao" w:date="2021-07-18T23:17:00Z">
        <w:r w:rsidR="00533C8C">
          <w:rPr>
            <w:rFonts w:cs="Times New Roman"/>
            <w:sz w:val="24"/>
            <w:szCs w:val="24"/>
          </w:rPr>
          <w:t>droplet</w:t>
        </w:r>
      </w:ins>
      <w:del w:id="950" w:author="Cheng, Jiangtao" w:date="2021-07-18T23:16:00Z">
        <w:r w:rsidR="001F46EE" w:rsidDel="00533C8C">
          <w:rPr>
            <w:rFonts w:cs="Times New Roman"/>
            <w:sz w:val="24"/>
            <w:szCs w:val="24"/>
          </w:rPr>
          <w:delText>the</w:delText>
        </w:r>
      </w:del>
      <w:r w:rsidR="001F46EE">
        <w:rPr>
          <w:rFonts w:cs="Times New Roman"/>
          <w:sz w:val="24"/>
          <w:szCs w:val="24"/>
        </w:rPr>
        <w:t xml:space="preserve"> evaporation in this mode is not a focus </w:t>
      </w:r>
      <w:r w:rsidR="00C43C1E" w:rsidRPr="00C43C1E">
        <w:rPr>
          <w:rFonts w:cs="Times New Roman"/>
          <w:sz w:val="24"/>
          <w:szCs w:val="24"/>
        </w:rPr>
        <w:t xml:space="preserve">in this discussion. </w:t>
      </w:r>
    </w:p>
    <w:p w14:paraId="4167155E" w14:textId="0DB6AAD2" w:rsidR="00C43C1E" w:rsidRDefault="00FF3843">
      <w:pPr>
        <w:spacing w:after="60" w:line="360" w:lineRule="auto"/>
        <w:ind w:firstLine="360"/>
        <w:jc w:val="center"/>
        <w:rPr>
          <w:rFonts w:cs="Times New Roman"/>
          <w:sz w:val="24"/>
          <w:szCs w:val="24"/>
        </w:rPr>
        <w:pPrChange w:id="951" w:author="Cheng, Jiangtao" w:date="2021-07-18T11:35:00Z">
          <w:pPr>
            <w:spacing w:line="360" w:lineRule="auto"/>
            <w:ind w:firstLine="360"/>
            <w:jc w:val="center"/>
          </w:pPr>
        </w:pPrChange>
      </w:pPr>
      <w:r>
        <w:rPr>
          <w:noProof/>
        </w:rPr>
        <w:drawing>
          <wp:inline distT="0" distB="0" distL="0" distR="0" wp14:anchorId="50A09410" wp14:editId="513B7B02">
            <wp:extent cx="5394960" cy="39502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3447" r="8333" b="2068"/>
                    <a:stretch/>
                  </pic:blipFill>
                  <pic:spPr bwMode="auto">
                    <a:xfrm>
                      <a:off x="0" y="0"/>
                      <a:ext cx="5394960" cy="395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23A79" w14:textId="7E8A8630" w:rsidR="008746BB" w:rsidRPr="00C43C1E" w:rsidRDefault="008746BB" w:rsidP="009372CB">
      <w:pPr>
        <w:spacing w:after="120"/>
        <w:rPr>
          <w:rFonts w:cs="Times New Roman"/>
          <w:sz w:val="24"/>
          <w:szCs w:val="24"/>
        </w:rPr>
      </w:pPr>
      <w:r w:rsidRPr="00DA29D0">
        <w:rPr>
          <w:rFonts w:cs="Times New Roman"/>
          <w:b/>
          <w:bCs/>
          <w:sz w:val="24"/>
          <w:szCs w:val="24"/>
        </w:rPr>
        <w:t>Figure 7.</w:t>
      </w:r>
      <w:r w:rsidRPr="00C43C1E">
        <w:rPr>
          <w:rFonts w:cs="Times New Roman"/>
          <w:sz w:val="24"/>
          <w:szCs w:val="24"/>
        </w:rPr>
        <w:t xml:space="preserve"> </w:t>
      </w:r>
      <w:del w:id="952" w:author="Cheng, Jiangtao" w:date="2021-07-18T22:57:00Z">
        <w:r w:rsidRPr="00C43C1E" w:rsidDel="004F70F2">
          <w:rPr>
            <w:rFonts w:cs="Times New Roman"/>
            <w:sz w:val="24"/>
            <w:szCs w:val="24"/>
          </w:rPr>
          <w:delText xml:space="preserve">(a) </w:delText>
        </w:r>
      </w:del>
      <w:r w:rsidRPr="00C43C1E">
        <w:rPr>
          <w:rFonts w:cs="Times New Roman"/>
          <w:sz w:val="24"/>
          <w:szCs w:val="24"/>
        </w:rPr>
        <w:t xml:space="preserve">Evolution of droplet cap surface temperature on </w:t>
      </w:r>
      <w:ins w:id="953" w:author="Cheng, Jiangtao" w:date="2021-07-18T22:57:00Z">
        <w:r w:rsidR="004F70F2" w:rsidRPr="00C43C1E">
          <w:rPr>
            <w:rFonts w:cs="Times New Roman"/>
            <w:sz w:val="24"/>
            <w:szCs w:val="24"/>
          </w:rPr>
          <w:t xml:space="preserve">(a) </w:t>
        </w:r>
      </w:ins>
      <w:r w:rsidRPr="00C43C1E">
        <w:rPr>
          <w:rFonts w:cs="Times New Roman"/>
          <w:sz w:val="24"/>
          <w:szCs w:val="24"/>
        </w:rPr>
        <w:t>sample 1</w:t>
      </w:r>
      <w:ins w:id="954" w:author="Cheng, Jiangtao" w:date="2021-07-18T22:57:00Z">
        <w:r w:rsidR="004F70F2">
          <w:rPr>
            <w:rFonts w:cs="Times New Roman"/>
            <w:sz w:val="24"/>
            <w:szCs w:val="24"/>
          </w:rPr>
          <w:t>,</w:t>
        </w:r>
      </w:ins>
      <w:del w:id="955" w:author="Cheng, Jiangtao" w:date="2021-07-18T22:57:00Z">
        <w:r w:rsidRPr="00C43C1E" w:rsidDel="004F70F2">
          <w:rPr>
            <w:rFonts w:cs="Times New Roman"/>
            <w:sz w:val="24"/>
            <w:szCs w:val="24"/>
          </w:rPr>
          <w:delText>.</w:delText>
        </w:r>
      </w:del>
      <w:r w:rsidRPr="00C43C1E">
        <w:rPr>
          <w:rFonts w:cs="Times New Roman"/>
          <w:sz w:val="24"/>
          <w:szCs w:val="24"/>
        </w:rPr>
        <w:t xml:space="preserve"> (b) </w:t>
      </w:r>
      <w:del w:id="956" w:author="Cheng, Jiangtao" w:date="2021-07-18T22:57:00Z">
        <w:r w:rsidRPr="00C43C1E" w:rsidDel="004F70F2">
          <w:rPr>
            <w:rFonts w:cs="Times New Roman"/>
            <w:sz w:val="24"/>
            <w:szCs w:val="24"/>
          </w:rPr>
          <w:delText xml:space="preserve">Evolution of droplet cap surface temperature on </w:delText>
        </w:r>
      </w:del>
      <w:r w:rsidRPr="00C43C1E">
        <w:rPr>
          <w:rFonts w:cs="Times New Roman"/>
          <w:sz w:val="24"/>
          <w:szCs w:val="24"/>
        </w:rPr>
        <w:t>sample 2</w:t>
      </w:r>
      <w:ins w:id="957" w:author="Cheng, Jiangtao" w:date="2021-07-18T22:57:00Z">
        <w:r w:rsidR="004F70F2">
          <w:rPr>
            <w:rFonts w:cs="Times New Roman"/>
            <w:sz w:val="24"/>
            <w:szCs w:val="24"/>
          </w:rPr>
          <w:t>, and</w:t>
        </w:r>
      </w:ins>
      <w:del w:id="958" w:author="Cheng, Jiangtao" w:date="2021-07-18T22:57:00Z">
        <w:r w:rsidRPr="00C43C1E" w:rsidDel="004F70F2">
          <w:rPr>
            <w:rFonts w:cs="Times New Roman"/>
            <w:sz w:val="24"/>
            <w:szCs w:val="24"/>
          </w:rPr>
          <w:delText>.</w:delText>
        </w:r>
      </w:del>
      <w:r w:rsidRPr="00C43C1E">
        <w:rPr>
          <w:rFonts w:cs="Times New Roman"/>
          <w:sz w:val="24"/>
          <w:szCs w:val="24"/>
        </w:rPr>
        <w:t xml:space="preserve"> (c) </w:t>
      </w:r>
      <w:del w:id="959" w:author="Cheng, Jiangtao" w:date="2021-07-18T22:57:00Z">
        <w:r w:rsidRPr="00C43C1E" w:rsidDel="004F70F2">
          <w:rPr>
            <w:rFonts w:cs="Times New Roman"/>
            <w:sz w:val="24"/>
            <w:szCs w:val="24"/>
          </w:rPr>
          <w:delText xml:space="preserve">Evolution of droplet cap surface temperature on </w:delText>
        </w:r>
      </w:del>
      <w:r w:rsidRPr="00C43C1E">
        <w:rPr>
          <w:rFonts w:cs="Times New Roman"/>
          <w:sz w:val="24"/>
          <w:szCs w:val="24"/>
        </w:rPr>
        <w:t xml:space="preserve">sample 3. The solid lines represent the droplet cap surface temperature calculated by the thermal circuit model and the scatter dots are the experimental results </w:t>
      </w:r>
      <w:r w:rsidR="00D00D45">
        <w:rPr>
          <w:rFonts w:cs="Times New Roman"/>
          <w:sz w:val="24"/>
          <w:szCs w:val="24"/>
        </w:rPr>
        <w:t>obtain</w:t>
      </w:r>
      <w:r w:rsidRPr="00C43C1E">
        <w:rPr>
          <w:rFonts w:cs="Times New Roman"/>
          <w:sz w:val="24"/>
          <w:szCs w:val="24"/>
        </w:rPr>
        <w:t xml:space="preserve">ed by the IR camera. </w:t>
      </w:r>
      <w:commentRangeStart w:id="960"/>
      <w:r w:rsidRPr="00C43C1E">
        <w:rPr>
          <w:rFonts w:cs="Times New Roman"/>
          <w:sz w:val="24"/>
          <w:szCs w:val="24"/>
        </w:rPr>
        <w:t>(d)</w:t>
      </w:r>
      <w:commentRangeEnd w:id="960"/>
      <w:r w:rsidR="004F70F2">
        <w:rPr>
          <w:rStyle w:val="CommentReference"/>
        </w:rPr>
        <w:commentReference w:id="960"/>
      </w:r>
      <w:r w:rsidRPr="00C43C1E">
        <w:rPr>
          <w:rFonts w:cs="Times New Roman"/>
          <w:sz w:val="24"/>
          <w:szCs w:val="24"/>
        </w:rPr>
        <w:t xml:space="preserve"> Evolution of droplet base temperature on sample 1</w:t>
      </w:r>
      <w:r w:rsidR="00D00D45">
        <w:rPr>
          <w:rFonts w:cs="Times New Roman"/>
          <w:sz w:val="24"/>
          <w:szCs w:val="24"/>
        </w:rPr>
        <w:t>,</w:t>
      </w:r>
      <w:r w:rsidRPr="00C43C1E">
        <w:rPr>
          <w:rFonts w:cs="Times New Roman"/>
          <w:sz w:val="24"/>
          <w:szCs w:val="24"/>
        </w:rPr>
        <w:t xml:space="preserve"> sample 2 and sample 3 with </w:t>
      </w:r>
      <w:r w:rsidR="00D00D45">
        <w:rPr>
          <w:rFonts w:cs="Times New Roman"/>
          <w:sz w:val="24"/>
          <w:szCs w:val="24"/>
        </w:rPr>
        <w:t>the</w:t>
      </w:r>
      <w:ins w:id="961" w:author="Cheng, Jiangtao" w:date="2021-07-18T22:59:00Z">
        <w:r w:rsidR="004F70F2">
          <w:rPr>
            <w:rFonts w:cs="Times New Roman"/>
            <w:sz w:val="24"/>
            <w:szCs w:val="24"/>
          </w:rPr>
          <w:t xml:space="preserve"> substrate</w:t>
        </w:r>
      </w:ins>
      <w:r w:rsidR="00D00D45">
        <w:rPr>
          <w:rFonts w:cs="Times New Roman"/>
          <w:sz w:val="24"/>
          <w:szCs w:val="24"/>
        </w:rPr>
        <w:t xml:space="preserve"> </w:t>
      </w:r>
      <w:del w:id="962" w:author="Cheng, Jiangtao" w:date="2021-07-18T22:59:00Z">
        <w:r w:rsidRPr="00C43C1E" w:rsidDel="004F70F2">
          <w:rPr>
            <w:rFonts w:cs="Times New Roman"/>
            <w:sz w:val="24"/>
            <w:szCs w:val="24"/>
          </w:rPr>
          <w:delText xml:space="preserve">base </w:delText>
        </w:r>
      </w:del>
      <w:r w:rsidRPr="00C43C1E">
        <w:rPr>
          <w:rFonts w:cs="Times New Roman"/>
          <w:sz w:val="24"/>
          <w:szCs w:val="24"/>
        </w:rPr>
        <w:t>temperature</w:t>
      </w:r>
      <w:r w:rsidR="00D00D45" w:rsidRPr="00D00D45">
        <w:rPr>
          <w:rFonts w:cs="Times New Roman"/>
          <w:sz w:val="24"/>
          <w:szCs w:val="24"/>
        </w:rPr>
        <w:t xml:space="preserve"> </w:t>
      </w:r>
      <w:r w:rsidR="00D00D45" w:rsidRPr="00C43C1E">
        <w:rPr>
          <w:rFonts w:cs="Times New Roman"/>
          <w:sz w:val="24"/>
          <w:szCs w:val="24"/>
        </w:rPr>
        <w:t>heated</w:t>
      </w:r>
      <w:r w:rsidR="00D00D45">
        <w:rPr>
          <w:rFonts w:cs="Times New Roman"/>
          <w:sz w:val="24"/>
          <w:szCs w:val="24"/>
        </w:rPr>
        <w:t xml:space="preserve"> at</w:t>
      </w:r>
      <w:r w:rsidRPr="00C43C1E">
        <w:rPr>
          <w:rFonts w:cs="Times New Roman"/>
          <w:sz w:val="24"/>
          <w:szCs w:val="24"/>
        </w:rPr>
        <w:t xml:space="preserve"> 40 °C, 60 °C and 80</w:t>
      </w:r>
      <w:r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>°C</w:t>
      </w:r>
      <w:r w:rsidR="00D00D45">
        <w:rPr>
          <w:rFonts w:cs="Times New Roman"/>
          <w:sz w:val="24"/>
          <w:szCs w:val="24"/>
        </w:rPr>
        <w:t>, respectively</w:t>
      </w:r>
      <w:r w:rsidRPr="00C43C1E">
        <w:rPr>
          <w:rFonts w:cs="Times New Roman"/>
          <w:sz w:val="24"/>
          <w:szCs w:val="24"/>
        </w:rPr>
        <w:t xml:space="preserve">. </w:t>
      </w:r>
    </w:p>
    <w:p w14:paraId="2AAB8C6B" w14:textId="647048AF" w:rsidR="00C43C1E" w:rsidRPr="00C43C1E" w:rsidRDefault="00D4416B" w:rsidP="00856045">
      <w:pPr>
        <w:spacing w:line="360" w:lineRule="auto"/>
        <w:ind w:firstLine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The </w:t>
      </w:r>
      <w:r w:rsidR="00C43C1E" w:rsidRPr="00C43C1E">
        <w:rPr>
          <w:rFonts w:cs="Times New Roman"/>
          <w:sz w:val="24"/>
          <w:szCs w:val="24"/>
        </w:rPr>
        <w:t xml:space="preserve">average temperature of the droplet base on different samples and with different substrate </w:t>
      </w:r>
      <w:r w:rsidR="00C43C1E" w:rsidRPr="00C43C1E">
        <w:rPr>
          <w:rFonts w:cs="Times New Roman"/>
          <w:sz w:val="24"/>
          <w:szCs w:val="24"/>
        </w:rPr>
        <w:lastRenderedPageBreak/>
        <w:t>temperatures</w:t>
      </w:r>
      <w:r>
        <w:rPr>
          <w:rFonts w:cs="Times New Roman"/>
          <w:sz w:val="24"/>
          <w:szCs w:val="24"/>
        </w:rPr>
        <w:t xml:space="preserve"> is shown i</w:t>
      </w:r>
      <w:r w:rsidRPr="00C43C1E">
        <w:rPr>
          <w:rFonts w:cs="Times New Roman"/>
          <w:sz w:val="24"/>
          <w:szCs w:val="24"/>
        </w:rPr>
        <w:t xml:space="preserve">n Fig. </w:t>
      </w:r>
      <w:r>
        <w:rPr>
          <w:rFonts w:cs="Times New Roman"/>
          <w:sz w:val="24"/>
          <w:szCs w:val="24"/>
        </w:rPr>
        <w:t>7</w:t>
      </w:r>
      <w:r w:rsidRPr="00C43C1E">
        <w:rPr>
          <w:rFonts w:cs="Times New Roman"/>
          <w:sz w:val="24"/>
          <w:szCs w:val="24"/>
        </w:rPr>
        <w:t>(d)</w:t>
      </w:r>
      <w:r w:rsidR="00C43C1E" w:rsidRPr="00C43C1E">
        <w:rPr>
          <w:rFonts w:cs="Times New Roman"/>
          <w:sz w:val="24"/>
          <w:szCs w:val="24"/>
        </w:rPr>
        <w:t xml:space="preserve">. </w:t>
      </w:r>
      <w:r w:rsidR="00A52013">
        <w:rPr>
          <w:rFonts w:cs="Times New Roman"/>
          <w:sz w:val="24"/>
          <w:szCs w:val="24"/>
        </w:rPr>
        <w:t>T</w:t>
      </w:r>
      <w:r w:rsidR="00C43C1E" w:rsidRPr="00C43C1E">
        <w:rPr>
          <w:rFonts w:cs="Times New Roman"/>
          <w:sz w:val="24"/>
          <w:szCs w:val="24"/>
        </w:rPr>
        <w:t xml:space="preserve">here </w:t>
      </w:r>
      <w:r w:rsidR="00A52013">
        <w:rPr>
          <w:rFonts w:cs="Times New Roman"/>
          <w:sz w:val="24"/>
          <w:szCs w:val="24"/>
        </w:rPr>
        <w:t>exists</w:t>
      </w:r>
      <w:r w:rsidR="00C43C1E" w:rsidRPr="00C43C1E">
        <w:rPr>
          <w:rFonts w:cs="Times New Roman"/>
          <w:sz w:val="24"/>
          <w:szCs w:val="24"/>
        </w:rPr>
        <w:t xml:space="preserve"> an </w:t>
      </w:r>
      <w:ins w:id="963" w:author="Cheng, Jiangtao" w:date="2021-07-18T23:18:00Z">
        <w:r w:rsidR="00E8759B">
          <w:rPr>
            <w:rFonts w:cs="Times New Roman"/>
            <w:sz w:val="24"/>
            <w:szCs w:val="24"/>
          </w:rPr>
          <w:t>apparent</w:t>
        </w:r>
      </w:ins>
      <w:del w:id="964" w:author="Cheng, Jiangtao" w:date="2021-07-18T23:18:00Z">
        <w:r w:rsidR="00C43C1E" w:rsidRPr="00C43C1E" w:rsidDel="00E8759B">
          <w:rPr>
            <w:rFonts w:cs="Times New Roman"/>
            <w:sz w:val="24"/>
            <w:szCs w:val="24"/>
          </w:rPr>
          <w:delText>unneglectable</w:delText>
        </w:r>
      </w:del>
      <w:r w:rsidR="00C43C1E" w:rsidRPr="00C43C1E">
        <w:rPr>
          <w:rFonts w:cs="Times New Roman"/>
          <w:sz w:val="24"/>
          <w:szCs w:val="24"/>
        </w:rPr>
        <w:t xml:space="preserve"> temperature mismatch between the droplet base and the substrate base. Though there </w:t>
      </w:r>
      <w:r w:rsidR="00A52013">
        <w:rPr>
          <w:rFonts w:cs="Times New Roman"/>
          <w:sz w:val="24"/>
          <w:szCs w:val="24"/>
        </w:rPr>
        <w:t>is</w:t>
      </w:r>
      <w:r w:rsidR="00C43C1E" w:rsidRPr="00C43C1E">
        <w:rPr>
          <w:rFonts w:cs="Times New Roman"/>
          <w:sz w:val="24"/>
          <w:szCs w:val="24"/>
        </w:rPr>
        <w:t xml:space="preserve"> a temperature drop through the substrate because of the substrate</w:t>
      </w:r>
      <w:r w:rsidR="000D43DB">
        <w:rPr>
          <w:rFonts w:cs="Times New Roman"/>
          <w:sz w:val="24"/>
          <w:szCs w:val="24"/>
        </w:rPr>
        <w:t>’s conduction</w:t>
      </w:r>
      <w:r w:rsidR="00C43C1E" w:rsidRPr="00C43C1E">
        <w:rPr>
          <w:rFonts w:cs="Times New Roman"/>
          <w:sz w:val="24"/>
          <w:szCs w:val="24"/>
        </w:rPr>
        <w:t xml:space="preserve"> resistance, the large thermal conductivity of silicon (300 W/</w:t>
      </w:r>
      <w:proofErr w:type="spellStart"/>
      <w:r w:rsidR="00C43C1E" w:rsidRPr="00C43C1E">
        <w:rPr>
          <w:rFonts w:cs="Times New Roman"/>
          <w:sz w:val="24"/>
          <w:szCs w:val="24"/>
        </w:rPr>
        <w:t>m</w:t>
      </w:r>
      <w:r w:rsidR="00C109B7">
        <w:rPr>
          <w:rFonts w:cs="Times New Roman"/>
          <w:sz w:val="24"/>
          <w:szCs w:val="24"/>
        </w:rPr>
        <w:t>·</w:t>
      </w:r>
      <w:r w:rsidR="00C43C1E" w:rsidRPr="00C43C1E">
        <w:rPr>
          <w:rFonts w:cs="Times New Roman"/>
          <w:sz w:val="24"/>
          <w:szCs w:val="24"/>
        </w:rPr>
        <w:t>K</w:t>
      </w:r>
      <w:proofErr w:type="spellEnd"/>
      <w:r w:rsidR="00C43C1E" w:rsidRPr="00C43C1E">
        <w:rPr>
          <w:rFonts w:cs="Times New Roman"/>
          <w:sz w:val="24"/>
          <w:szCs w:val="24"/>
        </w:rPr>
        <w:t xml:space="preserve">) </w:t>
      </w:r>
      <w:r w:rsidR="00A52013">
        <w:rPr>
          <w:rFonts w:cs="Times New Roman"/>
          <w:sz w:val="24"/>
          <w:szCs w:val="24"/>
        </w:rPr>
        <w:t>should have led to</w:t>
      </w:r>
      <w:r w:rsidR="00C43C1E" w:rsidRPr="00C43C1E">
        <w:rPr>
          <w:rFonts w:cs="Times New Roman"/>
          <w:sz w:val="24"/>
          <w:szCs w:val="24"/>
        </w:rPr>
        <w:t xml:space="preserve"> </w:t>
      </w:r>
      <w:r w:rsidR="00A52013">
        <w:rPr>
          <w:rFonts w:cs="Times New Roman"/>
          <w:sz w:val="24"/>
          <w:szCs w:val="24"/>
        </w:rPr>
        <w:t>a</w:t>
      </w:r>
      <w:ins w:id="965" w:author="Cheng, Jiangtao" w:date="2021-07-18T23:22:00Z">
        <w:r w:rsidR="00CE22C7">
          <w:rPr>
            <w:rFonts w:cs="Times New Roman"/>
            <w:sz w:val="24"/>
            <w:szCs w:val="24"/>
          </w:rPr>
          <w:t xml:space="preserve"> very</w:t>
        </w:r>
      </w:ins>
      <w:r w:rsidR="00A52013">
        <w:rPr>
          <w:rFonts w:cs="Times New Roman"/>
          <w:sz w:val="24"/>
          <w:szCs w:val="24"/>
        </w:rPr>
        <w:t xml:space="preserve"> </w:t>
      </w:r>
      <w:r w:rsidR="00A52013" w:rsidRPr="00C43C1E">
        <w:rPr>
          <w:rFonts w:cs="Times New Roman"/>
          <w:sz w:val="24"/>
          <w:szCs w:val="24"/>
        </w:rPr>
        <w:t>small</w:t>
      </w:r>
      <w:r w:rsidR="00A52013" w:rsidRPr="00C43C1E" w:rsidDel="00A52013">
        <w:rPr>
          <w:rFonts w:cs="Times New Roman"/>
          <w:sz w:val="24"/>
          <w:szCs w:val="24"/>
        </w:rPr>
        <w:t xml:space="preserve"> </w:t>
      </w:r>
      <w:r w:rsidR="00C43C1E" w:rsidRPr="00C43C1E">
        <w:rPr>
          <w:rFonts w:cs="Times New Roman"/>
          <w:sz w:val="24"/>
          <w:szCs w:val="24"/>
        </w:rPr>
        <w:t>thermal resistance</w:t>
      </w:r>
      <w:ins w:id="966" w:author="Cheng, Jiangtao" w:date="2021-07-18T23:23:00Z">
        <w:r w:rsidR="00CE22C7">
          <w:rPr>
            <w:rFonts w:cs="Times New Roman"/>
            <w:sz w:val="24"/>
            <w:szCs w:val="24"/>
          </w:rPr>
          <w:t>.</w:t>
        </w:r>
      </w:ins>
      <w:r w:rsidR="00C43C1E" w:rsidRPr="00C43C1E">
        <w:rPr>
          <w:rFonts w:cs="Times New Roman"/>
          <w:sz w:val="24"/>
          <w:szCs w:val="24"/>
        </w:rPr>
        <w:t xml:space="preserve"> </w:t>
      </w:r>
      <w:ins w:id="967" w:author="Cheng, Jiangtao" w:date="2021-07-18T23:23:00Z">
        <w:r w:rsidR="00CE22C7">
          <w:rPr>
            <w:rFonts w:cs="Times New Roman"/>
            <w:sz w:val="24"/>
            <w:szCs w:val="24"/>
          </w:rPr>
          <w:t xml:space="preserve">As such, </w:t>
        </w:r>
      </w:ins>
      <w:del w:id="968" w:author="Cheng, Jiangtao" w:date="2021-07-18T23:23:00Z">
        <w:r w:rsidR="00C43C1E" w:rsidRPr="00C43C1E" w:rsidDel="00CE22C7">
          <w:rPr>
            <w:rFonts w:cs="Times New Roman"/>
            <w:sz w:val="24"/>
            <w:szCs w:val="24"/>
          </w:rPr>
          <w:delText>(</w:delText>
        </w:r>
      </w:del>
      <w:ins w:id="969" w:author="Cheng, Jiangtao" w:date="2021-07-18T23:23:00Z">
        <w:r w:rsidR="00CE22C7">
          <w:rPr>
            <w:rFonts w:cs="Times New Roman"/>
            <w:sz w:val="24"/>
            <w:szCs w:val="24"/>
          </w:rPr>
          <w:t>t</w:t>
        </w:r>
      </w:ins>
      <w:del w:id="970" w:author="Cheng, Jiangtao" w:date="2021-07-18T23:23:00Z">
        <w:r w:rsidR="000D43DB" w:rsidDel="00CE22C7">
          <w:rPr>
            <w:rFonts w:cs="Times New Roman"/>
            <w:sz w:val="24"/>
            <w:szCs w:val="24"/>
          </w:rPr>
          <w:delText>T</w:delText>
        </w:r>
      </w:del>
      <w:proofErr w:type="gramStart"/>
      <w:r w:rsidR="000D43DB">
        <w:rPr>
          <w:rFonts w:cs="Times New Roman"/>
          <w:sz w:val="24"/>
          <w:szCs w:val="24"/>
        </w:rPr>
        <w:t>he</w:t>
      </w:r>
      <w:proofErr w:type="gramEnd"/>
      <w:r w:rsidR="000D43DB" w:rsidRPr="000D43DB">
        <w:t xml:space="preserve"> </w:t>
      </w:r>
      <w:r w:rsidR="000D43DB" w:rsidRPr="000D43DB">
        <w:rPr>
          <w:rFonts w:cs="Times New Roman"/>
          <w:sz w:val="24"/>
          <w:szCs w:val="24"/>
        </w:rPr>
        <w:t xml:space="preserve">temperature drop through the substrate </w:t>
      </w:r>
      <w:r w:rsidR="000D43DB">
        <w:rPr>
          <w:rFonts w:cs="Times New Roman"/>
          <w:sz w:val="24"/>
          <w:szCs w:val="24"/>
        </w:rPr>
        <w:t xml:space="preserve">is </w:t>
      </w:r>
      <w:r w:rsidR="00C43C1E" w:rsidRPr="00C43C1E">
        <w:rPr>
          <w:rFonts w:cs="Times New Roman"/>
          <w:sz w:val="24"/>
          <w:szCs w:val="24"/>
        </w:rPr>
        <w:t xml:space="preserve">&lt; 1°C based on our </w:t>
      </w:r>
      <w:r w:rsidR="000D43DB" w:rsidRPr="00C43C1E">
        <w:rPr>
          <w:rFonts w:cs="Times New Roman"/>
          <w:sz w:val="24"/>
          <w:szCs w:val="24"/>
        </w:rPr>
        <w:t>calculat</w:t>
      </w:r>
      <w:r w:rsidR="000D43DB">
        <w:rPr>
          <w:rFonts w:cs="Times New Roman"/>
          <w:sz w:val="24"/>
          <w:szCs w:val="24"/>
        </w:rPr>
        <w:t>ed</w:t>
      </w:r>
      <w:r w:rsidR="00C43C1E" w:rsidRPr="00C43C1E">
        <w:rPr>
          <w:rFonts w:cs="Times New Roman"/>
          <w:sz w:val="24"/>
          <w:szCs w:val="24"/>
        </w:rPr>
        <w:t xml:space="preserve"> results</w:t>
      </w:r>
      <w:del w:id="971" w:author="Cheng, Jiangtao" w:date="2021-07-18T23:23:00Z">
        <w:r w:rsidR="00C43C1E" w:rsidRPr="00C43C1E" w:rsidDel="00CE22C7">
          <w:rPr>
            <w:rFonts w:cs="Times New Roman"/>
            <w:sz w:val="24"/>
            <w:szCs w:val="24"/>
          </w:rPr>
          <w:delText>)</w:delText>
        </w:r>
      </w:del>
      <w:r w:rsidR="00C43C1E" w:rsidRPr="00C43C1E">
        <w:rPr>
          <w:rFonts w:cs="Times New Roman"/>
          <w:sz w:val="24"/>
          <w:szCs w:val="24"/>
        </w:rPr>
        <w:t>. However, the temperature mismatch</w:t>
      </w:r>
      <w:r w:rsidR="00C7405F">
        <w:rPr>
          <w:rFonts w:cs="Times New Roman"/>
          <w:sz w:val="24"/>
          <w:szCs w:val="24"/>
        </w:rPr>
        <w:t>es</w:t>
      </w:r>
      <w:r w:rsidR="00C43C1E" w:rsidRPr="00C43C1E">
        <w:rPr>
          <w:rFonts w:cs="Times New Roman"/>
          <w:sz w:val="24"/>
          <w:szCs w:val="24"/>
        </w:rPr>
        <w:t xml:space="preserve"> between the droplet base and the substrate base </w:t>
      </w:r>
      <w:r w:rsidR="00C7405F">
        <w:rPr>
          <w:rFonts w:cs="Times New Roman"/>
          <w:sz w:val="24"/>
          <w:szCs w:val="24"/>
        </w:rPr>
        <w:t>are</w:t>
      </w:r>
      <w:r w:rsidR="00C43C1E" w:rsidRPr="00C43C1E">
        <w:rPr>
          <w:rFonts w:cs="Times New Roman"/>
          <w:sz w:val="24"/>
          <w:szCs w:val="24"/>
        </w:rPr>
        <w:t xml:space="preserve"> about 2 °C, </w:t>
      </w:r>
      <w:r w:rsidR="00C66350">
        <w:rPr>
          <w:rFonts w:cs="Times New Roman"/>
          <w:sz w:val="24"/>
          <w:szCs w:val="24"/>
        </w:rPr>
        <w:t>5</w:t>
      </w:r>
      <w:r w:rsidR="00C43C1E" w:rsidRPr="00C43C1E">
        <w:rPr>
          <w:rFonts w:cs="Times New Roman"/>
          <w:sz w:val="24"/>
          <w:szCs w:val="24"/>
        </w:rPr>
        <w:t xml:space="preserve"> °C and </w:t>
      </w:r>
      <w:r w:rsidR="00C66350">
        <w:rPr>
          <w:rFonts w:cs="Times New Roman"/>
          <w:sz w:val="24"/>
          <w:szCs w:val="24"/>
        </w:rPr>
        <w:t>8</w:t>
      </w:r>
      <w:r w:rsidR="00C43C1E" w:rsidRPr="00C43C1E">
        <w:rPr>
          <w:rFonts w:cs="Times New Roman"/>
          <w:sz w:val="24"/>
          <w:szCs w:val="24"/>
        </w:rPr>
        <w:t xml:space="preserve"> °C</w:t>
      </w:r>
      <w:del w:id="972" w:author="Cheng, Jiangtao" w:date="2021-07-18T23:24:00Z">
        <w:r w:rsidR="00A52013" w:rsidDel="002C6A3C">
          <w:rPr>
            <w:rFonts w:cs="Times New Roman"/>
            <w:sz w:val="24"/>
            <w:szCs w:val="24"/>
          </w:rPr>
          <w:delText>,</w:delText>
        </w:r>
      </w:del>
      <w:r w:rsidR="00A52013">
        <w:rPr>
          <w:rFonts w:cs="Times New Roman"/>
          <w:sz w:val="24"/>
          <w:szCs w:val="24"/>
        </w:rPr>
        <w:t xml:space="preserve"> </w:t>
      </w:r>
      <w:del w:id="973" w:author="Cheng, Jiangtao" w:date="2021-07-18T23:24:00Z">
        <w:r w:rsidR="00A52013" w:rsidDel="002C6A3C">
          <w:rPr>
            <w:rFonts w:cs="Times New Roman"/>
            <w:sz w:val="24"/>
            <w:szCs w:val="24"/>
          </w:rPr>
          <w:delText>respectively,</w:delText>
        </w:r>
        <w:r w:rsidR="00C43C1E" w:rsidRPr="00C43C1E" w:rsidDel="002C6A3C">
          <w:rPr>
            <w:rFonts w:cs="Times New Roman"/>
            <w:sz w:val="24"/>
            <w:szCs w:val="24"/>
          </w:rPr>
          <w:delText xml:space="preserve"> </w:delText>
        </w:r>
      </w:del>
      <w:r w:rsidR="00C43C1E" w:rsidRPr="00C43C1E">
        <w:rPr>
          <w:rFonts w:cs="Times New Roman"/>
          <w:sz w:val="24"/>
          <w:szCs w:val="24"/>
        </w:rPr>
        <w:t xml:space="preserve">on substrates with </w:t>
      </w:r>
      <w:r w:rsidR="00A52013">
        <w:rPr>
          <w:rFonts w:cs="Times New Roman"/>
          <w:sz w:val="24"/>
          <w:szCs w:val="24"/>
        </w:rPr>
        <w:t xml:space="preserve">the </w:t>
      </w:r>
      <w:r w:rsidR="00C43C1E" w:rsidRPr="00C43C1E">
        <w:rPr>
          <w:rFonts w:cs="Times New Roman"/>
          <w:sz w:val="24"/>
          <w:szCs w:val="24"/>
        </w:rPr>
        <w:t xml:space="preserve">base temperature </w:t>
      </w:r>
      <w:r w:rsidR="00A52013">
        <w:rPr>
          <w:rFonts w:cs="Times New Roman"/>
          <w:sz w:val="24"/>
          <w:szCs w:val="24"/>
        </w:rPr>
        <w:t xml:space="preserve">at </w:t>
      </w:r>
      <w:r w:rsidR="00C43C1E" w:rsidRPr="00C43C1E">
        <w:rPr>
          <w:rFonts w:cs="Times New Roman"/>
          <w:sz w:val="24"/>
          <w:szCs w:val="24"/>
        </w:rPr>
        <w:t>40 °C, 60 °C and 80 °C</w:t>
      </w:r>
      <w:ins w:id="974" w:author="Cheng, Jiangtao" w:date="2021-07-18T23:24:00Z">
        <w:r w:rsidR="002C6A3C">
          <w:rPr>
            <w:rFonts w:cs="Times New Roman"/>
            <w:sz w:val="24"/>
            <w:szCs w:val="24"/>
          </w:rPr>
          <w:t>,</w:t>
        </w:r>
        <w:r w:rsidR="002C6A3C" w:rsidRPr="002C6A3C">
          <w:rPr>
            <w:rFonts w:cs="Times New Roman"/>
            <w:sz w:val="24"/>
            <w:szCs w:val="24"/>
          </w:rPr>
          <w:t xml:space="preserve"> </w:t>
        </w:r>
        <w:r w:rsidR="002C6A3C">
          <w:rPr>
            <w:rFonts w:cs="Times New Roman"/>
            <w:sz w:val="24"/>
            <w:szCs w:val="24"/>
          </w:rPr>
          <w:t>respectively</w:t>
        </w:r>
      </w:ins>
      <w:r w:rsidR="00C43C1E" w:rsidRPr="00C43C1E">
        <w:rPr>
          <w:rFonts w:cs="Times New Roman"/>
          <w:sz w:val="24"/>
          <w:szCs w:val="24"/>
        </w:rPr>
        <w:t xml:space="preserve">. </w:t>
      </w:r>
      <w:r w:rsidR="005D77D2">
        <w:rPr>
          <w:rFonts w:cs="Times New Roman"/>
          <w:sz w:val="24"/>
          <w:szCs w:val="24"/>
        </w:rPr>
        <w:t xml:space="preserve">It is plausible that </w:t>
      </w:r>
      <w:r w:rsidR="000D43DB">
        <w:rPr>
          <w:rFonts w:cs="Times New Roman"/>
          <w:sz w:val="24"/>
          <w:szCs w:val="24"/>
        </w:rPr>
        <w:t>such</w:t>
      </w:r>
      <w:r w:rsidR="00C43C1E" w:rsidRPr="00C43C1E">
        <w:rPr>
          <w:rFonts w:cs="Times New Roman"/>
          <w:sz w:val="24"/>
          <w:szCs w:val="24"/>
        </w:rPr>
        <w:t xml:space="preserve"> </w:t>
      </w:r>
      <w:r w:rsidR="000D43DB">
        <w:rPr>
          <w:rFonts w:cs="Times New Roman"/>
          <w:sz w:val="24"/>
          <w:szCs w:val="24"/>
        </w:rPr>
        <w:t>a</w:t>
      </w:r>
      <w:r w:rsidR="00206F71">
        <w:rPr>
          <w:rFonts w:cs="Times New Roman"/>
          <w:sz w:val="24"/>
          <w:szCs w:val="24"/>
        </w:rPr>
        <w:t>n apparent</w:t>
      </w:r>
      <w:r w:rsidR="00C43C1E" w:rsidRPr="00C43C1E">
        <w:rPr>
          <w:rFonts w:cs="Times New Roman"/>
          <w:sz w:val="24"/>
          <w:szCs w:val="24"/>
        </w:rPr>
        <w:t xml:space="preserve"> temperature difference between the droplet base and the substrate </w:t>
      </w:r>
      <w:r w:rsidR="005D77D2">
        <w:rPr>
          <w:rFonts w:cs="Times New Roman"/>
          <w:sz w:val="24"/>
          <w:szCs w:val="24"/>
        </w:rPr>
        <w:t xml:space="preserve">base </w:t>
      </w:r>
      <w:r w:rsidR="00206F71">
        <w:rPr>
          <w:rFonts w:cs="Times New Roman"/>
          <w:sz w:val="24"/>
          <w:szCs w:val="24"/>
        </w:rPr>
        <w:t>may be</w:t>
      </w:r>
      <w:r w:rsidR="00C43C1E" w:rsidRPr="00C43C1E">
        <w:rPr>
          <w:rFonts w:cs="Times New Roman"/>
          <w:sz w:val="24"/>
          <w:szCs w:val="24"/>
        </w:rPr>
        <w:t xml:space="preserve"> </w:t>
      </w:r>
      <w:r w:rsidR="000D43DB">
        <w:rPr>
          <w:rFonts w:cs="Times New Roman"/>
          <w:sz w:val="24"/>
          <w:szCs w:val="24"/>
        </w:rPr>
        <w:t xml:space="preserve">mainly </w:t>
      </w:r>
      <w:r w:rsidR="00C43C1E" w:rsidRPr="00C43C1E">
        <w:rPr>
          <w:rFonts w:cs="Times New Roman"/>
          <w:sz w:val="24"/>
          <w:szCs w:val="24"/>
        </w:rPr>
        <w:t xml:space="preserve">caused by the evaporation from the droplet base </w:t>
      </w:r>
      <w:r w:rsidR="000D43DB">
        <w:rPr>
          <w:rFonts w:cs="Times New Roman"/>
          <w:sz w:val="24"/>
          <w:szCs w:val="24"/>
        </w:rPr>
        <w:t>in substrate cavities</w:t>
      </w:r>
      <w:r w:rsidR="00C43C1E" w:rsidRPr="00C43C1E">
        <w:rPr>
          <w:rFonts w:cs="Times New Roman"/>
          <w:sz w:val="24"/>
          <w:szCs w:val="24"/>
        </w:rPr>
        <w:t xml:space="preserve">.  </w:t>
      </w:r>
    </w:p>
    <w:p w14:paraId="1236B379" w14:textId="0FEC83D2" w:rsidR="00C43C1E" w:rsidRPr="00C43C1E" w:rsidRDefault="00FF3843" w:rsidP="00742900">
      <w:pPr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220C28" wp14:editId="6951E26F">
            <wp:extent cx="5577840" cy="39959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" t="3447" r="8333" b="2068"/>
                    <a:stretch/>
                  </pic:blipFill>
                  <pic:spPr bwMode="auto">
                    <a:xfrm>
                      <a:off x="0" y="0"/>
                      <a:ext cx="5577840" cy="39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FF130" w14:textId="23567BF4" w:rsidR="00C43C1E" w:rsidRPr="00C43C1E" w:rsidRDefault="00C43C1E" w:rsidP="00742900">
      <w:pPr>
        <w:spacing w:after="120"/>
        <w:rPr>
          <w:rFonts w:cs="Times New Roman"/>
          <w:sz w:val="24"/>
          <w:szCs w:val="24"/>
        </w:rPr>
      </w:pPr>
      <w:commentRangeStart w:id="975"/>
      <w:r w:rsidRPr="00DA29D0">
        <w:rPr>
          <w:rFonts w:cs="Times New Roman"/>
          <w:b/>
          <w:bCs/>
          <w:sz w:val="24"/>
          <w:szCs w:val="24"/>
        </w:rPr>
        <w:t xml:space="preserve">Figure </w:t>
      </w:r>
      <w:r w:rsidR="00792C98" w:rsidRPr="00DA29D0">
        <w:rPr>
          <w:rFonts w:cs="Times New Roman"/>
          <w:b/>
          <w:bCs/>
          <w:sz w:val="24"/>
          <w:szCs w:val="24"/>
        </w:rPr>
        <w:t>8</w:t>
      </w:r>
      <w:r w:rsidRPr="00DA29D0">
        <w:rPr>
          <w:rFonts w:cs="Times New Roman"/>
          <w:b/>
          <w:bCs/>
          <w:sz w:val="24"/>
          <w:szCs w:val="24"/>
        </w:rPr>
        <w:t>.</w:t>
      </w:r>
      <w:commentRangeEnd w:id="975"/>
      <w:r w:rsidR="00AC22DE">
        <w:rPr>
          <w:rStyle w:val="CommentReference"/>
        </w:rPr>
        <w:commentReference w:id="975"/>
      </w:r>
      <w:r w:rsidRPr="00C43C1E">
        <w:rPr>
          <w:rFonts w:cs="Times New Roman"/>
          <w:sz w:val="24"/>
          <w:szCs w:val="24"/>
        </w:rPr>
        <w:t xml:space="preserve"> </w:t>
      </w:r>
      <w:del w:id="976" w:author="Cheng, Jiangtao" w:date="2021-07-18T09:37:00Z">
        <w:r w:rsidRPr="00C43C1E" w:rsidDel="000422D1">
          <w:rPr>
            <w:rFonts w:cs="Times New Roman"/>
            <w:sz w:val="24"/>
            <w:szCs w:val="24"/>
          </w:rPr>
          <w:delText xml:space="preserve">(a) </w:delText>
        </w:r>
      </w:del>
      <w:r w:rsidRPr="00C43C1E">
        <w:rPr>
          <w:rFonts w:cs="Times New Roman"/>
          <w:sz w:val="24"/>
          <w:szCs w:val="24"/>
        </w:rPr>
        <w:t>Total evaporation rate, droplet cap surface evaporation rate and droplet base evaporation rate on sample 1 with</w:t>
      </w:r>
      <w:ins w:id="977" w:author="Cheng, Jiangtao" w:date="2021-07-18T09:37:00Z">
        <w:r w:rsidR="000422D1">
          <w:rPr>
            <w:rFonts w:cs="Times New Roman"/>
            <w:sz w:val="24"/>
            <w:szCs w:val="24"/>
          </w:rPr>
          <w:t xml:space="preserve"> </w:t>
        </w:r>
        <w:r w:rsidR="000422D1" w:rsidRPr="00C43C1E">
          <w:rPr>
            <w:rFonts w:cs="Times New Roman"/>
            <w:sz w:val="24"/>
            <w:szCs w:val="24"/>
          </w:rPr>
          <w:t>(a)</w:t>
        </w:r>
      </w:ins>
      <w:r w:rsidRPr="00C43C1E">
        <w:rPr>
          <w:rFonts w:cs="Times New Roman"/>
          <w:sz w:val="24"/>
          <w:szCs w:val="24"/>
        </w:rPr>
        <w:t xml:space="preserve"> 40 °C substrate base temperature</w:t>
      </w:r>
      <w:ins w:id="978" w:author="Cheng, Jiangtao" w:date="2021-07-18T09:38:00Z">
        <w:r w:rsidR="00C54290">
          <w:rPr>
            <w:rFonts w:cs="Times New Roman"/>
            <w:sz w:val="24"/>
            <w:szCs w:val="24"/>
          </w:rPr>
          <w:t>,</w:t>
        </w:r>
      </w:ins>
      <w:del w:id="979" w:author="Cheng, Jiangtao" w:date="2021-07-18T09:38:00Z">
        <w:r w:rsidRPr="00C43C1E" w:rsidDel="00C54290">
          <w:rPr>
            <w:rFonts w:cs="Times New Roman"/>
            <w:sz w:val="24"/>
            <w:szCs w:val="24"/>
          </w:rPr>
          <w:delText>.</w:delText>
        </w:r>
      </w:del>
      <w:r w:rsidRPr="00C43C1E">
        <w:rPr>
          <w:rFonts w:cs="Times New Roman"/>
          <w:sz w:val="24"/>
          <w:szCs w:val="24"/>
        </w:rPr>
        <w:t xml:space="preserve"> (b) </w:t>
      </w:r>
      <w:del w:id="980" w:author="Cheng, Jiangtao" w:date="2021-07-18T09:38:00Z">
        <w:r w:rsidRPr="00C43C1E" w:rsidDel="000422D1">
          <w:rPr>
            <w:rFonts w:cs="Times New Roman"/>
            <w:sz w:val="24"/>
            <w:szCs w:val="24"/>
          </w:rPr>
          <w:delText xml:space="preserve">Total evaporation rate, droplet cap surface evaporation rate and droplet base evaporation rate on sample 1 with </w:delText>
        </w:r>
      </w:del>
      <w:r w:rsidRPr="00C43C1E">
        <w:rPr>
          <w:rFonts w:cs="Times New Roman"/>
          <w:sz w:val="24"/>
          <w:szCs w:val="24"/>
        </w:rPr>
        <w:t>60 °C substrate base temperature</w:t>
      </w:r>
      <w:ins w:id="981" w:author="Cheng, Jiangtao" w:date="2021-07-18T09:38:00Z">
        <w:r w:rsidR="00C54290">
          <w:rPr>
            <w:rFonts w:cs="Times New Roman"/>
            <w:sz w:val="24"/>
            <w:szCs w:val="24"/>
          </w:rPr>
          <w:t xml:space="preserve"> and</w:t>
        </w:r>
      </w:ins>
      <w:del w:id="982" w:author="Cheng, Jiangtao" w:date="2021-07-18T09:38:00Z">
        <w:r w:rsidRPr="00C43C1E" w:rsidDel="00C54290">
          <w:rPr>
            <w:rFonts w:cs="Times New Roman"/>
            <w:sz w:val="24"/>
            <w:szCs w:val="24"/>
          </w:rPr>
          <w:delText>.</w:delText>
        </w:r>
      </w:del>
      <w:r w:rsidRPr="00C43C1E">
        <w:rPr>
          <w:rFonts w:cs="Times New Roman"/>
          <w:sz w:val="24"/>
          <w:szCs w:val="24"/>
        </w:rPr>
        <w:t xml:space="preserve"> (c) </w:t>
      </w:r>
      <w:del w:id="983" w:author="Cheng, Jiangtao" w:date="2021-07-18T09:38:00Z">
        <w:r w:rsidRPr="00C43C1E" w:rsidDel="00C54290">
          <w:rPr>
            <w:rFonts w:cs="Times New Roman"/>
            <w:sz w:val="24"/>
            <w:szCs w:val="24"/>
          </w:rPr>
          <w:delText xml:space="preserve">Total evaporation rate, droplet cap surface evaporation rate and droplet base evaporation rate on sample 1 with </w:delText>
        </w:r>
      </w:del>
      <w:r w:rsidRPr="00C43C1E">
        <w:rPr>
          <w:rFonts w:cs="Times New Roman"/>
          <w:sz w:val="24"/>
          <w:szCs w:val="24"/>
        </w:rPr>
        <w:t>80 °C substrate base temperature. (d) Total evaporation rate on sample</w:t>
      </w:r>
      <w:r w:rsidR="003267D4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1</w:t>
      </w:r>
      <w:ins w:id="984" w:author="Cheng, Jiangtao" w:date="2021-07-18T23:28:00Z">
        <w:r w:rsidR="008A031C">
          <w:rPr>
            <w:rFonts w:cs="Times New Roman"/>
            <w:sz w:val="24"/>
            <w:szCs w:val="24"/>
          </w:rPr>
          <w:t xml:space="preserve">, 2 and </w:t>
        </w:r>
      </w:ins>
      <w:del w:id="985" w:author="Cheng, Jiangtao" w:date="2021-07-18T23:28:00Z">
        <w:r w:rsidR="003267D4" w:rsidDel="008A031C">
          <w:rPr>
            <w:rFonts w:cs="Times New Roman"/>
            <w:sz w:val="24"/>
            <w:szCs w:val="24"/>
          </w:rPr>
          <w:delText>-</w:delText>
        </w:r>
      </w:del>
      <w:r w:rsidRPr="00C43C1E">
        <w:rPr>
          <w:rFonts w:cs="Times New Roman"/>
          <w:sz w:val="24"/>
          <w:szCs w:val="24"/>
        </w:rPr>
        <w:t>3 with substrate</w:t>
      </w:r>
      <w:r w:rsidR="003267D4">
        <w:rPr>
          <w:rFonts w:cs="Times New Roman"/>
          <w:sz w:val="24"/>
          <w:szCs w:val="24"/>
        </w:rPr>
        <w:t xml:space="preserve"> </w:t>
      </w:r>
      <w:ins w:id="986" w:author="Cheng, Jiangtao" w:date="2021-07-18T23:28:00Z">
        <w:r w:rsidR="008A031C">
          <w:rPr>
            <w:rFonts w:cs="Times New Roman"/>
            <w:sz w:val="24"/>
            <w:szCs w:val="24"/>
          </w:rPr>
          <w:t xml:space="preserve">base </w:t>
        </w:r>
      </w:ins>
      <w:r w:rsidRPr="00C43C1E">
        <w:rPr>
          <w:rFonts w:cs="Times New Roman"/>
          <w:sz w:val="24"/>
          <w:szCs w:val="24"/>
        </w:rPr>
        <w:t>temperature at 40 °C, 60 °C and 80 °C</w:t>
      </w:r>
      <w:r w:rsidR="00F07310">
        <w:rPr>
          <w:rFonts w:cs="Times New Roman"/>
          <w:sz w:val="24"/>
          <w:szCs w:val="24"/>
        </w:rPr>
        <w:t>, respectively</w:t>
      </w:r>
      <w:r w:rsidRPr="00C43C1E">
        <w:rPr>
          <w:rFonts w:cs="Times New Roman"/>
          <w:sz w:val="24"/>
          <w:szCs w:val="24"/>
        </w:rPr>
        <w:t xml:space="preserve">. </w:t>
      </w:r>
    </w:p>
    <w:p w14:paraId="48249C2C" w14:textId="6D1551A5" w:rsidR="00C43C1E" w:rsidRPr="00C43C1E" w:rsidRDefault="00C43C1E" w:rsidP="007452CE">
      <w:pPr>
        <w:spacing w:line="360" w:lineRule="auto"/>
        <w:ind w:firstLine="360"/>
        <w:rPr>
          <w:rFonts w:cs="Times New Roman"/>
          <w:sz w:val="24"/>
          <w:szCs w:val="24"/>
        </w:rPr>
      </w:pPr>
      <w:r w:rsidRPr="00C43C1E">
        <w:rPr>
          <w:rFonts w:cs="Times New Roman"/>
          <w:sz w:val="24"/>
          <w:szCs w:val="24"/>
        </w:rPr>
        <w:t>In Fig</w:t>
      </w:r>
      <w:ins w:id="987" w:author="Cheng, Jiangtao" w:date="2021-07-18T23:29:00Z">
        <w:r w:rsidR="00D86AFE">
          <w:rPr>
            <w:rFonts w:cs="Times New Roman"/>
            <w:sz w:val="24"/>
            <w:szCs w:val="24"/>
          </w:rPr>
          <w:t>s</w:t>
        </w:r>
      </w:ins>
      <w:r w:rsidRPr="00C43C1E">
        <w:rPr>
          <w:rFonts w:cs="Times New Roman"/>
          <w:sz w:val="24"/>
          <w:szCs w:val="24"/>
        </w:rPr>
        <w:t xml:space="preserve">. </w:t>
      </w:r>
      <w:r w:rsidR="00792C98">
        <w:rPr>
          <w:rFonts w:cs="Times New Roman"/>
          <w:sz w:val="24"/>
          <w:szCs w:val="24"/>
        </w:rPr>
        <w:t>8</w:t>
      </w:r>
      <w:r w:rsidRPr="00C43C1E">
        <w:rPr>
          <w:rFonts w:cs="Times New Roman"/>
          <w:sz w:val="24"/>
          <w:szCs w:val="24"/>
        </w:rPr>
        <w:t>(a), (b) and (c), we show</w:t>
      </w:r>
      <w:r w:rsidR="00E3111A">
        <w:rPr>
          <w:rFonts w:cs="Times New Roman"/>
          <w:sz w:val="24"/>
          <w:szCs w:val="24"/>
        </w:rPr>
        <w:t xml:space="preserve"> </w:t>
      </w:r>
      <w:r w:rsidR="0096090F">
        <w:rPr>
          <w:rFonts w:cs="Times New Roman"/>
          <w:sz w:val="24"/>
          <w:szCs w:val="24"/>
        </w:rPr>
        <w:t xml:space="preserve">the </w:t>
      </w:r>
      <w:r w:rsidR="00E3111A">
        <w:rPr>
          <w:rFonts w:cs="Times New Roman"/>
          <w:sz w:val="24"/>
          <w:szCs w:val="24"/>
        </w:rPr>
        <w:t xml:space="preserve">transient </w:t>
      </w:r>
      <w:r w:rsidR="0096090F">
        <w:rPr>
          <w:rFonts w:cs="Times New Roman"/>
          <w:sz w:val="24"/>
          <w:szCs w:val="24"/>
        </w:rPr>
        <w:t>evolutions</w:t>
      </w:r>
      <w:r w:rsidR="00E3111A">
        <w:rPr>
          <w:rFonts w:cs="Times New Roman"/>
          <w:sz w:val="24"/>
          <w:szCs w:val="24"/>
        </w:rPr>
        <w:t xml:space="preserve"> of</w:t>
      </w:r>
      <w:r w:rsidRPr="00C43C1E">
        <w:rPr>
          <w:rFonts w:cs="Times New Roman"/>
          <w:sz w:val="24"/>
          <w:szCs w:val="24"/>
        </w:rPr>
        <w:t xml:space="preserve"> the total evaporation rate, </w:t>
      </w:r>
      <w:r w:rsidR="00E7045E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lastRenderedPageBreak/>
        <w:t>evaporation rate</w:t>
      </w:r>
      <w:r w:rsidR="00E7045E" w:rsidRPr="00E7045E">
        <w:rPr>
          <w:rFonts w:cs="Times New Roman"/>
          <w:sz w:val="24"/>
          <w:szCs w:val="24"/>
        </w:rPr>
        <w:t xml:space="preserve"> </w:t>
      </w:r>
      <w:r w:rsidR="00E7045E">
        <w:rPr>
          <w:rFonts w:cs="Times New Roman"/>
          <w:sz w:val="24"/>
          <w:szCs w:val="24"/>
        </w:rPr>
        <w:t xml:space="preserve">from </w:t>
      </w:r>
      <w:r w:rsidR="00E7045E" w:rsidRPr="00C43C1E">
        <w:rPr>
          <w:rFonts w:cs="Times New Roman"/>
          <w:sz w:val="24"/>
          <w:szCs w:val="24"/>
        </w:rPr>
        <w:t>droplet cap</w:t>
      </w:r>
      <w:r w:rsidRPr="00C43C1E">
        <w:rPr>
          <w:rFonts w:cs="Times New Roman"/>
          <w:sz w:val="24"/>
          <w:szCs w:val="24"/>
        </w:rPr>
        <w:t xml:space="preserve"> and </w:t>
      </w:r>
      <w:r w:rsidR="00E7045E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t>evaporation rate</w:t>
      </w:r>
      <w:r w:rsidR="00E7045E">
        <w:rPr>
          <w:rFonts w:cs="Times New Roman"/>
          <w:sz w:val="24"/>
          <w:szCs w:val="24"/>
        </w:rPr>
        <w:t xml:space="preserve"> from</w:t>
      </w:r>
      <w:r w:rsidR="00E7045E" w:rsidRPr="00E7045E">
        <w:rPr>
          <w:rFonts w:cs="Times New Roman"/>
          <w:sz w:val="24"/>
          <w:szCs w:val="24"/>
        </w:rPr>
        <w:t xml:space="preserve"> </w:t>
      </w:r>
      <w:r w:rsidR="00E7045E" w:rsidRPr="00C43C1E">
        <w:rPr>
          <w:rFonts w:cs="Times New Roman"/>
          <w:sz w:val="24"/>
          <w:szCs w:val="24"/>
        </w:rPr>
        <w:t>droplet base</w:t>
      </w:r>
      <w:r w:rsidRPr="00C43C1E">
        <w:rPr>
          <w:rFonts w:cs="Times New Roman"/>
          <w:sz w:val="24"/>
          <w:szCs w:val="24"/>
        </w:rPr>
        <w:t xml:space="preserve"> on sample 1 </w:t>
      </w:r>
      <w:r w:rsidR="00E3111A">
        <w:rPr>
          <w:rFonts w:cs="Times New Roman"/>
          <w:sz w:val="24"/>
          <w:szCs w:val="24"/>
        </w:rPr>
        <w:t>with</w:t>
      </w:r>
      <w:r w:rsidRPr="00C43C1E">
        <w:rPr>
          <w:rFonts w:cs="Times New Roman"/>
          <w:sz w:val="24"/>
          <w:szCs w:val="24"/>
        </w:rPr>
        <w:t xml:space="preserve"> </w:t>
      </w:r>
      <w:r w:rsidR="00E7045E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t>substrate base temperature</w:t>
      </w:r>
      <w:r w:rsidR="00E3111A">
        <w:rPr>
          <w:rFonts w:cs="Times New Roman"/>
          <w:sz w:val="24"/>
          <w:szCs w:val="24"/>
        </w:rPr>
        <w:t xml:space="preserve"> </w:t>
      </w:r>
      <w:ins w:id="988" w:author="Cheng, Jiangtao" w:date="2021-07-18T23:30:00Z">
        <w:r w:rsidR="00D86AFE">
          <w:rPr>
            <w:rFonts w:cs="Times New Roman"/>
            <w:sz w:val="24"/>
            <w:szCs w:val="24"/>
          </w:rPr>
          <w:t xml:space="preserve">maintained </w:t>
        </w:r>
      </w:ins>
      <w:r w:rsidR="00E3111A">
        <w:rPr>
          <w:rFonts w:cs="Times New Roman"/>
          <w:sz w:val="24"/>
          <w:szCs w:val="24"/>
        </w:rPr>
        <w:t>at</w:t>
      </w:r>
      <w:r w:rsidRPr="00C43C1E">
        <w:rPr>
          <w:rFonts w:cs="Times New Roman"/>
          <w:sz w:val="24"/>
          <w:szCs w:val="24"/>
        </w:rPr>
        <w:t xml:space="preserve"> 40 °C, 60 °C and 80 °C</w:t>
      </w:r>
      <w:r w:rsidR="00CF2B89">
        <w:rPr>
          <w:rFonts w:cs="Times New Roman"/>
          <w:sz w:val="24"/>
          <w:szCs w:val="24"/>
        </w:rPr>
        <w:t>, respectively</w:t>
      </w:r>
      <w:r w:rsidRPr="00C43C1E">
        <w:rPr>
          <w:rFonts w:cs="Times New Roman"/>
          <w:sz w:val="24"/>
          <w:szCs w:val="24"/>
        </w:rPr>
        <w:t xml:space="preserve">. The </w:t>
      </w:r>
      <w:r w:rsidR="00E7045E">
        <w:rPr>
          <w:rFonts w:cs="Times New Roman"/>
          <w:sz w:val="24"/>
          <w:szCs w:val="24"/>
        </w:rPr>
        <w:t xml:space="preserve">corresponding </w:t>
      </w:r>
      <w:r w:rsidRPr="00C43C1E">
        <w:rPr>
          <w:rFonts w:cs="Times New Roman"/>
          <w:sz w:val="24"/>
          <w:szCs w:val="24"/>
        </w:rPr>
        <w:t>evaporation rate</w:t>
      </w:r>
      <w:r w:rsidR="00E3111A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of </w:t>
      </w:r>
      <w:ins w:id="989" w:author="Cheng, Jiangtao" w:date="2021-07-18T23:31:00Z">
        <w:r w:rsidR="00D86AFE">
          <w:rPr>
            <w:rFonts w:cs="Times New Roman"/>
            <w:sz w:val="24"/>
            <w:szCs w:val="24"/>
          </w:rPr>
          <w:t xml:space="preserve">water </w:t>
        </w:r>
      </w:ins>
      <w:r w:rsidRPr="00C43C1E">
        <w:rPr>
          <w:rFonts w:cs="Times New Roman"/>
          <w:sz w:val="24"/>
          <w:szCs w:val="24"/>
        </w:rPr>
        <w:t>droplet</w:t>
      </w:r>
      <w:r w:rsidR="00E7045E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on sample 2 and sample 3 </w:t>
      </w:r>
      <w:r w:rsidR="00E3111A">
        <w:rPr>
          <w:rFonts w:cs="Times New Roman"/>
          <w:sz w:val="24"/>
          <w:szCs w:val="24"/>
        </w:rPr>
        <w:t>are</w:t>
      </w:r>
      <w:r w:rsidRPr="00C43C1E">
        <w:rPr>
          <w:rFonts w:cs="Times New Roman"/>
          <w:sz w:val="24"/>
          <w:szCs w:val="24"/>
        </w:rPr>
        <w:t xml:space="preserve"> given in the </w:t>
      </w:r>
      <w:r w:rsidR="00C66350">
        <w:rPr>
          <w:rFonts w:cs="Times New Roman"/>
          <w:sz w:val="24"/>
          <w:szCs w:val="24"/>
        </w:rPr>
        <w:t>supplementary materials</w:t>
      </w:r>
      <w:r w:rsidRPr="00C43C1E">
        <w:rPr>
          <w:rFonts w:cs="Times New Roman"/>
          <w:sz w:val="24"/>
          <w:szCs w:val="24"/>
        </w:rPr>
        <w:t xml:space="preserve">. The </w:t>
      </w:r>
      <w:del w:id="990" w:author="Cheng, Jiangtao" w:date="2021-07-18T23:32:00Z">
        <w:r w:rsidRPr="00C43C1E" w:rsidDel="00D86AFE">
          <w:rPr>
            <w:rFonts w:cs="Times New Roman"/>
            <w:sz w:val="24"/>
            <w:szCs w:val="24"/>
          </w:rPr>
          <w:delText xml:space="preserve">droplet </w:delText>
        </w:r>
      </w:del>
      <w:r w:rsidRPr="00C43C1E">
        <w:rPr>
          <w:rFonts w:cs="Times New Roman"/>
          <w:sz w:val="24"/>
          <w:szCs w:val="24"/>
        </w:rPr>
        <w:t xml:space="preserve">total evaporation rate </w:t>
      </w:r>
      <w:ins w:id="991" w:author="Cheng, Jiangtao" w:date="2021-07-18T23:32:00Z">
        <w:r w:rsidR="00D86AFE">
          <w:rPr>
            <w:rFonts w:cs="Times New Roman"/>
            <w:sz w:val="24"/>
            <w:szCs w:val="24"/>
          </w:rPr>
          <w:t xml:space="preserve">of water </w:t>
        </w:r>
        <w:r w:rsidR="00D86AFE" w:rsidRPr="00C43C1E">
          <w:rPr>
            <w:rFonts w:cs="Times New Roman"/>
            <w:sz w:val="24"/>
            <w:szCs w:val="24"/>
          </w:rPr>
          <w:t xml:space="preserve">droplet </w:t>
        </w:r>
      </w:ins>
      <w:r w:rsidRPr="00C43C1E">
        <w:rPr>
          <w:rFonts w:cs="Times New Roman"/>
          <w:sz w:val="24"/>
          <w:szCs w:val="24"/>
        </w:rPr>
        <w:t>is calculated by</w:t>
      </w:r>
      <w:r w:rsidR="007452CE">
        <w:rPr>
          <w:rFonts w:cs="Times New Roman"/>
          <w:sz w:val="24"/>
          <w:szCs w:val="24"/>
        </w:rPr>
        <w:t xml:space="preserve"> Eq. (5) and (6), </w:t>
      </w:r>
      <w:r w:rsidR="007452CE" w:rsidRPr="00A04C68">
        <w:rPr>
          <w:rFonts w:cs="Times New Roman"/>
          <w:i/>
          <w:iCs/>
          <w:sz w:val="24"/>
          <w:szCs w:val="24"/>
        </w:rPr>
        <w:t>i.e</w:t>
      </w:r>
      <w:r w:rsidR="007452CE">
        <w:rPr>
          <w:rFonts w:cs="Times New Roman"/>
          <w:sz w:val="24"/>
          <w:szCs w:val="24"/>
        </w:rPr>
        <w:t>.,</w:t>
      </w:r>
      <w:r w:rsidRPr="00C43C1E">
        <w:rPr>
          <w:rFonts w:cs="Times New Roman"/>
          <w:sz w:val="24"/>
          <w:szCs w:val="24"/>
        </w:rPr>
        <w:t xml:space="preserve"> the droplet volume decreasing rate</w:t>
      </w:r>
      <w:r w:rsidR="007452CE">
        <w:rPr>
          <w:rFonts w:cs="Times New Roman"/>
          <w:sz w:val="24"/>
          <w:szCs w:val="24"/>
        </w:rPr>
        <w:t>.</w:t>
      </w:r>
      <w:del w:id="992" w:author="Cheng, Jiangtao" w:date="2021-07-18T17:06:00Z">
        <w:r w:rsidRPr="00C43C1E" w:rsidDel="009818A4">
          <w:rPr>
            <w:rFonts w:cs="Times New Roman"/>
            <w:sz w:val="24"/>
            <w:szCs w:val="24"/>
          </w:rPr>
          <w:delText>.</w:delText>
        </w:r>
      </w:del>
      <w:r w:rsidRPr="00C43C1E">
        <w:rPr>
          <w:rFonts w:cs="Times New Roman"/>
          <w:sz w:val="24"/>
          <w:szCs w:val="24"/>
        </w:rPr>
        <w:t xml:space="preserve"> The </w:t>
      </w:r>
      <w:r w:rsidR="00314A8E" w:rsidRPr="00C43C1E">
        <w:rPr>
          <w:rFonts w:cs="Times New Roman"/>
          <w:sz w:val="24"/>
          <w:szCs w:val="24"/>
        </w:rPr>
        <w:t xml:space="preserve">evaporation rate </w:t>
      </w:r>
      <w:r w:rsidR="00314A8E">
        <w:rPr>
          <w:rFonts w:cs="Times New Roman"/>
          <w:sz w:val="24"/>
          <w:szCs w:val="24"/>
        </w:rPr>
        <w:t xml:space="preserve">from </w:t>
      </w:r>
      <w:ins w:id="993" w:author="Cheng, Jiangtao" w:date="2021-07-18T23:36:00Z">
        <w:r w:rsidR="001E5215">
          <w:rPr>
            <w:rFonts w:cs="Times New Roman"/>
            <w:sz w:val="24"/>
            <w:szCs w:val="24"/>
          </w:rPr>
          <w:t xml:space="preserve">the </w:t>
        </w:r>
      </w:ins>
      <w:r w:rsidRPr="00C43C1E">
        <w:rPr>
          <w:rFonts w:cs="Times New Roman"/>
          <w:sz w:val="24"/>
          <w:szCs w:val="24"/>
        </w:rPr>
        <w:t>droplet cap surface is calculated by the diffusion</w:t>
      </w:r>
      <w:r w:rsidR="00C66350">
        <w:rPr>
          <w:rFonts w:cs="Times New Roman"/>
          <w:sz w:val="24"/>
          <w:szCs w:val="24"/>
        </w:rPr>
        <w:t>-</w:t>
      </w:r>
      <w:r w:rsidRPr="00C43C1E">
        <w:rPr>
          <w:rFonts w:cs="Times New Roman"/>
          <w:sz w:val="24"/>
          <w:szCs w:val="24"/>
        </w:rPr>
        <w:t>driven model with</w:t>
      </w:r>
      <w:r w:rsidR="00734A21"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 xml:space="preserve">the </w:t>
      </w:r>
      <w:ins w:id="994" w:author="Cheng, Jiangtao" w:date="2021-07-18T23:36:00Z">
        <w:r w:rsidR="001E5215">
          <w:rPr>
            <w:rFonts w:cs="Times New Roman"/>
            <w:sz w:val="24"/>
            <w:szCs w:val="24"/>
          </w:rPr>
          <w:t xml:space="preserve">cap </w:t>
        </w:r>
      </w:ins>
      <w:r w:rsidR="00734A21">
        <w:rPr>
          <w:rFonts w:cs="Times New Roman"/>
          <w:sz w:val="24"/>
          <w:szCs w:val="24"/>
        </w:rPr>
        <w:t>surface temperature distribution</w:t>
      </w:r>
      <w:r w:rsidRPr="00C43C1E">
        <w:rPr>
          <w:rFonts w:cs="Times New Roman"/>
          <w:sz w:val="24"/>
          <w:szCs w:val="24"/>
        </w:rPr>
        <w:t xml:space="preserve"> predicted by the thermal circuit model. The evaporation rate </w:t>
      </w:r>
      <w:r w:rsidR="00314A8E">
        <w:rPr>
          <w:rFonts w:cs="Times New Roman"/>
          <w:sz w:val="24"/>
          <w:szCs w:val="24"/>
        </w:rPr>
        <w:t xml:space="preserve">from the </w:t>
      </w:r>
      <w:r w:rsidR="00314A8E" w:rsidRPr="00C43C1E">
        <w:rPr>
          <w:rFonts w:cs="Times New Roman"/>
          <w:sz w:val="24"/>
          <w:szCs w:val="24"/>
        </w:rPr>
        <w:t xml:space="preserve">droplet base </w:t>
      </w:r>
      <w:r w:rsidRPr="00C43C1E">
        <w:rPr>
          <w:rFonts w:cs="Times New Roman"/>
          <w:sz w:val="24"/>
          <w:szCs w:val="24"/>
        </w:rPr>
        <w:t xml:space="preserve">is the difference </w:t>
      </w:r>
      <w:r w:rsidR="00314A8E">
        <w:rPr>
          <w:rFonts w:cs="Times New Roman"/>
          <w:sz w:val="24"/>
          <w:szCs w:val="24"/>
        </w:rPr>
        <w:t>between</w:t>
      </w:r>
      <w:r w:rsidRPr="00C43C1E">
        <w:rPr>
          <w:rFonts w:cs="Times New Roman"/>
          <w:sz w:val="24"/>
          <w:szCs w:val="24"/>
        </w:rPr>
        <w:t xml:space="preserve"> the total evaporation rate and the droplet cap surface evaporation rat</w:t>
      </w:r>
      <w:r w:rsidR="00734A21">
        <w:rPr>
          <w:rFonts w:cs="Times New Roman"/>
          <w:sz w:val="24"/>
          <w:szCs w:val="24"/>
        </w:rPr>
        <w:t>e</w:t>
      </w:r>
      <w:r w:rsidRPr="00C43C1E">
        <w:rPr>
          <w:rFonts w:cs="Times New Roman"/>
          <w:sz w:val="24"/>
          <w:szCs w:val="24"/>
        </w:rPr>
        <w:t>.</w:t>
      </w:r>
      <w:ins w:id="995" w:author="Cheng, Jiangtao" w:date="2021-07-18T23:38:00Z">
        <w:r w:rsidR="00681FA2">
          <w:rPr>
            <w:rFonts w:cs="Times New Roman"/>
            <w:sz w:val="24"/>
            <w:szCs w:val="24"/>
          </w:rPr>
          <w:t xml:space="preserve"> Obviously,</w:t>
        </w:r>
      </w:ins>
      <w:r w:rsidR="00AC62B7">
        <w:rPr>
          <w:rFonts w:cs="Times New Roman"/>
          <w:sz w:val="24"/>
          <w:szCs w:val="24"/>
        </w:rPr>
        <w:t xml:space="preserve"> </w:t>
      </w:r>
      <w:ins w:id="996" w:author="Cheng, Jiangtao" w:date="2021-07-18T23:38:00Z">
        <w:r w:rsidR="00681FA2">
          <w:rPr>
            <w:rFonts w:cs="Times New Roman"/>
            <w:sz w:val="24"/>
            <w:szCs w:val="24"/>
          </w:rPr>
          <w:t>t</w:t>
        </w:r>
      </w:ins>
      <w:del w:id="997" w:author="Cheng, Jiangtao" w:date="2021-07-18T23:38:00Z">
        <w:r w:rsidR="007452CE" w:rsidDel="00681FA2">
          <w:rPr>
            <w:rFonts w:cs="Times New Roman"/>
            <w:sz w:val="24"/>
            <w:szCs w:val="24"/>
          </w:rPr>
          <w:delText>T</w:delText>
        </w:r>
      </w:del>
      <w:proofErr w:type="gramStart"/>
      <w:r w:rsidR="007452CE">
        <w:rPr>
          <w:rFonts w:cs="Times New Roman"/>
          <w:sz w:val="24"/>
          <w:szCs w:val="24"/>
        </w:rPr>
        <w:t>he</w:t>
      </w:r>
      <w:proofErr w:type="gramEnd"/>
      <w:r w:rsidR="007452CE">
        <w:rPr>
          <w:rFonts w:cs="Times New Roman"/>
          <w:sz w:val="24"/>
          <w:szCs w:val="24"/>
        </w:rPr>
        <w:t xml:space="preserve"> increase of </w:t>
      </w:r>
      <w:ins w:id="998" w:author="Cheng, Jiangtao" w:date="2021-07-18T23:38:00Z">
        <w:r w:rsidR="00681FA2">
          <w:rPr>
            <w:rFonts w:cs="Times New Roman"/>
            <w:sz w:val="24"/>
            <w:szCs w:val="24"/>
          </w:rPr>
          <w:t xml:space="preserve">the </w:t>
        </w:r>
      </w:ins>
      <w:r w:rsidR="007452CE">
        <w:rPr>
          <w:rFonts w:cs="Times New Roman"/>
          <w:sz w:val="24"/>
          <w:szCs w:val="24"/>
        </w:rPr>
        <w:t xml:space="preserve">substrate temperature would lead to the </w:t>
      </w:r>
      <w:del w:id="999" w:author="Cheng, Jiangtao" w:date="2021-07-18T23:39:00Z">
        <w:r w:rsidR="007452CE" w:rsidDel="00681FA2">
          <w:rPr>
            <w:rFonts w:cs="Times New Roman"/>
            <w:sz w:val="24"/>
            <w:szCs w:val="24"/>
          </w:rPr>
          <w:delText xml:space="preserve">increase of </w:delText>
        </w:r>
      </w:del>
      <w:r w:rsidR="007452CE">
        <w:rPr>
          <w:rFonts w:cs="Times New Roman"/>
          <w:sz w:val="24"/>
          <w:szCs w:val="24"/>
        </w:rPr>
        <w:t xml:space="preserve">evaporation </w:t>
      </w:r>
      <w:ins w:id="1000" w:author="Cheng, Jiangtao" w:date="2021-07-18T23:39:00Z">
        <w:r w:rsidR="00681FA2">
          <w:rPr>
            <w:rFonts w:cs="Times New Roman"/>
            <w:sz w:val="24"/>
            <w:szCs w:val="24"/>
          </w:rPr>
          <w:t>enhancement</w:t>
        </w:r>
      </w:ins>
      <w:del w:id="1001" w:author="Cheng, Jiangtao" w:date="2021-07-18T23:39:00Z">
        <w:r w:rsidR="007452CE" w:rsidDel="00681FA2">
          <w:rPr>
            <w:rFonts w:cs="Times New Roman"/>
            <w:sz w:val="24"/>
            <w:szCs w:val="24"/>
          </w:rPr>
          <w:delText>rates</w:delText>
        </w:r>
      </w:del>
      <w:r w:rsidR="007452CE">
        <w:rPr>
          <w:rFonts w:cs="Times New Roman"/>
          <w:sz w:val="24"/>
          <w:szCs w:val="24"/>
        </w:rPr>
        <w:t xml:space="preserve"> from </w:t>
      </w:r>
      <w:ins w:id="1002" w:author="Cheng, Jiangtao" w:date="2021-07-18T23:39:00Z">
        <w:r w:rsidR="00681FA2">
          <w:rPr>
            <w:rFonts w:cs="Times New Roman"/>
            <w:sz w:val="24"/>
            <w:szCs w:val="24"/>
          </w:rPr>
          <w:t xml:space="preserve">both </w:t>
        </w:r>
      </w:ins>
      <w:r w:rsidR="007452CE">
        <w:rPr>
          <w:rFonts w:cs="Times New Roman"/>
          <w:sz w:val="24"/>
          <w:szCs w:val="24"/>
        </w:rPr>
        <w:t xml:space="preserve">the droplet cap </w:t>
      </w:r>
      <w:ins w:id="1003" w:author="Cheng, Jiangtao" w:date="2021-07-18T23:40:00Z">
        <w:r w:rsidR="00681FA2">
          <w:rPr>
            <w:rFonts w:cs="Times New Roman"/>
            <w:sz w:val="24"/>
            <w:szCs w:val="24"/>
          </w:rPr>
          <w:t xml:space="preserve">surface </w:t>
        </w:r>
      </w:ins>
      <w:r w:rsidR="007452CE">
        <w:rPr>
          <w:rFonts w:cs="Times New Roman"/>
          <w:sz w:val="24"/>
          <w:szCs w:val="24"/>
        </w:rPr>
        <w:t>and the droplet base surface</w:t>
      </w:r>
      <w:del w:id="1004" w:author="Cheng, Jiangtao" w:date="2021-07-18T23:40:00Z">
        <w:r w:rsidR="007452CE" w:rsidDel="00681FA2">
          <w:rPr>
            <w:rFonts w:cs="Times New Roman"/>
            <w:sz w:val="24"/>
            <w:szCs w:val="24"/>
          </w:rPr>
          <w:delText>s</w:delText>
        </w:r>
      </w:del>
      <w:del w:id="1005" w:author="Cheng, Jiangtao" w:date="2021-07-18T11:55:00Z">
        <w:r w:rsidR="007452CE" w:rsidDel="00FC6394">
          <w:rPr>
            <w:rFonts w:cs="Times New Roman"/>
            <w:sz w:val="24"/>
            <w:szCs w:val="24"/>
          </w:rPr>
          <w:delText xml:space="preserve"> </w:delText>
        </w:r>
      </w:del>
      <w:r w:rsidRPr="00C43C1E">
        <w:rPr>
          <w:rFonts w:cs="Times New Roman"/>
          <w:sz w:val="24"/>
          <w:szCs w:val="24"/>
        </w:rPr>
        <w:t xml:space="preserve">. Also, both the evaporation rates from the droplet cap and </w:t>
      </w:r>
      <w:r w:rsidR="005213CE">
        <w:rPr>
          <w:rFonts w:cs="Times New Roman"/>
          <w:sz w:val="24"/>
          <w:szCs w:val="24"/>
        </w:rPr>
        <w:t xml:space="preserve">from </w:t>
      </w:r>
      <w:r w:rsidRPr="00C43C1E">
        <w:rPr>
          <w:rFonts w:cs="Times New Roman"/>
          <w:sz w:val="24"/>
          <w:szCs w:val="24"/>
        </w:rPr>
        <w:t xml:space="preserve">the droplet base decrease during </w:t>
      </w:r>
      <w:del w:id="1006" w:author="Cheng, Jiangtao" w:date="2021-07-18T23:42:00Z">
        <w:r w:rsidRPr="00C43C1E" w:rsidDel="0091149F">
          <w:rPr>
            <w:rFonts w:cs="Times New Roman"/>
            <w:sz w:val="24"/>
            <w:szCs w:val="24"/>
          </w:rPr>
          <w:delText xml:space="preserve">the </w:delText>
        </w:r>
      </w:del>
      <w:r w:rsidRPr="00C43C1E">
        <w:rPr>
          <w:rFonts w:cs="Times New Roman"/>
          <w:sz w:val="24"/>
          <w:szCs w:val="24"/>
        </w:rPr>
        <w:t>droplet evaporation on a substrate with</w:t>
      </w:r>
      <w:r w:rsidR="00734A21">
        <w:rPr>
          <w:rFonts w:cs="Times New Roman"/>
          <w:sz w:val="24"/>
          <w:szCs w:val="24"/>
        </w:rPr>
        <w:t xml:space="preserve"> a</w:t>
      </w:r>
      <w:r w:rsidRPr="00C43C1E">
        <w:rPr>
          <w:rFonts w:cs="Times New Roman"/>
          <w:sz w:val="24"/>
          <w:szCs w:val="24"/>
        </w:rPr>
        <w:t xml:space="preserve"> constant </w:t>
      </w:r>
      <w:del w:id="1007" w:author="Cheng, Jiangtao" w:date="2021-07-18T23:42:00Z">
        <w:r w:rsidRPr="00C43C1E" w:rsidDel="0091149F">
          <w:rPr>
            <w:rFonts w:cs="Times New Roman"/>
            <w:sz w:val="24"/>
            <w:szCs w:val="24"/>
          </w:rPr>
          <w:delText xml:space="preserve">base </w:delText>
        </w:r>
      </w:del>
      <w:r w:rsidRPr="00C43C1E">
        <w:rPr>
          <w:rFonts w:cs="Times New Roman"/>
          <w:sz w:val="24"/>
          <w:szCs w:val="24"/>
        </w:rPr>
        <w:t xml:space="preserve">temperature. </w:t>
      </w:r>
      <w:r w:rsidR="007452CE">
        <w:rPr>
          <w:rFonts w:cs="Times New Roman"/>
          <w:sz w:val="24"/>
          <w:szCs w:val="24"/>
        </w:rPr>
        <w:t xml:space="preserve">It can be seen that the slope of the </w:t>
      </w:r>
      <w:r w:rsidR="00EC7675">
        <w:rPr>
          <w:rFonts w:cs="Times New Roman"/>
          <w:sz w:val="24"/>
          <w:szCs w:val="24"/>
        </w:rPr>
        <w:t xml:space="preserve">evaporation rate from the droplet </w:t>
      </w:r>
      <w:r w:rsidR="00D476FA">
        <w:rPr>
          <w:rFonts w:cs="Times New Roman"/>
          <w:sz w:val="24"/>
          <w:szCs w:val="24"/>
        </w:rPr>
        <w:t xml:space="preserve">cap </w:t>
      </w:r>
      <w:r w:rsidR="00EC7675">
        <w:rPr>
          <w:rFonts w:cs="Times New Roman"/>
          <w:sz w:val="24"/>
          <w:szCs w:val="24"/>
        </w:rPr>
        <w:t xml:space="preserve">is </w:t>
      </w:r>
      <w:r w:rsidR="00D476FA">
        <w:rPr>
          <w:rFonts w:cs="Times New Roman"/>
          <w:sz w:val="24"/>
          <w:szCs w:val="24"/>
        </w:rPr>
        <w:t xml:space="preserve">smaller than that </w:t>
      </w:r>
      <w:ins w:id="1008" w:author="Cheng, Jiangtao" w:date="2021-07-18T23:45:00Z">
        <w:r w:rsidR="00671CEB">
          <w:rPr>
            <w:rFonts w:cs="Times New Roman"/>
            <w:sz w:val="24"/>
            <w:szCs w:val="24"/>
          </w:rPr>
          <w:t>at</w:t>
        </w:r>
      </w:ins>
      <w:del w:id="1009" w:author="Cheng, Jiangtao" w:date="2021-07-18T23:45:00Z">
        <w:r w:rsidR="00D476FA" w:rsidDel="00671CEB">
          <w:rPr>
            <w:rFonts w:cs="Times New Roman"/>
            <w:sz w:val="24"/>
            <w:szCs w:val="24"/>
          </w:rPr>
          <w:delText>of</w:delText>
        </w:r>
      </w:del>
      <w:r w:rsidR="00D476FA">
        <w:rPr>
          <w:rFonts w:cs="Times New Roman"/>
          <w:sz w:val="24"/>
          <w:szCs w:val="24"/>
        </w:rPr>
        <w:t xml:space="preserve"> the droplet base</w:t>
      </w:r>
      <w:r w:rsidR="00EC7675">
        <w:rPr>
          <w:rFonts w:cs="Times New Roman"/>
          <w:sz w:val="24"/>
          <w:szCs w:val="24"/>
        </w:rPr>
        <w:t xml:space="preserve">, which means a </w:t>
      </w:r>
      <w:ins w:id="1010" w:author="Cheng, Jiangtao" w:date="2021-07-18T23:49:00Z">
        <w:r w:rsidR="00BA7B5A">
          <w:rPr>
            <w:rFonts w:cs="Times New Roman"/>
            <w:sz w:val="24"/>
            <w:szCs w:val="24"/>
          </w:rPr>
          <w:t>low</w:t>
        </w:r>
      </w:ins>
      <w:del w:id="1011" w:author="Cheng, Jiangtao" w:date="2021-07-18T23:49:00Z">
        <w:r w:rsidR="00D476FA" w:rsidDel="00BA7B5A">
          <w:rPr>
            <w:rFonts w:cs="Times New Roman"/>
            <w:sz w:val="24"/>
            <w:szCs w:val="24"/>
          </w:rPr>
          <w:delText>small</w:delText>
        </w:r>
      </w:del>
      <w:r w:rsidR="00D476FA">
        <w:rPr>
          <w:rFonts w:cs="Times New Roman"/>
          <w:sz w:val="24"/>
          <w:szCs w:val="24"/>
        </w:rPr>
        <w:t>er decreas</w:t>
      </w:r>
      <w:ins w:id="1012" w:author="Cheng, Jiangtao" w:date="2021-07-18T23:50:00Z">
        <w:r w:rsidR="00BA7B5A">
          <w:rPr>
            <w:rFonts w:cs="Times New Roman"/>
            <w:sz w:val="24"/>
            <w:szCs w:val="24"/>
          </w:rPr>
          <w:t>ing speed</w:t>
        </w:r>
      </w:ins>
      <w:del w:id="1013" w:author="Cheng, Jiangtao" w:date="2021-07-18T23:50:00Z">
        <w:r w:rsidR="00D476FA" w:rsidDel="00BA7B5A">
          <w:rPr>
            <w:rFonts w:cs="Times New Roman"/>
            <w:sz w:val="24"/>
            <w:szCs w:val="24"/>
          </w:rPr>
          <w:delText>e rate</w:delText>
        </w:r>
      </w:del>
      <w:r w:rsidR="00D476FA">
        <w:rPr>
          <w:rFonts w:cs="Times New Roman"/>
          <w:sz w:val="24"/>
          <w:szCs w:val="24"/>
        </w:rPr>
        <w:t xml:space="preserve"> of the evaporation rate from the droplet cap. </w:t>
      </w:r>
      <w:r w:rsidRPr="00C43C1E">
        <w:rPr>
          <w:rFonts w:cs="Times New Roman"/>
          <w:sz w:val="24"/>
          <w:szCs w:val="24"/>
        </w:rPr>
        <w:t xml:space="preserve">In the CCR mode, the decrease of the evaporation rate from the droplet cap is </w:t>
      </w:r>
      <w:r w:rsidR="00AA02A6">
        <w:rPr>
          <w:rFonts w:cs="Times New Roman"/>
          <w:sz w:val="24"/>
          <w:szCs w:val="24"/>
        </w:rPr>
        <w:t xml:space="preserve">mainly </w:t>
      </w:r>
      <w:r w:rsidRPr="00C43C1E">
        <w:rPr>
          <w:rFonts w:cs="Times New Roman"/>
          <w:sz w:val="24"/>
          <w:szCs w:val="24"/>
        </w:rPr>
        <w:t xml:space="preserve">caused by the </w:t>
      </w:r>
      <w:r w:rsidR="003578CA">
        <w:rPr>
          <w:rFonts w:cs="Times New Roman"/>
          <w:sz w:val="24"/>
          <w:szCs w:val="24"/>
        </w:rPr>
        <w:t>reduction</w:t>
      </w:r>
      <w:r w:rsidRPr="00C43C1E">
        <w:rPr>
          <w:rFonts w:cs="Times New Roman"/>
          <w:sz w:val="24"/>
          <w:szCs w:val="24"/>
        </w:rPr>
        <w:t xml:space="preserve"> of the droplet contact angle</w:t>
      </w:r>
      <w:ins w:id="1014" w:author="Cheng, Jiangtao" w:date="2021-07-18T23:55:00Z">
        <w:r w:rsidR="007E66B2">
          <w:rPr>
            <w:rFonts w:cs="Times New Roman"/>
            <w:sz w:val="24"/>
            <w:szCs w:val="24"/>
          </w:rPr>
          <w:t>, whereas</w:t>
        </w:r>
      </w:ins>
      <w:del w:id="1015" w:author="Cheng, Jiangtao" w:date="2021-07-18T23:55:00Z">
        <w:r w:rsidRPr="00C43C1E" w:rsidDel="007E66B2">
          <w:rPr>
            <w:rFonts w:cs="Times New Roman"/>
            <w:sz w:val="24"/>
            <w:szCs w:val="24"/>
          </w:rPr>
          <w:delText>.</w:delText>
        </w:r>
      </w:del>
      <w:r w:rsidRPr="00C43C1E">
        <w:rPr>
          <w:rFonts w:cs="Times New Roman"/>
          <w:sz w:val="24"/>
          <w:szCs w:val="24"/>
        </w:rPr>
        <w:t xml:space="preserve"> </w:t>
      </w:r>
      <w:ins w:id="1016" w:author="Cheng, Jiangtao" w:date="2021-07-18T23:55:00Z">
        <w:r w:rsidR="007E66B2">
          <w:rPr>
            <w:rFonts w:cs="Times New Roman"/>
            <w:sz w:val="24"/>
            <w:szCs w:val="24"/>
          </w:rPr>
          <w:t>t</w:t>
        </w:r>
      </w:ins>
      <w:del w:id="1017" w:author="Cheng, Jiangtao" w:date="2021-07-18T23:55:00Z">
        <w:r w:rsidRPr="00C43C1E" w:rsidDel="007E66B2">
          <w:rPr>
            <w:rFonts w:cs="Times New Roman"/>
            <w:sz w:val="24"/>
            <w:szCs w:val="24"/>
          </w:rPr>
          <w:delText>T</w:delText>
        </w:r>
      </w:del>
      <w:r w:rsidRPr="00C43C1E">
        <w:rPr>
          <w:rFonts w:cs="Times New Roman"/>
          <w:sz w:val="24"/>
          <w:szCs w:val="24"/>
        </w:rPr>
        <w:t xml:space="preserve">he </w:t>
      </w:r>
      <w:proofErr w:type="gramStart"/>
      <w:r w:rsidRPr="00C43C1E">
        <w:rPr>
          <w:rFonts w:cs="Times New Roman"/>
          <w:sz w:val="24"/>
          <w:szCs w:val="24"/>
        </w:rPr>
        <w:t>contact</w:t>
      </w:r>
      <w:proofErr w:type="gramEnd"/>
      <w:r w:rsidRPr="00C43C1E">
        <w:rPr>
          <w:rFonts w:cs="Times New Roman"/>
          <w:sz w:val="24"/>
          <w:szCs w:val="24"/>
        </w:rPr>
        <w:t xml:space="preserve"> area between the droplet and the substrate keeps unchanged and </w:t>
      </w:r>
      <w:ins w:id="1018" w:author="Cheng, Jiangtao" w:date="2021-07-18T23:57:00Z">
        <w:r w:rsidR="007E66B2">
          <w:rPr>
            <w:rFonts w:cs="Times New Roman"/>
            <w:sz w:val="24"/>
            <w:szCs w:val="24"/>
          </w:rPr>
          <w:t xml:space="preserve">so is </w:t>
        </w:r>
      </w:ins>
      <w:r w:rsidRPr="00C43C1E">
        <w:rPr>
          <w:rFonts w:cs="Times New Roman"/>
          <w:sz w:val="24"/>
          <w:szCs w:val="24"/>
        </w:rPr>
        <w:t>the thermal resistance</w:t>
      </w:r>
      <w:del w:id="1019" w:author="Cheng, Jiangtao" w:date="2021-07-18T23:58:00Z">
        <w:r w:rsidRPr="00C43C1E" w:rsidDel="00223972">
          <w:rPr>
            <w:rFonts w:cs="Times New Roman"/>
            <w:sz w:val="24"/>
            <w:szCs w:val="24"/>
          </w:rPr>
          <w:delText>s</w:delText>
        </w:r>
      </w:del>
      <w:r w:rsidRPr="00C43C1E">
        <w:rPr>
          <w:rFonts w:cs="Times New Roman"/>
          <w:sz w:val="24"/>
          <w:szCs w:val="24"/>
        </w:rPr>
        <w:t xml:space="preserve"> between the droplet base</w:t>
      </w:r>
      <w:r w:rsidR="00985123">
        <w:rPr>
          <w:rFonts w:cs="Times New Roman"/>
          <w:sz w:val="24"/>
          <w:szCs w:val="24"/>
        </w:rPr>
        <w:t xml:space="preserve"> and</w:t>
      </w:r>
      <w:r w:rsidRPr="00C43C1E">
        <w:rPr>
          <w:rFonts w:cs="Times New Roman"/>
          <w:sz w:val="24"/>
          <w:szCs w:val="24"/>
        </w:rPr>
        <w:t xml:space="preserve"> the substrate</w:t>
      </w:r>
      <w:del w:id="1020" w:author="Cheng, Jiangtao" w:date="2021-07-18T23:57:00Z">
        <w:r w:rsidRPr="00C43C1E" w:rsidDel="007E66B2">
          <w:rPr>
            <w:rFonts w:cs="Times New Roman"/>
            <w:sz w:val="24"/>
            <w:szCs w:val="24"/>
          </w:rPr>
          <w:delText xml:space="preserve"> also</w:delText>
        </w:r>
        <w:r w:rsidR="00AA02A6" w:rsidDel="007E66B2">
          <w:rPr>
            <w:rFonts w:cs="Times New Roman"/>
            <w:sz w:val="24"/>
            <w:szCs w:val="24"/>
          </w:rPr>
          <w:delText xml:space="preserve"> remains</w:delText>
        </w:r>
        <w:r w:rsidRPr="00C43C1E" w:rsidDel="007E66B2">
          <w:rPr>
            <w:rFonts w:cs="Times New Roman"/>
            <w:sz w:val="24"/>
            <w:szCs w:val="24"/>
          </w:rPr>
          <w:delText xml:space="preserve"> unchanged</w:delText>
        </w:r>
      </w:del>
      <w:r w:rsidRPr="00C43C1E">
        <w:rPr>
          <w:rFonts w:cs="Times New Roman"/>
          <w:sz w:val="24"/>
          <w:szCs w:val="24"/>
        </w:rPr>
        <w:t>. The decrease of the droplet total evaporation rate means that less heat is transferred from the substrate to the droplet. With the substrate base temperature and the thermal resistance</w:t>
      </w:r>
      <w:del w:id="1021" w:author="Cheng, Jiangtao" w:date="2021-07-18T23:58:00Z">
        <w:r w:rsidRPr="00C43C1E" w:rsidDel="00223972">
          <w:rPr>
            <w:rFonts w:cs="Times New Roman"/>
            <w:sz w:val="24"/>
            <w:szCs w:val="24"/>
          </w:rPr>
          <w:delText>s</w:delText>
        </w:r>
      </w:del>
      <w:r w:rsidRPr="00C43C1E">
        <w:rPr>
          <w:rFonts w:cs="Times New Roman"/>
          <w:sz w:val="24"/>
          <w:szCs w:val="24"/>
        </w:rPr>
        <w:t xml:space="preserve"> between the droplet and </w:t>
      </w:r>
      <w:ins w:id="1022" w:author="Cheng, Jiangtao" w:date="2021-07-18T23:58:00Z">
        <w:r w:rsidR="00223972">
          <w:rPr>
            <w:rFonts w:cs="Times New Roman"/>
            <w:sz w:val="24"/>
            <w:szCs w:val="24"/>
          </w:rPr>
          <w:t xml:space="preserve">the </w:t>
        </w:r>
      </w:ins>
      <w:r w:rsidRPr="00C43C1E">
        <w:rPr>
          <w:rFonts w:cs="Times New Roman"/>
          <w:sz w:val="24"/>
          <w:szCs w:val="24"/>
        </w:rPr>
        <w:t>substrate</w:t>
      </w:r>
      <w:del w:id="1023" w:author="Cheng, Jiangtao" w:date="2021-07-18T23:59:00Z">
        <w:r w:rsidRPr="00C43C1E" w:rsidDel="00223972">
          <w:rPr>
            <w:rFonts w:cs="Times New Roman"/>
            <w:sz w:val="24"/>
            <w:szCs w:val="24"/>
          </w:rPr>
          <w:delText xml:space="preserve"> keep</w:delText>
        </w:r>
      </w:del>
      <w:r w:rsidRPr="00C43C1E">
        <w:rPr>
          <w:rFonts w:cs="Times New Roman"/>
          <w:sz w:val="24"/>
          <w:szCs w:val="24"/>
        </w:rPr>
        <w:t xml:space="preserve"> unchanged, the decrease of the total evaporation rate is </w:t>
      </w:r>
      <w:ins w:id="1024" w:author="Cheng, Jiangtao" w:date="2021-07-18T23:59:00Z">
        <w:r w:rsidR="00223972">
          <w:rPr>
            <w:rFonts w:cs="Times New Roman"/>
            <w:sz w:val="24"/>
            <w:szCs w:val="24"/>
          </w:rPr>
          <w:t>mainly induced</w:t>
        </w:r>
      </w:ins>
      <w:del w:id="1025" w:author="Cheng, Jiangtao" w:date="2021-07-18T23:59:00Z">
        <w:r w:rsidRPr="00C43C1E" w:rsidDel="00223972">
          <w:rPr>
            <w:rFonts w:cs="Times New Roman"/>
            <w:sz w:val="24"/>
            <w:szCs w:val="24"/>
          </w:rPr>
          <w:delText>caused</w:delText>
        </w:r>
      </w:del>
      <w:r w:rsidRPr="00C43C1E">
        <w:rPr>
          <w:rFonts w:cs="Times New Roman"/>
          <w:sz w:val="24"/>
          <w:szCs w:val="24"/>
        </w:rPr>
        <w:t xml:space="preserve"> by the decrease of the temperature difference between the droplet base</w:t>
      </w:r>
      <w:del w:id="1026" w:author="Cheng, Jiangtao" w:date="2021-07-19T00:00:00Z">
        <w:r w:rsidRPr="00C43C1E" w:rsidDel="00B103E9">
          <w:rPr>
            <w:rFonts w:cs="Times New Roman"/>
            <w:sz w:val="24"/>
            <w:szCs w:val="24"/>
          </w:rPr>
          <w:delText xml:space="preserve"> surface</w:delText>
        </w:r>
      </w:del>
      <w:r w:rsidRPr="00C43C1E">
        <w:rPr>
          <w:rFonts w:cs="Times New Roman"/>
          <w:sz w:val="24"/>
          <w:szCs w:val="24"/>
        </w:rPr>
        <w:t xml:space="preserve"> and the substrate base. In other words, the decrease of the total evaporation rate </w:t>
      </w:r>
      <w:ins w:id="1027" w:author="Cheng, Jiangtao" w:date="2021-07-19T00:02:00Z">
        <w:r w:rsidR="00E06956">
          <w:rPr>
            <w:rFonts w:cs="Times New Roman"/>
            <w:sz w:val="24"/>
            <w:szCs w:val="24"/>
          </w:rPr>
          <w:t>is associated with</w:t>
        </w:r>
      </w:ins>
      <w:del w:id="1028" w:author="Cheng, Jiangtao" w:date="2021-07-19T00:02:00Z">
        <w:r w:rsidRPr="00C43C1E" w:rsidDel="00E06956">
          <w:rPr>
            <w:rFonts w:cs="Times New Roman"/>
            <w:sz w:val="24"/>
            <w:szCs w:val="24"/>
          </w:rPr>
          <w:delText>will cause</w:delText>
        </w:r>
      </w:del>
      <w:r w:rsidRPr="00C43C1E">
        <w:rPr>
          <w:rFonts w:cs="Times New Roman"/>
          <w:sz w:val="24"/>
          <w:szCs w:val="24"/>
        </w:rPr>
        <w:t xml:space="preserve"> the increase of droplet base surface temperature, </w:t>
      </w:r>
      <w:r w:rsidR="00AA02A6">
        <w:rPr>
          <w:rFonts w:cs="Times New Roman"/>
          <w:sz w:val="24"/>
          <w:szCs w:val="24"/>
        </w:rPr>
        <w:t>as evidenced</w:t>
      </w:r>
      <w:r w:rsidRPr="00C43C1E">
        <w:rPr>
          <w:rFonts w:cs="Times New Roman"/>
          <w:sz w:val="24"/>
          <w:szCs w:val="24"/>
        </w:rPr>
        <w:t xml:space="preserve"> in Fig. </w:t>
      </w:r>
      <w:commentRangeStart w:id="1029"/>
      <w:ins w:id="1030" w:author="Cheng, Jiangtao" w:date="2021-07-19T00:04:00Z">
        <w:r w:rsidR="00E06956" w:rsidRPr="00E06956">
          <w:rPr>
            <w:rFonts w:cs="Times New Roman"/>
            <w:sz w:val="24"/>
            <w:szCs w:val="24"/>
            <w:highlight w:val="red"/>
            <w:rPrChange w:id="1031" w:author="Cheng, Jiangtao" w:date="2021-07-19T00:04:00Z">
              <w:rPr>
                <w:rFonts w:cs="Times New Roman"/>
                <w:sz w:val="24"/>
                <w:szCs w:val="24"/>
              </w:rPr>
            </w:rPrChange>
          </w:rPr>
          <w:t>8</w:t>
        </w:r>
      </w:ins>
      <w:del w:id="1032" w:author="Cheng, Jiangtao" w:date="2021-07-19T00:04:00Z">
        <w:r w:rsidR="00DA4FBF" w:rsidRPr="00E06956" w:rsidDel="00E06956">
          <w:rPr>
            <w:rFonts w:cs="Times New Roman"/>
            <w:sz w:val="24"/>
            <w:szCs w:val="24"/>
            <w:highlight w:val="red"/>
            <w:rPrChange w:id="1033" w:author="Cheng, Jiangtao" w:date="2021-07-19T00:04:00Z">
              <w:rPr>
                <w:rFonts w:cs="Times New Roman"/>
                <w:sz w:val="24"/>
                <w:szCs w:val="24"/>
              </w:rPr>
            </w:rPrChange>
          </w:rPr>
          <w:delText>7</w:delText>
        </w:r>
      </w:del>
      <w:r w:rsidRPr="00E06956">
        <w:rPr>
          <w:rFonts w:cs="Times New Roman"/>
          <w:sz w:val="24"/>
          <w:szCs w:val="24"/>
          <w:highlight w:val="red"/>
          <w:rPrChange w:id="1034" w:author="Cheng, Jiangtao" w:date="2021-07-19T00:04:00Z">
            <w:rPr>
              <w:rFonts w:cs="Times New Roman"/>
              <w:sz w:val="24"/>
              <w:szCs w:val="24"/>
            </w:rPr>
          </w:rPrChange>
        </w:rPr>
        <w:t>(d)</w:t>
      </w:r>
      <w:commentRangeEnd w:id="1029"/>
      <w:r w:rsidR="00E06956">
        <w:rPr>
          <w:rStyle w:val="CommentReference"/>
        </w:rPr>
        <w:commentReference w:id="1029"/>
      </w:r>
      <w:r w:rsidRPr="00C43C1E">
        <w:rPr>
          <w:rFonts w:cs="Times New Roman"/>
          <w:sz w:val="24"/>
          <w:szCs w:val="24"/>
        </w:rPr>
        <w:t xml:space="preserve">. The increase of </w:t>
      </w:r>
      <w:ins w:id="1035" w:author="Cheng, Jiangtao" w:date="2021-07-19T00:05:00Z">
        <w:r w:rsidR="00633C89">
          <w:rPr>
            <w:rFonts w:cs="Times New Roman"/>
            <w:sz w:val="24"/>
            <w:szCs w:val="24"/>
          </w:rPr>
          <w:t xml:space="preserve">the </w:t>
        </w:r>
      </w:ins>
      <w:r w:rsidRPr="00C43C1E">
        <w:rPr>
          <w:rFonts w:cs="Times New Roman"/>
          <w:sz w:val="24"/>
          <w:szCs w:val="24"/>
        </w:rPr>
        <w:t>droplet base temperature will cause the increase of the droplet cap surface temperature</w:t>
      </w:r>
      <w:r w:rsidR="00AA02A6">
        <w:rPr>
          <w:rFonts w:cs="Times New Roman"/>
          <w:sz w:val="24"/>
          <w:szCs w:val="24"/>
        </w:rPr>
        <w:t>,</w:t>
      </w:r>
      <w:r w:rsidRPr="00C43C1E">
        <w:rPr>
          <w:rFonts w:cs="Times New Roman"/>
          <w:sz w:val="24"/>
          <w:szCs w:val="24"/>
        </w:rPr>
        <w:t xml:space="preserve"> lead</w:t>
      </w:r>
      <w:r w:rsidR="00AA02A6">
        <w:rPr>
          <w:rFonts w:cs="Times New Roman"/>
          <w:sz w:val="24"/>
          <w:szCs w:val="24"/>
        </w:rPr>
        <w:t>ing</w:t>
      </w:r>
      <w:r w:rsidRPr="00C43C1E">
        <w:rPr>
          <w:rFonts w:cs="Times New Roman"/>
          <w:sz w:val="24"/>
          <w:szCs w:val="24"/>
        </w:rPr>
        <w:t xml:space="preserve"> to the </w:t>
      </w:r>
      <w:r w:rsidR="00AA02A6">
        <w:rPr>
          <w:rFonts w:cs="Times New Roman"/>
          <w:sz w:val="24"/>
          <w:szCs w:val="24"/>
        </w:rPr>
        <w:t xml:space="preserve">enhanced </w:t>
      </w:r>
      <w:r w:rsidRPr="00C43C1E">
        <w:rPr>
          <w:rFonts w:cs="Times New Roman"/>
          <w:sz w:val="24"/>
          <w:szCs w:val="24"/>
        </w:rPr>
        <w:t>evaporation from the droplet cap. The effect of droplet cap</w:t>
      </w:r>
      <w:r w:rsidR="00AA02A6"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 xml:space="preserve">temperature increase </w:t>
      </w:r>
      <w:ins w:id="1036" w:author="Cheng, Jiangtao" w:date="2021-07-19T00:09:00Z">
        <w:r w:rsidR="00673E6A">
          <w:rPr>
            <w:rFonts w:cs="Times New Roman"/>
            <w:sz w:val="24"/>
            <w:szCs w:val="24"/>
          </w:rPr>
          <w:t>compensat</w:t>
        </w:r>
      </w:ins>
      <w:del w:id="1037" w:author="Cheng, Jiangtao" w:date="2021-07-19T00:09:00Z">
        <w:r w:rsidRPr="00C43C1E" w:rsidDel="00673E6A">
          <w:rPr>
            <w:rFonts w:cs="Times New Roman"/>
            <w:sz w:val="24"/>
            <w:szCs w:val="24"/>
          </w:rPr>
          <w:delText>mitigat</w:delText>
        </w:r>
      </w:del>
      <w:r w:rsidRPr="00C43C1E">
        <w:rPr>
          <w:rFonts w:cs="Times New Roman"/>
          <w:sz w:val="24"/>
          <w:szCs w:val="24"/>
        </w:rPr>
        <w:t xml:space="preserve">es the </w:t>
      </w:r>
      <w:ins w:id="1038" w:author="Cheng, Jiangtao" w:date="2021-07-19T00:10:00Z">
        <w:r w:rsidR="00673E6A">
          <w:rPr>
            <w:rFonts w:cs="Times New Roman"/>
            <w:sz w:val="24"/>
            <w:szCs w:val="24"/>
          </w:rPr>
          <w:t>depressed</w:t>
        </w:r>
        <w:r w:rsidR="00673E6A" w:rsidRPr="00C43C1E">
          <w:rPr>
            <w:rFonts w:cs="Times New Roman"/>
            <w:sz w:val="24"/>
            <w:szCs w:val="24"/>
          </w:rPr>
          <w:t xml:space="preserve"> </w:t>
        </w:r>
      </w:ins>
      <w:r w:rsidRPr="00C43C1E">
        <w:rPr>
          <w:rFonts w:cs="Times New Roman"/>
          <w:sz w:val="24"/>
          <w:szCs w:val="24"/>
        </w:rPr>
        <w:t xml:space="preserve">effect of the droplet contact angle </w:t>
      </w:r>
      <w:proofErr w:type="gramStart"/>
      <w:r w:rsidRPr="00C43C1E">
        <w:rPr>
          <w:rFonts w:cs="Times New Roman"/>
          <w:sz w:val="24"/>
          <w:szCs w:val="24"/>
        </w:rPr>
        <w:t>decrease</w:t>
      </w:r>
      <w:proofErr w:type="gramEnd"/>
      <w:r w:rsidRPr="00C43C1E">
        <w:rPr>
          <w:rFonts w:cs="Times New Roman"/>
          <w:sz w:val="24"/>
          <w:szCs w:val="24"/>
        </w:rPr>
        <w:t xml:space="preserve"> on the</w:t>
      </w:r>
      <w:r w:rsidR="00DC00B2">
        <w:rPr>
          <w:rFonts w:cs="Times New Roman"/>
          <w:sz w:val="24"/>
          <w:szCs w:val="24"/>
        </w:rPr>
        <w:t xml:space="preserve"> </w:t>
      </w:r>
      <w:del w:id="1039" w:author="Cheng, Jiangtao" w:date="2021-07-19T00:10:00Z">
        <w:r w:rsidR="00DC00B2" w:rsidDel="00673E6A">
          <w:rPr>
            <w:rFonts w:cs="Times New Roman"/>
            <w:sz w:val="24"/>
            <w:szCs w:val="24"/>
          </w:rPr>
          <w:delText>depressed</w:delText>
        </w:r>
        <w:r w:rsidRPr="00C43C1E" w:rsidDel="00673E6A">
          <w:rPr>
            <w:rFonts w:cs="Times New Roman"/>
            <w:sz w:val="24"/>
            <w:szCs w:val="24"/>
          </w:rPr>
          <w:delText xml:space="preserve"> </w:delText>
        </w:r>
      </w:del>
      <w:r w:rsidRPr="00C43C1E">
        <w:rPr>
          <w:rFonts w:cs="Times New Roman"/>
          <w:sz w:val="24"/>
          <w:szCs w:val="24"/>
        </w:rPr>
        <w:t>evaporation from the droplet cap. The combin</w:t>
      </w:r>
      <w:r w:rsidR="00DC00B2">
        <w:rPr>
          <w:rFonts w:cs="Times New Roman"/>
          <w:sz w:val="24"/>
          <w:szCs w:val="24"/>
        </w:rPr>
        <w:t>ed</w:t>
      </w:r>
      <w:r w:rsidRPr="00C43C1E">
        <w:rPr>
          <w:rFonts w:cs="Times New Roman"/>
          <w:sz w:val="24"/>
          <w:szCs w:val="24"/>
        </w:rPr>
        <w:t xml:space="preserve"> effects of the contact angle </w:t>
      </w:r>
      <w:proofErr w:type="gramStart"/>
      <w:r w:rsidR="00897809" w:rsidRPr="00C43C1E">
        <w:rPr>
          <w:rFonts w:cs="Times New Roman"/>
          <w:sz w:val="24"/>
          <w:szCs w:val="24"/>
        </w:rPr>
        <w:t>decrease</w:t>
      </w:r>
      <w:proofErr w:type="gramEnd"/>
      <w:r w:rsidRPr="00C43C1E">
        <w:rPr>
          <w:rFonts w:cs="Times New Roman"/>
          <w:sz w:val="24"/>
          <w:szCs w:val="24"/>
        </w:rPr>
        <w:t xml:space="preserve"> and the droplet cap temperature increase </w:t>
      </w:r>
      <w:r w:rsidR="00DC00B2">
        <w:rPr>
          <w:rFonts w:cs="Times New Roman"/>
          <w:sz w:val="24"/>
          <w:szCs w:val="24"/>
        </w:rPr>
        <w:t>give rise to</w:t>
      </w:r>
      <w:r w:rsidRPr="00C43C1E">
        <w:rPr>
          <w:rFonts w:cs="Times New Roman"/>
          <w:sz w:val="24"/>
          <w:szCs w:val="24"/>
        </w:rPr>
        <w:t xml:space="preserve"> the slow decrease of the evaporation rate from </w:t>
      </w:r>
      <w:r w:rsidR="00DC00B2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lastRenderedPageBreak/>
        <w:t>droplet cap in the CCR mode. In the CCA mode, the average temperature of the droplet cap keeps essentially constant</w:t>
      </w:r>
      <w:r w:rsidR="0088727A">
        <w:rPr>
          <w:rFonts w:cs="Times New Roman"/>
          <w:sz w:val="24"/>
          <w:szCs w:val="24"/>
        </w:rPr>
        <w:t>,</w:t>
      </w:r>
      <w:r w:rsidRPr="00C43C1E">
        <w:rPr>
          <w:rFonts w:cs="Times New Roman"/>
          <w:sz w:val="24"/>
          <w:szCs w:val="24"/>
        </w:rPr>
        <w:t xml:space="preserve"> which is </w:t>
      </w:r>
      <w:r w:rsidR="0088727A">
        <w:rPr>
          <w:rFonts w:cs="Times New Roman"/>
          <w:sz w:val="24"/>
          <w:szCs w:val="24"/>
        </w:rPr>
        <w:t>in contrary to the</w:t>
      </w:r>
      <w:r w:rsidR="00985123">
        <w:rPr>
          <w:rFonts w:cs="Times New Roman"/>
          <w:sz w:val="24"/>
          <w:szCs w:val="24"/>
        </w:rPr>
        <w:t xml:space="preserve"> increas</w:t>
      </w:r>
      <w:ins w:id="1040" w:author="Cheng, Jiangtao" w:date="2021-07-19T00:12:00Z">
        <w:r w:rsidR="00623962">
          <w:rPr>
            <w:rFonts w:cs="Times New Roman"/>
            <w:sz w:val="24"/>
            <w:szCs w:val="24"/>
          </w:rPr>
          <w:t>ing</w:t>
        </w:r>
      </w:ins>
      <w:del w:id="1041" w:author="Cheng, Jiangtao" w:date="2021-07-19T00:12:00Z">
        <w:r w:rsidR="00985123" w:rsidDel="00623962">
          <w:rPr>
            <w:rFonts w:cs="Times New Roman"/>
            <w:sz w:val="24"/>
            <w:szCs w:val="24"/>
          </w:rPr>
          <w:delText>e</w:delText>
        </w:r>
      </w:del>
      <w:r w:rsidR="00734A21">
        <w:rPr>
          <w:rFonts w:cs="Times New Roman"/>
          <w:sz w:val="24"/>
          <w:szCs w:val="24"/>
        </w:rPr>
        <w:t xml:space="preserve"> trend of</w:t>
      </w:r>
      <w:r w:rsidRPr="00C43C1E">
        <w:rPr>
          <w:rFonts w:cs="Times New Roman"/>
          <w:sz w:val="24"/>
          <w:szCs w:val="24"/>
        </w:rPr>
        <w:t xml:space="preserve"> the </w:t>
      </w:r>
      <w:r w:rsidR="001919E7">
        <w:rPr>
          <w:rFonts w:cs="Times New Roman"/>
          <w:sz w:val="24"/>
          <w:szCs w:val="24"/>
        </w:rPr>
        <w:t xml:space="preserve">droplet </w:t>
      </w:r>
      <w:r w:rsidRPr="00C43C1E">
        <w:rPr>
          <w:rFonts w:cs="Times New Roman"/>
          <w:sz w:val="24"/>
          <w:szCs w:val="24"/>
        </w:rPr>
        <w:t>cap temperature</w:t>
      </w:r>
      <w:r w:rsidR="00734A21"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 xml:space="preserve">in the CCR mode. Meanwhile, the </w:t>
      </w:r>
      <w:r w:rsidR="00734A21">
        <w:rPr>
          <w:rFonts w:cs="Times New Roman"/>
          <w:sz w:val="24"/>
          <w:szCs w:val="24"/>
        </w:rPr>
        <w:t xml:space="preserve">contact radius of the droplet </w:t>
      </w:r>
      <w:r w:rsidRPr="00C43C1E">
        <w:rPr>
          <w:rFonts w:cs="Times New Roman"/>
          <w:sz w:val="24"/>
          <w:szCs w:val="24"/>
        </w:rPr>
        <w:t>decreases</w:t>
      </w:r>
      <w:r w:rsidR="00F6695C">
        <w:rPr>
          <w:rFonts w:cs="Times New Roman"/>
          <w:sz w:val="24"/>
          <w:szCs w:val="24"/>
        </w:rPr>
        <w:t xml:space="preserve"> in the CCA mode</w:t>
      </w:r>
      <w:r w:rsidR="00734A21">
        <w:rPr>
          <w:rFonts w:cs="Times New Roman"/>
          <w:sz w:val="24"/>
          <w:szCs w:val="24"/>
        </w:rPr>
        <w:t>, which causes the decreas</w:t>
      </w:r>
      <w:ins w:id="1042" w:author="Cheng, Jiangtao" w:date="2021-07-19T00:13:00Z">
        <w:r w:rsidR="00623962">
          <w:rPr>
            <w:rFonts w:cs="Times New Roman"/>
            <w:sz w:val="24"/>
            <w:szCs w:val="24"/>
          </w:rPr>
          <w:t>ing</w:t>
        </w:r>
      </w:ins>
      <w:del w:id="1043" w:author="Cheng, Jiangtao" w:date="2021-07-19T00:13:00Z">
        <w:r w:rsidR="00734A21" w:rsidDel="00623962">
          <w:rPr>
            <w:rFonts w:cs="Times New Roman"/>
            <w:sz w:val="24"/>
            <w:szCs w:val="24"/>
          </w:rPr>
          <w:delText>e of</w:delText>
        </w:r>
      </w:del>
      <w:r w:rsidR="00734A21">
        <w:rPr>
          <w:rFonts w:cs="Times New Roman"/>
          <w:sz w:val="24"/>
          <w:szCs w:val="24"/>
        </w:rPr>
        <w:t xml:space="preserve"> heat transfer area between the droplet and the substrate</w:t>
      </w:r>
      <w:r w:rsidRPr="00C43C1E">
        <w:rPr>
          <w:rFonts w:cs="Times New Roman"/>
          <w:sz w:val="24"/>
          <w:szCs w:val="24"/>
        </w:rPr>
        <w:t>. Thus, the evaporation rate</w:t>
      </w:r>
      <w:r w:rsidR="00F6695C">
        <w:rPr>
          <w:rFonts w:cs="Times New Roman"/>
          <w:sz w:val="24"/>
          <w:szCs w:val="24"/>
        </w:rPr>
        <w:t xml:space="preserve"> from the</w:t>
      </w:r>
      <w:r w:rsidRPr="00C43C1E">
        <w:rPr>
          <w:rFonts w:cs="Times New Roman"/>
          <w:sz w:val="24"/>
          <w:szCs w:val="24"/>
        </w:rPr>
        <w:t xml:space="preserve"> droplet cap decreases quickly</w:t>
      </w:r>
      <w:ins w:id="1044" w:author="Cheng, Jiangtao" w:date="2021-07-19T00:14:00Z">
        <w:r w:rsidR="00623962">
          <w:rPr>
            <w:rFonts w:cs="Times New Roman"/>
            <w:sz w:val="24"/>
            <w:szCs w:val="24"/>
          </w:rPr>
          <w:t xml:space="preserve"> in the CCA mode</w:t>
        </w:r>
      </w:ins>
      <w:r w:rsidRPr="00C43C1E">
        <w:rPr>
          <w:rFonts w:cs="Times New Roman"/>
          <w:sz w:val="24"/>
          <w:szCs w:val="24"/>
        </w:rPr>
        <w:t xml:space="preserve">. In summary, in </w:t>
      </w:r>
      <w:r w:rsidR="00F6695C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t>CCR mode the decrease of the total evaporation rate of the droplet is mainly caused by the decreas</w:t>
      </w:r>
      <w:ins w:id="1045" w:author="Cheng, Jiangtao" w:date="2021-07-19T00:16:00Z">
        <w:r w:rsidR="00F018C4">
          <w:rPr>
            <w:rFonts w:cs="Times New Roman"/>
            <w:sz w:val="24"/>
            <w:szCs w:val="24"/>
          </w:rPr>
          <w:t>ing</w:t>
        </w:r>
      </w:ins>
      <w:del w:id="1046" w:author="Cheng, Jiangtao" w:date="2021-07-19T00:16:00Z">
        <w:r w:rsidRPr="00C43C1E" w:rsidDel="00F018C4">
          <w:rPr>
            <w:rFonts w:cs="Times New Roman"/>
            <w:sz w:val="24"/>
            <w:szCs w:val="24"/>
          </w:rPr>
          <w:delText>e of</w:delText>
        </w:r>
      </w:del>
      <w:r w:rsidRPr="00C43C1E">
        <w:rPr>
          <w:rFonts w:cs="Times New Roman"/>
          <w:sz w:val="24"/>
          <w:szCs w:val="24"/>
        </w:rPr>
        <w:t xml:space="preserve"> evaporation rate from the droplet base</w:t>
      </w:r>
      <w:r w:rsidR="00F6695C">
        <w:rPr>
          <w:rFonts w:cs="Times New Roman"/>
          <w:sz w:val="24"/>
          <w:szCs w:val="24"/>
        </w:rPr>
        <w:t>.</w:t>
      </w:r>
      <w:r w:rsidRPr="00C43C1E">
        <w:rPr>
          <w:rFonts w:cs="Times New Roman"/>
          <w:sz w:val="24"/>
          <w:szCs w:val="24"/>
        </w:rPr>
        <w:t xml:space="preserve"> </w:t>
      </w:r>
      <w:r w:rsidR="00F6695C">
        <w:rPr>
          <w:rFonts w:cs="Times New Roman"/>
          <w:sz w:val="24"/>
          <w:szCs w:val="24"/>
        </w:rPr>
        <w:t>Whereas</w:t>
      </w:r>
      <w:r w:rsidRPr="00C43C1E">
        <w:rPr>
          <w:rFonts w:cs="Times New Roman"/>
          <w:sz w:val="24"/>
          <w:szCs w:val="24"/>
        </w:rPr>
        <w:t xml:space="preserve"> in </w:t>
      </w:r>
      <w:r w:rsidR="00F6695C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t xml:space="preserve">CCA mode, the decrease of the total evaporation rate is mainly </w:t>
      </w:r>
      <w:ins w:id="1047" w:author="Cheng, Jiangtao" w:date="2021-07-19T00:16:00Z">
        <w:r w:rsidR="00F018C4">
          <w:rPr>
            <w:rFonts w:cs="Times New Roman"/>
            <w:sz w:val="24"/>
            <w:szCs w:val="24"/>
          </w:rPr>
          <w:t>induc</w:t>
        </w:r>
      </w:ins>
      <w:del w:id="1048" w:author="Cheng, Jiangtao" w:date="2021-07-19T00:16:00Z">
        <w:r w:rsidRPr="00C43C1E" w:rsidDel="00F018C4">
          <w:rPr>
            <w:rFonts w:cs="Times New Roman"/>
            <w:sz w:val="24"/>
            <w:szCs w:val="24"/>
          </w:rPr>
          <w:delText>caus</w:delText>
        </w:r>
      </w:del>
      <w:r w:rsidRPr="00C43C1E">
        <w:rPr>
          <w:rFonts w:cs="Times New Roman"/>
          <w:sz w:val="24"/>
          <w:szCs w:val="24"/>
        </w:rPr>
        <w:t>ed by the decreas</w:t>
      </w:r>
      <w:ins w:id="1049" w:author="Cheng, Jiangtao" w:date="2021-07-19T00:17:00Z">
        <w:r w:rsidR="00F018C4">
          <w:rPr>
            <w:rFonts w:cs="Times New Roman"/>
            <w:sz w:val="24"/>
            <w:szCs w:val="24"/>
          </w:rPr>
          <w:t>ing</w:t>
        </w:r>
      </w:ins>
      <w:del w:id="1050" w:author="Cheng, Jiangtao" w:date="2021-07-19T00:17:00Z">
        <w:r w:rsidRPr="00C43C1E" w:rsidDel="00F018C4">
          <w:rPr>
            <w:rFonts w:cs="Times New Roman"/>
            <w:sz w:val="24"/>
            <w:szCs w:val="24"/>
          </w:rPr>
          <w:delText>e of the</w:delText>
        </w:r>
      </w:del>
      <w:r w:rsidRPr="00C43C1E">
        <w:rPr>
          <w:rFonts w:cs="Times New Roman"/>
          <w:sz w:val="24"/>
          <w:szCs w:val="24"/>
        </w:rPr>
        <w:t xml:space="preserve"> evaporation rate from the droplet cap. </w:t>
      </w:r>
    </w:p>
    <w:p w14:paraId="3F8826BD" w14:textId="25962444" w:rsidR="00C43C1E" w:rsidRDefault="00985123" w:rsidP="00856045">
      <w:pPr>
        <w:spacing w:line="360" w:lineRule="auto"/>
        <w:ind w:firstLine="360"/>
        <w:rPr>
          <w:rFonts w:cs="Times New Roman"/>
          <w:sz w:val="24"/>
          <w:szCs w:val="24"/>
        </w:rPr>
      </w:pPr>
      <w:bookmarkStart w:id="1051" w:name="_Hlk75892511"/>
      <w:r>
        <w:rPr>
          <w:rFonts w:cs="Times New Roman"/>
          <w:sz w:val="24"/>
          <w:szCs w:val="24"/>
        </w:rPr>
        <w:t>Droplet evaporati</w:t>
      </w:r>
      <w:r w:rsidR="00F6695C">
        <w:rPr>
          <w:rFonts w:cs="Times New Roman"/>
          <w:sz w:val="24"/>
          <w:szCs w:val="24"/>
        </w:rPr>
        <w:t>on</w:t>
      </w:r>
      <w:r>
        <w:rPr>
          <w:rFonts w:cs="Times New Roman"/>
          <w:sz w:val="24"/>
          <w:szCs w:val="24"/>
        </w:rPr>
        <w:t xml:space="preserve"> on different substates exhibits di</w:t>
      </w:r>
      <w:r w:rsidR="00D35FF3">
        <w:rPr>
          <w:rFonts w:cs="Times New Roman"/>
          <w:sz w:val="24"/>
          <w:szCs w:val="24"/>
        </w:rPr>
        <w:t>stinct</w:t>
      </w:r>
      <w:r>
        <w:rPr>
          <w:rFonts w:cs="Times New Roman"/>
          <w:sz w:val="24"/>
          <w:szCs w:val="24"/>
        </w:rPr>
        <w:t xml:space="preserve"> evaporation rate</w:t>
      </w:r>
      <w:r w:rsidR="00F6695C">
        <w:rPr>
          <w:rFonts w:cs="Times New Roman"/>
          <w:sz w:val="24"/>
          <w:szCs w:val="24"/>
        </w:rPr>
        <w:t>s</w:t>
      </w:r>
      <w:r w:rsidR="00C43C1E" w:rsidRPr="00C43C1E">
        <w:rPr>
          <w:rFonts w:cs="Times New Roman"/>
          <w:sz w:val="24"/>
          <w:szCs w:val="24"/>
        </w:rPr>
        <w:t xml:space="preserve"> as shown in Fig. </w:t>
      </w:r>
      <w:r w:rsidR="00792C98">
        <w:rPr>
          <w:rFonts w:cs="Times New Roman"/>
          <w:sz w:val="24"/>
          <w:szCs w:val="24"/>
        </w:rPr>
        <w:t>8</w:t>
      </w:r>
      <w:r w:rsidR="00C43C1E" w:rsidRPr="00C43C1E">
        <w:rPr>
          <w:rFonts w:cs="Times New Roman"/>
          <w:sz w:val="24"/>
          <w:szCs w:val="24"/>
        </w:rPr>
        <w:t xml:space="preserve">(d). Droplet on sample 1 (40 </w:t>
      </w:r>
      <w:proofErr w:type="spellStart"/>
      <w:r w:rsidR="00C43C1E" w:rsidRPr="00C43C1E">
        <w:rPr>
          <w:rFonts w:cs="Times New Roman"/>
          <w:sz w:val="24"/>
          <w:szCs w:val="24"/>
        </w:rPr>
        <w:t>μm</w:t>
      </w:r>
      <w:proofErr w:type="spellEnd"/>
      <w:r w:rsidR="00C43C1E" w:rsidRPr="00C43C1E">
        <w:rPr>
          <w:rFonts w:cs="Times New Roman"/>
          <w:sz w:val="24"/>
          <w:szCs w:val="24"/>
        </w:rPr>
        <w:t xml:space="preserve"> periodicity) has the maximum evaporation rate </w:t>
      </w:r>
      <w:r w:rsidR="00D35FF3">
        <w:rPr>
          <w:rFonts w:cs="Times New Roman"/>
          <w:sz w:val="24"/>
          <w:szCs w:val="24"/>
        </w:rPr>
        <w:t xml:space="preserve">while droplet </w:t>
      </w:r>
      <w:r w:rsidR="00C43C1E" w:rsidRPr="00C43C1E">
        <w:rPr>
          <w:rFonts w:cs="Times New Roman"/>
          <w:sz w:val="24"/>
          <w:szCs w:val="24"/>
        </w:rPr>
        <w:t>has the minimum evaporation rate</w:t>
      </w:r>
      <w:r w:rsidR="007D3BF0" w:rsidRPr="007D3BF0">
        <w:rPr>
          <w:rFonts w:cs="Times New Roman"/>
          <w:sz w:val="24"/>
          <w:szCs w:val="24"/>
        </w:rPr>
        <w:t xml:space="preserve"> </w:t>
      </w:r>
      <w:r w:rsidR="007D3BF0" w:rsidRPr="00C43C1E">
        <w:rPr>
          <w:rFonts w:cs="Times New Roman"/>
          <w:sz w:val="24"/>
          <w:szCs w:val="24"/>
        </w:rPr>
        <w:t xml:space="preserve">on sample 3 (60 </w:t>
      </w:r>
      <w:proofErr w:type="spellStart"/>
      <w:r w:rsidR="007D3BF0" w:rsidRPr="00C43C1E">
        <w:rPr>
          <w:rFonts w:cs="Times New Roman"/>
          <w:sz w:val="24"/>
          <w:szCs w:val="24"/>
        </w:rPr>
        <w:t>μm</w:t>
      </w:r>
      <w:proofErr w:type="spellEnd"/>
      <w:r w:rsidR="007D3BF0" w:rsidRPr="00C43C1E">
        <w:rPr>
          <w:rFonts w:cs="Times New Roman"/>
          <w:sz w:val="24"/>
          <w:szCs w:val="24"/>
        </w:rPr>
        <w:t xml:space="preserve"> periodicity)</w:t>
      </w:r>
      <w:r w:rsidR="00C43C1E" w:rsidRPr="00C43C1E">
        <w:rPr>
          <w:rFonts w:cs="Times New Roman"/>
          <w:sz w:val="24"/>
          <w:szCs w:val="24"/>
        </w:rPr>
        <w:t xml:space="preserve">. </w:t>
      </w:r>
      <w:r w:rsidR="00D35FF3">
        <w:rPr>
          <w:rFonts w:cs="Times New Roman"/>
          <w:sz w:val="24"/>
          <w:szCs w:val="24"/>
        </w:rPr>
        <w:t>Due to</w:t>
      </w:r>
      <w:r w:rsidR="00C43C1E" w:rsidRPr="00C43C1E">
        <w:rPr>
          <w:rFonts w:cs="Times New Roman"/>
          <w:sz w:val="24"/>
          <w:szCs w:val="24"/>
        </w:rPr>
        <w:t xml:space="preserve"> the different </w:t>
      </w:r>
      <w:del w:id="1052" w:author="Cheng, Jiangtao" w:date="2021-07-18T15:39:00Z">
        <w:r w:rsidR="00C43C1E" w:rsidRPr="00C43C1E" w:rsidDel="00D91CF7">
          <w:rPr>
            <w:rFonts w:cs="Times New Roman"/>
            <w:sz w:val="24"/>
            <w:szCs w:val="24"/>
          </w:rPr>
          <w:delText xml:space="preserve"> </w:delText>
        </w:r>
      </w:del>
      <w:r w:rsidR="00C43C1E" w:rsidRPr="00C43C1E">
        <w:rPr>
          <w:rFonts w:cs="Times New Roman"/>
          <w:sz w:val="24"/>
          <w:szCs w:val="24"/>
        </w:rPr>
        <w:t>periodicit</w:t>
      </w:r>
      <w:r w:rsidR="00162254">
        <w:rPr>
          <w:rFonts w:cs="Times New Roman"/>
          <w:sz w:val="24"/>
          <w:szCs w:val="24"/>
        </w:rPr>
        <w:t>ies of micropillars</w:t>
      </w:r>
      <w:r w:rsidR="00C43C1E" w:rsidRPr="00C43C1E">
        <w:rPr>
          <w:rFonts w:cs="Times New Roman"/>
          <w:sz w:val="24"/>
          <w:szCs w:val="24"/>
        </w:rPr>
        <w:t xml:space="preserve">, the </w:t>
      </w:r>
      <w:r w:rsidR="00D35FF3">
        <w:rPr>
          <w:rFonts w:cs="Times New Roman"/>
          <w:sz w:val="24"/>
          <w:szCs w:val="24"/>
        </w:rPr>
        <w:t>droplet-pillar</w:t>
      </w:r>
      <w:r w:rsidR="00C43C1E" w:rsidRPr="00C43C1E">
        <w:rPr>
          <w:rFonts w:cs="Times New Roman"/>
          <w:sz w:val="24"/>
          <w:szCs w:val="24"/>
        </w:rPr>
        <w:t xml:space="preserve"> interface areas are different on </w:t>
      </w:r>
      <w:ins w:id="1053" w:author="Cheng, Jiangtao" w:date="2021-07-19T00:19:00Z">
        <w:r w:rsidR="00A748DA">
          <w:rPr>
            <w:rFonts w:cs="Times New Roman"/>
            <w:sz w:val="24"/>
            <w:szCs w:val="24"/>
          </w:rPr>
          <w:t>these</w:t>
        </w:r>
      </w:ins>
      <w:del w:id="1054" w:author="Cheng, Jiangtao" w:date="2021-07-19T00:19:00Z">
        <w:r w:rsidR="00C43C1E" w:rsidRPr="00C43C1E" w:rsidDel="00A748DA">
          <w:rPr>
            <w:rFonts w:cs="Times New Roman"/>
            <w:sz w:val="24"/>
            <w:szCs w:val="24"/>
          </w:rPr>
          <w:delText>different</w:delText>
        </w:r>
      </w:del>
      <w:r w:rsidR="00C43C1E" w:rsidRPr="00C43C1E">
        <w:rPr>
          <w:rFonts w:cs="Times New Roman"/>
          <w:sz w:val="24"/>
          <w:szCs w:val="24"/>
        </w:rPr>
        <w:t xml:space="preserve"> sample substrates. Since </w:t>
      </w:r>
      <w:ins w:id="1055" w:author="Cheng, Jiangtao" w:date="2021-07-19T00:20:00Z">
        <w:r w:rsidR="00A748DA">
          <w:rPr>
            <w:rFonts w:cs="Times New Roman"/>
            <w:sz w:val="24"/>
            <w:szCs w:val="24"/>
          </w:rPr>
          <w:t xml:space="preserve">water </w:t>
        </w:r>
      </w:ins>
      <w:r w:rsidR="00C43C1E" w:rsidRPr="00C43C1E">
        <w:rPr>
          <w:rFonts w:cs="Times New Roman"/>
          <w:sz w:val="24"/>
          <w:szCs w:val="24"/>
        </w:rPr>
        <w:t xml:space="preserve">droplets on </w:t>
      </w:r>
      <w:ins w:id="1056" w:author="Cheng, Jiangtao" w:date="2021-07-19T00:20:00Z">
        <w:r w:rsidR="00A748DA">
          <w:rPr>
            <w:rFonts w:cs="Times New Roman"/>
            <w:sz w:val="24"/>
            <w:szCs w:val="24"/>
          </w:rPr>
          <w:t>these</w:t>
        </w:r>
      </w:ins>
      <w:del w:id="1057" w:author="Cheng, Jiangtao" w:date="2021-07-19T00:19:00Z">
        <w:r w:rsidR="00C43C1E" w:rsidRPr="00C43C1E" w:rsidDel="00A748DA">
          <w:rPr>
            <w:rFonts w:cs="Times New Roman"/>
            <w:sz w:val="24"/>
            <w:szCs w:val="24"/>
          </w:rPr>
          <w:delText>different</w:delText>
        </w:r>
      </w:del>
      <w:r w:rsidR="00C43C1E" w:rsidRPr="00C43C1E">
        <w:rPr>
          <w:rFonts w:cs="Times New Roman"/>
          <w:sz w:val="24"/>
          <w:szCs w:val="24"/>
        </w:rPr>
        <w:t xml:space="preserve"> sample substrates have </w:t>
      </w:r>
      <w:ins w:id="1058" w:author="Cheng, Jiangtao" w:date="2021-07-19T00:20:00Z">
        <w:r w:rsidR="00A748DA">
          <w:rPr>
            <w:rFonts w:cs="Times New Roman"/>
            <w:sz w:val="24"/>
            <w:szCs w:val="24"/>
          </w:rPr>
          <w:t>almost</w:t>
        </w:r>
      </w:ins>
      <w:del w:id="1059" w:author="Cheng, Jiangtao" w:date="2021-07-19T00:20:00Z">
        <w:r w:rsidR="00C43C1E" w:rsidRPr="00C43C1E" w:rsidDel="00A748DA">
          <w:rPr>
            <w:rFonts w:cs="Times New Roman"/>
            <w:sz w:val="24"/>
            <w:szCs w:val="24"/>
          </w:rPr>
          <w:delText>essentially</w:delText>
        </w:r>
      </w:del>
      <w:r w:rsidR="00C43C1E" w:rsidRPr="00C43C1E">
        <w:rPr>
          <w:rFonts w:cs="Times New Roman"/>
          <w:sz w:val="24"/>
          <w:szCs w:val="24"/>
        </w:rPr>
        <w:t xml:space="preserve"> the same apparent contact area (</w:t>
      </w:r>
      <w:r w:rsidR="00162254" w:rsidRPr="00244326">
        <w:rPr>
          <w:rFonts w:cs="Times New Roman"/>
          <w:i/>
          <w:iCs/>
          <w:sz w:val="24"/>
          <w:szCs w:val="24"/>
        </w:rPr>
        <w:t>i.e</w:t>
      </w:r>
      <w:r w:rsidR="00162254">
        <w:rPr>
          <w:rFonts w:cs="Times New Roman"/>
          <w:sz w:val="24"/>
          <w:szCs w:val="24"/>
        </w:rPr>
        <w:t xml:space="preserve">., </w:t>
      </w:r>
      <w:r w:rsidR="00C43C1E" w:rsidRPr="00C43C1E">
        <w:rPr>
          <w:rFonts w:cs="Times New Roman"/>
          <w:sz w:val="24"/>
          <w:szCs w:val="24"/>
        </w:rPr>
        <w:t>base area of the droplet), small</w:t>
      </w:r>
      <w:del w:id="1060" w:author="Cheng, Jiangtao" w:date="2021-07-19T00:20:00Z">
        <w:r w:rsidR="00C43C1E" w:rsidRPr="00C43C1E" w:rsidDel="00A748DA">
          <w:rPr>
            <w:rFonts w:cs="Times New Roman"/>
            <w:sz w:val="24"/>
            <w:szCs w:val="24"/>
          </w:rPr>
          <w:delText xml:space="preserve"> substrate</w:delText>
        </w:r>
      </w:del>
      <w:r w:rsidR="00C43C1E" w:rsidRPr="00C43C1E">
        <w:rPr>
          <w:rFonts w:cs="Times New Roman"/>
          <w:sz w:val="24"/>
          <w:szCs w:val="24"/>
        </w:rPr>
        <w:t xml:space="preserve"> periodicity</w:t>
      </w:r>
      <w:ins w:id="1061" w:author="Cheng, Jiangtao" w:date="2021-07-19T00:20:00Z">
        <w:r w:rsidR="00A748DA">
          <w:rPr>
            <w:rFonts w:cs="Times New Roman"/>
            <w:sz w:val="24"/>
            <w:szCs w:val="24"/>
          </w:rPr>
          <w:t xml:space="preserve"> of m</w:t>
        </w:r>
      </w:ins>
      <w:ins w:id="1062" w:author="Cheng, Jiangtao" w:date="2021-07-19T00:21:00Z">
        <w:r w:rsidR="00A748DA">
          <w:rPr>
            <w:rFonts w:cs="Times New Roman"/>
            <w:sz w:val="24"/>
            <w:szCs w:val="24"/>
          </w:rPr>
          <w:t>icropillars</w:t>
        </w:r>
      </w:ins>
      <w:r w:rsidR="00C43C1E" w:rsidRPr="00C43C1E">
        <w:rPr>
          <w:rFonts w:cs="Times New Roman"/>
          <w:sz w:val="24"/>
          <w:szCs w:val="24"/>
        </w:rPr>
        <w:t xml:space="preserve"> means </w:t>
      </w:r>
      <w:r>
        <w:rPr>
          <w:rFonts w:cs="Times New Roman"/>
          <w:sz w:val="24"/>
          <w:szCs w:val="24"/>
        </w:rPr>
        <w:t xml:space="preserve">larger heat transfer area between the droplet base and the substrate, </w:t>
      </w:r>
      <w:r w:rsidRPr="00244326">
        <w:rPr>
          <w:rFonts w:cs="Times New Roman"/>
          <w:i/>
          <w:iCs/>
          <w:sz w:val="24"/>
          <w:szCs w:val="24"/>
        </w:rPr>
        <w:t>i.e.</w:t>
      </w:r>
      <w:r>
        <w:rPr>
          <w:rFonts w:cs="Times New Roman"/>
          <w:sz w:val="24"/>
          <w:szCs w:val="24"/>
        </w:rPr>
        <w:t xml:space="preserve">, the solid-liquid interface area. </w:t>
      </w:r>
      <w:r w:rsidR="00C43C1E" w:rsidRPr="00C43C1E">
        <w:rPr>
          <w:rFonts w:cs="Times New Roman"/>
          <w:sz w:val="24"/>
          <w:szCs w:val="24"/>
        </w:rPr>
        <w:t>The larger solid-liquid interface area results in the higher droplet evaporation rate with the same substrate base temperature</w:t>
      </w:r>
      <w:bookmarkEnd w:id="1051"/>
      <w:r w:rsidR="00C43C1E" w:rsidRPr="00C43C1E">
        <w:rPr>
          <w:rFonts w:cs="Times New Roman"/>
          <w:sz w:val="24"/>
          <w:szCs w:val="24"/>
        </w:rPr>
        <w:t xml:space="preserve">. </w:t>
      </w:r>
    </w:p>
    <w:p w14:paraId="0251F728" w14:textId="29209EB8" w:rsidR="00F535A0" w:rsidRPr="00C43C1E" w:rsidRDefault="00EF6DA4" w:rsidP="00F535A0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E7C97" wp14:editId="6AB1B8B6">
            <wp:extent cx="6108700" cy="193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" t="2171" r="13754" b="3195"/>
                    <a:stretch/>
                  </pic:blipFill>
                  <pic:spPr bwMode="auto">
                    <a:xfrm>
                      <a:off x="0" y="0"/>
                      <a:ext cx="6116998" cy="193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309EF" w14:textId="156ABDB5" w:rsidR="00C43C1E" w:rsidRPr="00C43C1E" w:rsidRDefault="00C43C1E" w:rsidP="00244326">
      <w:pPr>
        <w:spacing w:after="120"/>
        <w:rPr>
          <w:rFonts w:cs="Times New Roman"/>
          <w:sz w:val="24"/>
          <w:szCs w:val="24"/>
        </w:rPr>
      </w:pPr>
      <w:commentRangeStart w:id="1063"/>
      <w:r w:rsidRPr="00DA29D0">
        <w:rPr>
          <w:rFonts w:cs="Times New Roman"/>
          <w:b/>
          <w:bCs/>
          <w:sz w:val="24"/>
          <w:szCs w:val="24"/>
        </w:rPr>
        <w:t xml:space="preserve">Figure </w:t>
      </w:r>
      <w:r w:rsidR="00792C98" w:rsidRPr="00DA29D0">
        <w:rPr>
          <w:rFonts w:cs="Times New Roman"/>
          <w:b/>
          <w:bCs/>
          <w:sz w:val="24"/>
          <w:szCs w:val="24"/>
        </w:rPr>
        <w:t>9</w:t>
      </w:r>
      <w:r w:rsidRPr="00DA29D0">
        <w:rPr>
          <w:rFonts w:cs="Times New Roman"/>
          <w:b/>
          <w:bCs/>
          <w:sz w:val="24"/>
          <w:szCs w:val="24"/>
        </w:rPr>
        <w:t>.</w:t>
      </w:r>
      <w:commentRangeEnd w:id="1063"/>
      <w:r w:rsidR="00E86094">
        <w:rPr>
          <w:rStyle w:val="CommentReference"/>
        </w:rPr>
        <w:commentReference w:id="1063"/>
      </w:r>
      <w:r w:rsidRPr="00C43C1E">
        <w:rPr>
          <w:rFonts w:cs="Times New Roman"/>
          <w:sz w:val="24"/>
          <w:szCs w:val="24"/>
        </w:rPr>
        <w:t xml:space="preserve"> Evaporation ratio </w:t>
      </w:r>
      <w:r w:rsidRPr="00C43C1E">
        <w:rPr>
          <w:rFonts w:cs="Times New Roman"/>
          <w:i/>
          <w:iCs/>
          <w:sz w:val="24"/>
          <w:szCs w:val="24"/>
        </w:rPr>
        <w:t>φ</w:t>
      </w:r>
      <w:r w:rsidRPr="00C43C1E">
        <w:rPr>
          <w:rFonts w:cs="Times New Roman"/>
          <w:sz w:val="24"/>
          <w:szCs w:val="24"/>
        </w:rPr>
        <w:t xml:space="preserve"> of </w:t>
      </w:r>
      <w:r w:rsidR="00A874B6">
        <w:rPr>
          <w:rFonts w:cs="Times New Roman"/>
          <w:sz w:val="24"/>
          <w:szCs w:val="24"/>
        </w:rPr>
        <w:t xml:space="preserve">water </w:t>
      </w:r>
      <w:r w:rsidRPr="00C43C1E">
        <w:rPr>
          <w:rFonts w:cs="Times New Roman"/>
          <w:sz w:val="24"/>
          <w:szCs w:val="24"/>
        </w:rPr>
        <w:t>droplet</w:t>
      </w:r>
      <w:r w:rsidR="00A874B6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with respect to nondimensional time on different </w:t>
      </w:r>
      <w:r w:rsidR="00A874B6">
        <w:rPr>
          <w:rFonts w:cs="Times New Roman"/>
          <w:sz w:val="24"/>
          <w:szCs w:val="24"/>
        </w:rPr>
        <w:t xml:space="preserve">micro-structured </w:t>
      </w:r>
      <w:r w:rsidRPr="00C43C1E">
        <w:rPr>
          <w:rFonts w:cs="Times New Roman"/>
          <w:sz w:val="24"/>
          <w:szCs w:val="24"/>
        </w:rPr>
        <w:t>samples</w:t>
      </w:r>
      <w:r w:rsidR="0067141C">
        <w:rPr>
          <w:rFonts w:cs="Times New Roman"/>
          <w:sz w:val="24"/>
          <w:szCs w:val="24"/>
        </w:rPr>
        <w:t xml:space="preserve"> with different substrate base temperature</w:t>
      </w:r>
      <w:r w:rsidR="00E34D80">
        <w:rPr>
          <w:rFonts w:cs="Times New Roman"/>
          <w:sz w:val="24"/>
          <w:szCs w:val="24"/>
        </w:rPr>
        <w:t>s</w:t>
      </w:r>
      <w:r w:rsidR="0067141C">
        <w:rPr>
          <w:rFonts w:cs="Times New Roman"/>
          <w:sz w:val="24"/>
          <w:szCs w:val="24"/>
        </w:rPr>
        <w:t>.</w:t>
      </w:r>
    </w:p>
    <w:p w14:paraId="57E0F788" w14:textId="18CC4817" w:rsidR="00C43C1E" w:rsidRPr="00C43C1E" w:rsidRDefault="008E7A37" w:rsidP="00856045">
      <w:pPr>
        <w:spacing w:line="360" w:lineRule="auto"/>
        <w:ind w:firstLine="360"/>
        <w:rPr>
          <w:rFonts w:cs="Times New Roman"/>
          <w:sz w:val="24"/>
          <w:szCs w:val="24"/>
        </w:rPr>
      </w:pPr>
      <w:r w:rsidRPr="00C43C1E">
        <w:rPr>
          <w:rFonts w:cs="Times New Roman"/>
          <w:sz w:val="24"/>
          <w:szCs w:val="24"/>
        </w:rPr>
        <w:t xml:space="preserve">Evaporation ratio </w:t>
      </w:r>
      <w:r w:rsidRPr="00C43C1E">
        <w:rPr>
          <w:rFonts w:cs="Times New Roman"/>
          <w:i/>
          <w:iCs/>
          <w:sz w:val="24"/>
          <w:szCs w:val="24"/>
        </w:rPr>
        <w:t>φ</w:t>
      </w:r>
      <w:r w:rsidRPr="00C43C1E">
        <w:rPr>
          <w:rFonts w:cs="Times New Roman"/>
          <w:sz w:val="24"/>
          <w:szCs w:val="24"/>
        </w:rPr>
        <w:t xml:space="preserve"> is </w:t>
      </w:r>
      <w:r w:rsidR="00B47243">
        <w:rPr>
          <w:rFonts w:cs="Times New Roman"/>
          <w:sz w:val="24"/>
          <w:szCs w:val="24"/>
        </w:rPr>
        <w:t xml:space="preserve">defined as </w:t>
      </w:r>
      <w:r w:rsidRPr="00C43C1E">
        <w:rPr>
          <w:rFonts w:cs="Times New Roman"/>
          <w:sz w:val="24"/>
          <w:szCs w:val="24"/>
        </w:rPr>
        <w:t xml:space="preserve">the ratio of </w:t>
      </w:r>
      <w:r w:rsidR="00B47243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t xml:space="preserve">evaporation rate from the droplet base </w:t>
      </w:r>
      <w:r w:rsidR="00B47243">
        <w:rPr>
          <w:rFonts w:cs="Times New Roman"/>
          <w:sz w:val="24"/>
          <w:szCs w:val="24"/>
        </w:rPr>
        <w:t>to the</w:t>
      </w:r>
      <w:r w:rsidRPr="00C43C1E">
        <w:rPr>
          <w:rFonts w:cs="Times New Roman"/>
          <w:sz w:val="24"/>
          <w:szCs w:val="24"/>
        </w:rPr>
        <w:t xml:space="preserve"> total evaporation rat</w:t>
      </w:r>
      <w:r w:rsidR="00747D3F">
        <w:rPr>
          <w:rFonts w:cs="Times New Roman"/>
          <w:sz w:val="24"/>
          <w:szCs w:val="24"/>
        </w:rPr>
        <w:t>e</w:t>
      </w:r>
      <w:r w:rsidRPr="00C43C1E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 </w:t>
      </w:r>
      <w:r w:rsidR="00C43C1E" w:rsidRPr="00C43C1E">
        <w:rPr>
          <w:rFonts w:cs="Times New Roman"/>
          <w:sz w:val="24"/>
          <w:szCs w:val="24"/>
        </w:rPr>
        <w:t xml:space="preserve">The evaporation ratio </w:t>
      </w:r>
      <w:r w:rsidR="00776BD7" w:rsidRPr="00C43C1E">
        <w:rPr>
          <w:rFonts w:cs="Times New Roman"/>
          <w:i/>
          <w:iCs/>
          <w:sz w:val="24"/>
          <w:szCs w:val="24"/>
        </w:rPr>
        <w:t>φ</w:t>
      </w:r>
      <w:r w:rsidR="00776BD7" w:rsidRPr="00C43C1E">
        <w:rPr>
          <w:rFonts w:cs="Times New Roman"/>
          <w:sz w:val="24"/>
          <w:szCs w:val="24"/>
        </w:rPr>
        <w:t xml:space="preserve"> </w:t>
      </w:r>
      <w:r w:rsidR="00C43C1E" w:rsidRPr="00C43C1E">
        <w:rPr>
          <w:rFonts w:cs="Times New Roman"/>
          <w:sz w:val="24"/>
          <w:szCs w:val="24"/>
        </w:rPr>
        <w:t xml:space="preserve">with respect to nondimensional time on different </w:t>
      </w:r>
      <w:r w:rsidR="00C43C1E" w:rsidRPr="00C43C1E">
        <w:rPr>
          <w:rFonts w:cs="Times New Roman"/>
          <w:sz w:val="24"/>
          <w:szCs w:val="24"/>
        </w:rPr>
        <w:lastRenderedPageBreak/>
        <w:t>samples</w:t>
      </w:r>
      <w:r w:rsidR="0067141C">
        <w:rPr>
          <w:rFonts w:cs="Times New Roman"/>
          <w:sz w:val="24"/>
          <w:szCs w:val="24"/>
        </w:rPr>
        <w:t xml:space="preserve"> with different substrate base </w:t>
      </w:r>
      <w:r w:rsidR="00CA5601">
        <w:rPr>
          <w:rFonts w:cs="Times New Roman"/>
          <w:sz w:val="24"/>
          <w:szCs w:val="24"/>
        </w:rPr>
        <w:t>temperature</w:t>
      </w:r>
      <w:ins w:id="1064" w:author="Cheng, Jiangtao" w:date="2021-07-19T00:24:00Z">
        <w:r w:rsidR="00CC171E">
          <w:rPr>
            <w:rFonts w:cs="Times New Roman"/>
            <w:sz w:val="24"/>
            <w:szCs w:val="24"/>
          </w:rPr>
          <w:t>s</w:t>
        </w:r>
      </w:ins>
      <w:r w:rsidR="00C43C1E" w:rsidRPr="00C43C1E">
        <w:rPr>
          <w:rFonts w:cs="Times New Roman"/>
          <w:sz w:val="24"/>
          <w:szCs w:val="24"/>
        </w:rPr>
        <w:t xml:space="preserve"> is shown in Fig. </w:t>
      </w:r>
      <w:r w:rsidR="00792C98">
        <w:rPr>
          <w:rFonts w:cs="Times New Roman"/>
          <w:sz w:val="24"/>
          <w:szCs w:val="24"/>
        </w:rPr>
        <w:t>9</w:t>
      </w:r>
      <w:r w:rsidR="00C43C1E" w:rsidRPr="00C43C1E">
        <w:rPr>
          <w:rFonts w:cs="Times New Roman"/>
          <w:sz w:val="24"/>
          <w:szCs w:val="24"/>
        </w:rPr>
        <w:t xml:space="preserve">. It </w:t>
      </w:r>
      <w:r w:rsidR="00350A59">
        <w:rPr>
          <w:rFonts w:cs="Times New Roman"/>
          <w:sz w:val="24"/>
          <w:szCs w:val="24"/>
        </w:rPr>
        <w:t>can be seen</w:t>
      </w:r>
      <w:r w:rsidR="00C43C1E" w:rsidRPr="00C43C1E">
        <w:rPr>
          <w:rFonts w:cs="Times New Roman"/>
          <w:sz w:val="24"/>
          <w:szCs w:val="24"/>
        </w:rPr>
        <w:t xml:space="preserve"> that the evaporation ratio </w:t>
      </w:r>
      <w:r w:rsidR="00C43C1E" w:rsidRPr="00C43C1E">
        <w:rPr>
          <w:rFonts w:cs="Times New Roman"/>
          <w:i/>
          <w:iCs/>
          <w:sz w:val="24"/>
          <w:szCs w:val="24"/>
        </w:rPr>
        <w:t xml:space="preserve">φ </w:t>
      </w:r>
      <w:ins w:id="1065" w:author="Cheng, Jiangtao" w:date="2021-07-19T00:33:00Z">
        <w:r w:rsidR="00A11647">
          <w:rPr>
            <w:rFonts w:cs="Times New Roman"/>
            <w:sz w:val="24"/>
            <w:szCs w:val="24"/>
          </w:rPr>
          <w:t xml:space="preserve">generally </w:t>
        </w:r>
      </w:ins>
      <w:r w:rsidR="00C43C1E" w:rsidRPr="00C43C1E">
        <w:rPr>
          <w:rFonts w:cs="Times New Roman"/>
          <w:sz w:val="24"/>
          <w:szCs w:val="24"/>
        </w:rPr>
        <w:t xml:space="preserve">decreases in the CCR mode </w:t>
      </w:r>
      <w:ins w:id="1066" w:author="Cheng, Jiangtao" w:date="2021-07-19T00:26:00Z">
        <w:r w:rsidR="00705D3B">
          <w:rPr>
            <w:rFonts w:cs="Times New Roman"/>
            <w:sz w:val="24"/>
            <w:szCs w:val="24"/>
          </w:rPr>
          <w:t>while</w:t>
        </w:r>
      </w:ins>
      <w:del w:id="1067" w:author="Cheng, Jiangtao" w:date="2021-07-19T00:26:00Z">
        <w:r w:rsidR="00C43C1E" w:rsidRPr="00C43C1E" w:rsidDel="00705D3B">
          <w:rPr>
            <w:rFonts w:cs="Times New Roman"/>
            <w:sz w:val="24"/>
            <w:szCs w:val="24"/>
          </w:rPr>
          <w:delText>and</w:delText>
        </w:r>
      </w:del>
      <w:r w:rsidR="00C43C1E" w:rsidRPr="00C43C1E">
        <w:rPr>
          <w:rFonts w:cs="Times New Roman"/>
          <w:sz w:val="24"/>
          <w:szCs w:val="24"/>
        </w:rPr>
        <w:t xml:space="preserve"> increas</w:t>
      </w:r>
      <w:ins w:id="1068" w:author="Cheng, Jiangtao" w:date="2021-07-19T00:26:00Z">
        <w:r w:rsidR="00705D3B">
          <w:rPr>
            <w:rFonts w:cs="Times New Roman"/>
            <w:sz w:val="24"/>
            <w:szCs w:val="24"/>
          </w:rPr>
          <w:t>ing</w:t>
        </w:r>
      </w:ins>
      <w:del w:id="1069" w:author="Cheng, Jiangtao" w:date="2021-07-19T00:26:00Z">
        <w:r w:rsidR="00C43C1E" w:rsidRPr="00C43C1E" w:rsidDel="00705D3B">
          <w:rPr>
            <w:rFonts w:cs="Times New Roman"/>
            <w:sz w:val="24"/>
            <w:szCs w:val="24"/>
          </w:rPr>
          <w:delText>e</w:delText>
        </w:r>
      </w:del>
      <w:r w:rsidR="00C43C1E" w:rsidRPr="00C43C1E">
        <w:rPr>
          <w:rFonts w:cs="Times New Roman"/>
          <w:sz w:val="24"/>
          <w:szCs w:val="24"/>
        </w:rPr>
        <w:t xml:space="preserve"> </w:t>
      </w:r>
      <w:del w:id="1070" w:author="Cheng, Jiangtao" w:date="2021-07-19T00:27:00Z">
        <w:r w:rsidR="00C43C1E" w:rsidRPr="00C43C1E" w:rsidDel="00705D3B">
          <w:rPr>
            <w:rFonts w:cs="Times New Roman"/>
            <w:sz w:val="24"/>
            <w:szCs w:val="24"/>
          </w:rPr>
          <w:delText>in the last period</w:delText>
        </w:r>
      </w:del>
      <w:ins w:id="1071" w:author="Cheng, Jiangtao" w:date="2021-07-19T00:27:00Z">
        <w:r w:rsidR="00705D3B">
          <w:rPr>
            <w:rFonts w:cs="Times New Roman"/>
            <w:sz w:val="24"/>
            <w:szCs w:val="24"/>
          </w:rPr>
          <w:t xml:space="preserve">close to </w:t>
        </w:r>
      </w:ins>
      <w:ins w:id="1072" w:author="Cheng, Jiangtao" w:date="2021-07-19T00:28:00Z">
        <w:r w:rsidR="00705D3B">
          <w:rPr>
            <w:rFonts w:cs="Times New Roman"/>
            <w:sz w:val="24"/>
            <w:szCs w:val="24"/>
          </w:rPr>
          <w:t>the end</w:t>
        </w:r>
      </w:ins>
      <w:r w:rsidR="00C43C1E" w:rsidRPr="00C43C1E">
        <w:rPr>
          <w:rFonts w:cs="Times New Roman"/>
          <w:sz w:val="24"/>
          <w:szCs w:val="24"/>
        </w:rPr>
        <w:t xml:space="preserve"> of </w:t>
      </w:r>
      <w:r w:rsidR="00350A59">
        <w:rPr>
          <w:rFonts w:cs="Times New Roman"/>
          <w:sz w:val="24"/>
          <w:szCs w:val="24"/>
        </w:rPr>
        <w:t xml:space="preserve">the </w:t>
      </w:r>
      <w:r w:rsidR="00C43C1E" w:rsidRPr="00C43C1E">
        <w:rPr>
          <w:rFonts w:cs="Times New Roman"/>
          <w:sz w:val="24"/>
          <w:szCs w:val="24"/>
        </w:rPr>
        <w:t xml:space="preserve">CCA mode. </w:t>
      </w:r>
      <w:r w:rsidR="00DD3FFA">
        <w:rPr>
          <w:rFonts w:cs="Times New Roman"/>
          <w:sz w:val="24"/>
          <w:szCs w:val="24"/>
        </w:rPr>
        <w:t>Th</w:t>
      </w:r>
      <w:ins w:id="1073" w:author="Cheng, Jiangtao" w:date="2021-07-19T00:34:00Z">
        <w:r w:rsidR="009E0FFF">
          <w:rPr>
            <w:rFonts w:cs="Times New Roman"/>
            <w:sz w:val="24"/>
            <w:szCs w:val="24"/>
          </w:rPr>
          <w:t>is phenomenon</w:t>
        </w:r>
      </w:ins>
      <w:del w:id="1074" w:author="Cheng, Jiangtao" w:date="2021-07-19T00:34:00Z">
        <w:r w:rsidR="00DD3FFA" w:rsidDel="009E0FFF">
          <w:rPr>
            <w:rFonts w:cs="Times New Roman"/>
            <w:sz w:val="24"/>
            <w:szCs w:val="24"/>
          </w:rPr>
          <w:delText>at</w:delText>
        </w:r>
      </w:del>
      <w:r w:rsidR="00DD3FFA">
        <w:rPr>
          <w:rFonts w:cs="Times New Roman"/>
          <w:sz w:val="24"/>
          <w:szCs w:val="24"/>
        </w:rPr>
        <w:t xml:space="preserve"> is </w:t>
      </w:r>
      <w:ins w:id="1075" w:author="Cheng, Jiangtao" w:date="2021-07-19T00:35:00Z">
        <w:r w:rsidR="00653501">
          <w:rPr>
            <w:rFonts w:cs="Times New Roman"/>
            <w:sz w:val="24"/>
            <w:szCs w:val="24"/>
          </w:rPr>
          <w:t xml:space="preserve">mainly </w:t>
        </w:r>
      </w:ins>
      <w:r w:rsidR="00DD3FFA">
        <w:rPr>
          <w:rFonts w:cs="Times New Roman"/>
          <w:sz w:val="24"/>
          <w:szCs w:val="24"/>
        </w:rPr>
        <w:t>caused by the larger decreas</w:t>
      </w:r>
      <w:ins w:id="1076" w:author="Cheng, Jiangtao" w:date="2021-07-19T00:34:00Z">
        <w:r w:rsidR="009E0FFF">
          <w:rPr>
            <w:rFonts w:cs="Times New Roman"/>
            <w:sz w:val="24"/>
            <w:szCs w:val="24"/>
          </w:rPr>
          <w:t>ing</w:t>
        </w:r>
      </w:ins>
      <w:del w:id="1077" w:author="Cheng, Jiangtao" w:date="2021-07-19T00:34:00Z">
        <w:r w:rsidR="00DD3FFA" w:rsidDel="009E0FFF">
          <w:rPr>
            <w:rFonts w:cs="Times New Roman"/>
            <w:sz w:val="24"/>
            <w:szCs w:val="24"/>
          </w:rPr>
          <w:delText>e</w:delText>
        </w:r>
      </w:del>
      <w:r w:rsidR="00DD3FFA">
        <w:rPr>
          <w:rFonts w:cs="Times New Roman"/>
          <w:sz w:val="24"/>
          <w:szCs w:val="24"/>
        </w:rPr>
        <w:t xml:space="preserve"> rate of evaporation</w:t>
      </w:r>
      <w:del w:id="1078" w:author="Cheng, Jiangtao" w:date="2021-07-19T00:34:00Z">
        <w:r w:rsidR="00DD3FFA" w:rsidDel="009E0FFF">
          <w:rPr>
            <w:rFonts w:cs="Times New Roman"/>
            <w:sz w:val="24"/>
            <w:szCs w:val="24"/>
          </w:rPr>
          <w:delText xml:space="preserve"> rate</w:delText>
        </w:r>
      </w:del>
      <w:r w:rsidR="00DD3FFA">
        <w:rPr>
          <w:rFonts w:cs="Times New Roman"/>
          <w:sz w:val="24"/>
          <w:szCs w:val="24"/>
        </w:rPr>
        <w:t xml:space="preserve"> from the droplet base in the CCR mode and </w:t>
      </w:r>
      <w:ins w:id="1079" w:author="Cheng, Jiangtao" w:date="2021-07-19T00:40:00Z">
        <w:r w:rsidR="00653501">
          <w:rPr>
            <w:rFonts w:cs="Times New Roman"/>
            <w:sz w:val="24"/>
            <w:szCs w:val="24"/>
          </w:rPr>
          <w:t>the</w:t>
        </w:r>
      </w:ins>
      <w:del w:id="1080" w:author="Cheng, Jiangtao" w:date="2021-07-19T00:40:00Z">
        <w:r w:rsidR="00DD3FFA" w:rsidDel="00653501">
          <w:rPr>
            <w:rFonts w:cs="Times New Roman"/>
            <w:sz w:val="24"/>
            <w:szCs w:val="24"/>
          </w:rPr>
          <w:delText>a</w:delText>
        </w:r>
      </w:del>
      <w:r w:rsidR="00DD3FFA">
        <w:rPr>
          <w:rFonts w:cs="Times New Roman"/>
          <w:sz w:val="24"/>
          <w:szCs w:val="24"/>
        </w:rPr>
        <w:t xml:space="preserve"> </w:t>
      </w:r>
      <w:ins w:id="1081" w:author="Cheng, Jiangtao" w:date="2021-07-19T00:36:00Z">
        <w:r w:rsidR="00653501">
          <w:rPr>
            <w:rFonts w:cs="Times New Roman"/>
            <w:sz w:val="24"/>
            <w:szCs w:val="24"/>
          </w:rPr>
          <w:t xml:space="preserve">relatively </w:t>
        </w:r>
      </w:ins>
      <w:r w:rsidR="00DD3FFA">
        <w:rPr>
          <w:rFonts w:cs="Times New Roman"/>
          <w:sz w:val="24"/>
          <w:szCs w:val="24"/>
        </w:rPr>
        <w:t>smaller decreas</w:t>
      </w:r>
      <w:ins w:id="1082" w:author="Cheng, Jiangtao" w:date="2021-07-19T00:34:00Z">
        <w:r w:rsidR="009E0FFF">
          <w:rPr>
            <w:rFonts w:cs="Times New Roman"/>
            <w:sz w:val="24"/>
            <w:szCs w:val="24"/>
          </w:rPr>
          <w:t>ing</w:t>
        </w:r>
      </w:ins>
      <w:del w:id="1083" w:author="Cheng, Jiangtao" w:date="2021-07-19T00:34:00Z">
        <w:r w:rsidR="00DD3FFA" w:rsidDel="009E0FFF">
          <w:rPr>
            <w:rFonts w:cs="Times New Roman"/>
            <w:sz w:val="24"/>
            <w:szCs w:val="24"/>
          </w:rPr>
          <w:delText>e</w:delText>
        </w:r>
      </w:del>
      <w:r w:rsidR="00DD3FFA">
        <w:rPr>
          <w:rFonts w:cs="Times New Roman"/>
          <w:sz w:val="24"/>
          <w:szCs w:val="24"/>
        </w:rPr>
        <w:t xml:space="preserve"> rate of evaporation</w:t>
      </w:r>
      <w:del w:id="1084" w:author="Cheng, Jiangtao" w:date="2021-07-19T00:35:00Z">
        <w:r w:rsidR="00DD3FFA" w:rsidDel="009E0FFF">
          <w:rPr>
            <w:rFonts w:cs="Times New Roman"/>
            <w:sz w:val="24"/>
            <w:szCs w:val="24"/>
          </w:rPr>
          <w:delText xml:space="preserve"> rate</w:delText>
        </w:r>
      </w:del>
      <w:r w:rsidR="00DD3FFA">
        <w:rPr>
          <w:rFonts w:cs="Times New Roman"/>
          <w:sz w:val="24"/>
          <w:szCs w:val="24"/>
        </w:rPr>
        <w:t xml:space="preserve"> in the CCA mode, compared with the evaporation rate from </w:t>
      </w:r>
      <w:ins w:id="1085" w:author="Cheng, Jiangtao" w:date="2021-07-19T00:35:00Z">
        <w:r w:rsidR="009E0FFF">
          <w:rPr>
            <w:rFonts w:cs="Times New Roman"/>
            <w:sz w:val="24"/>
            <w:szCs w:val="24"/>
          </w:rPr>
          <w:t xml:space="preserve">the </w:t>
        </w:r>
      </w:ins>
      <w:r w:rsidR="00DD3FFA">
        <w:rPr>
          <w:rFonts w:cs="Times New Roman"/>
          <w:sz w:val="24"/>
          <w:szCs w:val="24"/>
        </w:rPr>
        <w:t xml:space="preserve">droplet cap. </w:t>
      </w:r>
      <w:r w:rsidR="00B420EF">
        <w:rPr>
          <w:rFonts w:cs="Times New Roman"/>
          <w:sz w:val="24"/>
          <w:szCs w:val="24"/>
        </w:rPr>
        <w:t>As</w:t>
      </w:r>
      <w:r w:rsidR="00C43C1E" w:rsidRPr="00C43C1E">
        <w:rPr>
          <w:rFonts w:cs="Times New Roman"/>
          <w:sz w:val="24"/>
          <w:szCs w:val="24"/>
        </w:rPr>
        <w:t xml:space="preserve"> discussed </w:t>
      </w:r>
      <w:ins w:id="1086" w:author="Cheng, Jiangtao" w:date="2021-07-19T00:40:00Z">
        <w:r w:rsidR="00F26CE5">
          <w:rPr>
            <w:rFonts w:cs="Times New Roman"/>
            <w:sz w:val="24"/>
            <w:szCs w:val="24"/>
          </w:rPr>
          <w:t>above</w:t>
        </w:r>
      </w:ins>
      <w:del w:id="1087" w:author="Cheng, Jiangtao" w:date="2021-07-19T00:40:00Z">
        <w:r w:rsidR="00B420EF" w:rsidDel="00F26CE5">
          <w:rPr>
            <w:rFonts w:cs="Times New Roman"/>
            <w:sz w:val="24"/>
            <w:szCs w:val="24"/>
          </w:rPr>
          <w:delText>before</w:delText>
        </w:r>
      </w:del>
      <w:r w:rsidR="00B420EF">
        <w:rPr>
          <w:rFonts w:cs="Times New Roman"/>
          <w:sz w:val="24"/>
          <w:szCs w:val="24"/>
        </w:rPr>
        <w:t>,</w:t>
      </w:r>
      <w:r w:rsidR="00C43C1E" w:rsidRPr="00C43C1E">
        <w:rPr>
          <w:rFonts w:cs="Times New Roman"/>
          <w:sz w:val="24"/>
          <w:szCs w:val="24"/>
        </w:rPr>
        <w:t xml:space="preserve"> the decrease of the total evaporation rate in </w:t>
      </w:r>
      <w:r w:rsidR="00B420EF">
        <w:rPr>
          <w:rFonts w:cs="Times New Roman"/>
          <w:sz w:val="24"/>
          <w:szCs w:val="24"/>
        </w:rPr>
        <w:t xml:space="preserve">the </w:t>
      </w:r>
      <w:r w:rsidR="00C43C1E" w:rsidRPr="00C43C1E">
        <w:rPr>
          <w:rFonts w:cs="Times New Roman"/>
          <w:sz w:val="24"/>
          <w:szCs w:val="24"/>
        </w:rPr>
        <w:t xml:space="preserve">CCR mode is mainly </w:t>
      </w:r>
      <w:r w:rsidR="00B420EF">
        <w:rPr>
          <w:rFonts w:cs="Times New Roman"/>
          <w:sz w:val="24"/>
          <w:szCs w:val="24"/>
        </w:rPr>
        <w:t>due to</w:t>
      </w:r>
      <w:r w:rsidR="00C43C1E" w:rsidRPr="00C43C1E">
        <w:rPr>
          <w:rFonts w:cs="Times New Roman"/>
          <w:sz w:val="24"/>
          <w:szCs w:val="24"/>
        </w:rPr>
        <w:t xml:space="preserve"> the decrease of the evaporation ratio</w:t>
      </w:r>
      <w:ins w:id="1088" w:author="Cheng, Jiangtao" w:date="2021-07-19T00:41:00Z">
        <w:r w:rsidR="00F26CE5" w:rsidRPr="00F26CE5">
          <w:rPr>
            <w:rFonts w:cs="Times New Roman"/>
            <w:i/>
            <w:iCs/>
            <w:sz w:val="24"/>
            <w:szCs w:val="24"/>
          </w:rPr>
          <w:t xml:space="preserve"> </w:t>
        </w:r>
        <w:r w:rsidR="00F26CE5" w:rsidRPr="00C43C1E">
          <w:rPr>
            <w:rFonts w:cs="Times New Roman"/>
            <w:i/>
            <w:iCs/>
            <w:sz w:val="24"/>
            <w:szCs w:val="24"/>
          </w:rPr>
          <w:t>φ</w:t>
        </w:r>
      </w:ins>
      <w:r w:rsidR="00C43C1E" w:rsidRPr="00C43C1E">
        <w:rPr>
          <w:rFonts w:cs="Times New Roman"/>
          <w:sz w:val="24"/>
          <w:szCs w:val="24"/>
        </w:rPr>
        <w:t xml:space="preserve"> from the droplet base. The quick decrease of evaporation rate from the droplet base </w:t>
      </w:r>
      <w:ins w:id="1089" w:author="Cheng, Jiangtao" w:date="2021-07-19T00:42:00Z">
        <w:r w:rsidR="007C3775">
          <w:rPr>
            <w:rFonts w:cs="Times New Roman"/>
            <w:sz w:val="24"/>
            <w:szCs w:val="24"/>
          </w:rPr>
          <w:t>lead</w:t>
        </w:r>
      </w:ins>
      <w:del w:id="1090" w:author="Cheng, Jiangtao" w:date="2021-07-19T00:42:00Z">
        <w:r w:rsidR="00C43C1E" w:rsidRPr="00C43C1E" w:rsidDel="007C3775">
          <w:rPr>
            <w:rFonts w:cs="Times New Roman"/>
            <w:sz w:val="24"/>
            <w:szCs w:val="24"/>
          </w:rPr>
          <w:delText>determine</w:delText>
        </w:r>
      </w:del>
      <w:r w:rsidR="00C43C1E" w:rsidRPr="00C43C1E">
        <w:rPr>
          <w:rFonts w:cs="Times New Roman"/>
          <w:sz w:val="24"/>
          <w:szCs w:val="24"/>
        </w:rPr>
        <w:t xml:space="preserve">s </w:t>
      </w:r>
      <w:ins w:id="1091" w:author="Cheng, Jiangtao" w:date="2021-07-19T00:42:00Z">
        <w:r w:rsidR="007C3775">
          <w:rPr>
            <w:rFonts w:cs="Times New Roman"/>
            <w:sz w:val="24"/>
            <w:szCs w:val="24"/>
          </w:rPr>
          <w:t xml:space="preserve">to </w:t>
        </w:r>
      </w:ins>
      <w:r w:rsidR="00C43C1E" w:rsidRPr="00C43C1E">
        <w:rPr>
          <w:rFonts w:cs="Times New Roman"/>
          <w:sz w:val="24"/>
          <w:szCs w:val="24"/>
        </w:rPr>
        <w:t>the decrease of the evaporation ratio in the CCR mode. In the CCA mode, the</w:t>
      </w:r>
      <w:r w:rsidR="009372CB">
        <w:rPr>
          <w:rFonts w:cs="Times New Roman"/>
          <w:sz w:val="24"/>
          <w:szCs w:val="24"/>
        </w:rPr>
        <w:t xml:space="preserve"> evaporation rate</w:t>
      </w:r>
      <w:r w:rsidR="00C43C1E" w:rsidRPr="00C43C1E">
        <w:rPr>
          <w:rFonts w:cs="Times New Roman"/>
          <w:sz w:val="24"/>
          <w:szCs w:val="24"/>
        </w:rPr>
        <w:t xml:space="preserve"> </w:t>
      </w:r>
      <w:r w:rsidR="00C43C1E" w:rsidRPr="00A04C68">
        <w:rPr>
          <w:rFonts w:cs="Times New Roman"/>
          <w:sz w:val="24"/>
          <w:szCs w:val="24"/>
        </w:rPr>
        <w:t>decrease</w:t>
      </w:r>
      <w:r w:rsidR="00C43C1E" w:rsidRPr="00C43C1E">
        <w:rPr>
          <w:rFonts w:cs="Times New Roman"/>
          <w:sz w:val="24"/>
          <w:szCs w:val="24"/>
        </w:rPr>
        <w:t xml:space="preserve"> from the droplet base surface is </w:t>
      </w:r>
      <w:ins w:id="1092" w:author="Cheng, Jiangtao" w:date="2021-07-19T00:43:00Z">
        <w:r w:rsidR="00B2503D">
          <w:rPr>
            <w:rFonts w:cs="Times New Roman"/>
            <w:sz w:val="24"/>
            <w:szCs w:val="24"/>
          </w:rPr>
          <w:t xml:space="preserve">relatively </w:t>
        </w:r>
      </w:ins>
      <w:r w:rsidR="00C43C1E" w:rsidRPr="00C43C1E">
        <w:rPr>
          <w:rFonts w:cs="Times New Roman"/>
          <w:sz w:val="24"/>
          <w:szCs w:val="24"/>
        </w:rPr>
        <w:t xml:space="preserve">slow and the </w:t>
      </w:r>
      <w:del w:id="1093" w:author="Cheng, Jiangtao" w:date="2021-07-19T00:44:00Z">
        <w:r w:rsidR="00C43C1E" w:rsidRPr="00C43C1E" w:rsidDel="00257569">
          <w:rPr>
            <w:rFonts w:cs="Times New Roman"/>
            <w:sz w:val="24"/>
            <w:szCs w:val="24"/>
          </w:rPr>
          <w:delText xml:space="preserve">main </w:delText>
        </w:r>
      </w:del>
      <w:r w:rsidR="00B420EF">
        <w:rPr>
          <w:rFonts w:cs="Times New Roman"/>
          <w:sz w:val="24"/>
          <w:szCs w:val="24"/>
        </w:rPr>
        <w:t>reduction</w:t>
      </w:r>
      <w:r w:rsidR="00C43C1E" w:rsidRPr="00C43C1E">
        <w:rPr>
          <w:rFonts w:cs="Times New Roman"/>
          <w:sz w:val="24"/>
          <w:szCs w:val="24"/>
        </w:rPr>
        <w:t xml:space="preserve"> of the total evaporation rate is</w:t>
      </w:r>
      <w:ins w:id="1094" w:author="Cheng, Jiangtao" w:date="2021-07-19T00:44:00Z">
        <w:r w:rsidR="00257569" w:rsidRPr="00257569">
          <w:rPr>
            <w:rFonts w:cs="Times New Roman"/>
            <w:sz w:val="24"/>
            <w:szCs w:val="24"/>
          </w:rPr>
          <w:t xml:space="preserve"> </w:t>
        </w:r>
        <w:r w:rsidR="00257569" w:rsidRPr="00C43C1E">
          <w:rPr>
            <w:rFonts w:cs="Times New Roman"/>
            <w:sz w:val="24"/>
            <w:szCs w:val="24"/>
          </w:rPr>
          <w:t>main</w:t>
        </w:r>
        <w:r w:rsidR="00257569">
          <w:rPr>
            <w:rFonts w:cs="Times New Roman"/>
            <w:sz w:val="24"/>
            <w:szCs w:val="24"/>
          </w:rPr>
          <w:t>ly</w:t>
        </w:r>
      </w:ins>
      <w:r w:rsidR="00C43C1E" w:rsidRPr="00C43C1E">
        <w:rPr>
          <w:rFonts w:cs="Times New Roman"/>
          <w:sz w:val="24"/>
          <w:szCs w:val="24"/>
        </w:rPr>
        <w:t xml:space="preserve"> from the droplet cap. The slow </w:t>
      </w:r>
      <w:r w:rsidR="0067141C">
        <w:rPr>
          <w:rFonts w:cs="Times New Roman"/>
          <w:sz w:val="24"/>
          <w:szCs w:val="24"/>
        </w:rPr>
        <w:t>de</w:t>
      </w:r>
      <w:r w:rsidR="00C43C1E" w:rsidRPr="00C43C1E">
        <w:rPr>
          <w:rFonts w:cs="Times New Roman"/>
          <w:sz w:val="24"/>
          <w:szCs w:val="24"/>
        </w:rPr>
        <w:t xml:space="preserve">crease of the evaporation rate from the droplet base </w:t>
      </w:r>
      <w:ins w:id="1095" w:author="Cheng, Jiangtao" w:date="2021-07-19T00:45:00Z">
        <w:r w:rsidR="00881C43">
          <w:rPr>
            <w:rFonts w:cs="Times New Roman"/>
            <w:sz w:val="24"/>
            <w:szCs w:val="24"/>
          </w:rPr>
          <w:t>give</w:t>
        </w:r>
      </w:ins>
      <w:del w:id="1096" w:author="Cheng, Jiangtao" w:date="2021-07-19T00:45:00Z">
        <w:r w:rsidR="00254A02" w:rsidDel="00881C43">
          <w:rPr>
            <w:rFonts w:cs="Times New Roman"/>
            <w:sz w:val="24"/>
            <w:szCs w:val="24"/>
          </w:rPr>
          <w:delText>lead</w:delText>
        </w:r>
      </w:del>
      <w:r w:rsidR="00C43C1E" w:rsidRPr="00C43C1E">
        <w:rPr>
          <w:rFonts w:cs="Times New Roman"/>
          <w:sz w:val="24"/>
          <w:szCs w:val="24"/>
        </w:rPr>
        <w:t>s</w:t>
      </w:r>
      <w:ins w:id="1097" w:author="Cheng, Jiangtao" w:date="2021-07-19T00:45:00Z">
        <w:r w:rsidR="00881C43">
          <w:rPr>
            <w:rFonts w:cs="Times New Roman"/>
            <w:sz w:val="24"/>
            <w:szCs w:val="24"/>
          </w:rPr>
          <w:t xml:space="preserve"> rise</w:t>
        </w:r>
      </w:ins>
      <w:r w:rsidR="00254A02">
        <w:rPr>
          <w:rFonts w:cs="Times New Roman"/>
          <w:sz w:val="24"/>
          <w:szCs w:val="24"/>
        </w:rPr>
        <w:t xml:space="preserve"> to</w:t>
      </w:r>
      <w:r w:rsidR="00C43C1E" w:rsidRPr="00C43C1E">
        <w:rPr>
          <w:rFonts w:cs="Times New Roman"/>
          <w:sz w:val="24"/>
          <w:szCs w:val="24"/>
        </w:rPr>
        <w:t xml:space="preserve"> the increas</w:t>
      </w:r>
      <w:r w:rsidR="00254A02">
        <w:rPr>
          <w:rFonts w:cs="Times New Roman"/>
          <w:sz w:val="24"/>
          <w:szCs w:val="24"/>
        </w:rPr>
        <w:t>ing</w:t>
      </w:r>
      <w:r w:rsidR="00C43C1E" w:rsidRPr="00C43C1E">
        <w:rPr>
          <w:rFonts w:cs="Times New Roman"/>
          <w:sz w:val="24"/>
          <w:szCs w:val="24"/>
        </w:rPr>
        <w:t xml:space="preserve"> evaporation ratio</w:t>
      </w:r>
      <w:r w:rsidR="00254A02">
        <w:rPr>
          <w:rFonts w:cs="Times New Roman"/>
          <w:sz w:val="24"/>
          <w:szCs w:val="24"/>
        </w:rPr>
        <w:t xml:space="preserve"> </w:t>
      </w:r>
      <w:r w:rsidR="00254A02" w:rsidRPr="00C43C1E">
        <w:rPr>
          <w:rFonts w:cs="Times New Roman"/>
          <w:i/>
          <w:iCs/>
          <w:sz w:val="24"/>
          <w:szCs w:val="24"/>
        </w:rPr>
        <w:t>φ</w:t>
      </w:r>
      <w:ins w:id="1098" w:author="Cheng, Jiangtao" w:date="2021-07-19T00:45:00Z">
        <w:r w:rsidR="00881C43">
          <w:rPr>
            <w:rFonts w:cs="Times New Roman"/>
            <w:sz w:val="24"/>
            <w:szCs w:val="24"/>
          </w:rPr>
          <w:t xml:space="preserve"> in the CCA mode</w:t>
        </w:r>
      </w:ins>
      <w:r w:rsidR="00C43C1E" w:rsidRPr="00C43C1E">
        <w:rPr>
          <w:rFonts w:cs="Times New Roman"/>
          <w:sz w:val="24"/>
          <w:szCs w:val="24"/>
        </w:rPr>
        <w:t xml:space="preserve">. </w:t>
      </w:r>
      <w:ins w:id="1099" w:author="Cheng, Jiangtao" w:date="2021-07-19T00:47:00Z">
        <w:r w:rsidR="00D36831">
          <w:rPr>
            <w:rFonts w:cs="Times New Roman"/>
            <w:sz w:val="24"/>
            <w:szCs w:val="24"/>
          </w:rPr>
          <w:t>Generally, t</w:t>
        </w:r>
      </w:ins>
      <w:del w:id="1100" w:author="Cheng, Jiangtao" w:date="2021-07-19T00:47:00Z">
        <w:r w:rsidR="00C43C1E" w:rsidRPr="00C43C1E" w:rsidDel="00D36831">
          <w:rPr>
            <w:rFonts w:cs="Times New Roman"/>
            <w:sz w:val="24"/>
            <w:szCs w:val="24"/>
          </w:rPr>
          <w:delText>T</w:delText>
        </w:r>
      </w:del>
      <w:r w:rsidR="00C43C1E" w:rsidRPr="00C43C1E">
        <w:rPr>
          <w:rFonts w:cs="Times New Roman"/>
          <w:sz w:val="24"/>
          <w:szCs w:val="24"/>
        </w:rPr>
        <w:t xml:space="preserve">he evaporation ratio </w:t>
      </w:r>
      <w:r w:rsidR="00C43C1E" w:rsidRPr="00C43C1E">
        <w:rPr>
          <w:rFonts w:cs="Times New Roman"/>
          <w:i/>
          <w:iCs/>
          <w:sz w:val="24"/>
          <w:szCs w:val="24"/>
        </w:rPr>
        <w:t>φ</w:t>
      </w:r>
      <w:r w:rsidR="00C43C1E" w:rsidRPr="00C43C1E">
        <w:rPr>
          <w:rFonts w:cs="Times New Roman"/>
          <w:sz w:val="24"/>
          <w:szCs w:val="24"/>
        </w:rPr>
        <w:t xml:space="preserve"> increases with the substrate temperature for droplet</w:t>
      </w:r>
      <w:r w:rsidR="0067141C">
        <w:rPr>
          <w:rFonts w:cs="Times New Roman"/>
          <w:sz w:val="24"/>
          <w:szCs w:val="24"/>
        </w:rPr>
        <w:t xml:space="preserve"> evaporation on the same substrate</w:t>
      </w:r>
      <w:r w:rsidR="00C43C1E" w:rsidRPr="00C43C1E">
        <w:rPr>
          <w:rFonts w:cs="Times New Roman"/>
          <w:sz w:val="24"/>
          <w:szCs w:val="24"/>
        </w:rPr>
        <w:t xml:space="preserve"> with </w:t>
      </w:r>
      <w:r w:rsidR="00536F76">
        <w:rPr>
          <w:rFonts w:cs="Times New Roman"/>
          <w:sz w:val="24"/>
          <w:szCs w:val="24"/>
        </w:rPr>
        <w:t xml:space="preserve">a relatively </w:t>
      </w:r>
      <w:r w:rsidR="00C43C1E" w:rsidRPr="00C43C1E">
        <w:rPr>
          <w:rFonts w:cs="Times New Roman"/>
          <w:sz w:val="24"/>
          <w:szCs w:val="24"/>
        </w:rPr>
        <w:t>large volume (larger than</w:t>
      </w:r>
      <w:del w:id="1101" w:author="Cheng, Jiangtao" w:date="2021-07-19T00:48:00Z">
        <w:r w:rsidR="00EF6DA4" w:rsidDel="004C385B">
          <w:rPr>
            <w:rFonts w:cs="Times New Roman"/>
            <w:sz w:val="24"/>
            <w:szCs w:val="24"/>
          </w:rPr>
          <w:delText xml:space="preserve"> </w:delText>
        </w:r>
        <w:r w:rsidR="00EF6DA4" w:rsidDel="004C385B">
          <w:rPr>
            <w:rFonts w:cs="Times New Roman" w:hint="eastAsia"/>
            <w:sz w:val="24"/>
            <w:szCs w:val="24"/>
          </w:rPr>
          <w:delText>ab</w:delText>
        </w:r>
        <w:r w:rsidR="00EF6DA4" w:rsidDel="004C385B">
          <w:rPr>
            <w:rFonts w:cs="Times New Roman"/>
            <w:sz w:val="24"/>
            <w:szCs w:val="24"/>
          </w:rPr>
          <w:delText>out</w:delText>
        </w:r>
      </w:del>
      <w:r w:rsidR="00C43C1E" w:rsidRPr="00C43C1E">
        <w:rPr>
          <w:rFonts w:cs="Times New Roman"/>
          <w:sz w:val="24"/>
          <w:szCs w:val="24"/>
        </w:rPr>
        <w:t xml:space="preserve"> </w:t>
      </w:r>
      <w:commentRangeStart w:id="1102"/>
      <w:r w:rsidR="00C43C1E" w:rsidRPr="00C43C1E">
        <w:rPr>
          <w:rFonts w:cs="Times New Roman"/>
          <w:sz w:val="24"/>
          <w:szCs w:val="24"/>
        </w:rPr>
        <w:t xml:space="preserve">1.5 </w:t>
      </w:r>
      <w:proofErr w:type="spellStart"/>
      <w:r w:rsidR="00C43C1E" w:rsidRPr="00C43C1E">
        <w:rPr>
          <w:rFonts w:cs="Times New Roman"/>
          <w:sz w:val="24"/>
          <w:szCs w:val="24"/>
        </w:rPr>
        <w:t>μL</w:t>
      </w:r>
      <w:commentRangeEnd w:id="1102"/>
      <w:proofErr w:type="spellEnd"/>
      <w:r w:rsidR="00536F76">
        <w:rPr>
          <w:rStyle w:val="CommentReference"/>
        </w:rPr>
        <w:commentReference w:id="1102"/>
      </w:r>
      <w:r w:rsidR="00CC2E3E">
        <w:rPr>
          <w:rFonts w:cs="Times New Roman"/>
          <w:sz w:val="24"/>
          <w:szCs w:val="24"/>
        </w:rPr>
        <w:t xml:space="preserve"> at which the height of the droplet </w:t>
      </w:r>
      <w:ins w:id="1103" w:author="Cheng, Jiangtao" w:date="2021-07-19T00:48:00Z">
        <w:r w:rsidR="004C385B">
          <w:rPr>
            <w:rFonts w:cs="Times New Roman"/>
            <w:sz w:val="24"/>
            <w:szCs w:val="24"/>
          </w:rPr>
          <w:t xml:space="preserve">is </w:t>
        </w:r>
      </w:ins>
      <w:r w:rsidR="00CC2E3E">
        <w:rPr>
          <w:rFonts w:cs="Times New Roman"/>
          <w:sz w:val="24"/>
          <w:szCs w:val="24"/>
        </w:rPr>
        <w:t>reduce</w:t>
      </w:r>
      <w:ins w:id="1104" w:author="Cheng, Jiangtao" w:date="2021-07-19T00:48:00Z">
        <w:r w:rsidR="004C385B">
          <w:rPr>
            <w:rFonts w:cs="Times New Roman"/>
            <w:sz w:val="24"/>
            <w:szCs w:val="24"/>
          </w:rPr>
          <w:t>d</w:t>
        </w:r>
      </w:ins>
      <w:del w:id="1105" w:author="Cheng, Jiangtao" w:date="2021-07-19T00:48:00Z">
        <w:r w:rsidR="00CC2E3E" w:rsidDel="004C385B">
          <w:rPr>
            <w:rFonts w:cs="Times New Roman"/>
            <w:sz w:val="24"/>
            <w:szCs w:val="24"/>
          </w:rPr>
          <w:delText>s</w:delText>
        </w:r>
      </w:del>
      <w:r w:rsidR="00CC2E3E">
        <w:rPr>
          <w:rFonts w:cs="Times New Roman"/>
          <w:sz w:val="24"/>
          <w:szCs w:val="24"/>
        </w:rPr>
        <w:t xml:space="preserve"> by half</w:t>
      </w:r>
      <w:del w:id="1106" w:author="Cheng, Jiangtao" w:date="2021-07-18T11:49:00Z">
        <w:r w:rsidR="00CC2E3E" w:rsidDel="00855AEE">
          <w:rPr>
            <w:rFonts w:cs="Times New Roman"/>
            <w:sz w:val="24"/>
            <w:szCs w:val="24"/>
          </w:rPr>
          <w:delText xml:space="preserve"> </w:delText>
        </w:r>
      </w:del>
      <w:r w:rsidR="00C43C1E" w:rsidRPr="00C43C1E">
        <w:rPr>
          <w:rFonts w:cs="Times New Roman"/>
          <w:sz w:val="24"/>
          <w:szCs w:val="24"/>
        </w:rPr>
        <w:t xml:space="preserve">). The increase of </w:t>
      </w:r>
      <w:ins w:id="1107" w:author="Cheng, Jiangtao" w:date="2021-07-19T00:50:00Z">
        <w:r w:rsidR="00887CD3">
          <w:rPr>
            <w:rFonts w:cs="Times New Roman"/>
            <w:sz w:val="24"/>
            <w:szCs w:val="24"/>
          </w:rPr>
          <w:t xml:space="preserve">the </w:t>
        </w:r>
      </w:ins>
      <w:r w:rsidR="00C43C1E" w:rsidRPr="00C43C1E">
        <w:rPr>
          <w:rFonts w:cs="Times New Roman"/>
          <w:sz w:val="24"/>
          <w:szCs w:val="24"/>
        </w:rPr>
        <w:t xml:space="preserve">substrate temperature will </w:t>
      </w:r>
      <w:r w:rsidR="00DD2F4D" w:rsidRPr="00C43C1E">
        <w:rPr>
          <w:rFonts w:cs="Times New Roman"/>
          <w:sz w:val="24"/>
          <w:szCs w:val="24"/>
        </w:rPr>
        <w:t>direct</w:t>
      </w:r>
      <w:r w:rsidR="00DD2F4D">
        <w:rPr>
          <w:rFonts w:cs="Times New Roman"/>
          <w:sz w:val="24"/>
          <w:szCs w:val="24"/>
        </w:rPr>
        <w:t>ly</w:t>
      </w:r>
      <w:r w:rsidR="00DD2F4D" w:rsidRPr="00C43C1E">
        <w:rPr>
          <w:rFonts w:cs="Times New Roman"/>
          <w:sz w:val="24"/>
          <w:szCs w:val="24"/>
        </w:rPr>
        <w:t xml:space="preserve"> </w:t>
      </w:r>
      <w:r w:rsidR="00C43C1E" w:rsidRPr="00C43C1E">
        <w:rPr>
          <w:rFonts w:cs="Times New Roman"/>
          <w:sz w:val="24"/>
          <w:szCs w:val="24"/>
        </w:rPr>
        <w:t xml:space="preserve">cause a temperature increase </w:t>
      </w:r>
      <w:ins w:id="1108" w:author="Cheng, Jiangtao" w:date="2021-07-19T00:50:00Z">
        <w:r w:rsidR="00887CD3">
          <w:rPr>
            <w:rFonts w:cs="Times New Roman"/>
            <w:sz w:val="24"/>
            <w:szCs w:val="24"/>
          </w:rPr>
          <w:t>at</w:t>
        </w:r>
      </w:ins>
      <w:del w:id="1109" w:author="Cheng, Jiangtao" w:date="2021-07-19T00:50:00Z">
        <w:r w:rsidR="00C43C1E" w:rsidRPr="00C43C1E" w:rsidDel="00887CD3">
          <w:rPr>
            <w:rFonts w:cs="Times New Roman"/>
            <w:sz w:val="24"/>
            <w:szCs w:val="24"/>
          </w:rPr>
          <w:delText>of</w:delText>
        </w:r>
      </w:del>
      <w:r w:rsidR="00C43C1E" w:rsidRPr="00C43C1E">
        <w:rPr>
          <w:rFonts w:cs="Times New Roman"/>
          <w:sz w:val="24"/>
          <w:szCs w:val="24"/>
        </w:rPr>
        <w:t xml:space="preserve"> the droplet base and </w:t>
      </w:r>
      <w:ins w:id="1110" w:author="Cheng, Jiangtao" w:date="2021-07-19T00:52:00Z">
        <w:r w:rsidR="00362638">
          <w:rPr>
            <w:rFonts w:cs="Times New Roman"/>
            <w:sz w:val="24"/>
            <w:szCs w:val="24"/>
          </w:rPr>
          <w:t>subsequently</w:t>
        </w:r>
      </w:ins>
      <w:del w:id="1111" w:author="Cheng, Jiangtao" w:date="2021-07-19T00:52:00Z">
        <w:r w:rsidR="00C43C1E" w:rsidRPr="00C43C1E" w:rsidDel="00362638">
          <w:rPr>
            <w:rFonts w:cs="Times New Roman"/>
            <w:sz w:val="24"/>
            <w:szCs w:val="24"/>
          </w:rPr>
          <w:delText>then</w:delText>
        </w:r>
      </w:del>
      <w:r w:rsidR="00C43C1E" w:rsidRPr="00C43C1E">
        <w:rPr>
          <w:rFonts w:cs="Times New Roman"/>
          <w:sz w:val="24"/>
          <w:szCs w:val="24"/>
        </w:rPr>
        <w:t xml:space="preserve"> </w:t>
      </w:r>
      <w:r w:rsidR="009E00E7">
        <w:rPr>
          <w:rFonts w:cs="Times New Roman"/>
          <w:sz w:val="24"/>
          <w:szCs w:val="24"/>
        </w:rPr>
        <w:t>induce</w:t>
      </w:r>
      <w:r w:rsidR="00C43C1E" w:rsidRPr="00C43C1E">
        <w:rPr>
          <w:rFonts w:cs="Times New Roman"/>
          <w:sz w:val="24"/>
          <w:szCs w:val="24"/>
        </w:rPr>
        <w:t xml:space="preserve"> the temperature increase </w:t>
      </w:r>
      <w:r w:rsidR="009E00E7">
        <w:rPr>
          <w:rFonts w:cs="Times New Roman"/>
          <w:sz w:val="24"/>
          <w:szCs w:val="24"/>
        </w:rPr>
        <w:t>at</w:t>
      </w:r>
      <w:r w:rsidR="00C43C1E" w:rsidRPr="00C43C1E">
        <w:rPr>
          <w:rFonts w:cs="Times New Roman"/>
          <w:sz w:val="24"/>
          <w:szCs w:val="24"/>
        </w:rPr>
        <w:t xml:space="preserve"> the droplet cap. Due to the thermal resistance </w:t>
      </w:r>
      <w:r w:rsidR="0067141C">
        <w:rPr>
          <w:rFonts w:cs="Times New Roman"/>
          <w:sz w:val="24"/>
          <w:szCs w:val="24"/>
        </w:rPr>
        <w:t>of</w:t>
      </w:r>
      <w:r w:rsidR="00C43C1E" w:rsidRPr="00C43C1E">
        <w:rPr>
          <w:rFonts w:cs="Times New Roman"/>
          <w:sz w:val="24"/>
          <w:szCs w:val="24"/>
        </w:rPr>
        <w:t xml:space="preserve"> the droplet bulk, the temperature </w:t>
      </w:r>
      <w:proofErr w:type="gramStart"/>
      <w:r w:rsidR="00C43C1E" w:rsidRPr="00C43C1E">
        <w:rPr>
          <w:rFonts w:cs="Times New Roman"/>
          <w:sz w:val="24"/>
          <w:szCs w:val="24"/>
        </w:rPr>
        <w:t>increase</w:t>
      </w:r>
      <w:proofErr w:type="gramEnd"/>
      <w:r w:rsidR="00C43C1E" w:rsidRPr="00C43C1E">
        <w:rPr>
          <w:rFonts w:cs="Times New Roman"/>
          <w:sz w:val="24"/>
          <w:szCs w:val="24"/>
        </w:rPr>
        <w:t xml:space="preserve"> </w:t>
      </w:r>
      <w:ins w:id="1112" w:author="Cheng, Jiangtao" w:date="2021-07-19T00:52:00Z">
        <w:r w:rsidR="00362638">
          <w:rPr>
            <w:rFonts w:cs="Times New Roman"/>
            <w:sz w:val="24"/>
            <w:szCs w:val="24"/>
          </w:rPr>
          <w:t>at</w:t>
        </w:r>
      </w:ins>
      <w:del w:id="1113" w:author="Cheng, Jiangtao" w:date="2021-07-19T00:52:00Z">
        <w:r w:rsidR="00C43C1E" w:rsidRPr="00C43C1E" w:rsidDel="00362638">
          <w:rPr>
            <w:rFonts w:cs="Times New Roman"/>
            <w:sz w:val="24"/>
            <w:szCs w:val="24"/>
          </w:rPr>
          <w:delText>of</w:delText>
        </w:r>
      </w:del>
      <w:r w:rsidR="00C43C1E" w:rsidRPr="00C43C1E">
        <w:rPr>
          <w:rFonts w:cs="Times New Roman"/>
          <w:sz w:val="24"/>
          <w:szCs w:val="24"/>
        </w:rPr>
        <w:t xml:space="preserve"> the droplet cap is smaller than that at the droplet base </w:t>
      </w:r>
      <w:ins w:id="1114" w:author="Cheng, Jiangtao" w:date="2021-07-19T00:53:00Z">
        <w:r w:rsidR="00362638">
          <w:rPr>
            <w:rFonts w:cs="Times New Roman"/>
            <w:sz w:val="24"/>
            <w:szCs w:val="24"/>
          </w:rPr>
          <w:t>in response to</w:t>
        </w:r>
      </w:ins>
      <w:del w:id="1115" w:author="Cheng, Jiangtao" w:date="2021-07-19T00:53:00Z">
        <w:r w:rsidR="00C43C1E" w:rsidRPr="00C43C1E" w:rsidDel="00362638">
          <w:rPr>
            <w:rFonts w:cs="Times New Roman"/>
            <w:sz w:val="24"/>
            <w:szCs w:val="24"/>
          </w:rPr>
          <w:delText>with</w:delText>
        </w:r>
      </w:del>
      <w:r w:rsidR="00C43C1E" w:rsidRPr="00C43C1E">
        <w:rPr>
          <w:rFonts w:cs="Times New Roman"/>
          <w:sz w:val="24"/>
          <w:szCs w:val="24"/>
        </w:rPr>
        <w:t xml:space="preserve"> the </w:t>
      </w:r>
      <w:del w:id="1116" w:author="Cheng, Jiangtao" w:date="2021-07-19T00:54:00Z">
        <w:r w:rsidR="00C43C1E" w:rsidRPr="00C43C1E" w:rsidDel="00362638">
          <w:rPr>
            <w:rFonts w:cs="Times New Roman"/>
            <w:sz w:val="24"/>
            <w:szCs w:val="24"/>
          </w:rPr>
          <w:delText xml:space="preserve">increase of the </w:delText>
        </w:r>
      </w:del>
      <w:r w:rsidR="00C43C1E" w:rsidRPr="00C43C1E">
        <w:rPr>
          <w:rFonts w:cs="Times New Roman"/>
          <w:sz w:val="24"/>
          <w:szCs w:val="24"/>
        </w:rPr>
        <w:t>substrate temperature</w:t>
      </w:r>
      <w:ins w:id="1117" w:author="Cheng, Jiangtao" w:date="2021-07-19T00:54:00Z">
        <w:r w:rsidR="00362638">
          <w:rPr>
            <w:rFonts w:cs="Times New Roman"/>
            <w:sz w:val="24"/>
            <w:szCs w:val="24"/>
          </w:rPr>
          <w:t xml:space="preserve"> </w:t>
        </w:r>
        <w:r w:rsidR="00362638" w:rsidRPr="00C43C1E">
          <w:rPr>
            <w:rFonts w:cs="Times New Roman"/>
            <w:sz w:val="24"/>
            <w:szCs w:val="24"/>
          </w:rPr>
          <w:t>increase</w:t>
        </w:r>
      </w:ins>
      <w:r w:rsidR="00C43C1E" w:rsidRPr="00C43C1E">
        <w:rPr>
          <w:rFonts w:cs="Times New Roman"/>
          <w:sz w:val="24"/>
          <w:szCs w:val="24"/>
        </w:rPr>
        <w:t xml:space="preserve">. Thus, the substrate temperature increase leads to a higher evaporation rate </w:t>
      </w:r>
      <w:del w:id="1118" w:author="Cheng, Jiangtao" w:date="2021-07-19T00:54:00Z">
        <w:r w:rsidR="00C43C1E" w:rsidRPr="00C43C1E" w:rsidDel="001F6A54">
          <w:rPr>
            <w:rFonts w:cs="Times New Roman"/>
            <w:sz w:val="24"/>
            <w:szCs w:val="24"/>
          </w:rPr>
          <w:delText>increase</w:delText>
        </w:r>
      </w:del>
      <w:r w:rsidR="00C43C1E" w:rsidRPr="00C43C1E">
        <w:rPr>
          <w:rFonts w:cs="Times New Roman"/>
          <w:sz w:val="24"/>
          <w:szCs w:val="24"/>
        </w:rPr>
        <w:t xml:space="preserve"> at the droplet base for </w:t>
      </w:r>
      <w:r w:rsidR="00C301F3">
        <w:rPr>
          <w:rFonts w:cs="Times New Roman"/>
          <w:sz w:val="24"/>
          <w:szCs w:val="24"/>
        </w:rPr>
        <w:t xml:space="preserve">a relatively </w:t>
      </w:r>
      <w:r w:rsidR="00C43C1E" w:rsidRPr="00C43C1E">
        <w:rPr>
          <w:rFonts w:cs="Times New Roman"/>
          <w:sz w:val="24"/>
          <w:szCs w:val="24"/>
        </w:rPr>
        <w:t xml:space="preserve">large volume </w:t>
      </w:r>
      <w:r w:rsidR="00C301F3">
        <w:rPr>
          <w:rFonts w:cs="Times New Roman"/>
          <w:sz w:val="24"/>
          <w:szCs w:val="24"/>
        </w:rPr>
        <w:t xml:space="preserve">of </w:t>
      </w:r>
      <w:r w:rsidR="00C43C1E" w:rsidRPr="00C43C1E">
        <w:rPr>
          <w:rFonts w:cs="Times New Roman"/>
          <w:sz w:val="24"/>
          <w:szCs w:val="24"/>
        </w:rPr>
        <w:t xml:space="preserve">droplet. As a result, the evaporation ratio </w:t>
      </w:r>
      <w:r w:rsidR="00C43C1E" w:rsidRPr="00C43C1E">
        <w:rPr>
          <w:rFonts w:cs="Times New Roman"/>
          <w:i/>
          <w:iCs/>
          <w:sz w:val="24"/>
          <w:szCs w:val="24"/>
        </w:rPr>
        <w:t>φ</w:t>
      </w:r>
      <w:r w:rsidR="00C43C1E" w:rsidRPr="00C43C1E">
        <w:rPr>
          <w:rFonts w:cs="Times New Roman"/>
          <w:sz w:val="24"/>
          <w:szCs w:val="24"/>
        </w:rPr>
        <w:t xml:space="preserve"> increase</w:t>
      </w:r>
      <w:ins w:id="1119" w:author="Cheng, Jiangtao" w:date="2021-07-19T00:55:00Z">
        <w:r w:rsidR="001F6A54">
          <w:rPr>
            <w:rFonts w:cs="Times New Roman"/>
            <w:sz w:val="24"/>
            <w:szCs w:val="24"/>
          </w:rPr>
          <w:t>s</w:t>
        </w:r>
      </w:ins>
      <w:r w:rsidR="00C43C1E" w:rsidRPr="00C43C1E">
        <w:rPr>
          <w:rFonts w:cs="Times New Roman"/>
          <w:sz w:val="24"/>
          <w:szCs w:val="24"/>
        </w:rPr>
        <w:t xml:space="preserve"> with the rise of the substrate temperature for droplet with </w:t>
      </w:r>
      <w:r w:rsidR="00C301F3">
        <w:rPr>
          <w:rFonts w:cs="Times New Roman"/>
          <w:sz w:val="24"/>
          <w:szCs w:val="24"/>
        </w:rPr>
        <w:t xml:space="preserve">a </w:t>
      </w:r>
      <w:r w:rsidR="00C43C1E" w:rsidRPr="00C43C1E">
        <w:rPr>
          <w:rFonts w:cs="Times New Roman"/>
          <w:sz w:val="24"/>
          <w:szCs w:val="24"/>
        </w:rPr>
        <w:t xml:space="preserve">large </w:t>
      </w:r>
      <w:del w:id="1120" w:author="Cheng, Jiangtao" w:date="2021-07-19T00:55:00Z">
        <w:r w:rsidR="00C43C1E" w:rsidRPr="00C43C1E" w:rsidDel="001F6A54">
          <w:rPr>
            <w:rFonts w:cs="Times New Roman"/>
            <w:sz w:val="24"/>
            <w:szCs w:val="24"/>
          </w:rPr>
          <w:delText xml:space="preserve">droplet </w:delText>
        </w:r>
      </w:del>
      <w:r w:rsidR="00C43C1E" w:rsidRPr="00C43C1E">
        <w:rPr>
          <w:rFonts w:cs="Times New Roman"/>
          <w:sz w:val="24"/>
          <w:szCs w:val="24"/>
        </w:rPr>
        <w:t>volume. For droplets with</w:t>
      </w:r>
      <w:r w:rsidR="004476CE">
        <w:rPr>
          <w:rFonts w:cs="Times New Roman"/>
          <w:sz w:val="24"/>
          <w:szCs w:val="24"/>
        </w:rPr>
        <w:t xml:space="preserve"> a relatively</w:t>
      </w:r>
      <w:r w:rsidR="00C43C1E" w:rsidRPr="00C43C1E">
        <w:rPr>
          <w:rFonts w:cs="Times New Roman"/>
          <w:sz w:val="24"/>
          <w:szCs w:val="24"/>
        </w:rPr>
        <w:t xml:space="preserve"> small volume (smaller than</w:t>
      </w:r>
      <w:r w:rsidR="00EF6DA4">
        <w:rPr>
          <w:rFonts w:cs="Times New Roman"/>
          <w:sz w:val="24"/>
          <w:szCs w:val="24"/>
        </w:rPr>
        <w:t xml:space="preserve"> about</w:t>
      </w:r>
      <w:r w:rsidR="00C43C1E" w:rsidRPr="00C43C1E">
        <w:rPr>
          <w:rFonts w:cs="Times New Roman"/>
          <w:sz w:val="24"/>
          <w:szCs w:val="24"/>
        </w:rPr>
        <w:t xml:space="preserve"> 1.5 </w:t>
      </w:r>
      <w:proofErr w:type="spellStart"/>
      <w:r w:rsidR="00C43C1E" w:rsidRPr="00C43C1E">
        <w:rPr>
          <w:rFonts w:cs="Times New Roman"/>
          <w:sz w:val="24"/>
          <w:szCs w:val="24"/>
        </w:rPr>
        <w:t>μL</w:t>
      </w:r>
      <w:proofErr w:type="spellEnd"/>
      <w:r w:rsidR="00C43C1E" w:rsidRPr="00C43C1E">
        <w:rPr>
          <w:rFonts w:cs="Times New Roman"/>
          <w:sz w:val="24"/>
          <w:szCs w:val="24"/>
        </w:rPr>
        <w:t xml:space="preserve">), the evaporation ratio </w:t>
      </w:r>
      <w:r w:rsidR="00C43C1E" w:rsidRPr="00C43C1E">
        <w:rPr>
          <w:rFonts w:cs="Times New Roman"/>
          <w:i/>
          <w:iCs/>
          <w:sz w:val="24"/>
          <w:szCs w:val="24"/>
        </w:rPr>
        <w:t>φ</w:t>
      </w:r>
      <w:r w:rsidR="00C43C1E" w:rsidRPr="00C43C1E">
        <w:rPr>
          <w:rFonts w:cs="Times New Roman"/>
          <w:sz w:val="24"/>
          <w:szCs w:val="24"/>
        </w:rPr>
        <w:t xml:space="preserve"> decreases with the increas</w:t>
      </w:r>
      <w:r w:rsidR="00C301F3">
        <w:rPr>
          <w:rFonts w:cs="Times New Roman"/>
          <w:sz w:val="24"/>
          <w:szCs w:val="24"/>
        </w:rPr>
        <w:t>ing</w:t>
      </w:r>
      <w:r w:rsidR="00C43C1E" w:rsidRPr="00C43C1E">
        <w:rPr>
          <w:rFonts w:cs="Times New Roman"/>
          <w:sz w:val="24"/>
          <w:szCs w:val="24"/>
        </w:rPr>
        <w:t xml:space="preserve"> substrate temperature. </w:t>
      </w:r>
      <w:ins w:id="1121" w:author="Cheng, Jiangtao" w:date="2021-07-19T00:57:00Z">
        <w:r w:rsidR="001F6A54">
          <w:rPr>
            <w:rFonts w:cs="Times New Roman"/>
            <w:sz w:val="24"/>
            <w:szCs w:val="24"/>
          </w:rPr>
          <w:t>F</w:t>
        </w:r>
      </w:ins>
      <w:ins w:id="1122" w:author="Cheng, Jiangtao" w:date="2021-07-19T00:56:00Z">
        <w:r w:rsidR="001F6A54" w:rsidRPr="00C43C1E">
          <w:rPr>
            <w:rFonts w:cs="Times New Roman"/>
            <w:sz w:val="24"/>
            <w:szCs w:val="24"/>
          </w:rPr>
          <w:t xml:space="preserve">or droplets with </w:t>
        </w:r>
        <w:r w:rsidR="001F6A54">
          <w:rPr>
            <w:rFonts w:cs="Times New Roman"/>
            <w:sz w:val="24"/>
            <w:szCs w:val="24"/>
          </w:rPr>
          <w:t xml:space="preserve">a </w:t>
        </w:r>
      </w:ins>
      <w:ins w:id="1123" w:author="Cheng, Jiangtao" w:date="2021-07-19T00:57:00Z">
        <w:r w:rsidR="001F6A54">
          <w:rPr>
            <w:rFonts w:cs="Times New Roman"/>
            <w:sz w:val="24"/>
            <w:szCs w:val="24"/>
          </w:rPr>
          <w:t xml:space="preserve">relatively </w:t>
        </w:r>
      </w:ins>
      <w:ins w:id="1124" w:author="Cheng, Jiangtao" w:date="2021-07-19T00:56:00Z">
        <w:r w:rsidR="001F6A54" w:rsidRPr="00C43C1E">
          <w:rPr>
            <w:rFonts w:cs="Times New Roman"/>
            <w:sz w:val="24"/>
            <w:szCs w:val="24"/>
          </w:rPr>
          <w:t>small volume</w:t>
        </w:r>
      </w:ins>
      <w:del w:id="1125" w:author="Cheng, Jiangtao" w:date="2021-07-19T00:56:00Z">
        <w:r w:rsidR="00C43C1E" w:rsidRPr="00C43C1E" w:rsidDel="001F6A54">
          <w:rPr>
            <w:rFonts w:cs="Times New Roman"/>
            <w:sz w:val="24"/>
            <w:szCs w:val="24"/>
          </w:rPr>
          <w:delText>Because of the small volume</w:delText>
        </w:r>
      </w:del>
      <w:r w:rsidR="00C43C1E" w:rsidRPr="00C43C1E">
        <w:rPr>
          <w:rFonts w:cs="Times New Roman"/>
          <w:sz w:val="24"/>
          <w:szCs w:val="24"/>
        </w:rPr>
        <w:t xml:space="preserve">, the thermal resistance of the droplet bulk is </w:t>
      </w:r>
      <w:r w:rsidR="00C301F3" w:rsidRPr="00C301F3">
        <w:rPr>
          <w:rFonts w:cs="Times New Roman"/>
          <w:sz w:val="24"/>
          <w:szCs w:val="24"/>
        </w:rPr>
        <w:t xml:space="preserve">comparatively </w:t>
      </w:r>
      <w:r w:rsidR="0067141C" w:rsidRPr="00C43C1E">
        <w:rPr>
          <w:rFonts w:cs="Times New Roman"/>
          <w:sz w:val="24"/>
          <w:szCs w:val="24"/>
        </w:rPr>
        <w:t>small,</w:t>
      </w:r>
      <w:r w:rsidR="00C43C1E" w:rsidRPr="00C43C1E">
        <w:rPr>
          <w:rFonts w:cs="Times New Roman"/>
          <w:sz w:val="24"/>
          <w:szCs w:val="24"/>
        </w:rPr>
        <w:t xml:space="preserve"> and the increase of the substrate temperature will cause a higher temperature </w:t>
      </w:r>
      <w:proofErr w:type="gramStart"/>
      <w:ins w:id="1126" w:author="Cheng, Jiangtao" w:date="2021-07-19T00:56:00Z">
        <w:r w:rsidR="001F6A54">
          <w:rPr>
            <w:rFonts w:cs="Times New Roman"/>
            <w:sz w:val="24"/>
            <w:szCs w:val="24"/>
          </w:rPr>
          <w:t>rise</w:t>
        </w:r>
      </w:ins>
      <w:proofErr w:type="gramEnd"/>
      <w:del w:id="1127" w:author="Cheng, Jiangtao" w:date="2021-07-19T00:56:00Z">
        <w:r w:rsidR="00C43C1E" w:rsidRPr="00C43C1E" w:rsidDel="001F6A54">
          <w:rPr>
            <w:rFonts w:cs="Times New Roman"/>
            <w:sz w:val="24"/>
            <w:szCs w:val="24"/>
          </w:rPr>
          <w:delText>increase</w:delText>
        </w:r>
      </w:del>
      <w:r w:rsidR="00C43C1E" w:rsidRPr="00C43C1E">
        <w:rPr>
          <w:rFonts w:cs="Times New Roman"/>
          <w:sz w:val="24"/>
          <w:szCs w:val="24"/>
        </w:rPr>
        <w:t xml:space="preserve"> at </w:t>
      </w:r>
      <w:r w:rsidR="00C301F3">
        <w:rPr>
          <w:rFonts w:cs="Times New Roman"/>
          <w:sz w:val="24"/>
          <w:szCs w:val="24"/>
        </w:rPr>
        <w:t xml:space="preserve">the </w:t>
      </w:r>
      <w:r w:rsidR="00C43C1E" w:rsidRPr="00C43C1E">
        <w:rPr>
          <w:rFonts w:cs="Times New Roman"/>
          <w:sz w:val="24"/>
          <w:szCs w:val="24"/>
        </w:rPr>
        <w:t>droplet cap</w:t>
      </w:r>
      <w:del w:id="1128" w:author="Cheng, Jiangtao" w:date="2021-07-19T00:56:00Z">
        <w:r w:rsidR="00C43C1E" w:rsidRPr="00C43C1E" w:rsidDel="001F6A54">
          <w:rPr>
            <w:rFonts w:cs="Times New Roman"/>
            <w:sz w:val="24"/>
            <w:szCs w:val="24"/>
          </w:rPr>
          <w:delText xml:space="preserve"> for droplets with </w:delText>
        </w:r>
        <w:r w:rsidR="000A63F5" w:rsidDel="001F6A54">
          <w:rPr>
            <w:rFonts w:cs="Times New Roman"/>
            <w:sz w:val="24"/>
            <w:szCs w:val="24"/>
          </w:rPr>
          <w:delText xml:space="preserve">a </w:delText>
        </w:r>
        <w:r w:rsidR="00C43C1E" w:rsidRPr="00C43C1E" w:rsidDel="001F6A54">
          <w:rPr>
            <w:rFonts w:cs="Times New Roman"/>
            <w:sz w:val="24"/>
            <w:szCs w:val="24"/>
          </w:rPr>
          <w:delText>small volume</w:delText>
        </w:r>
      </w:del>
      <w:r w:rsidR="00C43C1E" w:rsidRPr="00C43C1E">
        <w:rPr>
          <w:rFonts w:cs="Times New Roman"/>
          <w:sz w:val="24"/>
          <w:szCs w:val="24"/>
        </w:rPr>
        <w:t xml:space="preserve">. Thus, the increase of the substrate temperature causes a higher evaporation rate increase </w:t>
      </w:r>
      <w:commentRangeStart w:id="1129"/>
      <w:r w:rsidR="00C43C1E" w:rsidRPr="00CB646A">
        <w:rPr>
          <w:rFonts w:cs="Times New Roman"/>
          <w:sz w:val="24"/>
          <w:szCs w:val="24"/>
          <w:highlight w:val="red"/>
          <w:rPrChange w:id="1130" w:author="Cheng, Jiangtao" w:date="2021-07-19T00:59:00Z">
            <w:rPr>
              <w:rFonts w:cs="Times New Roman"/>
              <w:sz w:val="24"/>
              <w:szCs w:val="24"/>
            </w:rPr>
          </w:rPrChange>
        </w:rPr>
        <w:t>than at the droplet base surface</w:t>
      </w:r>
      <w:commentRangeEnd w:id="1129"/>
      <w:r w:rsidR="00CB646A" w:rsidRPr="00CB646A">
        <w:rPr>
          <w:rStyle w:val="CommentReference"/>
          <w:highlight w:val="red"/>
          <w:rPrChange w:id="1131" w:author="Cheng, Jiangtao" w:date="2021-07-19T00:59:00Z">
            <w:rPr>
              <w:rStyle w:val="CommentReference"/>
            </w:rPr>
          </w:rPrChange>
        </w:rPr>
        <w:commentReference w:id="1129"/>
      </w:r>
      <w:r w:rsidR="00C43C1E" w:rsidRPr="00C43C1E">
        <w:rPr>
          <w:rFonts w:cs="Times New Roman"/>
          <w:sz w:val="24"/>
          <w:szCs w:val="24"/>
        </w:rPr>
        <w:t xml:space="preserve"> </w:t>
      </w:r>
      <w:r w:rsidR="00C43C1E" w:rsidRPr="0004151D">
        <w:rPr>
          <w:rFonts w:cs="Times New Roman"/>
          <w:sz w:val="24"/>
          <w:szCs w:val="24"/>
          <w:highlight w:val="red"/>
          <w:rPrChange w:id="1132" w:author="Cheng, Jiangtao" w:date="2021-07-19T01:00:00Z">
            <w:rPr>
              <w:rFonts w:cs="Times New Roman"/>
              <w:sz w:val="24"/>
              <w:szCs w:val="24"/>
            </w:rPr>
          </w:rPrChange>
        </w:rPr>
        <w:t xml:space="preserve">for droplets with </w:t>
      </w:r>
      <w:ins w:id="1133" w:author="Cheng, Jiangtao" w:date="2021-07-19T00:59:00Z">
        <w:r w:rsidR="00CB646A" w:rsidRPr="0004151D">
          <w:rPr>
            <w:rFonts w:cs="Times New Roman"/>
            <w:sz w:val="24"/>
            <w:szCs w:val="24"/>
            <w:highlight w:val="red"/>
            <w:rPrChange w:id="1134" w:author="Cheng, Jiangtao" w:date="2021-07-19T01:00:00Z">
              <w:rPr>
                <w:rFonts w:cs="Times New Roman"/>
                <w:sz w:val="24"/>
                <w:szCs w:val="24"/>
              </w:rPr>
            </w:rPrChange>
          </w:rPr>
          <w:t xml:space="preserve">a </w:t>
        </w:r>
      </w:ins>
      <w:r w:rsidR="00C43C1E" w:rsidRPr="0004151D">
        <w:rPr>
          <w:rFonts w:cs="Times New Roman"/>
          <w:sz w:val="24"/>
          <w:szCs w:val="24"/>
          <w:highlight w:val="red"/>
          <w:rPrChange w:id="1135" w:author="Cheng, Jiangtao" w:date="2021-07-19T01:00:00Z">
            <w:rPr>
              <w:rFonts w:cs="Times New Roman"/>
              <w:sz w:val="24"/>
              <w:szCs w:val="24"/>
            </w:rPr>
          </w:rPrChange>
        </w:rPr>
        <w:t>smaller volume</w:t>
      </w:r>
      <w:r w:rsidR="00C43C1E" w:rsidRPr="00C43C1E">
        <w:rPr>
          <w:rFonts w:cs="Times New Roman"/>
          <w:sz w:val="24"/>
          <w:szCs w:val="24"/>
        </w:rPr>
        <w:t xml:space="preserve">. As a result, the evaporation ratio </w:t>
      </w:r>
      <w:r w:rsidR="00C43C1E" w:rsidRPr="00C43C1E">
        <w:rPr>
          <w:rFonts w:cs="Times New Roman"/>
          <w:i/>
          <w:iCs/>
          <w:sz w:val="24"/>
          <w:szCs w:val="24"/>
        </w:rPr>
        <w:t>φ</w:t>
      </w:r>
      <w:r w:rsidR="00C43C1E" w:rsidRPr="00C43C1E">
        <w:rPr>
          <w:rFonts w:cs="Times New Roman"/>
          <w:sz w:val="24"/>
          <w:szCs w:val="24"/>
        </w:rPr>
        <w:t xml:space="preserve"> decreases with </w:t>
      </w:r>
      <w:ins w:id="1136" w:author="Cheng, Jiangtao" w:date="2021-07-19T00:59:00Z">
        <w:r w:rsidR="00CB646A">
          <w:rPr>
            <w:rFonts w:cs="Times New Roman"/>
            <w:sz w:val="24"/>
            <w:szCs w:val="24"/>
          </w:rPr>
          <w:t xml:space="preserve">the </w:t>
        </w:r>
      </w:ins>
      <w:r w:rsidR="00C43C1E" w:rsidRPr="00C43C1E">
        <w:rPr>
          <w:rFonts w:cs="Times New Roman"/>
          <w:sz w:val="24"/>
          <w:szCs w:val="24"/>
        </w:rPr>
        <w:t xml:space="preserve">rise of the substrate temperature for </w:t>
      </w:r>
      <w:del w:id="1137" w:author="Cheng, Jiangtao" w:date="2021-07-19T00:59:00Z">
        <w:r w:rsidR="00C43C1E" w:rsidRPr="00C43C1E" w:rsidDel="00CB646A">
          <w:rPr>
            <w:rFonts w:cs="Times New Roman"/>
            <w:sz w:val="24"/>
            <w:szCs w:val="24"/>
          </w:rPr>
          <w:delText xml:space="preserve">droplet with </w:delText>
        </w:r>
      </w:del>
      <w:r w:rsidR="00930185">
        <w:rPr>
          <w:rFonts w:cs="Times New Roman"/>
          <w:sz w:val="24"/>
          <w:szCs w:val="24"/>
        </w:rPr>
        <w:t xml:space="preserve">a </w:t>
      </w:r>
      <w:r w:rsidR="00C43C1E" w:rsidRPr="00C43C1E">
        <w:rPr>
          <w:rFonts w:cs="Times New Roman"/>
          <w:sz w:val="24"/>
          <w:szCs w:val="24"/>
        </w:rPr>
        <w:t>small volume</w:t>
      </w:r>
      <w:ins w:id="1138" w:author="Cheng, Jiangtao" w:date="2021-07-19T01:00:00Z">
        <w:r w:rsidR="00CB646A">
          <w:rPr>
            <w:rFonts w:cs="Times New Roman"/>
            <w:sz w:val="24"/>
            <w:szCs w:val="24"/>
          </w:rPr>
          <w:t xml:space="preserve"> droplet</w:t>
        </w:r>
      </w:ins>
      <w:r w:rsidR="00C43C1E" w:rsidRPr="00C43C1E">
        <w:rPr>
          <w:rFonts w:cs="Times New Roman"/>
          <w:sz w:val="24"/>
          <w:szCs w:val="24"/>
        </w:rPr>
        <w:t xml:space="preserve">.     </w:t>
      </w:r>
    </w:p>
    <w:p w14:paraId="4318A9DF" w14:textId="7C641A4B" w:rsidR="00C43C1E" w:rsidRPr="00C43C1E" w:rsidRDefault="00C43C1E">
      <w:pPr>
        <w:spacing w:line="360" w:lineRule="auto"/>
        <w:rPr>
          <w:rFonts w:cs="Times New Roman"/>
          <w:sz w:val="24"/>
          <w:szCs w:val="24"/>
        </w:rPr>
      </w:pPr>
      <w:r w:rsidRPr="00C111B2">
        <w:rPr>
          <w:rFonts w:cs="Times New Roman"/>
          <w:b/>
          <w:bCs/>
          <w:sz w:val="24"/>
          <w:szCs w:val="24"/>
        </w:rPr>
        <w:lastRenderedPageBreak/>
        <w:t xml:space="preserve">4.3. Effective conductivity of water </w:t>
      </w:r>
      <w:ins w:id="1139" w:author="Cheng, Jiangtao" w:date="2021-07-19T01:01:00Z">
        <w:r w:rsidR="00A043E3">
          <w:rPr>
            <w:rFonts w:cs="Times New Roman"/>
            <w:b/>
            <w:bCs/>
            <w:sz w:val="24"/>
            <w:szCs w:val="24"/>
          </w:rPr>
          <w:t xml:space="preserve">droplet </w:t>
        </w:r>
      </w:ins>
      <w:r w:rsidR="0067141C" w:rsidRPr="00C111B2">
        <w:rPr>
          <w:rFonts w:cs="Times New Roman"/>
          <w:b/>
          <w:bCs/>
          <w:sz w:val="24"/>
          <w:szCs w:val="24"/>
        </w:rPr>
        <w:t>for evaporation on</w:t>
      </w:r>
      <w:r w:rsidRPr="00C111B2">
        <w:rPr>
          <w:rFonts w:cs="Times New Roman"/>
          <w:b/>
          <w:bCs/>
          <w:sz w:val="24"/>
          <w:szCs w:val="24"/>
        </w:rPr>
        <w:t xml:space="preserve"> high temperature</w:t>
      </w:r>
      <w:r w:rsidR="0067141C" w:rsidRPr="00C111B2">
        <w:rPr>
          <w:rFonts w:cs="Times New Roman"/>
          <w:b/>
          <w:bCs/>
          <w:sz w:val="24"/>
          <w:szCs w:val="24"/>
        </w:rPr>
        <w:t xml:space="preserve"> substrate</w:t>
      </w:r>
    </w:p>
    <w:p w14:paraId="51A373F9" w14:textId="29B8ADFD" w:rsidR="00C43C1E" w:rsidRDefault="00901F50" w:rsidP="00856045">
      <w:pPr>
        <w:spacing w:line="360" w:lineRule="auto"/>
        <w:ind w:firstLine="360"/>
        <w:rPr>
          <w:rFonts w:cs="Times New Roman"/>
          <w:sz w:val="24"/>
          <w:szCs w:val="24"/>
        </w:rPr>
      </w:pPr>
      <w:r w:rsidRPr="00244326">
        <w:rPr>
          <w:rFonts w:cs="Times New Roman"/>
          <w:sz w:val="24"/>
          <w:szCs w:val="24"/>
        </w:rPr>
        <w:t xml:space="preserve">We </w:t>
      </w:r>
      <w:r>
        <w:rPr>
          <w:rFonts w:cs="Times New Roman"/>
          <w:sz w:val="24"/>
          <w:szCs w:val="24"/>
        </w:rPr>
        <w:t xml:space="preserve">further conducted droplet evaporation experiments on the same micro-structured surfaces with even higher temperatures. </w:t>
      </w:r>
      <w:r w:rsidR="00C43C1E" w:rsidRPr="00901F50">
        <w:rPr>
          <w:rFonts w:cs="Times New Roman"/>
          <w:sz w:val="24"/>
          <w:szCs w:val="24"/>
        </w:rPr>
        <w:t>Fig</w:t>
      </w:r>
      <w:ins w:id="1140" w:author="Cheng, Jiangtao" w:date="2021-07-19T01:02:00Z">
        <w:r w:rsidR="00A043E3">
          <w:rPr>
            <w:rFonts w:cs="Times New Roman"/>
            <w:sz w:val="24"/>
            <w:szCs w:val="24"/>
          </w:rPr>
          <w:t>s</w:t>
        </w:r>
      </w:ins>
      <w:r w:rsidR="00C43C1E" w:rsidRPr="00901F50">
        <w:rPr>
          <w:rFonts w:cs="Times New Roman"/>
          <w:sz w:val="24"/>
          <w:szCs w:val="24"/>
        </w:rPr>
        <w:t xml:space="preserve">. </w:t>
      </w:r>
      <w:r w:rsidR="009F574F" w:rsidRPr="00901F50">
        <w:rPr>
          <w:rFonts w:cs="Times New Roman"/>
          <w:sz w:val="24"/>
          <w:szCs w:val="24"/>
        </w:rPr>
        <w:t>1</w:t>
      </w:r>
      <w:r w:rsidR="00792C98" w:rsidRPr="00901F50">
        <w:rPr>
          <w:rFonts w:cs="Times New Roman"/>
          <w:sz w:val="24"/>
          <w:szCs w:val="24"/>
        </w:rPr>
        <w:t>0</w:t>
      </w:r>
      <w:r w:rsidR="00C43C1E" w:rsidRPr="00901F50">
        <w:rPr>
          <w:rFonts w:cs="Times New Roman"/>
          <w:sz w:val="24"/>
          <w:szCs w:val="24"/>
        </w:rPr>
        <w:t xml:space="preserve">(a), (b) and (c) show the </w:t>
      </w:r>
      <w:ins w:id="1141" w:author="Cheng, Jiangtao" w:date="2021-07-19T01:36:00Z">
        <w:r w:rsidR="00F22DDB">
          <w:rPr>
            <w:rFonts w:cs="Times New Roman"/>
            <w:sz w:val="24"/>
            <w:szCs w:val="24"/>
          </w:rPr>
          <w:t xml:space="preserve">evolutions of </w:t>
        </w:r>
      </w:ins>
      <w:r w:rsidR="00C43C1E" w:rsidRPr="00901F50">
        <w:rPr>
          <w:rFonts w:cs="Times New Roman"/>
          <w:sz w:val="24"/>
          <w:szCs w:val="24"/>
        </w:rPr>
        <w:t>droplet cap temperature</w:t>
      </w:r>
      <w:del w:id="1142" w:author="Cheng, Jiangtao" w:date="2021-07-19T01:36:00Z">
        <w:r w:rsidR="00C43C1E" w:rsidRPr="00901F50" w:rsidDel="00F22DDB">
          <w:rPr>
            <w:rFonts w:cs="Times New Roman"/>
            <w:sz w:val="24"/>
            <w:szCs w:val="24"/>
          </w:rPr>
          <w:delText>s</w:delText>
        </w:r>
      </w:del>
      <w:r w:rsidR="00C43C1E" w:rsidRPr="00901F50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during droplet evaporation </w:t>
      </w:r>
      <w:r w:rsidR="00C43C1E" w:rsidRPr="00901F50">
        <w:rPr>
          <w:rFonts w:cs="Times New Roman"/>
          <w:sz w:val="24"/>
          <w:szCs w:val="24"/>
        </w:rPr>
        <w:t xml:space="preserve">on different </w:t>
      </w:r>
      <w:ins w:id="1143" w:author="Cheng, Jiangtao" w:date="2021-07-19T01:36:00Z">
        <w:r w:rsidR="00F22DDB">
          <w:rPr>
            <w:rFonts w:cs="Times New Roman"/>
            <w:sz w:val="24"/>
            <w:szCs w:val="24"/>
          </w:rPr>
          <w:t>samp</w:t>
        </w:r>
      </w:ins>
      <w:ins w:id="1144" w:author="Cheng, Jiangtao" w:date="2021-07-19T01:37:00Z">
        <w:r w:rsidR="00F22DDB">
          <w:rPr>
            <w:rFonts w:cs="Times New Roman"/>
            <w:sz w:val="24"/>
            <w:szCs w:val="24"/>
          </w:rPr>
          <w:t>le</w:t>
        </w:r>
      </w:ins>
      <w:del w:id="1145" w:author="Cheng, Jiangtao" w:date="2021-07-19T01:36:00Z">
        <w:r w:rsidR="00C43C1E" w:rsidRPr="00901F50" w:rsidDel="00F22DDB">
          <w:rPr>
            <w:rFonts w:cs="Times New Roman"/>
            <w:sz w:val="24"/>
            <w:szCs w:val="24"/>
          </w:rPr>
          <w:delText>substrate</w:delText>
        </w:r>
      </w:del>
      <w:r w:rsidR="00C43C1E" w:rsidRPr="00901F50">
        <w:rPr>
          <w:rFonts w:cs="Times New Roman"/>
          <w:sz w:val="24"/>
          <w:szCs w:val="24"/>
        </w:rPr>
        <w:t xml:space="preserve">s with </w:t>
      </w:r>
      <w:r>
        <w:rPr>
          <w:rFonts w:cs="Times New Roman"/>
          <w:sz w:val="24"/>
          <w:szCs w:val="24"/>
        </w:rPr>
        <w:t xml:space="preserve">the </w:t>
      </w:r>
      <w:r w:rsidR="00C43C1E" w:rsidRPr="00901F50">
        <w:rPr>
          <w:rFonts w:cs="Times New Roman"/>
          <w:sz w:val="24"/>
          <w:szCs w:val="24"/>
        </w:rPr>
        <w:t>substrate temperature at 100 °C and 120 °C</w:t>
      </w:r>
      <w:r>
        <w:rPr>
          <w:rFonts w:cs="Times New Roman"/>
          <w:sz w:val="24"/>
          <w:szCs w:val="24"/>
        </w:rPr>
        <w:t>, respectively</w:t>
      </w:r>
      <w:r w:rsidR="00C43C1E" w:rsidRPr="00901F50">
        <w:rPr>
          <w:rFonts w:cs="Times New Roman"/>
          <w:sz w:val="24"/>
          <w:szCs w:val="24"/>
        </w:rPr>
        <w:t>. The dash lines are the droplet cap temperatures calculated by the thermal circuit mode</w:t>
      </w:r>
      <w:r w:rsidR="009B53E5" w:rsidRPr="00901F50">
        <w:rPr>
          <w:rFonts w:cs="Times New Roman"/>
          <w:sz w:val="24"/>
          <w:szCs w:val="24"/>
        </w:rPr>
        <w:t>l</w:t>
      </w:r>
      <w:r w:rsidR="00C43C1E" w:rsidRPr="00901F50">
        <w:rPr>
          <w:rFonts w:cs="Times New Roman"/>
          <w:sz w:val="24"/>
          <w:szCs w:val="24"/>
        </w:rPr>
        <w:t xml:space="preserve">. For droplet evaporation on </w:t>
      </w:r>
      <w:r w:rsidR="00BB722C">
        <w:rPr>
          <w:rFonts w:cs="Times New Roman"/>
          <w:sz w:val="24"/>
          <w:szCs w:val="24"/>
        </w:rPr>
        <w:t xml:space="preserve">a </w:t>
      </w:r>
      <w:r w:rsidR="00C43C1E" w:rsidRPr="00901F50">
        <w:rPr>
          <w:rFonts w:cs="Times New Roman"/>
          <w:sz w:val="24"/>
          <w:szCs w:val="24"/>
        </w:rPr>
        <w:t>substrate with</w:t>
      </w:r>
      <w:r w:rsidR="009B53E5" w:rsidRPr="00901F50">
        <w:rPr>
          <w:rFonts w:cs="Times New Roman"/>
          <w:sz w:val="24"/>
          <w:szCs w:val="24"/>
        </w:rPr>
        <w:t xml:space="preserve"> </w:t>
      </w:r>
      <w:ins w:id="1146" w:author="Cheng, Jiangtao" w:date="2021-07-19T01:37:00Z">
        <w:r w:rsidR="00F22DDB">
          <w:rPr>
            <w:rFonts w:cs="Times New Roman"/>
            <w:sz w:val="24"/>
            <w:szCs w:val="24"/>
          </w:rPr>
          <w:t xml:space="preserve">a </w:t>
        </w:r>
      </w:ins>
      <w:r w:rsidR="009B53E5" w:rsidRPr="00901F50">
        <w:rPr>
          <w:rFonts w:cs="Times New Roman"/>
          <w:sz w:val="24"/>
          <w:szCs w:val="24"/>
        </w:rPr>
        <w:t>relatively</w:t>
      </w:r>
      <w:r w:rsidR="00C43C1E" w:rsidRPr="00901F50">
        <w:rPr>
          <w:rFonts w:cs="Times New Roman"/>
          <w:sz w:val="24"/>
          <w:szCs w:val="24"/>
        </w:rPr>
        <w:t xml:space="preserve"> low temperature</w:t>
      </w:r>
      <w:del w:id="1147" w:author="Cheng, Jiangtao" w:date="2021-07-19T01:37:00Z">
        <w:r w:rsidR="00C43C1E" w:rsidRPr="00901F50" w:rsidDel="00F22DDB">
          <w:rPr>
            <w:rFonts w:cs="Times New Roman"/>
            <w:sz w:val="24"/>
            <w:szCs w:val="24"/>
          </w:rPr>
          <w:delText>s</w:delText>
        </w:r>
      </w:del>
      <w:r w:rsidR="00C43C1E" w:rsidRPr="00901F50">
        <w:rPr>
          <w:rFonts w:cs="Times New Roman"/>
          <w:sz w:val="24"/>
          <w:szCs w:val="24"/>
        </w:rPr>
        <w:t xml:space="preserve"> (40</w:t>
      </w:r>
      <w:r w:rsidR="009B53E5" w:rsidRPr="00901F50">
        <w:rPr>
          <w:rFonts w:cs="Times New Roman"/>
          <w:sz w:val="24"/>
          <w:szCs w:val="24"/>
        </w:rPr>
        <w:t xml:space="preserve"> °C</w:t>
      </w:r>
      <w:r w:rsidR="00792342" w:rsidRPr="00901F50">
        <w:rPr>
          <w:rFonts w:cs="Times New Roman"/>
          <w:sz w:val="24"/>
          <w:szCs w:val="24"/>
        </w:rPr>
        <w:t xml:space="preserve"> – </w:t>
      </w:r>
      <w:r w:rsidR="00C43C1E" w:rsidRPr="00901F50">
        <w:rPr>
          <w:rFonts w:cs="Times New Roman"/>
          <w:sz w:val="24"/>
          <w:szCs w:val="24"/>
        </w:rPr>
        <w:t>80 °C), the droplet cap temperature</w:t>
      </w:r>
      <w:del w:id="1148" w:author="Cheng, Jiangtao" w:date="2021-07-19T01:38:00Z">
        <w:r w:rsidR="00C43C1E" w:rsidRPr="00901F50" w:rsidDel="00F22DDB">
          <w:rPr>
            <w:rFonts w:cs="Times New Roman"/>
            <w:sz w:val="24"/>
            <w:szCs w:val="24"/>
          </w:rPr>
          <w:delText>s</w:delText>
        </w:r>
      </w:del>
      <w:r w:rsidR="00C43C1E" w:rsidRPr="00901F50">
        <w:rPr>
          <w:rFonts w:cs="Times New Roman"/>
          <w:sz w:val="24"/>
          <w:szCs w:val="24"/>
        </w:rPr>
        <w:t xml:space="preserve"> calculated by the thermal circuit model match</w:t>
      </w:r>
      <w:ins w:id="1149" w:author="Cheng, Jiangtao" w:date="2021-07-19T01:38:00Z">
        <w:r w:rsidR="00F22DDB">
          <w:rPr>
            <w:rFonts w:cs="Times New Roman"/>
            <w:sz w:val="24"/>
            <w:szCs w:val="24"/>
          </w:rPr>
          <w:t>es</w:t>
        </w:r>
      </w:ins>
      <w:r w:rsidR="00C43C1E" w:rsidRPr="00901F50">
        <w:rPr>
          <w:rFonts w:cs="Times New Roman"/>
          <w:sz w:val="24"/>
          <w:szCs w:val="24"/>
        </w:rPr>
        <w:t xml:space="preserve"> well with</w:t>
      </w:r>
      <w:r w:rsidR="009B53E5" w:rsidRPr="00901F50">
        <w:rPr>
          <w:rFonts w:cs="Times New Roman"/>
          <w:sz w:val="24"/>
          <w:szCs w:val="24"/>
        </w:rPr>
        <w:t xml:space="preserve"> the</w:t>
      </w:r>
      <w:r w:rsidR="00C43C1E" w:rsidRPr="00901F50">
        <w:rPr>
          <w:rFonts w:cs="Times New Roman"/>
          <w:sz w:val="24"/>
          <w:szCs w:val="24"/>
        </w:rPr>
        <w:t xml:space="preserve"> experimental results. However, for </w:t>
      </w:r>
      <w:r w:rsidR="00BB722C">
        <w:rPr>
          <w:rFonts w:cs="Times New Roman"/>
          <w:sz w:val="24"/>
          <w:szCs w:val="24"/>
        </w:rPr>
        <w:t xml:space="preserve">droplet </w:t>
      </w:r>
      <w:r w:rsidR="00C43C1E" w:rsidRPr="00901F50">
        <w:rPr>
          <w:rFonts w:cs="Times New Roman"/>
          <w:sz w:val="24"/>
          <w:szCs w:val="24"/>
        </w:rPr>
        <w:t>evaporation on</w:t>
      </w:r>
      <w:r w:rsidR="00BB722C">
        <w:rPr>
          <w:rFonts w:cs="Times New Roman"/>
          <w:sz w:val="24"/>
          <w:szCs w:val="24"/>
        </w:rPr>
        <w:t xml:space="preserve"> a</w:t>
      </w:r>
      <w:r w:rsidR="00C43C1E" w:rsidRPr="00901F50">
        <w:rPr>
          <w:rFonts w:cs="Times New Roman"/>
          <w:sz w:val="24"/>
          <w:szCs w:val="24"/>
        </w:rPr>
        <w:t xml:space="preserve"> high</w:t>
      </w:r>
      <w:r w:rsidR="00BB722C" w:rsidRPr="00BB722C">
        <w:rPr>
          <w:rFonts w:cs="Times New Roman"/>
          <w:sz w:val="24"/>
          <w:szCs w:val="24"/>
        </w:rPr>
        <w:t xml:space="preserve"> temperature</w:t>
      </w:r>
      <w:r w:rsidR="00C43C1E" w:rsidRPr="00901F50">
        <w:rPr>
          <w:rFonts w:cs="Times New Roman"/>
          <w:sz w:val="24"/>
          <w:szCs w:val="24"/>
        </w:rPr>
        <w:t xml:space="preserve"> substrate</w:t>
      </w:r>
      <w:r w:rsidR="00C43C1E" w:rsidRPr="00BB722C">
        <w:rPr>
          <w:rFonts w:cs="Times New Roman"/>
          <w:sz w:val="24"/>
          <w:szCs w:val="24"/>
        </w:rPr>
        <w:t xml:space="preserve">, there </w:t>
      </w:r>
      <w:r w:rsidR="00BB722C">
        <w:rPr>
          <w:rFonts w:cs="Times New Roman"/>
          <w:sz w:val="24"/>
          <w:szCs w:val="24"/>
        </w:rPr>
        <w:t>exist</w:t>
      </w:r>
      <w:r w:rsidR="00C43C1E" w:rsidRPr="00901F50">
        <w:rPr>
          <w:rFonts w:cs="Times New Roman"/>
          <w:sz w:val="24"/>
          <w:szCs w:val="24"/>
        </w:rPr>
        <w:t xml:space="preserve"> large </w:t>
      </w:r>
      <w:r w:rsidR="008A18E3">
        <w:rPr>
          <w:rFonts w:cs="Times New Roman"/>
          <w:sz w:val="24"/>
          <w:szCs w:val="24"/>
        </w:rPr>
        <w:t>deviations</w:t>
      </w:r>
      <w:r w:rsidR="00C43C1E" w:rsidRPr="00901F50">
        <w:rPr>
          <w:rFonts w:cs="Times New Roman"/>
          <w:sz w:val="24"/>
          <w:szCs w:val="24"/>
        </w:rPr>
        <w:t xml:space="preserve"> between the </w:t>
      </w:r>
      <w:r w:rsidR="00BB722C">
        <w:rPr>
          <w:rFonts w:cs="Times New Roman"/>
          <w:sz w:val="24"/>
          <w:szCs w:val="24"/>
        </w:rPr>
        <w:t>model-predicted</w:t>
      </w:r>
      <w:r w:rsidR="00C43C1E" w:rsidRPr="00901F50">
        <w:rPr>
          <w:rFonts w:cs="Times New Roman"/>
          <w:sz w:val="24"/>
          <w:szCs w:val="24"/>
        </w:rPr>
        <w:t xml:space="preserve"> results and the experimental </w:t>
      </w:r>
      <w:ins w:id="1150" w:author="Cheng, Jiangtao" w:date="2021-07-19T01:38:00Z">
        <w:r w:rsidR="00F22DDB">
          <w:rPr>
            <w:rFonts w:cs="Times New Roman"/>
            <w:sz w:val="24"/>
            <w:szCs w:val="24"/>
          </w:rPr>
          <w:t>measurement</w:t>
        </w:r>
      </w:ins>
      <w:del w:id="1151" w:author="Cheng, Jiangtao" w:date="2021-07-19T01:38:00Z">
        <w:r w:rsidR="00C43C1E" w:rsidRPr="00901F50" w:rsidDel="00F22DDB">
          <w:rPr>
            <w:rFonts w:cs="Times New Roman"/>
            <w:sz w:val="24"/>
            <w:szCs w:val="24"/>
          </w:rPr>
          <w:delText>result</w:delText>
        </w:r>
      </w:del>
      <w:r w:rsidR="00C43C1E" w:rsidRPr="00901F50">
        <w:rPr>
          <w:rFonts w:cs="Times New Roman"/>
          <w:sz w:val="24"/>
          <w:szCs w:val="24"/>
        </w:rPr>
        <w:t>s. Th</w:t>
      </w:r>
      <w:r w:rsidR="002D68AF" w:rsidRPr="00901F50">
        <w:rPr>
          <w:rFonts w:cs="Times New Roman"/>
          <w:sz w:val="24"/>
          <w:szCs w:val="24"/>
        </w:rPr>
        <w:t>ese</w:t>
      </w:r>
      <w:r w:rsidR="00C43C1E" w:rsidRPr="00901F50">
        <w:rPr>
          <w:rFonts w:cs="Times New Roman"/>
          <w:sz w:val="24"/>
          <w:szCs w:val="24"/>
        </w:rPr>
        <w:t xml:space="preserve"> derivation</w:t>
      </w:r>
      <w:r w:rsidR="00B43773" w:rsidRPr="00901F50">
        <w:rPr>
          <w:rFonts w:cs="Times New Roman"/>
          <w:sz w:val="24"/>
          <w:szCs w:val="24"/>
        </w:rPr>
        <w:t>s</w:t>
      </w:r>
      <w:r w:rsidR="00C43C1E" w:rsidRPr="00901F50">
        <w:rPr>
          <w:rFonts w:cs="Times New Roman"/>
          <w:sz w:val="24"/>
          <w:szCs w:val="24"/>
        </w:rPr>
        <w:t xml:space="preserve"> </w:t>
      </w:r>
      <w:r w:rsidR="00B43773" w:rsidRPr="00901F50">
        <w:rPr>
          <w:rFonts w:cs="Times New Roman"/>
          <w:sz w:val="24"/>
          <w:szCs w:val="24"/>
        </w:rPr>
        <w:t>are</w:t>
      </w:r>
      <w:r w:rsidR="00C43C1E" w:rsidRPr="00901F50">
        <w:rPr>
          <w:rFonts w:cs="Times New Roman"/>
          <w:sz w:val="24"/>
          <w:szCs w:val="24"/>
        </w:rPr>
        <w:t xml:space="preserve"> </w:t>
      </w:r>
      <w:r w:rsidR="006373C8">
        <w:rPr>
          <w:rFonts w:cs="Times New Roman"/>
          <w:sz w:val="24"/>
          <w:szCs w:val="24"/>
        </w:rPr>
        <w:t>due to</w:t>
      </w:r>
      <w:r w:rsidR="00C43C1E" w:rsidRPr="00901F50">
        <w:rPr>
          <w:rFonts w:cs="Times New Roman"/>
          <w:sz w:val="24"/>
          <w:szCs w:val="24"/>
        </w:rPr>
        <w:t xml:space="preserve"> the </w:t>
      </w:r>
      <w:r w:rsidR="006373C8">
        <w:rPr>
          <w:rFonts w:cs="Times New Roman"/>
          <w:sz w:val="24"/>
          <w:szCs w:val="24"/>
        </w:rPr>
        <w:t xml:space="preserve">internal </w:t>
      </w:r>
      <w:r w:rsidR="00C43C1E" w:rsidRPr="00901F50">
        <w:rPr>
          <w:rFonts w:cs="Times New Roman"/>
          <w:sz w:val="24"/>
          <w:szCs w:val="24"/>
        </w:rPr>
        <w:t>fluid flow of the droplet</w:t>
      </w:r>
      <w:r w:rsidR="006373C8">
        <w:rPr>
          <w:rFonts w:cs="Times New Roman"/>
          <w:sz w:val="24"/>
          <w:szCs w:val="24"/>
        </w:rPr>
        <w:t>, which</w:t>
      </w:r>
      <w:r w:rsidR="00C43C1E" w:rsidRPr="00901F50">
        <w:rPr>
          <w:rFonts w:cs="Times New Roman"/>
          <w:sz w:val="24"/>
          <w:szCs w:val="24"/>
        </w:rPr>
        <w:t xml:space="preserve"> is not taken into account in the thermal circuit model. </w:t>
      </w:r>
      <w:r w:rsidR="000300C6">
        <w:rPr>
          <w:rFonts w:cs="Times New Roman"/>
          <w:sz w:val="24"/>
          <w:szCs w:val="24"/>
        </w:rPr>
        <w:t>T</w:t>
      </w:r>
      <w:r w:rsidR="000300C6" w:rsidRPr="00901F50">
        <w:rPr>
          <w:rFonts w:cs="Times New Roman"/>
          <w:sz w:val="24"/>
          <w:szCs w:val="24"/>
        </w:rPr>
        <w:t xml:space="preserve">he </w:t>
      </w:r>
      <w:r w:rsidR="00C43C1E" w:rsidRPr="00901F50">
        <w:rPr>
          <w:rFonts w:cs="Times New Roman"/>
          <w:sz w:val="24"/>
          <w:szCs w:val="24"/>
        </w:rPr>
        <w:t xml:space="preserve">effects of droplet </w:t>
      </w:r>
      <w:r w:rsidR="006373C8">
        <w:rPr>
          <w:rFonts w:cs="Times New Roman"/>
          <w:sz w:val="24"/>
          <w:szCs w:val="24"/>
        </w:rPr>
        <w:t xml:space="preserve">internal </w:t>
      </w:r>
      <w:r w:rsidR="00C43C1E" w:rsidRPr="00901F50">
        <w:rPr>
          <w:rFonts w:cs="Times New Roman"/>
          <w:sz w:val="24"/>
          <w:szCs w:val="24"/>
        </w:rPr>
        <w:t>flow</w:t>
      </w:r>
      <w:r w:rsidR="006373C8">
        <w:rPr>
          <w:rFonts w:cs="Times New Roman"/>
          <w:sz w:val="24"/>
          <w:szCs w:val="24"/>
        </w:rPr>
        <w:t xml:space="preserve"> </w:t>
      </w:r>
      <w:r w:rsidR="00C43C1E" w:rsidRPr="00901F50">
        <w:rPr>
          <w:rFonts w:cs="Times New Roman"/>
          <w:sz w:val="24"/>
          <w:szCs w:val="24"/>
        </w:rPr>
        <w:t xml:space="preserve">are not significant for </w:t>
      </w:r>
      <w:del w:id="1152" w:author="Cheng, Jiangtao" w:date="2021-07-19T01:40:00Z">
        <w:r w:rsidR="00C43C1E" w:rsidRPr="00901F50" w:rsidDel="0076743E">
          <w:rPr>
            <w:rFonts w:cs="Times New Roman"/>
            <w:sz w:val="24"/>
            <w:szCs w:val="24"/>
          </w:rPr>
          <w:delText xml:space="preserve">the </w:delText>
        </w:r>
      </w:del>
      <w:r w:rsidR="00C43C1E" w:rsidRPr="00901F50">
        <w:rPr>
          <w:rFonts w:cs="Times New Roman"/>
          <w:sz w:val="24"/>
          <w:szCs w:val="24"/>
        </w:rPr>
        <w:t xml:space="preserve">droplet </w:t>
      </w:r>
      <w:r w:rsidR="006373C8">
        <w:rPr>
          <w:rFonts w:cs="Times New Roman"/>
          <w:sz w:val="24"/>
          <w:szCs w:val="24"/>
        </w:rPr>
        <w:t>evaporation</w:t>
      </w:r>
      <w:r w:rsidR="000300C6">
        <w:rPr>
          <w:rFonts w:cs="Times New Roman"/>
          <w:sz w:val="24"/>
          <w:szCs w:val="24"/>
        </w:rPr>
        <w:t xml:space="preserve"> on relatively low temperature substates </w:t>
      </w:r>
      <w:r w:rsidR="000300C6" w:rsidRPr="00901F50">
        <w:rPr>
          <w:rFonts w:cs="Times New Roman"/>
          <w:sz w:val="24"/>
          <w:szCs w:val="24"/>
        </w:rPr>
        <w:t>(40 °C – 80 °C)</w:t>
      </w:r>
      <w:r w:rsidR="00C43C1E" w:rsidRPr="00901F50">
        <w:rPr>
          <w:rFonts w:cs="Times New Roman"/>
          <w:sz w:val="24"/>
          <w:szCs w:val="24"/>
        </w:rPr>
        <w:t xml:space="preserve">. As mentioned by Dash </w:t>
      </w:r>
      <w:r w:rsidR="009B53E5" w:rsidRPr="00901F50">
        <w:rPr>
          <w:rFonts w:cs="Times New Roman"/>
          <w:sz w:val="24"/>
          <w:szCs w:val="24"/>
        </w:rPr>
        <w:t xml:space="preserve">and </w:t>
      </w:r>
      <w:proofErr w:type="spellStart"/>
      <w:r w:rsidR="009B53E5" w:rsidRPr="00901F50">
        <w:rPr>
          <w:rFonts w:cs="Times New Roman"/>
          <w:sz w:val="24"/>
          <w:szCs w:val="24"/>
        </w:rPr>
        <w:t>Garimella</w:t>
      </w:r>
      <w:proofErr w:type="spellEnd"/>
      <w:r w:rsidR="008A18E3">
        <w:rPr>
          <w:rFonts w:cs="Times New Roman"/>
          <w:sz w:val="24"/>
          <w:szCs w:val="24"/>
        </w:rPr>
        <w:fldChar w:fldCharType="begin"/>
      </w:r>
      <w:r w:rsidR="00D07192">
        <w:rPr>
          <w:rFonts w:cs="Times New Roman"/>
          <w:sz w:val="24"/>
          <w:szCs w:val="24"/>
        </w:rPr>
        <w:instrText xml:space="preserve"> ADDIN EN.CITE &lt;EndNote&gt;&lt;Cite&gt;&lt;Author&gt;Dash&lt;/Author&gt;&lt;Year&gt;2014&lt;/Year&gt;&lt;RecNum&gt;321&lt;/RecNum&gt;&lt;DisplayText&gt;[37]&lt;/DisplayText&gt;&lt;record&gt;&lt;rec-number&gt;321&lt;/rec-number&gt;&lt;foreign-keys&gt;&lt;key app="EN" db-id="dzwapvwscfr509edaz9xzdtgzvpvrvftxers" timestamp="1625626962"&gt;321&lt;/key&gt;&lt;/foreign-keys&gt;&lt;ref-type name="Journal Article"&gt;17&lt;/ref-type&gt;&lt;contributors&gt;&lt;authors&gt;&lt;author&gt;S. Dash&lt;/author&gt;&lt;author&gt;S. V. Garimella&lt;/author&gt;&lt;/authors&gt;&lt;/contributors&gt;&lt;titles&gt;&lt;title&gt;Droplet evaporation on heated hydrophobic and superhydrophobic surfaces&lt;/title&gt;&lt;secondary-title&gt;Phys Rev E&lt;/secondary-title&gt;&lt;/titles&gt;&lt;periodical&gt;&lt;full-title&gt;Phys Rev E&lt;/full-title&gt;&lt;/periodical&gt;&lt;pages&gt;042402&lt;/pages&gt;&lt;volume&gt;89&lt;/volume&gt;&lt;dates&gt;&lt;year&gt;2014&lt;/year&gt;&lt;/dates&gt;&lt;urls&gt;&lt;/urls&gt;&lt;/record&gt;&lt;/Cite&gt;&lt;/EndNote&gt;</w:instrText>
      </w:r>
      <w:r w:rsidR="008A18E3">
        <w:rPr>
          <w:rFonts w:cs="Times New Roman"/>
          <w:sz w:val="24"/>
          <w:szCs w:val="24"/>
        </w:rPr>
        <w:fldChar w:fldCharType="separate"/>
      </w:r>
      <w:r w:rsidR="00D07192">
        <w:rPr>
          <w:rFonts w:cs="Times New Roman"/>
          <w:noProof/>
          <w:sz w:val="24"/>
          <w:szCs w:val="24"/>
        </w:rPr>
        <w:t>[</w:t>
      </w:r>
      <w:hyperlink w:anchor="_ENREF_37" w:tooltip="Dash, 2014 #321" w:history="1">
        <w:r w:rsidR="00A52F80">
          <w:rPr>
            <w:rFonts w:cs="Times New Roman"/>
            <w:noProof/>
            <w:sz w:val="24"/>
            <w:szCs w:val="24"/>
          </w:rPr>
          <w:t>37</w:t>
        </w:r>
      </w:hyperlink>
      <w:r w:rsidR="00D07192">
        <w:rPr>
          <w:rFonts w:cs="Times New Roman"/>
          <w:noProof/>
          <w:sz w:val="24"/>
          <w:szCs w:val="24"/>
        </w:rPr>
        <w:t>]</w:t>
      </w:r>
      <w:r w:rsidR="008A18E3">
        <w:rPr>
          <w:rFonts w:cs="Times New Roman"/>
          <w:sz w:val="24"/>
          <w:szCs w:val="24"/>
        </w:rPr>
        <w:fldChar w:fldCharType="end"/>
      </w:r>
      <w:r w:rsidR="00C43C1E" w:rsidRPr="00901F50">
        <w:rPr>
          <w:rFonts w:cs="Times New Roman"/>
          <w:sz w:val="24"/>
          <w:szCs w:val="24"/>
        </w:rPr>
        <w:t xml:space="preserve">, the characteristic velocity of fluid </w:t>
      </w:r>
      <w:ins w:id="1153" w:author="Cheng, Jiangtao" w:date="2021-07-19T01:40:00Z">
        <w:r w:rsidR="0076743E">
          <w:rPr>
            <w:rFonts w:cs="Times New Roman"/>
            <w:sz w:val="24"/>
            <w:szCs w:val="24"/>
          </w:rPr>
          <w:t xml:space="preserve">flow </w:t>
        </w:r>
      </w:ins>
      <w:r w:rsidR="00C43C1E" w:rsidRPr="00901F50">
        <w:rPr>
          <w:rFonts w:cs="Times New Roman"/>
          <w:sz w:val="24"/>
          <w:szCs w:val="24"/>
        </w:rPr>
        <w:t>in</w:t>
      </w:r>
      <w:r w:rsidR="009B53E5" w:rsidRPr="00901F50">
        <w:rPr>
          <w:rFonts w:cs="Times New Roman"/>
          <w:sz w:val="24"/>
          <w:szCs w:val="24"/>
        </w:rPr>
        <w:t xml:space="preserve"> a</w:t>
      </w:r>
      <w:r w:rsidR="00C43C1E" w:rsidRPr="00901F50">
        <w:rPr>
          <w:rFonts w:cs="Times New Roman"/>
          <w:sz w:val="24"/>
          <w:szCs w:val="24"/>
        </w:rPr>
        <w:t xml:space="preserve"> 3 </w:t>
      </w:r>
      <w:proofErr w:type="spellStart"/>
      <w:r w:rsidR="00C43C1E" w:rsidRPr="00901F50">
        <w:rPr>
          <w:rFonts w:cs="Times New Roman"/>
          <w:sz w:val="24"/>
          <w:szCs w:val="24"/>
        </w:rPr>
        <w:t>μL</w:t>
      </w:r>
      <w:proofErr w:type="spellEnd"/>
      <w:r w:rsidR="00C43C1E" w:rsidRPr="00901F50">
        <w:rPr>
          <w:rFonts w:cs="Times New Roman"/>
          <w:sz w:val="24"/>
          <w:szCs w:val="24"/>
        </w:rPr>
        <w:t xml:space="preserve"> water droplet evaporati</w:t>
      </w:r>
      <w:r w:rsidR="001A5623">
        <w:rPr>
          <w:rFonts w:cs="Times New Roman"/>
          <w:sz w:val="24"/>
          <w:szCs w:val="24"/>
        </w:rPr>
        <w:t>ng</w:t>
      </w:r>
      <w:r w:rsidR="00C43C1E" w:rsidRPr="00901F50">
        <w:rPr>
          <w:rFonts w:cs="Times New Roman"/>
          <w:sz w:val="24"/>
          <w:szCs w:val="24"/>
        </w:rPr>
        <w:t xml:space="preserve"> on </w:t>
      </w:r>
      <w:r w:rsidR="001A5623">
        <w:rPr>
          <w:rFonts w:cs="Times New Roman"/>
          <w:sz w:val="24"/>
          <w:szCs w:val="24"/>
        </w:rPr>
        <w:t xml:space="preserve">a </w:t>
      </w:r>
      <w:r w:rsidR="00C43C1E" w:rsidRPr="00901F50">
        <w:rPr>
          <w:rFonts w:cs="Times New Roman"/>
          <w:sz w:val="24"/>
          <w:szCs w:val="24"/>
        </w:rPr>
        <w:t>40</w:t>
      </w:r>
      <w:r w:rsidR="009B53E5" w:rsidRPr="00901F50">
        <w:rPr>
          <w:rFonts w:cs="Times New Roman"/>
          <w:sz w:val="24"/>
          <w:szCs w:val="24"/>
        </w:rPr>
        <w:t xml:space="preserve"> °C</w:t>
      </w:r>
      <w:r w:rsidR="00792342" w:rsidRPr="00901F50">
        <w:rPr>
          <w:rFonts w:cs="Times New Roman"/>
          <w:sz w:val="24"/>
          <w:szCs w:val="24"/>
        </w:rPr>
        <w:t xml:space="preserve"> – </w:t>
      </w:r>
      <w:r w:rsidR="00C43C1E" w:rsidRPr="00901F50">
        <w:rPr>
          <w:rFonts w:cs="Times New Roman"/>
          <w:sz w:val="24"/>
          <w:szCs w:val="24"/>
        </w:rPr>
        <w:t>60 °C substrate</w:t>
      </w:r>
      <w:del w:id="1154" w:author="Cheng, Jiangtao" w:date="2021-07-19T01:40:00Z">
        <w:r w:rsidR="009B53E5" w:rsidRPr="00901F50" w:rsidDel="0076743E">
          <w:rPr>
            <w:rFonts w:cs="Times New Roman"/>
            <w:sz w:val="24"/>
            <w:szCs w:val="24"/>
          </w:rPr>
          <w:delText>s</w:delText>
        </w:r>
      </w:del>
      <w:r w:rsidR="00C43C1E" w:rsidRPr="00901F50">
        <w:rPr>
          <w:rFonts w:cs="Times New Roman"/>
          <w:sz w:val="24"/>
          <w:szCs w:val="24"/>
        </w:rPr>
        <w:t xml:space="preserve"> is of tens of microns per second and the Peclet number is less than 1. Thus, it is reasonable</w:t>
      </w:r>
      <w:r w:rsidR="009B53E5" w:rsidRPr="00901F50">
        <w:rPr>
          <w:rFonts w:cs="Times New Roman"/>
          <w:sz w:val="24"/>
          <w:szCs w:val="24"/>
        </w:rPr>
        <w:t xml:space="preserve"> </w:t>
      </w:r>
      <w:r w:rsidR="001A5623">
        <w:rPr>
          <w:rFonts w:cs="Times New Roman"/>
          <w:sz w:val="24"/>
          <w:szCs w:val="24"/>
        </w:rPr>
        <w:t xml:space="preserve">for us </w:t>
      </w:r>
      <w:r w:rsidR="009B53E5" w:rsidRPr="00901F50">
        <w:rPr>
          <w:rFonts w:cs="Times New Roman"/>
          <w:sz w:val="24"/>
          <w:szCs w:val="24"/>
        </w:rPr>
        <w:t xml:space="preserve">to only consider the conduction heat transfer </w:t>
      </w:r>
      <w:r w:rsidR="001A5623">
        <w:rPr>
          <w:rFonts w:cs="Times New Roman"/>
          <w:sz w:val="24"/>
          <w:szCs w:val="24"/>
        </w:rPr>
        <w:t>while</w:t>
      </w:r>
      <w:r w:rsidR="009B53E5" w:rsidRPr="00901F50">
        <w:rPr>
          <w:rFonts w:cs="Times New Roman"/>
          <w:sz w:val="24"/>
          <w:szCs w:val="24"/>
        </w:rPr>
        <w:t xml:space="preserve"> neglect</w:t>
      </w:r>
      <w:r w:rsidR="001A5623">
        <w:rPr>
          <w:rFonts w:cs="Times New Roman"/>
          <w:sz w:val="24"/>
          <w:szCs w:val="24"/>
        </w:rPr>
        <w:t>ing</w:t>
      </w:r>
      <w:r w:rsidR="00C43C1E" w:rsidRPr="00901F50">
        <w:rPr>
          <w:rFonts w:cs="Times New Roman"/>
          <w:sz w:val="24"/>
          <w:szCs w:val="24"/>
        </w:rPr>
        <w:t xml:space="preserve"> the internal convection of the water droplet </w:t>
      </w:r>
      <w:r w:rsidR="001A5623">
        <w:rPr>
          <w:rFonts w:cs="Times New Roman"/>
          <w:sz w:val="24"/>
          <w:szCs w:val="24"/>
        </w:rPr>
        <w:t>on</w:t>
      </w:r>
      <w:r w:rsidR="009B53E5" w:rsidRPr="00901F50">
        <w:rPr>
          <w:rFonts w:cs="Times New Roman"/>
          <w:sz w:val="24"/>
          <w:szCs w:val="24"/>
        </w:rPr>
        <w:t xml:space="preserve"> </w:t>
      </w:r>
      <w:r w:rsidR="001A5623">
        <w:rPr>
          <w:rFonts w:cs="Times New Roman"/>
          <w:sz w:val="24"/>
          <w:szCs w:val="24"/>
        </w:rPr>
        <w:t xml:space="preserve">a </w:t>
      </w:r>
      <w:r w:rsidR="001A5623" w:rsidRPr="001A5623">
        <w:rPr>
          <w:rFonts w:cs="Times New Roman"/>
          <w:sz w:val="24"/>
          <w:szCs w:val="24"/>
        </w:rPr>
        <w:t>substrate</w:t>
      </w:r>
      <w:r w:rsidR="001A5623" w:rsidRPr="00901F50">
        <w:rPr>
          <w:rFonts w:cs="Times New Roman"/>
          <w:sz w:val="24"/>
          <w:szCs w:val="24"/>
        </w:rPr>
        <w:t xml:space="preserve"> </w:t>
      </w:r>
      <w:r w:rsidR="001A5623">
        <w:rPr>
          <w:rFonts w:cs="Times New Roman"/>
          <w:sz w:val="24"/>
          <w:szCs w:val="24"/>
        </w:rPr>
        <w:t xml:space="preserve">with a </w:t>
      </w:r>
      <w:r w:rsidR="009B53E5" w:rsidRPr="00901F50">
        <w:rPr>
          <w:rFonts w:cs="Times New Roman"/>
          <w:sz w:val="24"/>
          <w:szCs w:val="24"/>
        </w:rPr>
        <w:t>relatively</w:t>
      </w:r>
      <w:r w:rsidR="00C43C1E" w:rsidRPr="00901F50">
        <w:rPr>
          <w:rFonts w:cs="Times New Roman"/>
          <w:sz w:val="24"/>
          <w:szCs w:val="24"/>
        </w:rPr>
        <w:t xml:space="preserve"> low temperature</w:t>
      </w:r>
      <w:del w:id="1155" w:author="Cheng, Jiangtao" w:date="2021-07-18T15:39:00Z">
        <w:r w:rsidR="009B53E5" w:rsidRPr="00901F50" w:rsidDel="00D91CF7">
          <w:rPr>
            <w:rFonts w:cs="Times New Roman"/>
            <w:sz w:val="24"/>
            <w:szCs w:val="24"/>
          </w:rPr>
          <w:delText>s</w:delText>
        </w:r>
      </w:del>
      <w:r w:rsidR="00C43C1E" w:rsidRPr="00901F50">
        <w:rPr>
          <w:rFonts w:cs="Times New Roman"/>
          <w:sz w:val="24"/>
          <w:szCs w:val="24"/>
        </w:rPr>
        <w:t xml:space="preserve"> (40</w:t>
      </w:r>
      <w:r w:rsidR="009B53E5" w:rsidRPr="00901F50">
        <w:rPr>
          <w:rFonts w:cs="Times New Roman"/>
          <w:sz w:val="24"/>
          <w:szCs w:val="24"/>
        </w:rPr>
        <w:t xml:space="preserve"> °C</w:t>
      </w:r>
      <w:r w:rsidR="00792342" w:rsidRPr="00901F50">
        <w:rPr>
          <w:rFonts w:cs="Times New Roman"/>
          <w:sz w:val="24"/>
          <w:szCs w:val="24"/>
        </w:rPr>
        <w:t xml:space="preserve"> – </w:t>
      </w:r>
      <w:r w:rsidR="00C43C1E" w:rsidRPr="00901F50">
        <w:rPr>
          <w:rFonts w:cs="Times New Roman"/>
          <w:sz w:val="24"/>
          <w:szCs w:val="24"/>
        </w:rPr>
        <w:t xml:space="preserve">80 </w:t>
      </w:r>
      <w:bookmarkStart w:id="1156" w:name="_Hlk76761177"/>
      <w:r w:rsidR="00C43C1E" w:rsidRPr="00901F50">
        <w:rPr>
          <w:rFonts w:cs="Times New Roman"/>
          <w:sz w:val="24"/>
          <w:szCs w:val="24"/>
        </w:rPr>
        <w:t>°C</w:t>
      </w:r>
      <w:bookmarkEnd w:id="1156"/>
      <w:r w:rsidR="00C43C1E" w:rsidRPr="00901F50">
        <w:rPr>
          <w:rFonts w:cs="Times New Roman"/>
          <w:sz w:val="24"/>
          <w:szCs w:val="24"/>
        </w:rPr>
        <w:t xml:space="preserve">). With the </w:t>
      </w:r>
      <w:ins w:id="1157" w:author="Cheng, Jiangtao" w:date="2021-07-19T01:41:00Z">
        <w:r w:rsidR="0076743E">
          <w:rPr>
            <w:rFonts w:cs="Times New Roman"/>
            <w:sz w:val="24"/>
            <w:szCs w:val="24"/>
          </w:rPr>
          <w:t>furt</w:t>
        </w:r>
      </w:ins>
      <w:ins w:id="1158" w:author="Cheng, Jiangtao" w:date="2021-07-19T01:42:00Z">
        <w:r w:rsidR="0076743E">
          <w:rPr>
            <w:rFonts w:cs="Times New Roman"/>
            <w:sz w:val="24"/>
            <w:szCs w:val="24"/>
          </w:rPr>
          <w:t xml:space="preserve">her </w:t>
        </w:r>
      </w:ins>
      <w:r w:rsidR="00C43C1E" w:rsidRPr="00901F50">
        <w:rPr>
          <w:rFonts w:cs="Times New Roman"/>
          <w:sz w:val="24"/>
          <w:szCs w:val="24"/>
        </w:rPr>
        <w:t>increase of the substrate temperature, more heat is transferred through the droplet and the temperature difference between the droplet top and bottom becomes larger. Fluid motion driven by the temperature</w:t>
      </w:r>
      <w:r w:rsidR="009B53E5" w:rsidRPr="00901F50">
        <w:rPr>
          <w:rFonts w:cs="Times New Roman"/>
          <w:sz w:val="24"/>
          <w:szCs w:val="24"/>
        </w:rPr>
        <w:t xml:space="preserve"> gradient</w:t>
      </w:r>
      <w:r w:rsidR="00C43C1E" w:rsidRPr="00901F50">
        <w:rPr>
          <w:rFonts w:cs="Times New Roman"/>
          <w:sz w:val="24"/>
          <w:szCs w:val="24"/>
        </w:rPr>
        <w:t xml:space="preserve"> in the droplet becomes violent and the characteristic velocity of </w:t>
      </w:r>
      <w:r w:rsidR="007837AC">
        <w:rPr>
          <w:rFonts w:cs="Times New Roman"/>
          <w:sz w:val="24"/>
          <w:szCs w:val="24"/>
        </w:rPr>
        <w:t xml:space="preserve">internal </w:t>
      </w:r>
      <w:r w:rsidR="00A24D24">
        <w:rPr>
          <w:rFonts w:cs="Times New Roman"/>
          <w:sz w:val="24"/>
          <w:szCs w:val="24"/>
        </w:rPr>
        <w:t>flow</w:t>
      </w:r>
      <w:r w:rsidR="00C43C1E" w:rsidRPr="00901F50">
        <w:rPr>
          <w:rFonts w:cs="Times New Roman"/>
          <w:sz w:val="24"/>
          <w:szCs w:val="24"/>
        </w:rPr>
        <w:t xml:space="preserve"> increases. Thus, we need to </w:t>
      </w:r>
      <w:r w:rsidR="007837AC">
        <w:rPr>
          <w:rFonts w:cs="Times New Roman"/>
          <w:sz w:val="24"/>
          <w:szCs w:val="24"/>
        </w:rPr>
        <w:t>account for</w:t>
      </w:r>
      <w:r w:rsidR="002F7748" w:rsidRPr="00901F50">
        <w:rPr>
          <w:rFonts w:cs="Times New Roman"/>
          <w:sz w:val="24"/>
          <w:szCs w:val="24"/>
        </w:rPr>
        <w:t xml:space="preserve"> the effects of</w:t>
      </w:r>
      <w:r w:rsidR="00C43C1E" w:rsidRPr="00901F50">
        <w:rPr>
          <w:rFonts w:cs="Times New Roman"/>
          <w:sz w:val="24"/>
          <w:szCs w:val="24"/>
        </w:rPr>
        <w:t xml:space="preserve"> the </w:t>
      </w:r>
      <w:r w:rsidR="00010E69">
        <w:rPr>
          <w:rFonts w:cs="Times New Roman"/>
          <w:sz w:val="24"/>
          <w:szCs w:val="24"/>
        </w:rPr>
        <w:t xml:space="preserve">droplet </w:t>
      </w:r>
      <w:r w:rsidR="007837AC">
        <w:rPr>
          <w:rFonts w:cs="Times New Roman"/>
          <w:sz w:val="24"/>
          <w:szCs w:val="24"/>
        </w:rPr>
        <w:t xml:space="preserve">internal </w:t>
      </w:r>
      <w:r w:rsidR="00A24D24">
        <w:rPr>
          <w:rFonts w:cs="Times New Roman"/>
          <w:sz w:val="24"/>
          <w:szCs w:val="24"/>
        </w:rPr>
        <w:t>flow field</w:t>
      </w:r>
      <w:r w:rsidR="00C43C1E" w:rsidRPr="00901F50">
        <w:rPr>
          <w:rFonts w:cs="Times New Roman"/>
          <w:sz w:val="24"/>
          <w:szCs w:val="24"/>
        </w:rPr>
        <w:t xml:space="preserve"> </w:t>
      </w:r>
      <w:r w:rsidR="009B53E5" w:rsidRPr="00901F50">
        <w:rPr>
          <w:rFonts w:cs="Times New Roman"/>
          <w:sz w:val="24"/>
          <w:szCs w:val="24"/>
        </w:rPr>
        <w:t>in the thermal circuit model</w:t>
      </w:r>
      <w:r w:rsidR="00010E69">
        <w:rPr>
          <w:rFonts w:cs="Times New Roman"/>
          <w:sz w:val="24"/>
          <w:szCs w:val="24"/>
        </w:rPr>
        <w:t xml:space="preserve"> for high temperature evaporation analysis</w:t>
      </w:r>
      <w:r w:rsidR="00C43C1E" w:rsidRPr="00901F50">
        <w:rPr>
          <w:rFonts w:cs="Times New Roman"/>
          <w:sz w:val="24"/>
          <w:szCs w:val="24"/>
        </w:rPr>
        <w:t xml:space="preserve">. </w:t>
      </w:r>
    </w:p>
    <w:p w14:paraId="208F6E00" w14:textId="6F3BC8E0" w:rsidR="00A25C17" w:rsidRDefault="00A25C17" w:rsidP="00856045">
      <w:pPr>
        <w:spacing w:line="360" w:lineRule="auto"/>
        <w:ind w:firstLine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Driven by the surface tension gradient (</w:t>
      </w:r>
      <w:del w:id="1159" w:author="Cheng, Jiangtao" w:date="2021-07-19T01:44:00Z">
        <w:r w:rsidDel="00D12B55">
          <w:rPr>
            <w:rFonts w:cs="Times New Roman"/>
            <w:sz w:val="24"/>
            <w:szCs w:val="24"/>
          </w:rPr>
          <w:delText xml:space="preserve">which is </w:delText>
        </w:r>
      </w:del>
      <w:r>
        <w:rPr>
          <w:rFonts w:cs="Times New Roman"/>
          <w:sz w:val="24"/>
          <w:szCs w:val="24"/>
        </w:rPr>
        <w:t>caused by the surface temperature gradient), water at the droplet bottom will flow</w:t>
      </w:r>
      <w:del w:id="1160" w:author="Cheng, Jiangtao" w:date="2021-07-19T01:43:00Z">
        <w:r w:rsidDel="003D6B19">
          <w:rPr>
            <w:rFonts w:cs="Times New Roman"/>
            <w:sz w:val="24"/>
            <w:szCs w:val="24"/>
          </w:rPr>
          <w:delText xml:space="preserve"> up</w:delText>
        </w:r>
      </w:del>
      <w:r>
        <w:rPr>
          <w:rFonts w:cs="Times New Roman"/>
          <w:sz w:val="24"/>
          <w:szCs w:val="24"/>
        </w:rPr>
        <w:t xml:space="preserve"> </w:t>
      </w:r>
      <w:del w:id="1161" w:author="Cheng, Jiangtao" w:date="2021-07-19T01:45:00Z">
        <w:r w:rsidDel="007C139D">
          <w:rPr>
            <w:rFonts w:cs="Times New Roman"/>
            <w:sz w:val="24"/>
            <w:szCs w:val="24"/>
          </w:rPr>
          <w:delText xml:space="preserve">to the </w:delText>
        </w:r>
      </w:del>
      <w:r>
        <w:rPr>
          <w:rFonts w:cs="Times New Roman" w:hint="eastAsia"/>
          <w:sz w:val="24"/>
          <w:szCs w:val="24"/>
        </w:rPr>
        <w:t>up</w:t>
      </w:r>
      <w:del w:id="1162" w:author="Cheng, Jiangtao" w:date="2021-07-19T01:45:00Z">
        <w:r w:rsidDel="007C139D">
          <w:rPr>
            <w:rFonts w:cs="Times New Roman" w:hint="eastAsia"/>
            <w:sz w:val="24"/>
            <w:szCs w:val="24"/>
          </w:rPr>
          <w:delText>side</w:delText>
        </w:r>
        <w:r w:rsidDel="007C139D">
          <w:rPr>
            <w:rFonts w:cs="Times New Roman"/>
            <w:sz w:val="24"/>
            <w:szCs w:val="24"/>
          </w:rPr>
          <w:delText xml:space="preserve"> of the droplet</w:delText>
        </w:r>
      </w:del>
      <w:ins w:id="1163" w:author="Cheng, Jiangtao" w:date="2021-07-19T01:45:00Z">
        <w:r w:rsidR="007C139D">
          <w:rPr>
            <w:rFonts w:cs="Times New Roman"/>
            <w:sz w:val="24"/>
            <w:szCs w:val="24"/>
          </w:rPr>
          <w:t>wards</w:t>
        </w:r>
      </w:ins>
      <w:r>
        <w:rPr>
          <w:rFonts w:cs="Times New Roman"/>
          <w:sz w:val="24"/>
          <w:szCs w:val="24"/>
        </w:rPr>
        <w:t xml:space="preserve">, which will in turn minish the temperature gradient on the droplet surface. As a result, the upper hemispherical part of the droplet will </w:t>
      </w:r>
      <w:ins w:id="1164" w:author="Cheng, Jiangtao" w:date="2021-07-19T01:46:00Z">
        <w:r w:rsidR="00EC7776">
          <w:rPr>
            <w:rFonts w:cs="Times New Roman"/>
            <w:sz w:val="24"/>
            <w:szCs w:val="24"/>
          </w:rPr>
          <w:t>get</w:t>
        </w:r>
      </w:ins>
      <w:del w:id="1165" w:author="Cheng, Jiangtao" w:date="2021-07-19T01:46:00Z">
        <w:r w:rsidDel="00EC7776">
          <w:rPr>
            <w:rFonts w:cs="Times New Roman"/>
            <w:sz w:val="24"/>
            <w:szCs w:val="24"/>
          </w:rPr>
          <w:delText>be</w:delText>
        </w:r>
      </w:del>
      <w:r>
        <w:rPr>
          <w:rFonts w:cs="Times New Roman"/>
          <w:sz w:val="24"/>
          <w:szCs w:val="24"/>
        </w:rPr>
        <w:t xml:space="preserve"> warmed</w:t>
      </w:r>
      <w:ins w:id="1166" w:author="Cheng, Jiangtao" w:date="2021-07-19T01:46:00Z">
        <w:r w:rsidR="00EC7776">
          <w:rPr>
            <w:rFonts w:cs="Times New Roman"/>
            <w:sz w:val="24"/>
            <w:szCs w:val="24"/>
          </w:rPr>
          <w:t xml:space="preserve"> up</w:t>
        </w:r>
      </w:ins>
      <w:r>
        <w:rPr>
          <w:rFonts w:cs="Times New Roman"/>
          <w:sz w:val="24"/>
          <w:szCs w:val="24"/>
        </w:rPr>
        <w:t xml:space="preserve"> by the </w:t>
      </w:r>
      <w:proofErr w:type="spellStart"/>
      <w:r w:rsidR="0085037A">
        <w:rPr>
          <w:rFonts w:cs="Times New Roman"/>
          <w:sz w:val="24"/>
          <w:szCs w:val="24"/>
        </w:rPr>
        <w:t>upflowing</w:t>
      </w:r>
      <w:proofErr w:type="spellEnd"/>
      <w:r w:rsidR="0085037A">
        <w:rPr>
          <w:rFonts w:cs="Times New Roman"/>
          <w:sz w:val="24"/>
          <w:szCs w:val="24"/>
        </w:rPr>
        <w:t xml:space="preserve"> hot water, and the temperature of the upper hemispherical </w:t>
      </w:r>
      <w:del w:id="1167" w:author="Cheng, Jiangtao" w:date="2021-07-19T01:48:00Z">
        <w:r w:rsidR="0085037A" w:rsidDel="002077D8">
          <w:rPr>
            <w:rFonts w:cs="Times New Roman"/>
            <w:sz w:val="24"/>
            <w:szCs w:val="24"/>
          </w:rPr>
          <w:delText>part of the droplet</w:delText>
        </w:r>
      </w:del>
      <w:ins w:id="1168" w:author="Cheng, Jiangtao" w:date="2021-07-19T01:48:00Z">
        <w:r w:rsidR="002077D8">
          <w:rPr>
            <w:rFonts w:cs="Times New Roman"/>
            <w:sz w:val="24"/>
            <w:szCs w:val="24"/>
          </w:rPr>
          <w:t>portion</w:t>
        </w:r>
      </w:ins>
      <w:r w:rsidR="0085037A">
        <w:rPr>
          <w:rFonts w:cs="Times New Roman"/>
          <w:sz w:val="24"/>
          <w:szCs w:val="24"/>
        </w:rPr>
        <w:t xml:space="preserve"> should become higher than the case </w:t>
      </w:r>
      <w:del w:id="1169" w:author="Cheng, Jiangtao" w:date="2021-07-19T01:47:00Z">
        <w:r w:rsidR="0085037A" w:rsidDel="002077D8">
          <w:rPr>
            <w:rFonts w:cs="Times New Roman"/>
            <w:sz w:val="24"/>
            <w:szCs w:val="24"/>
          </w:rPr>
          <w:delText xml:space="preserve">when </w:delText>
        </w:r>
      </w:del>
      <w:ins w:id="1170" w:author="Cheng, Jiangtao" w:date="2021-07-19T01:47:00Z">
        <w:r w:rsidR="002077D8">
          <w:rPr>
            <w:rFonts w:cs="Times New Roman"/>
            <w:sz w:val="24"/>
            <w:szCs w:val="24"/>
          </w:rPr>
          <w:t xml:space="preserve">without </w:t>
        </w:r>
      </w:ins>
      <w:r w:rsidR="0085037A">
        <w:rPr>
          <w:rFonts w:cs="Times New Roman"/>
          <w:sz w:val="24"/>
          <w:szCs w:val="24"/>
        </w:rPr>
        <w:t>internal flow</w:t>
      </w:r>
      <w:del w:id="1171" w:author="Cheng, Jiangtao" w:date="2021-07-19T01:47:00Z">
        <w:r w:rsidR="0085037A" w:rsidDel="002077D8">
          <w:rPr>
            <w:rFonts w:cs="Times New Roman"/>
            <w:sz w:val="24"/>
            <w:szCs w:val="24"/>
          </w:rPr>
          <w:delText xml:space="preserve"> is not</w:delText>
        </w:r>
      </w:del>
      <w:r w:rsidR="0085037A">
        <w:rPr>
          <w:rFonts w:cs="Times New Roman"/>
          <w:sz w:val="24"/>
          <w:szCs w:val="24"/>
        </w:rPr>
        <w:t xml:space="preserve"> considered</w:t>
      </w:r>
      <w:del w:id="1172" w:author="Cheng, Jiangtao" w:date="2021-07-19T01:47:00Z">
        <w:r w:rsidR="0085037A" w:rsidDel="002077D8">
          <w:rPr>
            <w:rFonts w:cs="Times New Roman"/>
            <w:sz w:val="24"/>
            <w:szCs w:val="24"/>
          </w:rPr>
          <w:delText xml:space="preserve"> in the thermal circuit model</w:delText>
        </w:r>
      </w:del>
      <w:r w:rsidR="0085037A">
        <w:rPr>
          <w:rFonts w:cs="Times New Roman"/>
          <w:sz w:val="24"/>
          <w:szCs w:val="24"/>
        </w:rPr>
        <w:t xml:space="preserve">. </w:t>
      </w:r>
      <w:r w:rsidR="007B485F">
        <w:rPr>
          <w:rFonts w:cs="Times New Roman"/>
          <w:sz w:val="24"/>
          <w:szCs w:val="24"/>
        </w:rPr>
        <w:t>To account for the</w:t>
      </w:r>
      <w:del w:id="1173" w:author="Cheng, Jiangtao" w:date="2021-07-19T01:49:00Z">
        <w:r w:rsidR="007B485F" w:rsidDel="00705398">
          <w:rPr>
            <w:rFonts w:cs="Times New Roman"/>
            <w:sz w:val="24"/>
            <w:szCs w:val="24"/>
          </w:rPr>
          <w:delText xml:space="preserve"> warm</w:delText>
        </w:r>
      </w:del>
      <w:r w:rsidR="007B485F">
        <w:rPr>
          <w:rFonts w:cs="Times New Roman"/>
          <w:sz w:val="24"/>
          <w:szCs w:val="24"/>
        </w:rPr>
        <w:t xml:space="preserve"> effect of internal fluid </w:t>
      </w:r>
      <w:r w:rsidR="007B485F">
        <w:rPr>
          <w:rFonts w:cs="Times New Roman"/>
          <w:sz w:val="24"/>
          <w:szCs w:val="24"/>
        </w:rPr>
        <w:lastRenderedPageBreak/>
        <w:t>flow</w:t>
      </w:r>
      <w:ins w:id="1174" w:author="Cheng, Jiangtao" w:date="2021-07-19T01:49:00Z">
        <w:r w:rsidR="00705398">
          <w:rPr>
            <w:rFonts w:cs="Times New Roman"/>
            <w:sz w:val="24"/>
            <w:szCs w:val="24"/>
          </w:rPr>
          <w:t>,</w:t>
        </w:r>
      </w:ins>
      <w:r w:rsidR="007B485F">
        <w:rPr>
          <w:rFonts w:cs="Times New Roman"/>
          <w:sz w:val="24"/>
          <w:szCs w:val="24"/>
        </w:rPr>
        <w:t xml:space="preserve"> </w:t>
      </w:r>
      <w:del w:id="1175" w:author="Cheng, Jiangtao" w:date="2021-07-19T01:49:00Z">
        <w:r w:rsidR="007B485F" w:rsidDel="00705398">
          <w:rPr>
            <w:rFonts w:cs="Times New Roman"/>
            <w:sz w:val="24"/>
            <w:szCs w:val="24"/>
          </w:rPr>
          <w:delText xml:space="preserve">and modify out thermal circuit model </w:delText>
        </w:r>
      </w:del>
      <w:r w:rsidR="007B485F">
        <w:rPr>
          <w:rFonts w:cs="Times New Roman"/>
          <w:sz w:val="24"/>
          <w:szCs w:val="24"/>
        </w:rPr>
        <w:t>the overall average</w:t>
      </w:r>
      <w:ins w:id="1176" w:author="Cheng, Jiangtao" w:date="2021-07-19T01:50:00Z">
        <w:r w:rsidR="00705398">
          <w:rPr>
            <w:rFonts w:cs="Times New Roman"/>
            <w:sz w:val="24"/>
            <w:szCs w:val="24"/>
          </w:rPr>
          <w:t>d</w:t>
        </w:r>
      </w:ins>
      <w:r w:rsidR="007B485F">
        <w:rPr>
          <w:rFonts w:cs="Times New Roman"/>
          <w:sz w:val="24"/>
          <w:szCs w:val="24"/>
        </w:rPr>
        <w:t xml:space="preserve"> </w:t>
      </w:r>
      <w:ins w:id="1177" w:author="Cheng, Jiangtao" w:date="2021-07-19T01:50:00Z">
        <w:r w:rsidR="00705398">
          <w:rPr>
            <w:rFonts w:cs="Times New Roman"/>
            <w:sz w:val="24"/>
            <w:szCs w:val="24"/>
          </w:rPr>
          <w:t xml:space="preserve">cap </w:t>
        </w:r>
      </w:ins>
      <w:r w:rsidR="007B485F">
        <w:rPr>
          <w:rFonts w:cs="Times New Roman"/>
          <w:sz w:val="24"/>
          <w:szCs w:val="24"/>
        </w:rPr>
        <w:t xml:space="preserve">surface temperature is calculated as the </w:t>
      </w:r>
      <w:commentRangeStart w:id="1178"/>
      <w:r w:rsidR="007B485F" w:rsidRPr="00705398">
        <w:rPr>
          <w:rFonts w:cs="Times New Roman"/>
          <w:sz w:val="24"/>
          <w:szCs w:val="24"/>
          <w:highlight w:val="red"/>
          <w:rPrChange w:id="1179" w:author="Cheng, Jiangtao" w:date="2021-07-19T01:50:00Z">
            <w:rPr>
              <w:rFonts w:cs="Times New Roman"/>
              <w:sz w:val="24"/>
              <w:szCs w:val="24"/>
            </w:rPr>
          </w:rPrChange>
        </w:rPr>
        <w:t>modelled</w:t>
      </w:r>
      <w:commentRangeEnd w:id="1178"/>
      <w:r w:rsidR="00705398">
        <w:rPr>
          <w:rStyle w:val="CommentReference"/>
        </w:rPr>
        <w:commentReference w:id="1178"/>
      </w:r>
      <w:r w:rsidR="007B485F">
        <w:rPr>
          <w:rFonts w:cs="Times New Roman"/>
          <w:sz w:val="24"/>
          <w:szCs w:val="24"/>
        </w:rPr>
        <w:t xml:space="preserve"> temperature:</w:t>
      </w:r>
    </w:p>
    <w:p w14:paraId="64081B21" w14:textId="35C0B896" w:rsidR="007B485F" w:rsidRDefault="00E33FAE" w:rsidP="007B485F">
      <w:pPr>
        <w:spacing w:line="360" w:lineRule="auto"/>
        <w:ind w:firstLine="2880"/>
        <w:rPr>
          <w:rFonts w:cs="Times New Roman"/>
          <w:sz w:val="24"/>
          <w:szCs w:val="24"/>
        </w:rPr>
      </w:pPr>
      <m:oMath>
        <m:sSubSup>
          <m:sSubSupPr>
            <m:ctrlPr>
              <w:rPr>
                <w:rFonts w:ascii="Cambria Math" w:eastAsia="DengXian" w:hAnsi="Cambria Math" w:cs="Times New Roman"/>
                <w:i/>
                <w:kern w:val="14"/>
                <w:sz w:val="24"/>
                <w:szCs w:val="24"/>
              </w:rPr>
            </m:ctrlPr>
          </m:sSubSupPr>
          <m:e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model</m:t>
            </m:r>
          </m:sub>
          <m:sup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eastAsia="DengXian" w:cs="Times New Roman"/>
            <w:kern w:val="14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eastAsia="DengXian" w:hAnsi="Cambria Math" w:cs="Times New Roman"/>
                <w:i/>
                <w:kern w:val="14"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DengXian" w:hAnsi="Cambria Math" w:cs="Times New Roman"/>
                    <w:i/>
                    <w:kern w:val="14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="DengXian" w:hAnsi="Cambria Math" w:cs="Times New Roman"/>
                    <w:kern w:val="14"/>
                    <w:sz w:val="24"/>
                    <w:szCs w:val="24"/>
                  </w:rPr>
                  <m:t>X</m:t>
                </m:r>
              </m:sup>
              <m:e>
                <m:sSub>
                  <m:sSubPr>
                    <m:ctrlPr>
                      <w:rPr>
                        <w:rFonts w:ascii="Cambria Math" w:eastAsia="DengXian" w:hAnsi="Cambria Math" w:cs="Times New Roman"/>
                        <w:i/>
                        <w:kern w:val="14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DengXian" w:cs="Times New Roman"/>
                        <w:kern w:val="14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DengXian" w:cs="Times New Roman"/>
                        <w:kern w:val="14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kern w:val="14"/>
                    <w:sz w:val="24"/>
                    <w:szCs w:val="24"/>
                    <w:lang w:eastAsia="en-US"/>
                  </w:rPr>
                  <m:t>∙∆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14"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14"/>
                        <w:sz w:val="24"/>
                        <w:szCs w:val="24"/>
                        <w:lang w:eastAsia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14"/>
                        <w:sz w:val="24"/>
                        <w:szCs w:val="24"/>
                        <w:lang w:eastAsia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eastAsia="DengXian" w:cs="Times New Roman"/>
                <w:kern w:val="14"/>
                <w:sz w:val="24"/>
                <w:szCs w:val="24"/>
              </w:rPr>
              <m:t>2</m:t>
            </m:r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π</m:t>
            </m:r>
            <m:sSubSup>
              <m:sSubSupPr>
                <m:ctrlPr>
                  <w:rPr>
                    <w:rFonts w:ascii="Cambria Math" w:eastAsia="DengXian" w:hAnsi="Cambria Math" w:cs="Times New Roman"/>
                    <w:i/>
                    <w:kern w:val="14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DengXian" w:cs="Times New Roman"/>
                    <w:kern w:val="14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DengXian" w:cs="Times New Roman"/>
                    <w:kern w:val="14"/>
                    <w:sz w:val="24"/>
                    <w:szCs w:val="24"/>
                  </w:rPr>
                  <m:t>w</m:t>
                </m:r>
              </m:sub>
              <m:sup>
                <m:r>
                  <w:rPr>
                    <w:rFonts w:ascii="Cambria Math" w:eastAsia="DengXian" w:cs="Times New Roman"/>
                    <w:kern w:val="14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(1-</m:t>
            </m:r>
            <m:r>
              <m:rPr>
                <m:sty m:val="p"/>
              </m:rP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cos</m:t>
            </m:r>
            <m:r>
              <w:rPr>
                <w:rFonts w:ascii="Cambria Math" w:eastAsia="DengXian" w:hAnsi="Cambria Math" w:cs="Times New Roman"/>
                <w:kern w:val="14"/>
                <w:sz w:val="24"/>
                <w:szCs w:val="24"/>
              </w:rPr>
              <m:t>θ)</m:t>
            </m:r>
          </m:den>
        </m:f>
      </m:oMath>
      <w:r w:rsidR="007B485F">
        <w:rPr>
          <w:rFonts w:cs="Times New Roman"/>
          <w:kern w:val="14"/>
          <w:sz w:val="24"/>
          <w:szCs w:val="24"/>
        </w:rPr>
        <w:t xml:space="preserve">      </w:t>
      </w:r>
      <w:r w:rsidR="007B485F">
        <w:rPr>
          <w:rFonts w:cs="Times New Roman"/>
          <w:kern w:val="14"/>
          <w:sz w:val="24"/>
          <w:szCs w:val="24"/>
        </w:rPr>
        <w:tab/>
      </w:r>
      <w:r w:rsidR="007B485F">
        <w:rPr>
          <w:rFonts w:cs="Times New Roman"/>
          <w:kern w:val="14"/>
          <w:sz w:val="24"/>
          <w:szCs w:val="24"/>
        </w:rPr>
        <w:tab/>
      </w:r>
      <w:r w:rsidR="007B485F">
        <w:rPr>
          <w:rFonts w:cs="Times New Roman"/>
          <w:kern w:val="14"/>
          <w:sz w:val="24"/>
          <w:szCs w:val="24"/>
        </w:rPr>
        <w:tab/>
      </w:r>
      <w:r w:rsidR="007B485F">
        <w:rPr>
          <w:rFonts w:cs="Times New Roman"/>
          <w:kern w:val="14"/>
          <w:sz w:val="24"/>
          <w:szCs w:val="24"/>
        </w:rPr>
        <w:tab/>
      </w:r>
      <w:r w:rsidR="007B485F">
        <w:rPr>
          <w:rFonts w:cs="Times New Roman"/>
          <w:kern w:val="14"/>
          <w:sz w:val="24"/>
          <w:szCs w:val="24"/>
        </w:rPr>
        <w:tab/>
        <w:t xml:space="preserve">  (29)</w:t>
      </w:r>
    </w:p>
    <w:p w14:paraId="495C343D" w14:textId="0A13AB03" w:rsidR="00DA29D0" w:rsidRDefault="00FB5D9F" w:rsidP="00856045">
      <w:pPr>
        <w:spacing w:line="360" w:lineRule="auto"/>
        <w:ind w:firstLine="360"/>
        <w:rPr>
          <w:rFonts w:cs="Times New Roman"/>
          <w:sz w:val="24"/>
          <w:szCs w:val="24"/>
        </w:rPr>
      </w:pPr>
      <w:ins w:id="1180" w:author="Cheng, Jiangtao" w:date="2021-07-19T01:52:00Z">
        <w:r>
          <w:rPr>
            <w:rFonts w:cs="Times New Roman"/>
            <w:sz w:val="24"/>
            <w:szCs w:val="24"/>
          </w:rPr>
          <w:t>A</w:t>
        </w:r>
        <w:r w:rsidRPr="00C43C1E">
          <w:rPr>
            <w:rFonts w:cs="Times New Roman"/>
            <w:sz w:val="24"/>
            <w:szCs w:val="24"/>
          </w:rPr>
          <w:t>s shown in Fig</w:t>
        </w:r>
        <w:r>
          <w:rPr>
            <w:rFonts w:cs="Times New Roman"/>
            <w:sz w:val="24"/>
            <w:szCs w:val="24"/>
          </w:rPr>
          <w:t>s</w:t>
        </w:r>
        <w:r w:rsidRPr="00C43C1E">
          <w:rPr>
            <w:rFonts w:cs="Times New Roman"/>
            <w:sz w:val="24"/>
            <w:szCs w:val="24"/>
          </w:rPr>
          <w:t xml:space="preserve">. </w:t>
        </w:r>
        <w:r>
          <w:rPr>
            <w:rFonts w:cs="Times New Roman" w:hint="eastAsia"/>
            <w:sz w:val="24"/>
            <w:szCs w:val="24"/>
          </w:rPr>
          <w:t>1</w:t>
        </w:r>
        <w:r>
          <w:rPr>
            <w:rFonts w:cs="Times New Roman"/>
            <w:sz w:val="24"/>
            <w:szCs w:val="24"/>
          </w:rPr>
          <w:t>0</w:t>
        </w:r>
        <w:r w:rsidRPr="00C43C1E">
          <w:rPr>
            <w:rFonts w:cs="Times New Roman"/>
            <w:sz w:val="24"/>
            <w:szCs w:val="24"/>
          </w:rPr>
          <w:t>(a), (b) and (c)</w:t>
        </w:r>
        <w:r>
          <w:rPr>
            <w:rFonts w:cs="Times New Roman"/>
            <w:sz w:val="24"/>
            <w:szCs w:val="24"/>
          </w:rPr>
          <w:t>, t</w:t>
        </w:r>
      </w:ins>
      <w:del w:id="1181" w:author="Cheng, Jiangtao" w:date="2021-07-19T01:52:00Z">
        <w:r w:rsidR="00C43C1E" w:rsidRPr="00C43C1E" w:rsidDel="00FB5D9F">
          <w:rPr>
            <w:rFonts w:cs="Times New Roman"/>
            <w:sz w:val="24"/>
            <w:szCs w:val="24"/>
          </w:rPr>
          <w:delText>T</w:delText>
        </w:r>
      </w:del>
      <w:r w:rsidR="00C43C1E" w:rsidRPr="00C43C1E">
        <w:rPr>
          <w:rFonts w:cs="Times New Roman"/>
          <w:sz w:val="24"/>
          <w:szCs w:val="24"/>
        </w:rPr>
        <w:t>he modified temperature</w:t>
      </w:r>
      <w:del w:id="1182" w:author="Cheng, Jiangtao" w:date="2021-07-19T01:51:00Z">
        <w:r w:rsidR="007B485F" w:rsidDel="00705398">
          <w:rPr>
            <w:rFonts w:cs="Times New Roman"/>
            <w:sz w:val="24"/>
            <w:szCs w:val="24"/>
          </w:rPr>
          <w:delText>s</w:delText>
        </w:r>
      </w:del>
      <w:r w:rsidR="007B485F">
        <w:rPr>
          <w:rFonts w:cs="Times New Roman"/>
          <w:sz w:val="24"/>
          <w:szCs w:val="24"/>
        </w:rPr>
        <w:t xml:space="preserve"> calculated by Eq. (29)</w:t>
      </w:r>
      <w:r w:rsidR="00C43C1E" w:rsidRPr="00C43C1E">
        <w:rPr>
          <w:rFonts w:cs="Times New Roman"/>
          <w:sz w:val="24"/>
          <w:szCs w:val="24"/>
        </w:rPr>
        <w:t xml:space="preserve"> match</w:t>
      </w:r>
      <w:ins w:id="1183" w:author="Cheng, Jiangtao" w:date="2021-07-19T01:51:00Z">
        <w:r w:rsidR="00705398">
          <w:rPr>
            <w:rFonts w:cs="Times New Roman"/>
            <w:sz w:val="24"/>
            <w:szCs w:val="24"/>
          </w:rPr>
          <w:t>es</w:t>
        </w:r>
      </w:ins>
      <w:r w:rsidR="00C43C1E" w:rsidRPr="00C43C1E">
        <w:rPr>
          <w:rFonts w:cs="Times New Roman"/>
          <w:sz w:val="24"/>
          <w:szCs w:val="24"/>
        </w:rPr>
        <w:t xml:space="preserve"> well with the experimental data for droplet evaporation on sample</w:t>
      </w:r>
      <w:r w:rsidR="00AC62B7">
        <w:rPr>
          <w:rFonts w:cs="Times New Roman"/>
          <w:sz w:val="24"/>
          <w:szCs w:val="24"/>
        </w:rPr>
        <w:t>s</w:t>
      </w:r>
      <w:r w:rsidR="00C43C1E" w:rsidRPr="00C43C1E">
        <w:rPr>
          <w:rFonts w:cs="Times New Roman"/>
          <w:sz w:val="24"/>
          <w:szCs w:val="24"/>
        </w:rPr>
        <w:t xml:space="preserve"> 1, 2 and 3 with </w:t>
      </w:r>
      <w:r w:rsidR="004C04E6">
        <w:rPr>
          <w:rFonts w:cs="Times New Roman"/>
          <w:sz w:val="24"/>
          <w:szCs w:val="24"/>
        </w:rPr>
        <w:t xml:space="preserve">the </w:t>
      </w:r>
      <w:r w:rsidR="00C43C1E" w:rsidRPr="00C43C1E">
        <w:rPr>
          <w:rFonts w:cs="Times New Roman"/>
          <w:sz w:val="24"/>
          <w:szCs w:val="24"/>
        </w:rPr>
        <w:t xml:space="preserve">substrate base temperature </w:t>
      </w:r>
      <w:ins w:id="1184" w:author="Cheng, Jiangtao" w:date="2021-07-19T01:53:00Z">
        <w:r w:rsidR="00761A6D">
          <w:rPr>
            <w:rFonts w:cs="Times New Roman"/>
            <w:sz w:val="24"/>
            <w:szCs w:val="24"/>
          </w:rPr>
          <w:t xml:space="preserve">maintained </w:t>
        </w:r>
      </w:ins>
      <w:r w:rsidR="00C43C1E" w:rsidRPr="00C43C1E">
        <w:rPr>
          <w:rFonts w:cs="Times New Roman"/>
          <w:sz w:val="24"/>
          <w:szCs w:val="24"/>
        </w:rPr>
        <w:t>at 100 °C</w:t>
      </w:r>
      <w:del w:id="1185" w:author="Cheng, Jiangtao" w:date="2021-07-19T01:52:00Z">
        <w:r w:rsidR="00C43C1E" w:rsidRPr="00C43C1E" w:rsidDel="00FB5D9F">
          <w:rPr>
            <w:rFonts w:cs="Times New Roman"/>
            <w:sz w:val="24"/>
            <w:szCs w:val="24"/>
          </w:rPr>
          <w:delText xml:space="preserve"> as shown in Fig. </w:delText>
        </w:r>
        <w:r w:rsidR="009F574F" w:rsidDel="00FB5D9F">
          <w:rPr>
            <w:rFonts w:cs="Times New Roman" w:hint="eastAsia"/>
            <w:sz w:val="24"/>
            <w:szCs w:val="24"/>
          </w:rPr>
          <w:delText>1</w:delText>
        </w:r>
        <w:r w:rsidR="00792C98" w:rsidDel="00FB5D9F">
          <w:rPr>
            <w:rFonts w:cs="Times New Roman"/>
            <w:sz w:val="24"/>
            <w:szCs w:val="24"/>
          </w:rPr>
          <w:delText>0</w:delText>
        </w:r>
        <w:r w:rsidR="00C43C1E" w:rsidRPr="00C43C1E" w:rsidDel="00FB5D9F">
          <w:rPr>
            <w:rFonts w:cs="Times New Roman"/>
            <w:sz w:val="24"/>
            <w:szCs w:val="24"/>
          </w:rPr>
          <w:delText>(a), (b) and (c)</w:delText>
        </w:r>
      </w:del>
      <w:r w:rsidR="00C43C1E" w:rsidRPr="00C43C1E">
        <w:rPr>
          <w:rFonts w:cs="Times New Roman"/>
          <w:sz w:val="24"/>
          <w:szCs w:val="24"/>
        </w:rPr>
        <w:t xml:space="preserve">. </w:t>
      </w:r>
    </w:p>
    <w:p w14:paraId="758B151B" w14:textId="091D7AC5" w:rsidR="0040288A" w:rsidRDefault="006E62CF" w:rsidP="006E62CF">
      <w:pPr>
        <w:jc w:val="center"/>
        <w:rPr>
          <w:rFonts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6817F8" wp14:editId="5E689237">
            <wp:extent cx="5376672" cy="39410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" t="3291" r="8440" b="1754"/>
                    <a:stretch/>
                  </pic:blipFill>
                  <pic:spPr bwMode="auto">
                    <a:xfrm>
                      <a:off x="0" y="0"/>
                      <a:ext cx="5376672" cy="394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9139F" w14:textId="529EF884" w:rsidR="0040288A" w:rsidRDefault="0040288A" w:rsidP="00A04C68">
      <w:pPr>
        <w:spacing w:after="60"/>
        <w:rPr>
          <w:rFonts w:cs="Times New Roman"/>
          <w:sz w:val="24"/>
          <w:szCs w:val="24"/>
        </w:rPr>
      </w:pPr>
      <w:r w:rsidRPr="00DA29D0">
        <w:rPr>
          <w:rFonts w:cs="Times New Roman"/>
          <w:b/>
          <w:bCs/>
          <w:sz w:val="24"/>
          <w:szCs w:val="24"/>
        </w:rPr>
        <w:t xml:space="preserve">Figure </w:t>
      </w:r>
      <w:r w:rsidRPr="00DA29D0">
        <w:rPr>
          <w:rFonts w:cs="Times New Roman" w:hint="eastAsia"/>
          <w:b/>
          <w:bCs/>
          <w:sz w:val="24"/>
          <w:szCs w:val="24"/>
        </w:rPr>
        <w:t>1</w:t>
      </w:r>
      <w:r w:rsidRPr="00DA29D0">
        <w:rPr>
          <w:rFonts w:cs="Times New Roman"/>
          <w:b/>
          <w:bCs/>
          <w:sz w:val="24"/>
          <w:szCs w:val="24"/>
        </w:rPr>
        <w:t>0.</w:t>
      </w:r>
      <w:r w:rsidRPr="00C43C1E">
        <w:rPr>
          <w:rFonts w:cs="Times New Roman"/>
          <w:sz w:val="24"/>
          <w:szCs w:val="24"/>
        </w:rPr>
        <w:t xml:space="preserve"> Evolution of droplet cap temperature on </w:t>
      </w:r>
      <w:r w:rsidR="0083241F" w:rsidRPr="00C43C1E">
        <w:rPr>
          <w:rFonts w:cs="Times New Roman"/>
          <w:sz w:val="24"/>
          <w:szCs w:val="24"/>
        </w:rPr>
        <w:t>(a)</w:t>
      </w:r>
      <w:r w:rsidR="0083241F"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>sample 1</w:t>
      </w:r>
      <w:r w:rsidR="0083241F">
        <w:rPr>
          <w:rFonts w:cs="Times New Roman"/>
          <w:sz w:val="24"/>
          <w:szCs w:val="24"/>
        </w:rPr>
        <w:t>,</w:t>
      </w:r>
      <w:r w:rsidRPr="00C43C1E">
        <w:rPr>
          <w:rFonts w:cs="Times New Roman"/>
          <w:sz w:val="24"/>
          <w:szCs w:val="24"/>
        </w:rPr>
        <w:t xml:space="preserve"> (b) sample 2 </w:t>
      </w:r>
      <w:r w:rsidR="0083241F">
        <w:rPr>
          <w:rFonts w:cs="Times New Roman"/>
          <w:sz w:val="24"/>
          <w:szCs w:val="24"/>
        </w:rPr>
        <w:t>and</w:t>
      </w:r>
      <w:r w:rsidRPr="00C43C1E">
        <w:rPr>
          <w:rFonts w:cs="Times New Roman"/>
          <w:sz w:val="24"/>
          <w:szCs w:val="24"/>
        </w:rPr>
        <w:t xml:space="preserve"> (c) sample 3. The dash lines represent the droplet cap temperatures calculated by </w:t>
      </w:r>
      <w:del w:id="1186" w:author="Cheng, Jiangtao" w:date="2021-07-18T11:25:00Z">
        <w:r w:rsidRPr="00C43C1E" w:rsidDel="00405C44">
          <w:rPr>
            <w:rFonts w:cs="Times New Roman"/>
            <w:sz w:val="24"/>
            <w:szCs w:val="24"/>
          </w:rPr>
          <w:delText xml:space="preserve">the </w:delText>
        </w:r>
      </w:del>
      <w:r w:rsidRPr="00C43C1E">
        <w:rPr>
          <w:rFonts w:cs="Times New Roman"/>
          <w:sz w:val="24"/>
          <w:szCs w:val="24"/>
        </w:rPr>
        <w:t>thermal circuit model, the solid lines represent the droplet cap temperatures modified with</w:t>
      </w:r>
      <w:del w:id="1187" w:author="Cheng, Jiangtao" w:date="2021-07-18T11:27:00Z">
        <w:r w:rsidRPr="00C43C1E" w:rsidDel="00405C44">
          <w:rPr>
            <w:rFonts w:cs="Times New Roman"/>
            <w:sz w:val="24"/>
            <w:szCs w:val="24"/>
          </w:rPr>
          <w:delText xml:space="preserve"> </w:delText>
        </w:r>
        <w:r w:rsidR="008E502D" w:rsidDel="00405C44">
          <w:rPr>
            <w:rFonts w:cs="Times New Roman"/>
            <w:sz w:val="24"/>
            <w:szCs w:val="24"/>
          </w:rPr>
          <w:delText>the</w:delText>
        </w:r>
      </w:del>
      <w:r w:rsidR="008E502D"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>total average temperature and effective conductivity</w:t>
      </w:r>
      <w:r w:rsidR="008E502D">
        <w:rPr>
          <w:rFonts w:cs="Times New Roman"/>
          <w:sz w:val="24"/>
          <w:szCs w:val="24"/>
        </w:rPr>
        <w:t>,</w:t>
      </w:r>
      <w:r w:rsidRPr="00C43C1E">
        <w:rPr>
          <w:rFonts w:cs="Times New Roman"/>
          <w:sz w:val="24"/>
          <w:szCs w:val="24"/>
        </w:rPr>
        <w:t xml:space="preserve"> and the scatter dots are the experimental results</w:t>
      </w:r>
      <w:del w:id="1188" w:author="Cheng, Jiangtao" w:date="2021-07-18T11:26:00Z">
        <w:r w:rsidRPr="00C43C1E" w:rsidDel="00405C44">
          <w:rPr>
            <w:rFonts w:cs="Times New Roman"/>
            <w:sz w:val="24"/>
            <w:szCs w:val="24"/>
          </w:rPr>
          <w:delText xml:space="preserve"> tested</w:delText>
        </w:r>
      </w:del>
      <w:r w:rsidRPr="00C43C1E">
        <w:rPr>
          <w:rFonts w:cs="Times New Roman"/>
          <w:sz w:val="24"/>
          <w:szCs w:val="24"/>
        </w:rPr>
        <w:t xml:space="preserve"> by IR camera. </w:t>
      </w:r>
      <w:commentRangeStart w:id="1189"/>
      <w:r w:rsidRPr="00C43C1E">
        <w:rPr>
          <w:rFonts w:cs="Times New Roman"/>
          <w:sz w:val="24"/>
          <w:szCs w:val="24"/>
        </w:rPr>
        <w:t>(d)</w:t>
      </w:r>
      <w:commentRangeEnd w:id="1189"/>
      <w:r w:rsidR="00855AEE">
        <w:rPr>
          <w:rStyle w:val="CommentReference"/>
        </w:rPr>
        <w:commentReference w:id="1189"/>
      </w:r>
      <w:r w:rsidRPr="00C43C1E">
        <w:rPr>
          <w:rFonts w:cs="Times New Roman"/>
          <w:sz w:val="24"/>
          <w:szCs w:val="24"/>
        </w:rPr>
        <w:t xml:space="preserve"> Evolution of droplet base temperature on sample</w:t>
      </w:r>
      <w:r w:rsidR="008E502D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1</w:t>
      </w:r>
      <w:ins w:id="1190" w:author="Cheng, Jiangtao" w:date="2021-07-19T01:53:00Z">
        <w:r w:rsidR="00761A6D">
          <w:rPr>
            <w:rFonts w:cs="Times New Roman"/>
            <w:sz w:val="24"/>
            <w:szCs w:val="24"/>
          </w:rPr>
          <w:t xml:space="preserve">, 2 and </w:t>
        </w:r>
      </w:ins>
      <w:del w:id="1191" w:author="Cheng, Jiangtao" w:date="2021-07-19T01:53:00Z">
        <w:r w:rsidR="008E502D" w:rsidDel="00761A6D">
          <w:rPr>
            <w:rFonts w:cs="Times New Roman"/>
            <w:sz w:val="24"/>
            <w:szCs w:val="24"/>
          </w:rPr>
          <w:delText>-</w:delText>
        </w:r>
      </w:del>
      <w:r w:rsidRPr="00C43C1E">
        <w:rPr>
          <w:rFonts w:cs="Times New Roman"/>
          <w:sz w:val="24"/>
          <w:szCs w:val="24"/>
        </w:rPr>
        <w:t xml:space="preserve">3 with </w:t>
      </w:r>
      <w:ins w:id="1192" w:author="Cheng, Jiangtao" w:date="2021-07-18T11:28:00Z">
        <w:r w:rsidR="00405C44">
          <w:rPr>
            <w:rFonts w:cs="Times New Roman"/>
            <w:sz w:val="24"/>
            <w:szCs w:val="24"/>
          </w:rPr>
          <w:t>substrate</w:t>
        </w:r>
      </w:ins>
      <w:del w:id="1193" w:author="Cheng, Jiangtao" w:date="2021-07-18T11:28:00Z">
        <w:r w:rsidRPr="00C43C1E" w:rsidDel="00405C44">
          <w:rPr>
            <w:rFonts w:cs="Times New Roman"/>
            <w:sz w:val="24"/>
            <w:szCs w:val="24"/>
          </w:rPr>
          <w:delText>base</w:delText>
        </w:r>
      </w:del>
      <w:r w:rsidRPr="00C43C1E">
        <w:rPr>
          <w:rFonts w:cs="Times New Roman"/>
          <w:sz w:val="24"/>
          <w:szCs w:val="24"/>
        </w:rPr>
        <w:t xml:space="preserve"> temperature </w:t>
      </w:r>
      <w:ins w:id="1194" w:author="Cheng, Jiangtao" w:date="2021-07-19T01:53:00Z">
        <w:r w:rsidR="00761A6D">
          <w:rPr>
            <w:rFonts w:cs="Times New Roman"/>
            <w:sz w:val="24"/>
            <w:szCs w:val="24"/>
          </w:rPr>
          <w:t>a</w:t>
        </w:r>
      </w:ins>
      <w:ins w:id="1195" w:author="Cheng, Jiangtao" w:date="2021-07-19T01:54:00Z">
        <w:r w:rsidR="00761A6D">
          <w:rPr>
            <w:rFonts w:cs="Times New Roman"/>
            <w:sz w:val="24"/>
            <w:szCs w:val="24"/>
          </w:rPr>
          <w:t>t</w:t>
        </w:r>
      </w:ins>
      <w:del w:id="1196" w:author="Cheng, Jiangtao" w:date="2021-07-19T01:53:00Z">
        <w:r w:rsidR="008E502D" w:rsidDel="00761A6D">
          <w:rPr>
            <w:rFonts w:cs="Times New Roman"/>
            <w:sz w:val="24"/>
            <w:szCs w:val="24"/>
          </w:rPr>
          <w:delText>of</w:delText>
        </w:r>
      </w:del>
      <w:r w:rsidR="008E502D"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>100 °C and 120°C</w:t>
      </w:r>
      <w:ins w:id="1197" w:author="Cheng, Jiangtao" w:date="2021-07-18T11:30:00Z">
        <w:r w:rsidR="00596793">
          <w:rPr>
            <w:rFonts w:cs="Times New Roman"/>
            <w:sz w:val="24"/>
            <w:szCs w:val="24"/>
          </w:rPr>
          <w:t>, respectively</w:t>
        </w:r>
      </w:ins>
      <w:r w:rsidRPr="00C43C1E">
        <w:rPr>
          <w:rFonts w:cs="Times New Roman"/>
          <w:sz w:val="24"/>
          <w:szCs w:val="24"/>
        </w:rPr>
        <w:t>.</w:t>
      </w:r>
    </w:p>
    <w:p w14:paraId="0772E2F7" w14:textId="312BED32" w:rsidR="00C10CF9" w:rsidRDefault="00C43C1E" w:rsidP="00856045">
      <w:pPr>
        <w:spacing w:line="360" w:lineRule="auto"/>
        <w:ind w:firstLine="360"/>
        <w:rPr>
          <w:rFonts w:cs="Times New Roman"/>
          <w:sz w:val="24"/>
          <w:szCs w:val="24"/>
        </w:rPr>
      </w:pPr>
      <w:r w:rsidRPr="00C43C1E">
        <w:rPr>
          <w:rFonts w:cs="Times New Roman"/>
          <w:sz w:val="24"/>
          <w:szCs w:val="24"/>
        </w:rPr>
        <w:t xml:space="preserve">But there </w:t>
      </w:r>
      <w:r w:rsidR="002D4F65" w:rsidRPr="00C43C1E">
        <w:rPr>
          <w:rFonts w:cs="Times New Roman"/>
          <w:sz w:val="24"/>
          <w:szCs w:val="24"/>
        </w:rPr>
        <w:t>still</w:t>
      </w:r>
      <w:r w:rsidR="002D4F65">
        <w:rPr>
          <w:rFonts w:cs="Times New Roman"/>
          <w:sz w:val="24"/>
          <w:szCs w:val="24"/>
        </w:rPr>
        <w:t xml:space="preserve"> exist</w:t>
      </w:r>
      <w:r w:rsidRPr="00C43C1E">
        <w:rPr>
          <w:rFonts w:cs="Times New Roman"/>
          <w:sz w:val="24"/>
          <w:szCs w:val="24"/>
        </w:rPr>
        <w:t xml:space="preserve"> large derivation</w:t>
      </w:r>
      <w:r w:rsidR="00B43773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between the</w:t>
      </w:r>
      <w:r w:rsidR="00F51726">
        <w:rPr>
          <w:rFonts w:cs="Times New Roman"/>
          <w:sz w:val="24"/>
          <w:szCs w:val="24"/>
        </w:rPr>
        <w:t xml:space="preserve"> </w:t>
      </w:r>
      <w:ins w:id="1198" w:author="Cheng, Jiangtao" w:date="2021-07-19T01:55:00Z">
        <w:r w:rsidR="000100A7">
          <w:rPr>
            <w:rFonts w:cs="Times New Roman"/>
            <w:sz w:val="24"/>
            <w:szCs w:val="24"/>
          </w:rPr>
          <w:t>modifi</w:t>
        </w:r>
      </w:ins>
      <w:del w:id="1199" w:author="Cheng, Jiangtao" w:date="2021-07-19T01:55:00Z">
        <w:r w:rsidR="00F51726" w:rsidDel="000100A7">
          <w:rPr>
            <w:rFonts w:cs="Times New Roman"/>
            <w:sz w:val="24"/>
            <w:szCs w:val="24"/>
          </w:rPr>
          <w:delText>predict</w:delText>
        </w:r>
      </w:del>
      <w:r w:rsidR="00F51726">
        <w:rPr>
          <w:rFonts w:cs="Times New Roman"/>
          <w:sz w:val="24"/>
          <w:szCs w:val="24"/>
        </w:rPr>
        <w:t>ed</w:t>
      </w:r>
      <w:r w:rsidRPr="00C43C1E">
        <w:rPr>
          <w:rFonts w:cs="Times New Roman"/>
          <w:sz w:val="24"/>
          <w:szCs w:val="24"/>
        </w:rPr>
        <w:t xml:space="preserve"> results</w:t>
      </w:r>
      <w:r w:rsidR="00F51726">
        <w:rPr>
          <w:rFonts w:cs="Times New Roman"/>
          <w:sz w:val="24"/>
          <w:szCs w:val="24"/>
        </w:rPr>
        <w:t xml:space="preserve"> and the experimental data</w:t>
      </w:r>
      <w:r w:rsidRPr="00C43C1E">
        <w:rPr>
          <w:rFonts w:cs="Times New Roman"/>
          <w:sz w:val="24"/>
          <w:szCs w:val="24"/>
        </w:rPr>
        <w:t xml:space="preserve"> for droplet evaporation on </w:t>
      </w:r>
      <w:ins w:id="1200" w:author="Cheng, Jiangtao" w:date="2021-07-19T01:56:00Z">
        <w:r w:rsidR="000100A7">
          <w:rPr>
            <w:rFonts w:cs="Times New Roman"/>
            <w:sz w:val="24"/>
            <w:szCs w:val="24"/>
          </w:rPr>
          <w:t>sample</w:t>
        </w:r>
      </w:ins>
      <w:del w:id="1201" w:author="Cheng, Jiangtao" w:date="2021-07-19T01:56:00Z">
        <w:r w:rsidRPr="00C43C1E" w:rsidDel="000100A7">
          <w:rPr>
            <w:rFonts w:cs="Times New Roman"/>
            <w:sz w:val="24"/>
            <w:szCs w:val="24"/>
          </w:rPr>
          <w:delText>substrate</w:delText>
        </w:r>
      </w:del>
      <w:r w:rsidRPr="00C43C1E">
        <w:rPr>
          <w:rFonts w:cs="Times New Roman"/>
          <w:sz w:val="24"/>
          <w:szCs w:val="24"/>
        </w:rPr>
        <w:t xml:space="preserve">s with </w:t>
      </w:r>
      <w:r w:rsidR="00F51726">
        <w:rPr>
          <w:rFonts w:cs="Times New Roman"/>
          <w:sz w:val="24"/>
          <w:szCs w:val="24"/>
        </w:rPr>
        <w:t xml:space="preserve">the </w:t>
      </w:r>
      <w:ins w:id="1202" w:author="Cheng, Jiangtao" w:date="2021-07-19T01:55:00Z">
        <w:r w:rsidR="000100A7">
          <w:rPr>
            <w:rFonts w:cs="Times New Roman"/>
            <w:sz w:val="24"/>
            <w:szCs w:val="24"/>
          </w:rPr>
          <w:t>substrate</w:t>
        </w:r>
      </w:ins>
      <w:del w:id="1203" w:author="Cheng, Jiangtao" w:date="2021-07-19T01:55:00Z">
        <w:r w:rsidR="00F51726" w:rsidDel="000100A7">
          <w:rPr>
            <w:rFonts w:cs="Times New Roman"/>
            <w:sz w:val="24"/>
            <w:szCs w:val="24"/>
          </w:rPr>
          <w:delText>base</w:delText>
        </w:r>
      </w:del>
      <w:r w:rsidRPr="00C43C1E">
        <w:rPr>
          <w:rFonts w:cs="Times New Roman"/>
          <w:sz w:val="24"/>
          <w:szCs w:val="24"/>
        </w:rPr>
        <w:t xml:space="preserve"> temperature</w:t>
      </w:r>
      <w:r w:rsidR="00F51726">
        <w:rPr>
          <w:rFonts w:cs="Times New Roman"/>
          <w:sz w:val="24"/>
          <w:szCs w:val="24"/>
        </w:rPr>
        <w:t xml:space="preserve"> heated </w:t>
      </w:r>
      <w:r w:rsidR="002D4F65">
        <w:rPr>
          <w:rFonts w:cs="Times New Roman"/>
          <w:sz w:val="24"/>
          <w:szCs w:val="24"/>
        </w:rPr>
        <w:t xml:space="preserve">up </w:t>
      </w:r>
      <w:r w:rsidR="00F51726">
        <w:rPr>
          <w:rFonts w:cs="Times New Roman"/>
          <w:sz w:val="24"/>
          <w:szCs w:val="24"/>
        </w:rPr>
        <w:t>to</w:t>
      </w:r>
      <w:r w:rsidRPr="00C43C1E">
        <w:rPr>
          <w:rFonts w:cs="Times New Roman"/>
          <w:sz w:val="24"/>
          <w:szCs w:val="24"/>
        </w:rPr>
        <w:t xml:space="preserve"> 120 °C. </w:t>
      </w:r>
      <w:r w:rsidR="002D4F65">
        <w:rPr>
          <w:rFonts w:cs="Times New Roman"/>
          <w:sz w:val="24"/>
          <w:szCs w:val="24"/>
        </w:rPr>
        <w:t>In this scenario</w:t>
      </w:r>
      <w:r w:rsidR="00A24D24">
        <w:rPr>
          <w:rFonts w:cs="Times New Roman"/>
          <w:sz w:val="24"/>
          <w:szCs w:val="24"/>
        </w:rPr>
        <w:t>, t</w:t>
      </w:r>
      <w:r w:rsidRPr="00C43C1E">
        <w:rPr>
          <w:rFonts w:cs="Times New Roman"/>
          <w:sz w:val="24"/>
          <w:szCs w:val="24"/>
        </w:rPr>
        <w:t xml:space="preserve">he convection heat transfer in the droplet </w:t>
      </w:r>
      <w:r w:rsidR="00B43773" w:rsidRPr="00C43C1E">
        <w:rPr>
          <w:rFonts w:cs="Times New Roman"/>
          <w:sz w:val="24"/>
          <w:szCs w:val="24"/>
        </w:rPr>
        <w:t>cannot</w:t>
      </w:r>
      <w:r w:rsidRPr="00C43C1E">
        <w:rPr>
          <w:rFonts w:cs="Times New Roman"/>
          <w:sz w:val="24"/>
          <w:szCs w:val="24"/>
        </w:rPr>
        <w:t xml:space="preserve"> be neglected. In the thermal circuit model, only the conductive thermal resistance </w:t>
      </w:r>
      <w:r w:rsidR="002D4F65">
        <w:rPr>
          <w:rFonts w:cs="Times New Roman"/>
          <w:sz w:val="24"/>
          <w:szCs w:val="24"/>
        </w:rPr>
        <w:t>of the droplet is</w:t>
      </w:r>
      <w:r w:rsidRPr="00C43C1E">
        <w:rPr>
          <w:rFonts w:cs="Times New Roman"/>
          <w:sz w:val="24"/>
          <w:szCs w:val="24"/>
        </w:rPr>
        <w:t xml:space="preserve"> </w:t>
      </w:r>
      <w:r w:rsidR="00F51726">
        <w:rPr>
          <w:rFonts w:cs="Times New Roman"/>
          <w:sz w:val="24"/>
          <w:szCs w:val="24"/>
        </w:rPr>
        <w:t xml:space="preserve">taken </w:t>
      </w:r>
      <w:r w:rsidR="002D4F65">
        <w:rPr>
          <w:rFonts w:cs="Times New Roman"/>
          <w:sz w:val="24"/>
          <w:szCs w:val="24"/>
        </w:rPr>
        <w:t>into</w:t>
      </w:r>
      <w:r w:rsidR="00F51726">
        <w:rPr>
          <w:rFonts w:cs="Times New Roman"/>
          <w:sz w:val="24"/>
          <w:szCs w:val="24"/>
        </w:rPr>
        <w:t xml:space="preserve"> account</w:t>
      </w:r>
      <w:r w:rsidRPr="00C43C1E">
        <w:rPr>
          <w:rFonts w:cs="Times New Roman"/>
          <w:sz w:val="24"/>
          <w:szCs w:val="24"/>
        </w:rPr>
        <w:t>. Convection in</w:t>
      </w:r>
      <w:r w:rsidR="002D4F65">
        <w:rPr>
          <w:rFonts w:cs="Times New Roman"/>
          <w:sz w:val="24"/>
          <w:szCs w:val="24"/>
        </w:rPr>
        <w:t>side</w:t>
      </w:r>
      <w:r w:rsidRPr="00C43C1E">
        <w:rPr>
          <w:rFonts w:cs="Times New Roman"/>
          <w:sz w:val="24"/>
          <w:szCs w:val="24"/>
        </w:rPr>
        <w:t xml:space="preserve"> the droplet will </w:t>
      </w:r>
      <w:r w:rsidR="00A24D24">
        <w:rPr>
          <w:rFonts w:cs="Times New Roman"/>
          <w:sz w:val="24"/>
          <w:szCs w:val="24"/>
        </w:rPr>
        <w:t xml:space="preserve">remarkably </w:t>
      </w:r>
      <w:r w:rsidRPr="00C43C1E">
        <w:rPr>
          <w:rFonts w:cs="Times New Roman"/>
          <w:sz w:val="24"/>
          <w:szCs w:val="24"/>
        </w:rPr>
        <w:t xml:space="preserve">enhance heat transfer </w:t>
      </w:r>
      <w:r w:rsidR="002D4F65">
        <w:rPr>
          <w:rFonts w:cs="Times New Roman"/>
          <w:sz w:val="24"/>
          <w:szCs w:val="24"/>
        </w:rPr>
        <w:t>therein</w:t>
      </w:r>
      <w:r w:rsidRPr="00C43C1E">
        <w:rPr>
          <w:rFonts w:cs="Times New Roman"/>
          <w:sz w:val="24"/>
          <w:szCs w:val="24"/>
        </w:rPr>
        <w:t xml:space="preserve"> and reduce the total thermal </w:t>
      </w:r>
      <w:r w:rsidRPr="00C43C1E">
        <w:rPr>
          <w:rFonts w:cs="Times New Roman"/>
          <w:sz w:val="24"/>
          <w:szCs w:val="24"/>
        </w:rPr>
        <w:lastRenderedPageBreak/>
        <w:t>resistance</w:t>
      </w:r>
      <w:r w:rsidR="00B43773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of the droplet. Because of the complexity of internal flow, it is not practical to analyze the convection heat transfer </w:t>
      </w:r>
      <w:r w:rsidR="00A24D24">
        <w:rPr>
          <w:rFonts w:cs="Times New Roman"/>
          <w:sz w:val="24"/>
          <w:szCs w:val="24"/>
        </w:rPr>
        <w:t xml:space="preserve">simply </w:t>
      </w:r>
      <w:r w:rsidRPr="00C43C1E">
        <w:rPr>
          <w:rFonts w:cs="Times New Roman"/>
          <w:sz w:val="24"/>
          <w:szCs w:val="24"/>
        </w:rPr>
        <w:t>base</w:t>
      </w:r>
      <w:r w:rsidR="00A24D24">
        <w:rPr>
          <w:rFonts w:cs="Times New Roman"/>
          <w:sz w:val="24"/>
          <w:szCs w:val="24"/>
        </w:rPr>
        <w:t>d</w:t>
      </w:r>
      <w:r w:rsidRPr="00C43C1E">
        <w:rPr>
          <w:rFonts w:cs="Times New Roman"/>
          <w:sz w:val="24"/>
          <w:szCs w:val="24"/>
        </w:rPr>
        <w:t xml:space="preserve"> on the droplet </w:t>
      </w:r>
      <w:r w:rsidR="002D4F65">
        <w:rPr>
          <w:rFonts w:cs="Times New Roman"/>
          <w:sz w:val="24"/>
          <w:szCs w:val="24"/>
        </w:rPr>
        <w:t xml:space="preserve">characteristic </w:t>
      </w:r>
      <w:r w:rsidRPr="00C43C1E">
        <w:rPr>
          <w:rFonts w:cs="Times New Roman"/>
          <w:sz w:val="24"/>
          <w:szCs w:val="24"/>
        </w:rPr>
        <w:t xml:space="preserve">velocity. Alternatively, an effective thermal conductivity is </w:t>
      </w:r>
      <w:r w:rsidR="00A24D24">
        <w:rPr>
          <w:rFonts w:cs="Times New Roman"/>
          <w:sz w:val="24"/>
          <w:szCs w:val="24"/>
        </w:rPr>
        <w:t>adopted</w:t>
      </w:r>
      <w:r w:rsidRPr="00C43C1E">
        <w:rPr>
          <w:rFonts w:cs="Times New Roman"/>
          <w:sz w:val="24"/>
          <w:szCs w:val="24"/>
        </w:rPr>
        <w:t xml:space="preserve"> to </w:t>
      </w:r>
      <w:r w:rsidR="00A24D24">
        <w:rPr>
          <w:rFonts w:cs="Times New Roman"/>
          <w:sz w:val="24"/>
          <w:szCs w:val="24"/>
        </w:rPr>
        <w:t>account for</w:t>
      </w:r>
      <w:r w:rsidRPr="00C43C1E">
        <w:rPr>
          <w:rFonts w:cs="Times New Roman"/>
          <w:sz w:val="24"/>
          <w:szCs w:val="24"/>
        </w:rPr>
        <w:t xml:space="preserve"> both the convection and conduction</w:t>
      </w:r>
      <w:r w:rsidR="00A24D24" w:rsidRPr="00C43C1E">
        <w:rPr>
          <w:rFonts w:cs="Times New Roman"/>
          <w:sz w:val="24"/>
          <w:szCs w:val="24"/>
        </w:rPr>
        <w:t xml:space="preserve"> heat transfer</w:t>
      </w:r>
      <w:r w:rsidR="00A24D24">
        <w:rPr>
          <w:rFonts w:cs="Times New Roman"/>
          <w:sz w:val="24"/>
          <w:szCs w:val="24"/>
        </w:rPr>
        <w:t xml:space="preserve"> in the droplet</w:t>
      </w:r>
      <w:r w:rsidRPr="00C43C1E">
        <w:rPr>
          <w:rFonts w:cs="Times New Roman"/>
          <w:sz w:val="24"/>
          <w:szCs w:val="24"/>
        </w:rPr>
        <w:t xml:space="preserve">. </w:t>
      </w:r>
      <w:r w:rsidR="002D4F65">
        <w:rPr>
          <w:rFonts w:cs="Times New Roman"/>
          <w:sz w:val="24"/>
          <w:szCs w:val="24"/>
        </w:rPr>
        <w:t>As such, the</w:t>
      </w:r>
      <w:r w:rsidRPr="00C43C1E">
        <w:rPr>
          <w:rFonts w:cs="Times New Roman"/>
          <w:sz w:val="24"/>
          <w:szCs w:val="24"/>
        </w:rPr>
        <w:t xml:space="preserve"> effective conductivity</w:t>
      </w:r>
      <w:r w:rsidR="008A18E3">
        <w:rPr>
          <w:rFonts w:cs="Times New Roman"/>
          <w:sz w:val="24"/>
          <w:szCs w:val="24"/>
        </w:rPr>
        <w:fldChar w:fldCharType="begin"/>
      </w:r>
      <w:r w:rsidR="00D07192">
        <w:rPr>
          <w:rFonts w:cs="Times New Roman"/>
          <w:sz w:val="24"/>
          <w:szCs w:val="24"/>
        </w:rPr>
        <w:instrText xml:space="preserve"> ADDIN EN.CITE &lt;EndNote&gt;&lt;Cite&gt;&lt;Author&gt;B. Abrambon&lt;/Author&gt;&lt;Year&gt;1989&lt;/Year&gt;&lt;RecNum&gt;21&lt;/RecNum&gt;&lt;DisplayText&gt;[55]&lt;/DisplayText&gt;&lt;record&gt;&lt;rec-number&gt;21&lt;/rec-number&gt;&lt;foreign-keys&gt;&lt;key app="EN" db-id="dzwapvwscfr509edaz9xzdtgzvpvrvftxers" timestamp="1624807824"&gt;21&lt;/key&gt;&lt;/foreign-keys&gt;&lt;ref-type name="Journal Article"&gt;17&lt;/ref-type&gt;&lt;contributors&gt;&lt;authors&gt;&lt;author&gt;B. Abrambon, W. A. Sirignano&lt;/author&gt;&lt;/authors&gt;&lt;/contributors&gt;&lt;titles&gt;&lt;title&gt;Droplet vaporization model for spray combusition calculations&lt;/title&gt;&lt;secondary-title&gt;International Journal of Heat and Mass Transfer&lt;/secondary-title&gt;&lt;/titles&gt;&lt;periodical&gt;&lt;full-title&gt;International Journal of Heat and Mass Transfer&lt;/full-title&gt;&lt;/periodical&gt;&lt;pages&gt;1605-1618&lt;/pages&gt;&lt;volume&gt;32&lt;/volume&gt;&lt;dates&gt;&lt;year&gt;1989&lt;/year&gt;&lt;/dates&gt;&lt;urls&gt;&lt;/urls&gt;&lt;/record&gt;&lt;/Cite&gt;&lt;/EndNote&gt;</w:instrText>
      </w:r>
      <w:r w:rsidR="008A18E3">
        <w:rPr>
          <w:rFonts w:cs="Times New Roman"/>
          <w:sz w:val="24"/>
          <w:szCs w:val="24"/>
        </w:rPr>
        <w:fldChar w:fldCharType="separate"/>
      </w:r>
      <w:r w:rsidR="00D07192">
        <w:rPr>
          <w:rFonts w:cs="Times New Roman"/>
          <w:noProof/>
          <w:sz w:val="24"/>
          <w:szCs w:val="24"/>
        </w:rPr>
        <w:t>[</w:t>
      </w:r>
      <w:hyperlink w:anchor="_ENREF_55" w:tooltip="B. Abrambon, 1989 #21" w:history="1">
        <w:r w:rsidR="00A52F80">
          <w:rPr>
            <w:rFonts w:cs="Times New Roman"/>
            <w:noProof/>
            <w:sz w:val="24"/>
            <w:szCs w:val="24"/>
          </w:rPr>
          <w:t>55</w:t>
        </w:r>
      </w:hyperlink>
      <w:r w:rsidR="00D07192">
        <w:rPr>
          <w:rFonts w:cs="Times New Roman"/>
          <w:noProof/>
          <w:sz w:val="24"/>
          <w:szCs w:val="24"/>
        </w:rPr>
        <w:t>]</w:t>
      </w:r>
      <w:r w:rsidR="008A18E3">
        <w:rPr>
          <w:rFonts w:cs="Times New Roman"/>
          <w:sz w:val="24"/>
          <w:szCs w:val="24"/>
        </w:rPr>
        <w:fldChar w:fldCharType="end"/>
      </w:r>
      <w:r w:rsidR="00C10CF9">
        <w:rPr>
          <w:rFonts w:cs="Times New Roman"/>
          <w:sz w:val="24"/>
          <w:szCs w:val="24"/>
        </w:rPr>
        <w:t xml:space="preserve"> </w:t>
      </w:r>
      <w:r w:rsidR="002D4F65">
        <w:rPr>
          <w:rFonts w:cs="Times New Roman"/>
          <w:sz w:val="24"/>
          <w:szCs w:val="24"/>
        </w:rPr>
        <w:t xml:space="preserve">of an evaporating droplet </w:t>
      </w:r>
      <w:r w:rsidR="00C10CF9">
        <w:rPr>
          <w:rFonts w:cs="Times New Roman"/>
          <w:sz w:val="24"/>
          <w:szCs w:val="24"/>
        </w:rPr>
        <w:t>is defined as:</w:t>
      </w:r>
    </w:p>
    <w:p w14:paraId="23AC8354" w14:textId="06AE08A6" w:rsidR="00C10CF9" w:rsidRDefault="00E33FAE" w:rsidP="00DA29D0">
      <w:pPr>
        <w:spacing w:line="360" w:lineRule="auto"/>
        <w:ind w:firstLine="4140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eff,w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=e∙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sub>
        </m:sSub>
      </m:oMath>
      <w:r w:rsidR="00C43C1E" w:rsidRPr="00C43C1E">
        <w:rPr>
          <w:rFonts w:cs="Times New Roman"/>
          <w:sz w:val="24"/>
          <w:szCs w:val="24"/>
        </w:rPr>
        <w:t xml:space="preserve"> </w:t>
      </w:r>
      <w:r w:rsidR="00C10CF9">
        <w:rPr>
          <w:rFonts w:cs="Times New Roman"/>
          <w:sz w:val="24"/>
          <w:szCs w:val="24"/>
        </w:rPr>
        <w:tab/>
      </w:r>
      <w:r w:rsidR="00C10CF9">
        <w:rPr>
          <w:rFonts w:cs="Times New Roman"/>
          <w:sz w:val="24"/>
          <w:szCs w:val="24"/>
        </w:rPr>
        <w:tab/>
      </w:r>
      <w:r w:rsidR="00C10CF9">
        <w:rPr>
          <w:rFonts w:cs="Times New Roman"/>
          <w:sz w:val="24"/>
          <w:szCs w:val="24"/>
        </w:rPr>
        <w:tab/>
      </w:r>
      <w:r w:rsidR="00C10CF9">
        <w:rPr>
          <w:rFonts w:cs="Times New Roman"/>
          <w:sz w:val="24"/>
          <w:szCs w:val="24"/>
        </w:rPr>
        <w:tab/>
      </w:r>
      <w:r w:rsidR="00C10CF9">
        <w:rPr>
          <w:rFonts w:cs="Times New Roman"/>
          <w:sz w:val="24"/>
          <w:szCs w:val="24"/>
        </w:rPr>
        <w:tab/>
      </w:r>
      <w:r w:rsidR="00C10CF9">
        <w:rPr>
          <w:rFonts w:cs="Times New Roman"/>
          <w:sz w:val="24"/>
          <w:szCs w:val="24"/>
        </w:rPr>
        <w:tab/>
      </w:r>
      <w:r w:rsidR="00C10CF9">
        <w:rPr>
          <w:rFonts w:cs="Times New Roman"/>
          <w:sz w:val="24"/>
          <w:szCs w:val="24"/>
        </w:rPr>
        <w:tab/>
      </w:r>
      <w:r w:rsidR="00760507">
        <w:rPr>
          <w:rFonts w:cs="Times New Roman"/>
          <w:sz w:val="24"/>
          <w:szCs w:val="24"/>
        </w:rPr>
        <w:tab/>
      </w:r>
      <w:r w:rsidR="00DA29D0">
        <w:rPr>
          <w:rFonts w:cs="Times New Roman"/>
          <w:sz w:val="24"/>
          <w:szCs w:val="24"/>
        </w:rPr>
        <w:t xml:space="preserve"> </w:t>
      </w:r>
      <w:r w:rsidR="00C10CF9">
        <w:rPr>
          <w:rFonts w:cs="Times New Roman"/>
          <w:sz w:val="24"/>
          <w:szCs w:val="24"/>
        </w:rPr>
        <w:t>(</w:t>
      </w:r>
      <w:r w:rsidR="007B485F">
        <w:rPr>
          <w:rFonts w:cs="Times New Roman"/>
          <w:sz w:val="24"/>
          <w:szCs w:val="24"/>
        </w:rPr>
        <w:t>30</w:t>
      </w:r>
      <w:r w:rsidR="00C10CF9">
        <w:rPr>
          <w:rFonts w:cs="Times New Roman"/>
          <w:sz w:val="24"/>
          <w:szCs w:val="24"/>
        </w:rPr>
        <w:t>)</w:t>
      </w:r>
    </w:p>
    <w:p w14:paraId="1DC88EF5" w14:textId="2495E8D0" w:rsidR="00C10CF9" w:rsidRDefault="00C10CF9" w:rsidP="00C10CF9">
      <w:p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where </w:t>
      </w:r>
      <w:r w:rsidRPr="00C10CF9">
        <w:rPr>
          <w:rFonts w:cs="Times New Roman"/>
          <w:i/>
          <w:iCs/>
          <w:sz w:val="24"/>
          <w:szCs w:val="24"/>
        </w:rPr>
        <w:t>e</w:t>
      </w:r>
      <w:r>
        <w:rPr>
          <w:rFonts w:cs="Times New Roman"/>
          <w:sz w:val="24"/>
          <w:szCs w:val="24"/>
        </w:rPr>
        <w:t xml:space="preserve"> is a coefficient of the effective conductivity.</w:t>
      </w:r>
    </w:p>
    <w:p w14:paraId="13A6A75D" w14:textId="0C26D76B" w:rsidR="00B408E6" w:rsidRDefault="00C10CF9" w:rsidP="00231A3E">
      <w:pPr>
        <w:spacing w:line="360" w:lineRule="auto"/>
        <w:ind w:firstLine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The effective conductivity</w:t>
      </w:r>
      <w:r w:rsidR="00B408E6">
        <w:rPr>
          <w:rFonts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eff,w</m:t>
            </m:r>
          </m:sub>
        </m:sSub>
      </m:oMath>
      <w:r>
        <w:rPr>
          <w:rFonts w:cs="Times New Roman"/>
          <w:sz w:val="24"/>
          <w:szCs w:val="24"/>
        </w:rPr>
        <w:t xml:space="preserve"> </w:t>
      </w:r>
      <w:r w:rsidR="00C43C1E" w:rsidRPr="00C43C1E">
        <w:rPr>
          <w:rFonts w:cs="Times New Roman"/>
          <w:sz w:val="24"/>
          <w:szCs w:val="24"/>
        </w:rPr>
        <w:t xml:space="preserve">is </w:t>
      </w:r>
      <w:r w:rsidR="002D4F65">
        <w:rPr>
          <w:rFonts w:cs="Times New Roman"/>
          <w:sz w:val="24"/>
          <w:szCs w:val="24"/>
        </w:rPr>
        <w:t>adopted</w:t>
      </w:r>
      <w:r w:rsidR="00C43C1E" w:rsidRPr="00C43C1E">
        <w:rPr>
          <w:rFonts w:cs="Times New Roman"/>
          <w:sz w:val="24"/>
          <w:szCs w:val="24"/>
        </w:rPr>
        <w:t xml:space="preserve"> in the thermal circuit model</w:t>
      </w:r>
      <w:r w:rsidR="00B408E6">
        <w:rPr>
          <w:rFonts w:cs="Times New Roman"/>
          <w:sz w:val="24"/>
          <w:szCs w:val="24"/>
        </w:rPr>
        <w:t xml:space="preserve"> in place of the original water conductivity</w:t>
      </w:r>
      <w:r w:rsidR="00C43C1E" w:rsidRPr="00C43C1E">
        <w:rPr>
          <w:rFonts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sub>
        </m:sSub>
      </m:oMath>
      <w:r w:rsidR="00B408E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to </w:t>
      </w:r>
      <w:r w:rsidR="002D4F65">
        <w:rPr>
          <w:rFonts w:cs="Times New Roman"/>
          <w:sz w:val="24"/>
          <w:szCs w:val="24"/>
        </w:rPr>
        <w:t>account for</w:t>
      </w:r>
      <w:r>
        <w:rPr>
          <w:rFonts w:cs="Times New Roman"/>
          <w:sz w:val="24"/>
          <w:szCs w:val="24"/>
        </w:rPr>
        <w:t xml:space="preserve"> both the conduction and the convection heat transfer in the droplet.</w:t>
      </w:r>
      <w:r w:rsidR="00CE6F4F">
        <w:rPr>
          <w:rFonts w:cs="Times New Roman"/>
          <w:sz w:val="24"/>
          <w:szCs w:val="24"/>
        </w:rPr>
        <w:t xml:space="preserve"> </w:t>
      </w:r>
      <w:r w:rsidR="00231A3E">
        <w:rPr>
          <w:rFonts w:cs="Times New Roman"/>
          <w:sz w:val="24"/>
          <w:szCs w:val="24"/>
        </w:rPr>
        <w:t xml:space="preserve">The effect of convection in the heat transfer is equivalent as an increase of the </w:t>
      </w:r>
      <w:ins w:id="1204" w:author="Cheng, Jiangtao" w:date="2021-07-19T01:58:00Z">
        <w:r w:rsidR="00D04FD4">
          <w:rPr>
            <w:rFonts w:cs="Times New Roman"/>
            <w:sz w:val="24"/>
            <w:szCs w:val="24"/>
          </w:rPr>
          <w:t xml:space="preserve">thermal </w:t>
        </w:r>
      </w:ins>
      <w:r w:rsidR="00231A3E">
        <w:rPr>
          <w:rFonts w:cs="Times New Roman"/>
          <w:sz w:val="24"/>
          <w:szCs w:val="24"/>
        </w:rPr>
        <w:t>conductivity of the working fluid</w:t>
      </w:r>
      <w:r w:rsidR="00B408E6">
        <w:rPr>
          <w:rFonts w:cs="Times New Roman"/>
          <w:sz w:val="24"/>
          <w:szCs w:val="24"/>
        </w:rPr>
        <w:t xml:space="preserve">. </w:t>
      </w:r>
      <w:r w:rsidR="00C43C1E" w:rsidRPr="00C43C1E">
        <w:rPr>
          <w:rFonts w:cs="Times New Roman"/>
          <w:sz w:val="24"/>
          <w:szCs w:val="24"/>
        </w:rPr>
        <w:t xml:space="preserve">The minimum value of </w:t>
      </w:r>
      <w:r>
        <w:rPr>
          <w:rFonts w:cs="Times New Roman"/>
          <w:i/>
          <w:iCs/>
          <w:sz w:val="24"/>
          <w:szCs w:val="24"/>
        </w:rPr>
        <w:t>e</w:t>
      </w:r>
      <w:r w:rsidR="00C43C1E" w:rsidRPr="00C43C1E">
        <w:rPr>
          <w:rFonts w:cs="Times New Roman"/>
          <w:sz w:val="24"/>
          <w:szCs w:val="24"/>
        </w:rPr>
        <w:t xml:space="preserve"> allow</w:t>
      </w:r>
      <w:r w:rsidR="00A110D2">
        <w:rPr>
          <w:rFonts w:cs="Times New Roman"/>
          <w:sz w:val="24"/>
          <w:szCs w:val="24"/>
        </w:rPr>
        <w:t>ing for</w:t>
      </w:r>
      <w:r w:rsidR="00C43C1E" w:rsidRPr="00C43C1E">
        <w:rPr>
          <w:rFonts w:cs="Times New Roman"/>
          <w:sz w:val="24"/>
          <w:szCs w:val="24"/>
        </w:rPr>
        <w:t xml:space="preserve"> the average difference between the model </w:t>
      </w:r>
      <w:r w:rsidR="00B408E6">
        <w:rPr>
          <w:rFonts w:cs="Times New Roman"/>
          <w:sz w:val="24"/>
          <w:szCs w:val="24"/>
        </w:rPr>
        <w:t xml:space="preserve">predicted surface </w:t>
      </w:r>
      <w:r w:rsidR="00C43C1E" w:rsidRPr="00C43C1E">
        <w:rPr>
          <w:rFonts w:cs="Times New Roman"/>
          <w:sz w:val="24"/>
          <w:szCs w:val="24"/>
        </w:rPr>
        <w:t xml:space="preserve">temperature and the experimental </w:t>
      </w:r>
      <w:r w:rsidR="00A110D2">
        <w:rPr>
          <w:rFonts w:cs="Times New Roman"/>
          <w:sz w:val="24"/>
          <w:szCs w:val="24"/>
        </w:rPr>
        <w:t>value</w:t>
      </w:r>
      <w:r w:rsidR="00C43C1E" w:rsidRPr="00C43C1E">
        <w:rPr>
          <w:rFonts w:cs="Times New Roman"/>
          <w:sz w:val="24"/>
          <w:szCs w:val="24"/>
        </w:rPr>
        <w:t xml:space="preserve"> less than 2</w:t>
      </w:r>
      <w:r w:rsidR="00B408E6">
        <w:rPr>
          <w:rFonts w:cs="Times New Roman"/>
          <w:sz w:val="24"/>
          <w:szCs w:val="24"/>
        </w:rPr>
        <w:t xml:space="preserve"> °C</w:t>
      </w:r>
      <w:r w:rsidR="00C43C1E" w:rsidRPr="00C43C1E">
        <w:rPr>
          <w:rFonts w:cs="Times New Roman"/>
          <w:sz w:val="24"/>
          <w:szCs w:val="24"/>
        </w:rPr>
        <w:t xml:space="preserve"> is chosen as the coefficient </w:t>
      </w:r>
      <w:r w:rsidR="00B408E6">
        <w:rPr>
          <w:rFonts w:cs="Times New Roman"/>
          <w:sz w:val="24"/>
          <w:szCs w:val="24"/>
        </w:rPr>
        <w:t>of</w:t>
      </w:r>
      <w:r w:rsidR="00C43C1E" w:rsidRPr="00C43C1E">
        <w:rPr>
          <w:rFonts w:cs="Times New Roman"/>
          <w:sz w:val="24"/>
          <w:szCs w:val="24"/>
        </w:rPr>
        <w:t xml:space="preserve"> the effective conductivity</w:t>
      </w:r>
      <w:r w:rsidR="00B408E6">
        <w:rPr>
          <w:rFonts w:cs="Times New Roman"/>
          <w:sz w:val="24"/>
          <w:szCs w:val="24"/>
        </w:rPr>
        <w:t>:</w:t>
      </w:r>
      <w:r w:rsidR="00C43C1E" w:rsidRPr="00C43C1E">
        <w:rPr>
          <w:rFonts w:cs="Times New Roman"/>
          <w:sz w:val="24"/>
          <w:szCs w:val="24"/>
        </w:rPr>
        <w:t xml:space="preserve"> </w:t>
      </w:r>
    </w:p>
    <w:p w14:paraId="5F08E803" w14:textId="410F5839" w:rsidR="00C43C1E" w:rsidRPr="00C43C1E" w:rsidRDefault="00E33FAE" w:rsidP="00DA29D0">
      <w:pPr>
        <w:spacing w:line="360" w:lineRule="auto"/>
        <w:ind w:firstLine="3780"/>
        <w:rPr>
          <w:rFonts w:cs="Times New Roman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model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expt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≤2 °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C</m:t>
        </m:r>
      </m:oMath>
      <w:r w:rsidR="00B408E6">
        <w:rPr>
          <w:rFonts w:cs="Times New Roman"/>
          <w:sz w:val="24"/>
          <w:szCs w:val="24"/>
        </w:rPr>
        <w:t xml:space="preserve"> </w:t>
      </w:r>
      <w:r w:rsidR="00B408E6">
        <w:rPr>
          <w:rFonts w:cs="Times New Roman"/>
          <w:sz w:val="24"/>
          <w:szCs w:val="24"/>
        </w:rPr>
        <w:tab/>
      </w:r>
      <w:r w:rsidR="00B408E6">
        <w:rPr>
          <w:rFonts w:cs="Times New Roman"/>
          <w:sz w:val="24"/>
          <w:szCs w:val="24"/>
        </w:rPr>
        <w:tab/>
      </w:r>
      <w:r w:rsidR="00B408E6">
        <w:rPr>
          <w:rFonts w:cs="Times New Roman"/>
          <w:sz w:val="24"/>
          <w:szCs w:val="24"/>
        </w:rPr>
        <w:tab/>
      </w:r>
      <w:r w:rsidR="00B408E6">
        <w:rPr>
          <w:rFonts w:cs="Times New Roman"/>
          <w:sz w:val="24"/>
          <w:szCs w:val="24"/>
        </w:rPr>
        <w:tab/>
      </w:r>
      <w:r w:rsidR="00B408E6">
        <w:rPr>
          <w:rFonts w:cs="Times New Roman"/>
          <w:sz w:val="24"/>
          <w:szCs w:val="24"/>
        </w:rPr>
        <w:tab/>
      </w:r>
      <w:r w:rsidR="00B408E6">
        <w:rPr>
          <w:rFonts w:cs="Times New Roman"/>
          <w:sz w:val="24"/>
          <w:szCs w:val="24"/>
        </w:rPr>
        <w:tab/>
      </w:r>
      <w:r w:rsidR="00B408E6">
        <w:rPr>
          <w:rFonts w:cs="Times New Roman"/>
          <w:sz w:val="24"/>
          <w:szCs w:val="24"/>
        </w:rPr>
        <w:tab/>
      </w:r>
      <w:r w:rsidR="00DA29D0">
        <w:rPr>
          <w:rFonts w:cs="Times New Roman"/>
          <w:sz w:val="24"/>
          <w:szCs w:val="24"/>
        </w:rPr>
        <w:t xml:space="preserve"> </w:t>
      </w:r>
      <w:r w:rsidR="00B408E6">
        <w:rPr>
          <w:rFonts w:cs="Times New Roman"/>
          <w:sz w:val="24"/>
          <w:szCs w:val="24"/>
        </w:rPr>
        <w:t>(</w:t>
      </w:r>
      <w:r w:rsidR="007302CB">
        <w:rPr>
          <w:rFonts w:cs="Times New Roman"/>
          <w:sz w:val="24"/>
          <w:szCs w:val="24"/>
        </w:rPr>
        <w:t>3</w:t>
      </w:r>
      <w:r w:rsidR="007B485F">
        <w:rPr>
          <w:rFonts w:cs="Times New Roman"/>
          <w:sz w:val="24"/>
          <w:szCs w:val="24"/>
        </w:rPr>
        <w:t>1</w:t>
      </w:r>
      <w:r w:rsidR="00B408E6">
        <w:rPr>
          <w:rFonts w:cs="Times New Roman"/>
          <w:sz w:val="24"/>
          <w:szCs w:val="24"/>
        </w:rPr>
        <w:t>)</w:t>
      </w:r>
    </w:p>
    <w:p w14:paraId="365EB460" w14:textId="59A9E08E" w:rsidR="00C43C1E" w:rsidRPr="00C43C1E" w:rsidRDefault="00C43C1E" w:rsidP="00F81AF9">
      <w:pPr>
        <w:spacing w:line="360" w:lineRule="auto"/>
        <w:ind w:firstLine="360"/>
        <w:rPr>
          <w:rFonts w:cs="Times New Roman"/>
          <w:sz w:val="24"/>
          <w:szCs w:val="24"/>
        </w:rPr>
      </w:pPr>
      <w:r w:rsidRPr="00C43C1E">
        <w:rPr>
          <w:rFonts w:cs="Times New Roman"/>
          <w:sz w:val="24"/>
          <w:szCs w:val="24"/>
        </w:rPr>
        <w:t xml:space="preserve">The coefficient </w:t>
      </w:r>
      <w:r w:rsidR="00A110D2">
        <w:rPr>
          <w:rFonts w:cs="Times New Roman"/>
          <w:i/>
          <w:iCs/>
          <w:sz w:val="24"/>
          <w:szCs w:val="24"/>
        </w:rPr>
        <w:t>e</w:t>
      </w:r>
      <w:r w:rsidR="00A110D2" w:rsidRPr="00C43C1E"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 xml:space="preserve">for the effective thermal conductivity </w:t>
      </w:r>
      <w:r w:rsidR="00A110D2">
        <w:rPr>
          <w:rFonts w:cs="Times New Roman"/>
          <w:sz w:val="24"/>
          <w:szCs w:val="24"/>
        </w:rPr>
        <w:t>of</w:t>
      </w:r>
      <w:r w:rsidRPr="00C43C1E">
        <w:rPr>
          <w:rFonts w:cs="Times New Roman"/>
          <w:sz w:val="24"/>
          <w:szCs w:val="24"/>
        </w:rPr>
        <w:t xml:space="preserve"> droplet evaporation on sample</w:t>
      </w:r>
      <w:r w:rsidR="00A110D2">
        <w:rPr>
          <w:rFonts w:cs="Times New Roman"/>
          <w:sz w:val="24"/>
          <w:szCs w:val="24"/>
        </w:rPr>
        <w:t>s</w:t>
      </w:r>
      <w:r w:rsidRPr="00C43C1E">
        <w:rPr>
          <w:rFonts w:cs="Times New Roman"/>
          <w:sz w:val="24"/>
          <w:szCs w:val="24"/>
        </w:rPr>
        <w:t xml:space="preserve"> 1, 2 and 3 </w:t>
      </w:r>
      <w:r w:rsidR="00A110D2">
        <w:rPr>
          <w:rFonts w:cs="Times New Roman"/>
          <w:sz w:val="24"/>
          <w:szCs w:val="24"/>
        </w:rPr>
        <w:t>with</w:t>
      </w:r>
      <w:r w:rsidRPr="00C43C1E">
        <w:rPr>
          <w:rFonts w:cs="Times New Roman"/>
          <w:sz w:val="24"/>
          <w:szCs w:val="24"/>
        </w:rPr>
        <w:t xml:space="preserve"> substrate temperature</w:t>
      </w:r>
      <w:r w:rsidR="00A110D2">
        <w:rPr>
          <w:rFonts w:cs="Times New Roman"/>
          <w:sz w:val="24"/>
          <w:szCs w:val="24"/>
        </w:rPr>
        <w:t xml:space="preserve"> of </w:t>
      </w:r>
      <w:r w:rsidR="00A110D2" w:rsidRPr="00C43C1E">
        <w:rPr>
          <w:rFonts w:cs="Times New Roman"/>
          <w:sz w:val="24"/>
          <w:szCs w:val="24"/>
        </w:rPr>
        <w:t>120 °C</w:t>
      </w:r>
      <w:r w:rsidRPr="00C43C1E">
        <w:rPr>
          <w:rFonts w:cs="Times New Roman"/>
          <w:sz w:val="24"/>
          <w:szCs w:val="24"/>
        </w:rPr>
        <w:t xml:space="preserve"> is </w:t>
      </w:r>
      <w:ins w:id="1205" w:author="Cheng, Jiangtao" w:date="2021-07-19T01:59:00Z">
        <w:r w:rsidR="00E30532">
          <w:rPr>
            <w:rFonts w:cs="Times New Roman"/>
            <w:sz w:val="24"/>
            <w:szCs w:val="24"/>
          </w:rPr>
          <w:t>f</w:t>
        </w:r>
      </w:ins>
      <w:ins w:id="1206" w:author="Cheng, Jiangtao" w:date="2021-07-19T02:00:00Z">
        <w:r w:rsidR="00E30532">
          <w:rPr>
            <w:rFonts w:cs="Times New Roman"/>
            <w:sz w:val="24"/>
            <w:szCs w:val="24"/>
          </w:rPr>
          <w:t>ound to be</w:t>
        </w:r>
      </w:ins>
      <w:del w:id="1207" w:author="Cheng, Jiangtao" w:date="2021-07-19T01:59:00Z">
        <w:r w:rsidRPr="00C43C1E" w:rsidDel="00E30532">
          <w:rPr>
            <w:rFonts w:cs="Times New Roman"/>
            <w:sz w:val="24"/>
            <w:szCs w:val="24"/>
          </w:rPr>
          <w:delText>about</w:delText>
        </w:r>
      </w:del>
      <w:r w:rsidRPr="00C43C1E">
        <w:rPr>
          <w:rFonts w:cs="Times New Roman"/>
          <w:sz w:val="24"/>
          <w:szCs w:val="24"/>
        </w:rPr>
        <w:t xml:space="preserve"> 3.2, 2.9 and 2.7</w:t>
      </w:r>
      <w:r w:rsidR="00B408E6">
        <w:rPr>
          <w:rFonts w:cs="Times New Roman"/>
          <w:sz w:val="24"/>
          <w:szCs w:val="24"/>
        </w:rPr>
        <w:t>,</w:t>
      </w:r>
      <w:r w:rsidRPr="00C43C1E">
        <w:rPr>
          <w:rFonts w:cs="Times New Roman"/>
          <w:sz w:val="24"/>
          <w:szCs w:val="24"/>
        </w:rPr>
        <w:t xml:space="preserve"> respectively</w:t>
      </w:r>
      <w:r w:rsidR="005F0D5D">
        <w:rPr>
          <w:rFonts w:cs="Times New Roman"/>
          <w:sz w:val="24"/>
          <w:szCs w:val="24"/>
        </w:rPr>
        <w:t>. Our results of coefficient</w:t>
      </w:r>
      <w:ins w:id="1208" w:author="Cheng, Jiangtao" w:date="2021-07-19T02:00:00Z">
        <w:r w:rsidR="00E30532" w:rsidRPr="00E30532">
          <w:rPr>
            <w:rFonts w:cs="Times New Roman"/>
            <w:i/>
            <w:iCs/>
            <w:sz w:val="24"/>
            <w:szCs w:val="24"/>
          </w:rPr>
          <w:t xml:space="preserve"> </w:t>
        </w:r>
        <w:proofErr w:type="spellStart"/>
        <w:r w:rsidR="00E30532">
          <w:rPr>
            <w:rFonts w:cs="Times New Roman"/>
            <w:i/>
            <w:iCs/>
            <w:sz w:val="24"/>
            <w:szCs w:val="24"/>
          </w:rPr>
          <w:t>e</w:t>
        </w:r>
      </w:ins>
      <w:proofErr w:type="spellEnd"/>
      <w:r w:rsidR="005F0D5D">
        <w:rPr>
          <w:rFonts w:cs="Times New Roman"/>
          <w:sz w:val="24"/>
          <w:szCs w:val="24"/>
        </w:rPr>
        <w:t xml:space="preserve"> are </w:t>
      </w:r>
      <w:ins w:id="1209" w:author="Cheng, Jiangtao" w:date="2021-07-19T02:00:00Z">
        <w:r w:rsidR="00E30532">
          <w:rPr>
            <w:rFonts w:cs="Times New Roman"/>
            <w:sz w:val="24"/>
            <w:szCs w:val="24"/>
          </w:rPr>
          <w:t xml:space="preserve">very </w:t>
        </w:r>
      </w:ins>
      <w:r w:rsidR="005F0D5D">
        <w:rPr>
          <w:rFonts w:cs="Times New Roman"/>
          <w:sz w:val="24"/>
          <w:szCs w:val="24"/>
        </w:rPr>
        <w:t xml:space="preserve">close to the numerical fitting coefficient 2.72 obtained </w:t>
      </w:r>
      <w:r w:rsidR="00A110D2">
        <w:rPr>
          <w:rFonts w:cs="Times New Roman"/>
          <w:sz w:val="24"/>
          <w:szCs w:val="24"/>
        </w:rPr>
        <w:t xml:space="preserve">by </w:t>
      </w:r>
      <w:proofErr w:type="spellStart"/>
      <w:r w:rsidR="005F0D5D">
        <w:rPr>
          <w:rFonts w:cs="Times New Roman"/>
          <w:sz w:val="24"/>
          <w:szCs w:val="24"/>
        </w:rPr>
        <w:t>Abramzon</w:t>
      </w:r>
      <w:proofErr w:type="spellEnd"/>
      <w:r w:rsidR="005F0D5D">
        <w:rPr>
          <w:rFonts w:cs="Times New Roman"/>
          <w:sz w:val="24"/>
          <w:szCs w:val="24"/>
        </w:rPr>
        <w:t xml:space="preserve"> and </w:t>
      </w:r>
      <w:proofErr w:type="spellStart"/>
      <w:r w:rsidR="005F0D5D">
        <w:rPr>
          <w:rFonts w:cs="Times New Roman"/>
          <w:sz w:val="24"/>
          <w:szCs w:val="24"/>
        </w:rPr>
        <w:t>Sirignano</w:t>
      </w:r>
      <w:bookmarkStart w:id="1210" w:name="_Hlk77455012"/>
      <w:proofErr w:type="spellEnd"/>
      <w:r w:rsidR="00B86B78">
        <w:rPr>
          <w:rFonts w:cs="Times New Roman"/>
          <w:sz w:val="24"/>
          <w:szCs w:val="24"/>
        </w:rPr>
        <w:fldChar w:fldCharType="begin"/>
      </w:r>
      <w:r w:rsidR="00D07192">
        <w:rPr>
          <w:rFonts w:cs="Times New Roman"/>
          <w:sz w:val="24"/>
          <w:szCs w:val="24"/>
        </w:rPr>
        <w:instrText xml:space="preserve"> ADDIN EN.CITE &lt;EndNote&gt;&lt;Cite&gt;&lt;Author&gt;B. Abrambon&lt;/Author&gt;&lt;Year&gt;1989&lt;/Year&gt;&lt;RecNum&gt;21&lt;/RecNum&gt;&lt;DisplayText&gt;[55]&lt;/DisplayText&gt;&lt;record&gt;&lt;rec-number&gt;21&lt;/rec-number&gt;&lt;foreign-keys&gt;&lt;key app="EN" db-id="dzwapvwscfr509edaz9xzdtgzvpvrvftxers" timestamp="1624807824"&gt;21&lt;/key&gt;&lt;/foreign-keys&gt;&lt;ref-type name="Journal Article"&gt;17&lt;/ref-type&gt;&lt;contributors&gt;&lt;authors&gt;&lt;author&gt;B. Abrambon, W. A. Sirignano&lt;/author&gt;&lt;/authors&gt;&lt;/contributors&gt;&lt;titles&gt;&lt;title&gt;Droplet vaporization model for spray combusition calculations&lt;/title&gt;&lt;secondary-title&gt;International Journal of Heat and Mass Transfer&lt;/secondary-title&gt;&lt;/titles&gt;&lt;periodical&gt;&lt;full-title&gt;International Journal of Heat and Mass Transfer&lt;/full-title&gt;&lt;/periodical&gt;&lt;pages&gt;1605-1618&lt;/pages&gt;&lt;volume&gt;32&lt;/volume&gt;&lt;dates&gt;&lt;year&gt;1989&lt;/year&gt;&lt;/dates&gt;&lt;urls&gt;&lt;/urls&gt;&lt;/record&gt;&lt;/Cite&gt;&lt;/EndNote&gt;</w:instrText>
      </w:r>
      <w:r w:rsidR="00B86B78">
        <w:rPr>
          <w:rFonts w:cs="Times New Roman"/>
          <w:sz w:val="24"/>
          <w:szCs w:val="24"/>
        </w:rPr>
        <w:fldChar w:fldCharType="separate"/>
      </w:r>
      <w:r w:rsidR="00D07192">
        <w:rPr>
          <w:rFonts w:cs="Times New Roman"/>
          <w:noProof/>
          <w:sz w:val="24"/>
          <w:szCs w:val="24"/>
        </w:rPr>
        <w:t>[</w:t>
      </w:r>
      <w:hyperlink w:anchor="_ENREF_55" w:tooltip="B. Abrambon, 1989 #21" w:history="1">
        <w:r w:rsidR="00A52F80">
          <w:rPr>
            <w:rFonts w:cs="Times New Roman"/>
            <w:noProof/>
            <w:sz w:val="24"/>
            <w:szCs w:val="24"/>
          </w:rPr>
          <w:t>55</w:t>
        </w:r>
      </w:hyperlink>
      <w:r w:rsidR="00D07192">
        <w:rPr>
          <w:rFonts w:cs="Times New Roman"/>
          <w:noProof/>
          <w:sz w:val="24"/>
          <w:szCs w:val="24"/>
        </w:rPr>
        <w:t>]</w:t>
      </w:r>
      <w:r w:rsidR="00B86B78">
        <w:rPr>
          <w:rFonts w:cs="Times New Roman"/>
          <w:sz w:val="24"/>
          <w:szCs w:val="24"/>
        </w:rPr>
        <w:fldChar w:fldCharType="end"/>
      </w:r>
      <w:bookmarkEnd w:id="1210"/>
      <w:r w:rsidR="005F0D5D">
        <w:rPr>
          <w:rFonts w:cs="Times New Roman"/>
          <w:sz w:val="24"/>
          <w:szCs w:val="24"/>
        </w:rPr>
        <w:t xml:space="preserve">. </w:t>
      </w:r>
      <w:ins w:id="1211" w:author="Cheng, Jiangtao" w:date="2021-07-19T02:07:00Z">
        <w:r w:rsidR="00050D21">
          <w:rPr>
            <w:rFonts w:cs="Times New Roman"/>
            <w:sz w:val="24"/>
            <w:szCs w:val="24"/>
          </w:rPr>
          <w:t>Ac</w:t>
        </w:r>
      </w:ins>
      <w:ins w:id="1212" w:author="Cheng, Jiangtao" w:date="2021-07-19T02:08:00Z">
        <w:r w:rsidR="00050D21">
          <w:rPr>
            <w:rFonts w:cs="Times New Roman"/>
            <w:sz w:val="24"/>
            <w:szCs w:val="24"/>
          </w:rPr>
          <w:t>tually, t</w:t>
        </w:r>
      </w:ins>
      <w:del w:id="1213" w:author="Cheng, Jiangtao" w:date="2021-07-19T02:08:00Z">
        <w:r w:rsidRPr="00C43C1E" w:rsidDel="00050D21">
          <w:rPr>
            <w:rFonts w:cs="Times New Roman"/>
            <w:sz w:val="24"/>
            <w:szCs w:val="24"/>
          </w:rPr>
          <w:delText>T</w:delText>
        </w:r>
      </w:del>
      <w:r w:rsidRPr="00C43C1E">
        <w:rPr>
          <w:rFonts w:cs="Times New Roman"/>
          <w:sz w:val="24"/>
          <w:szCs w:val="24"/>
        </w:rPr>
        <w:t>he</w:t>
      </w:r>
      <w:ins w:id="1214" w:author="Cheng, Jiangtao" w:date="2021-07-19T02:09:00Z">
        <w:r w:rsidR="00050D21">
          <w:rPr>
            <w:rFonts w:cs="Times New Roman"/>
            <w:sz w:val="24"/>
            <w:szCs w:val="24"/>
          </w:rPr>
          <w:t>se</w:t>
        </w:r>
      </w:ins>
      <w:r w:rsidRPr="00C43C1E">
        <w:rPr>
          <w:rFonts w:cs="Times New Roman"/>
          <w:sz w:val="24"/>
          <w:szCs w:val="24"/>
        </w:rPr>
        <w:t xml:space="preserve"> substrates </w:t>
      </w:r>
      <w:ins w:id="1215" w:author="Cheng, Jiangtao" w:date="2021-07-19T02:08:00Z">
        <w:r w:rsidR="00050D21">
          <w:rPr>
            <w:rFonts w:cs="Times New Roman"/>
            <w:sz w:val="24"/>
            <w:szCs w:val="24"/>
          </w:rPr>
          <w:t>had been</w:t>
        </w:r>
      </w:ins>
      <w:del w:id="1216" w:author="Cheng, Jiangtao" w:date="2021-07-19T02:08:00Z">
        <w:r w:rsidRPr="00C43C1E" w:rsidDel="00050D21">
          <w:rPr>
            <w:rFonts w:cs="Times New Roman"/>
            <w:sz w:val="24"/>
            <w:szCs w:val="24"/>
          </w:rPr>
          <w:delText>are</w:delText>
        </w:r>
      </w:del>
      <w:r w:rsidRPr="00C43C1E">
        <w:rPr>
          <w:rFonts w:cs="Times New Roman"/>
          <w:sz w:val="24"/>
          <w:szCs w:val="24"/>
        </w:rPr>
        <w:t xml:space="preserve"> heated to a </w:t>
      </w:r>
      <w:del w:id="1217" w:author="Cheng, Jiangtao" w:date="2021-07-19T02:08:00Z">
        <w:r w:rsidRPr="00C43C1E" w:rsidDel="00050D21">
          <w:rPr>
            <w:rFonts w:cs="Times New Roman"/>
            <w:sz w:val="24"/>
            <w:szCs w:val="24"/>
          </w:rPr>
          <w:delText>high temperature</w:delText>
        </w:r>
      </w:del>
      <w:ins w:id="1218" w:author="Cheng, Jiangtao" w:date="2021-07-19T02:08:00Z">
        <w:r w:rsidR="00050D21">
          <w:rPr>
            <w:rFonts w:cs="Times New Roman"/>
            <w:sz w:val="24"/>
            <w:szCs w:val="24"/>
          </w:rPr>
          <w:t>level</w:t>
        </w:r>
      </w:ins>
      <w:r w:rsidRPr="00C43C1E">
        <w:rPr>
          <w:rFonts w:cs="Times New Roman"/>
          <w:sz w:val="24"/>
          <w:szCs w:val="24"/>
        </w:rPr>
        <w:t xml:space="preserve"> over the boiling temperature of </w:t>
      </w:r>
      <w:del w:id="1219" w:author="Cheng, Jiangtao" w:date="2021-07-19T02:09:00Z">
        <w:r w:rsidRPr="00C43C1E" w:rsidDel="00050D21">
          <w:rPr>
            <w:rFonts w:cs="Times New Roman"/>
            <w:sz w:val="24"/>
            <w:szCs w:val="24"/>
          </w:rPr>
          <w:delText xml:space="preserve">the </w:delText>
        </w:r>
      </w:del>
      <w:r w:rsidRPr="00C43C1E">
        <w:rPr>
          <w:rFonts w:cs="Times New Roman"/>
          <w:sz w:val="24"/>
          <w:szCs w:val="24"/>
        </w:rPr>
        <w:t xml:space="preserve">water droplet. However, no boiling </w:t>
      </w:r>
      <w:ins w:id="1220" w:author="Cheng, Jiangtao" w:date="2021-07-19T02:08:00Z">
        <w:r w:rsidR="00050D21">
          <w:rPr>
            <w:rFonts w:cs="Times New Roman"/>
            <w:sz w:val="24"/>
            <w:szCs w:val="24"/>
          </w:rPr>
          <w:t>was</w:t>
        </w:r>
      </w:ins>
      <w:del w:id="1221" w:author="Cheng, Jiangtao" w:date="2021-07-19T02:08:00Z">
        <w:r w:rsidRPr="00C43C1E" w:rsidDel="00050D21">
          <w:rPr>
            <w:rFonts w:cs="Times New Roman"/>
            <w:sz w:val="24"/>
            <w:szCs w:val="24"/>
          </w:rPr>
          <w:delText>is</w:delText>
        </w:r>
      </w:del>
      <w:r w:rsidRPr="00C43C1E">
        <w:rPr>
          <w:rFonts w:cs="Times New Roman"/>
          <w:sz w:val="24"/>
          <w:szCs w:val="24"/>
        </w:rPr>
        <w:t xml:space="preserve"> observed in the droplet even </w:t>
      </w:r>
      <w:r w:rsidR="00A110D2">
        <w:rPr>
          <w:rFonts w:cs="Times New Roman"/>
          <w:sz w:val="24"/>
          <w:szCs w:val="24"/>
        </w:rPr>
        <w:t>with</w:t>
      </w:r>
      <w:r w:rsidR="00A110D2" w:rsidRPr="00C43C1E">
        <w:rPr>
          <w:rFonts w:cs="Times New Roman"/>
          <w:sz w:val="24"/>
          <w:szCs w:val="24"/>
        </w:rPr>
        <w:t xml:space="preserve"> </w:t>
      </w:r>
      <w:r w:rsidRPr="00C43C1E">
        <w:rPr>
          <w:rFonts w:cs="Times New Roman"/>
          <w:sz w:val="24"/>
          <w:szCs w:val="24"/>
        </w:rPr>
        <w:t xml:space="preserve">the substrate temperature </w:t>
      </w:r>
      <w:r w:rsidR="00A110D2">
        <w:rPr>
          <w:rFonts w:cs="Times New Roman"/>
          <w:sz w:val="24"/>
          <w:szCs w:val="24"/>
        </w:rPr>
        <w:t>reaching</w:t>
      </w:r>
      <w:r w:rsidRPr="00C43C1E">
        <w:rPr>
          <w:rFonts w:cs="Times New Roman"/>
          <w:sz w:val="24"/>
          <w:szCs w:val="24"/>
        </w:rPr>
        <w:t xml:space="preserve"> 120 °C</w:t>
      </w:r>
      <w:r w:rsidR="00A110D2">
        <w:rPr>
          <w:rFonts w:cs="Times New Roman"/>
          <w:sz w:val="24"/>
          <w:szCs w:val="24"/>
        </w:rPr>
        <w:t>,</w:t>
      </w:r>
      <w:r w:rsidRPr="00C43C1E">
        <w:rPr>
          <w:rFonts w:cs="Times New Roman"/>
          <w:sz w:val="24"/>
          <w:szCs w:val="24"/>
        </w:rPr>
        <w:t xml:space="preserve"> </w:t>
      </w:r>
      <w:r w:rsidR="00A110D2">
        <w:rPr>
          <w:rFonts w:cs="Times New Roman"/>
          <w:sz w:val="24"/>
          <w:szCs w:val="24"/>
        </w:rPr>
        <w:t xml:space="preserve">which is </w:t>
      </w:r>
      <w:ins w:id="1222" w:author="Cheng, Jiangtao" w:date="2021-07-19T02:09:00Z">
        <w:r w:rsidR="00050D21">
          <w:rPr>
            <w:rFonts w:cs="Times New Roman"/>
            <w:sz w:val="24"/>
            <w:szCs w:val="24"/>
          </w:rPr>
          <w:t xml:space="preserve">possibly </w:t>
        </w:r>
      </w:ins>
      <w:r w:rsidR="00A110D2">
        <w:rPr>
          <w:rFonts w:cs="Times New Roman"/>
          <w:sz w:val="24"/>
          <w:szCs w:val="24"/>
        </w:rPr>
        <w:t>due to</w:t>
      </w:r>
      <w:r w:rsidRPr="00C43C1E">
        <w:rPr>
          <w:rFonts w:cs="Times New Roman"/>
          <w:sz w:val="24"/>
          <w:szCs w:val="24"/>
        </w:rPr>
        <w:t xml:space="preserve"> </w:t>
      </w:r>
      <w:r w:rsidR="00A110D2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t xml:space="preserve">evaporative cooling at the droplet base. </w:t>
      </w:r>
      <w:ins w:id="1223" w:author="Cheng, Jiangtao" w:date="2021-07-19T02:10:00Z">
        <w:r w:rsidR="00050D21">
          <w:rPr>
            <w:rFonts w:cs="Times New Roman"/>
            <w:sz w:val="24"/>
            <w:szCs w:val="24"/>
          </w:rPr>
          <w:t>As e</w:t>
        </w:r>
      </w:ins>
      <w:del w:id="1224" w:author="Cheng, Jiangtao" w:date="2021-07-19T02:10:00Z">
        <w:r w:rsidRPr="00C43C1E" w:rsidDel="00050D21">
          <w:rPr>
            <w:rFonts w:cs="Times New Roman"/>
            <w:sz w:val="24"/>
            <w:szCs w:val="24"/>
          </w:rPr>
          <w:delText>E</w:delText>
        </w:r>
      </w:del>
      <w:r w:rsidRPr="00C43C1E">
        <w:rPr>
          <w:rFonts w:cs="Times New Roman"/>
          <w:sz w:val="24"/>
          <w:szCs w:val="24"/>
        </w:rPr>
        <w:t xml:space="preserve">vaporation at the droplet base will cool down the </w:t>
      </w:r>
      <w:ins w:id="1225" w:author="Cheng, Jiangtao" w:date="2021-07-19T02:09:00Z">
        <w:r w:rsidR="00050D21">
          <w:rPr>
            <w:rFonts w:cs="Times New Roman"/>
            <w:sz w:val="24"/>
            <w:szCs w:val="24"/>
          </w:rPr>
          <w:t>lo</w:t>
        </w:r>
      </w:ins>
      <w:ins w:id="1226" w:author="Cheng, Jiangtao" w:date="2021-07-19T02:10:00Z">
        <w:r w:rsidR="00050D21">
          <w:rPr>
            <w:rFonts w:cs="Times New Roman"/>
            <w:sz w:val="24"/>
            <w:szCs w:val="24"/>
          </w:rPr>
          <w:t xml:space="preserve">cal </w:t>
        </w:r>
      </w:ins>
      <w:r w:rsidRPr="00C43C1E">
        <w:rPr>
          <w:rFonts w:cs="Times New Roman"/>
          <w:sz w:val="24"/>
          <w:szCs w:val="24"/>
        </w:rPr>
        <w:t>surface temperature</w:t>
      </w:r>
      <w:ins w:id="1227" w:author="Cheng, Jiangtao" w:date="2021-07-19T02:10:00Z">
        <w:r w:rsidR="00050D21">
          <w:rPr>
            <w:rFonts w:cs="Times New Roman"/>
            <w:sz w:val="24"/>
            <w:szCs w:val="24"/>
          </w:rPr>
          <w:t xml:space="preserve">, </w:t>
        </w:r>
      </w:ins>
      <w:del w:id="1228" w:author="Cheng, Jiangtao" w:date="2021-07-19T02:10:00Z">
        <w:r w:rsidRPr="00C43C1E" w:rsidDel="00050D21">
          <w:rPr>
            <w:rFonts w:cs="Times New Roman"/>
            <w:sz w:val="24"/>
            <w:szCs w:val="24"/>
          </w:rPr>
          <w:delText xml:space="preserve"> and </w:delText>
        </w:r>
      </w:del>
      <w:r w:rsidRPr="00C43C1E">
        <w:rPr>
          <w:rFonts w:cs="Times New Roman"/>
          <w:sz w:val="24"/>
          <w:szCs w:val="24"/>
        </w:rPr>
        <w:t>we calculate</w:t>
      </w:r>
      <w:r w:rsidR="00A110D2">
        <w:rPr>
          <w:rFonts w:cs="Times New Roman"/>
          <w:sz w:val="24"/>
          <w:szCs w:val="24"/>
        </w:rPr>
        <w:t>d</w:t>
      </w:r>
      <w:r w:rsidRPr="00C43C1E">
        <w:rPr>
          <w:rFonts w:cs="Times New Roman"/>
          <w:sz w:val="24"/>
          <w:szCs w:val="24"/>
        </w:rPr>
        <w:t xml:space="preserve"> the average temperature of the droplet base as shown in Fig. </w:t>
      </w:r>
      <w:r w:rsidR="009F574F" w:rsidRPr="00A04C68">
        <w:rPr>
          <w:rFonts w:cs="Times New Roman"/>
          <w:sz w:val="24"/>
          <w:szCs w:val="24"/>
        </w:rPr>
        <w:t>1</w:t>
      </w:r>
      <w:r w:rsidR="008A18E3" w:rsidRPr="00A04C68">
        <w:rPr>
          <w:rFonts w:cs="Times New Roman"/>
          <w:sz w:val="24"/>
          <w:szCs w:val="24"/>
        </w:rPr>
        <w:t>0</w:t>
      </w:r>
      <w:r w:rsidRPr="00A04C68">
        <w:rPr>
          <w:rFonts w:cs="Times New Roman"/>
          <w:sz w:val="24"/>
          <w:szCs w:val="24"/>
        </w:rPr>
        <w:t>(d)</w:t>
      </w:r>
      <w:r w:rsidRPr="00C43C1E">
        <w:rPr>
          <w:rFonts w:cs="Times New Roman"/>
          <w:sz w:val="24"/>
          <w:szCs w:val="24"/>
        </w:rPr>
        <w:t xml:space="preserve">. For droplet evaporation on </w:t>
      </w:r>
      <w:r w:rsidR="00A110D2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t>100 °C substrate, the base</w:t>
      </w:r>
      <w:del w:id="1229" w:author="Cheng, Jiangtao" w:date="2021-07-18T19:26:00Z">
        <w:r w:rsidRPr="00C43C1E" w:rsidDel="00186B25">
          <w:rPr>
            <w:rFonts w:cs="Times New Roman"/>
            <w:sz w:val="24"/>
            <w:szCs w:val="24"/>
          </w:rPr>
          <w:delText xml:space="preserve"> surface</w:delText>
        </w:r>
      </w:del>
      <w:r w:rsidRPr="00C43C1E">
        <w:rPr>
          <w:rFonts w:cs="Times New Roman"/>
          <w:sz w:val="24"/>
          <w:szCs w:val="24"/>
        </w:rPr>
        <w:t xml:space="preserve"> temperature </w:t>
      </w:r>
      <w:ins w:id="1230" w:author="Cheng, Jiangtao" w:date="2021-07-19T02:11:00Z">
        <w:r w:rsidR="00050D21">
          <w:rPr>
            <w:rFonts w:cs="Times New Roman"/>
            <w:sz w:val="24"/>
            <w:szCs w:val="24"/>
          </w:rPr>
          <w:t>was</w:t>
        </w:r>
      </w:ins>
      <w:del w:id="1231" w:author="Cheng, Jiangtao" w:date="2021-07-19T02:11:00Z">
        <w:r w:rsidRPr="00C43C1E" w:rsidDel="00050D21">
          <w:rPr>
            <w:rFonts w:cs="Times New Roman"/>
            <w:sz w:val="24"/>
            <w:szCs w:val="24"/>
          </w:rPr>
          <w:delText>is</w:delText>
        </w:r>
      </w:del>
      <w:r w:rsidRPr="00C43C1E">
        <w:rPr>
          <w:rFonts w:cs="Times New Roman"/>
          <w:sz w:val="24"/>
          <w:szCs w:val="24"/>
        </w:rPr>
        <w:t xml:space="preserve"> about 88 °C and for droplet evaporation on </w:t>
      </w:r>
      <w:r w:rsidR="00A110D2">
        <w:rPr>
          <w:rFonts w:cs="Times New Roman"/>
          <w:sz w:val="24"/>
          <w:szCs w:val="24"/>
        </w:rPr>
        <w:t xml:space="preserve">the </w:t>
      </w:r>
      <w:r w:rsidRPr="00C43C1E">
        <w:rPr>
          <w:rFonts w:cs="Times New Roman"/>
          <w:sz w:val="24"/>
          <w:szCs w:val="24"/>
        </w:rPr>
        <w:t>120 °C substrate, the base</w:t>
      </w:r>
      <w:del w:id="1232" w:author="Cheng, Jiangtao" w:date="2021-07-18T19:26:00Z">
        <w:r w:rsidRPr="00C43C1E" w:rsidDel="00186B25">
          <w:rPr>
            <w:rFonts w:cs="Times New Roman"/>
            <w:sz w:val="24"/>
            <w:szCs w:val="24"/>
          </w:rPr>
          <w:delText xml:space="preserve"> surface</w:delText>
        </w:r>
      </w:del>
      <w:r w:rsidRPr="00C43C1E">
        <w:rPr>
          <w:rFonts w:cs="Times New Roman"/>
          <w:sz w:val="24"/>
          <w:szCs w:val="24"/>
        </w:rPr>
        <w:t xml:space="preserve"> temperature </w:t>
      </w:r>
      <w:ins w:id="1233" w:author="Cheng, Jiangtao" w:date="2021-07-19T02:11:00Z">
        <w:r w:rsidR="00050D21">
          <w:rPr>
            <w:rFonts w:cs="Times New Roman"/>
            <w:sz w:val="24"/>
            <w:szCs w:val="24"/>
          </w:rPr>
          <w:t>was</w:t>
        </w:r>
      </w:ins>
      <w:del w:id="1234" w:author="Cheng, Jiangtao" w:date="2021-07-19T02:11:00Z">
        <w:r w:rsidRPr="00C43C1E" w:rsidDel="00050D21">
          <w:rPr>
            <w:rFonts w:cs="Times New Roman"/>
            <w:sz w:val="24"/>
            <w:szCs w:val="24"/>
          </w:rPr>
          <w:delText>is</w:delText>
        </w:r>
      </w:del>
      <w:r w:rsidRPr="00C43C1E">
        <w:rPr>
          <w:rFonts w:cs="Times New Roman"/>
          <w:sz w:val="24"/>
          <w:szCs w:val="24"/>
        </w:rPr>
        <w:t xml:space="preserve"> about 102 °C</w:t>
      </w:r>
      <w:r w:rsidR="00A110D2">
        <w:rPr>
          <w:rFonts w:cs="Times New Roman"/>
          <w:sz w:val="24"/>
          <w:szCs w:val="24"/>
        </w:rPr>
        <w:t>,</w:t>
      </w:r>
      <w:r w:rsidR="005F0D5D">
        <w:rPr>
          <w:rFonts w:cs="Times New Roman"/>
          <w:sz w:val="24"/>
          <w:szCs w:val="24"/>
        </w:rPr>
        <w:t xml:space="preserve"> which is very close to</w:t>
      </w:r>
      <w:r w:rsidR="00A110D2">
        <w:rPr>
          <w:rFonts w:cs="Times New Roman"/>
          <w:sz w:val="24"/>
          <w:szCs w:val="24"/>
        </w:rPr>
        <w:t xml:space="preserve"> the saturation temperature of</w:t>
      </w:r>
      <w:r w:rsidR="005F0D5D">
        <w:rPr>
          <w:rFonts w:cs="Times New Roman"/>
          <w:sz w:val="24"/>
          <w:szCs w:val="24"/>
        </w:rPr>
        <w:t xml:space="preserve"> 100 °C</w:t>
      </w:r>
      <w:r w:rsidRPr="00C43C1E">
        <w:rPr>
          <w:rFonts w:cs="Times New Roman"/>
          <w:sz w:val="24"/>
          <w:szCs w:val="24"/>
        </w:rPr>
        <w:t>.</w:t>
      </w:r>
      <w:r w:rsidR="005F0D5D">
        <w:rPr>
          <w:rFonts w:cs="Times New Roman"/>
          <w:sz w:val="24"/>
          <w:szCs w:val="24"/>
        </w:rPr>
        <w:t xml:space="preserve"> Our </w:t>
      </w:r>
      <w:r w:rsidR="00A110D2">
        <w:rPr>
          <w:rFonts w:cs="Times New Roman"/>
          <w:sz w:val="24"/>
          <w:szCs w:val="24"/>
        </w:rPr>
        <w:t>analysis</w:t>
      </w:r>
      <w:r w:rsidR="005F0D5D">
        <w:rPr>
          <w:rFonts w:cs="Times New Roman"/>
          <w:sz w:val="24"/>
          <w:szCs w:val="24"/>
        </w:rPr>
        <w:t xml:space="preserve"> show that evaporation </w:t>
      </w:r>
      <w:r w:rsidR="00A110D2">
        <w:rPr>
          <w:rFonts w:cs="Times New Roman"/>
          <w:sz w:val="24"/>
          <w:szCs w:val="24"/>
        </w:rPr>
        <w:t xml:space="preserve">cooling </w:t>
      </w:r>
      <w:r w:rsidR="005F0D5D">
        <w:rPr>
          <w:rFonts w:cs="Times New Roman"/>
          <w:sz w:val="24"/>
          <w:szCs w:val="24"/>
        </w:rPr>
        <w:t>from the droplet base can significantly delay the onset of droplet boiling with the substrate temperature</w:t>
      </w:r>
      <w:r w:rsidR="00A110D2">
        <w:rPr>
          <w:rFonts w:cs="Times New Roman"/>
          <w:sz w:val="24"/>
          <w:szCs w:val="24"/>
        </w:rPr>
        <w:t xml:space="preserve"> even </w:t>
      </w:r>
      <w:ins w:id="1235" w:author="Cheng, Jiangtao" w:date="2021-07-19T02:11:00Z">
        <w:r w:rsidR="00050D21">
          <w:rPr>
            <w:rFonts w:cs="Times New Roman"/>
            <w:sz w:val="24"/>
            <w:szCs w:val="24"/>
          </w:rPr>
          <w:t>reaching</w:t>
        </w:r>
      </w:ins>
      <w:del w:id="1236" w:author="Cheng, Jiangtao" w:date="2021-07-19T02:11:00Z">
        <w:r w:rsidR="00A8542F" w:rsidDel="00050D21">
          <w:rPr>
            <w:rFonts w:cs="Times New Roman"/>
            <w:sz w:val="24"/>
            <w:szCs w:val="24"/>
          </w:rPr>
          <w:delText>close to</w:delText>
        </w:r>
      </w:del>
      <w:r w:rsidR="00A8542F">
        <w:rPr>
          <w:rFonts w:cs="Times New Roman"/>
          <w:sz w:val="24"/>
          <w:szCs w:val="24"/>
        </w:rPr>
        <w:t xml:space="preserve"> 120 </w:t>
      </w:r>
      <w:r w:rsidR="00A8542F" w:rsidRPr="00C43C1E">
        <w:rPr>
          <w:rFonts w:cs="Times New Roman"/>
          <w:sz w:val="24"/>
          <w:szCs w:val="24"/>
        </w:rPr>
        <w:t>°C</w:t>
      </w:r>
      <w:r w:rsidR="005F0D5D">
        <w:rPr>
          <w:rFonts w:cs="Times New Roman"/>
          <w:sz w:val="24"/>
          <w:szCs w:val="24"/>
        </w:rPr>
        <w:t xml:space="preserve">. </w:t>
      </w:r>
    </w:p>
    <w:p w14:paraId="6A3A9D6A" w14:textId="12FED5BD" w:rsidR="00C43C1E" w:rsidRDefault="00C111B2" w:rsidP="00C43C1E">
      <w:pPr>
        <w:spacing w:line="360" w:lineRule="auto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lastRenderedPageBreak/>
        <w:t xml:space="preserve">5. </w:t>
      </w:r>
      <w:r w:rsidR="00C43C1E" w:rsidRPr="00680E81">
        <w:rPr>
          <w:rFonts w:cs="Times New Roman"/>
          <w:b/>
          <w:bCs/>
          <w:sz w:val="24"/>
          <w:szCs w:val="24"/>
        </w:rPr>
        <w:t>Conclusion</w:t>
      </w:r>
      <w:r w:rsidR="00303C9D">
        <w:rPr>
          <w:rFonts w:cs="Times New Roman"/>
          <w:b/>
          <w:bCs/>
          <w:sz w:val="24"/>
          <w:szCs w:val="24"/>
        </w:rPr>
        <w:t>s</w:t>
      </w:r>
    </w:p>
    <w:p w14:paraId="51F1CCB3" w14:textId="63922F08" w:rsidR="00575269" w:rsidRDefault="00977C44" w:rsidP="00856045">
      <w:pPr>
        <w:spacing w:line="360" w:lineRule="auto"/>
        <w:ind w:firstLine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In this </w:t>
      </w:r>
      <w:ins w:id="1237" w:author="Cheng, Jiangtao" w:date="2021-07-19T02:13:00Z">
        <w:r w:rsidR="00E22527">
          <w:rPr>
            <w:rFonts w:cs="Times New Roman"/>
            <w:sz w:val="24"/>
            <w:szCs w:val="24"/>
          </w:rPr>
          <w:t>work</w:t>
        </w:r>
      </w:ins>
      <w:del w:id="1238" w:author="Cheng, Jiangtao" w:date="2021-07-19T02:13:00Z">
        <w:r w:rsidDel="00E22527">
          <w:rPr>
            <w:rFonts w:cs="Times New Roman"/>
            <w:sz w:val="24"/>
            <w:szCs w:val="24"/>
          </w:rPr>
          <w:delText>paper</w:delText>
        </w:r>
      </w:del>
      <w:r>
        <w:rPr>
          <w:rFonts w:cs="Times New Roman"/>
          <w:sz w:val="24"/>
          <w:szCs w:val="24"/>
        </w:rPr>
        <w:t xml:space="preserve">, </w:t>
      </w:r>
      <w:r w:rsidR="00B47C5E">
        <w:rPr>
          <w:rFonts w:cs="Times New Roman"/>
          <w:sz w:val="24"/>
          <w:szCs w:val="24"/>
        </w:rPr>
        <w:t>the evaporation</w:t>
      </w:r>
      <w:del w:id="1239" w:author="Cheng, Jiangtao" w:date="2021-07-19T02:13:00Z">
        <w:r w:rsidR="00B47C5E" w:rsidDel="00E22527">
          <w:rPr>
            <w:rFonts w:cs="Times New Roman"/>
            <w:sz w:val="24"/>
            <w:szCs w:val="24"/>
          </w:rPr>
          <w:delText xml:space="preserve"> dynamics</w:delText>
        </w:r>
      </w:del>
      <w:r w:rsidR="00B47C5E">
        <w:rPr>
          <w:rFonts w:cs="Times New Roman"/>
          <w:sz w:val="24"/>
          <w:szCs w:val="24"/>
        </w:rPr>
        <w:t xml:space="preserve"> of</w:t>
      </w:r>
      <w:del w:id="1240" w:author="Cheng, Jiangtao" w:date="2021-07-19T02:12:00Z">
        <w:r w:rsidR="00B47C5E" w:rsidDel="00665E84">
          <w:rPr>
            <w:rFonts w:cs="Times New Roman"/>
            <w:sz w:val="24"/>
            <w:szCs w:val="24"/>
          </w:rPr>
          <w:delText xml:space="preserve"> </w:delText>
        </w:r>
        <w:r w:rsidR="006E3CCC" w:rsidDel="00665E84">
          <w:rPr>
            <w:rFonts w:cs="Times New Roman"/>
            <w:sz w:val="24"/>
            <w:szCs w:val="24"/>
          </w:rPr>
          <w:delText>solitary</w:delText>
        </w:r>
      </w:del>
      <w:r w:rsidR="006E3CCC">
        <w:rPr>
          <w:rFonts w:cs="Times New Roman"/>
          <w:sz w:val="24"/>
          <w:szCs w:val="24"/>
        </w:rPr>
        <w:t xml:space="preserve"> water droplet on hot micro-structured superhydrophobic surfaces ha</w:t>
      </w:r>
      <w:ins w:id="1241" w:author="Cheng, Jiangtao" w:date="2021-07-19T02:13:00Z">
        <w:r w:rsidR="00E22527">
          <w:rPr>
            <w:rFonts w:cs="Times New Roman"/>
            <w:sz w:val="24"/>
            <w:szCs w:val="24"/>
          </w:rPr>
          <w:t>s</w:t>
        </w:r>
      </w:ins>
      <w:del w:id="1242" w:author="Cheng, Jiangtao" w:date="2021-07-19T02:13:00Z">
        <w:r w:rsidR="006E3CCC" w:rsidDel="00E22527">
          <w:rPr>
            <w:rFonts w:cs="Times New Roman"/>
            <w:sz w:val="24"/>
            <w:szCs w:val="24"/>
          </w:rPr>
          <w:delText>ve</w:delText>
        </w:r>
      </w:del>
      <w:r w:rsidR="006E3CCC">
        <w:rPr>
          <w:rFonts w:cs="Times New Roman"/>
          <w:sz w:val="24"/>
          <w:szCs w:val="24"/>
        </w:rPr>
        <w:t xml:space="preserve"> been experimentally and theoretically investigated. </w:t>
      </w:r>
      <w:ins w:id="1243" w:author="Cheng, Jiangtao" w:date="2021-07-19T02:13:00Z">
        <w:r w:rsidR="00E22527">
          <w:rPr>
            <w:rFonts w:cs="Times New Roman"/>
            <w:sz w:val="24"/>
            <w:szCs w:val="24"/>
          </w:rPr>
          <w:t>Prior s</w:t>
        </w:r>
      </w:ins>
      <w:del w:id="1244" w:author="Cheng, Jiangtao" w:date="2021-07-19T02:13:00Z">
        <w:r w:rsidR="00DE27F5" w:rsidDel="00E22527">
          <w:rPr>
            <w:rFonts w:cs="Times New Roman"/>
            <w:sz w:val="24"/>
            <w:szCs w:val="24"/>
          </w:rPr>
          <w:delText>S</w:delText>
        </w:r>
      </w:del>
      <w:r w:rsidR="00DE27F5">
        <w:rPr>
          <w:rFonts w:cs="Times New Roman"/>
          <w:sz w:val="24"/>
          <w:szCs w:val="24"/>
        </w:rPr>
        <w:t>tudies about the effects of substrate temperature on the sessile droplet evaporation mainly focused on the</w:t>
      </w:r>
      <w:del w:id="1245" w:author="Cheng, Jiangtao" w:date="2021-07-19T02:14:00Z">
        <w:r w:rsidR="00DE27F5" w:rsidDel="00E22527">
          <w:rPr>
            <w:rFonts w:cs="Times New Roman"/>
            <w:sz w:val="24"/>
            <w:szCs w:val="24"/>
          </w:rPr>
          <w:delText xml:space="preserve"> droplet</w:delText>
        </w:r>
      </w:del>
      <w:r w:rsidR="00DE27F5">
        <w:rPr>
          <w:rFonts w:cs="Times New Roman"/>
          <w:sz w:val="24"/>
          <w:szCs w:val="24"/>
        </w:rPr>
        <w:t xml:space="preserve"> </w:t>
      </w:r>
      <w:proofErr w:type="spellStart"/>
      <w:r w:rsidR="00DE27F5">
        <w:rPr>
          <w:rFonts w:cs="Times New Roman"/>
          <w:sz w:val="24"/>
          <w:szCs w:val="24"/>
        </w:rPr>
        <w:t>Leidenfrost</w:t>
      </w:r>
      <w:proofErr w:type="spellEnd"/>
      <w:r w:rsidR="00DE27F5">
        <w:rPr>
          <w:rFonts w:cs="Times New Roman"/>
          <w:sz w:val="24"/>
          <w:szCs w:val="24"/>
        </w:rPr>
        <w:t xml:space="preserve"> effect</w:t>
      </w:r>
      <w:del w:id="1246" w:author="Cheng, Jiangtao" w:date="2021-07-19T02:14:00Z">
        <w:r w:rsidR="00DE27F5" w:rsidDel="00E22527">
          <w:rPr>
            <w:rFonts w:cs="Times New Roman"/>
            <w:sz w:val="24"/>
            <w:szCs w:val="24"/>
          </w:rPr>
          <w:delText>s</w:delText>
        </w:r>
      </w:del>
      <w:r w:rsidR="00401B03">
        <w:rPr>
          <w:rFonts w:cs="Times New Roman"/>
          <w:sz w:val="24"/>
          <w:szCs w:val="24"/>
        </w:rPr>
        <w:fldChar w:fldCharType="begin">
          <w:fldData xml:space="preserve">PEVuZE5vdGU+PENpdGU+PEF1dGhvcj5XZWk8L0F1dGhvcj48WWVhcj4yMDIwPC9ZZWFyPjxSZWNO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</w:fldData>
        </w:fldChar>
      </w:r>
      <w:r w:rsidR="00D07192">
        <w:rPr>
          <w:rFonts w:cs="Times New Roman"/>
          <w:sz w:val="24"/>
          <w:szCs w:val="24"/>
        </w:rPr>
        <w:instrText xml:space="preserve"> ADDIN EN.CITE </w:instrText>
      </w:r>
      <w:r w:rsidR="00D07192">
        <w:rPr>
          <w:rFonts w:cs="Times New Roman"/>
          <w:sz w:val="24"/>
          <w:szCs w:val="24"/>
        </w:rPr>
        <w:fldChar w:fldCharType="begin">
          <w:fldData xml:space="preserve">PEVuZE5vdGU+PENpdGU+PEF1dGhvcj5XZWk8L0F1dGhvcj48WWVhcj4yMDIwPC9ZZWFyPjxSZWNO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</w:fldData>
        </w:fldChar>
      </w:r>
      <w:r w:rsidR="00D07192">
        <w:rPr>
          <w:rFonts w:cs="Times New Roman"/>
          <w:sz w:val="24"/>
          <w:szCs w:val="24"/>
        </w:rPr>
        <w:instrText xml:space="preserve"> ADDIN EN.CITE.DATA </w:instrText>
      </w:r>
      <w:r w:rsidR="00D07192">
        <w:rPr>
          <w:rFonts w:cs="Times New Roman"/>
          <w:sz w:val="24"/>
          <w:szCs w:val="24"/>
        </w:rPr>
      </w:r>
      <w:r w:rsidR="00D07192">
        <w:rPr>
          <w:rFonts w:cs="Times New Roman"/>
          <w:sz w:val="24"/>
          <w:szCs w:val="24"/>
        </w:rPr>
        <w:fldChar w:fldCharType="end"/>
      </w:r>
      <w:r w:rsidR="00401B03">
        <w:rPr>
          <w:rFonts w:cs="Times New Roman"/>
          <w:sz w:val="24"/>
          <w:szCs w:val="24"/>
        </w:rPr>
      </w:r>
      <w:r w:rsidR="00401B03">
        <w:rPr>
          <w:rFonts w:cs="Times New Roman"/>
          <w:sz w:val="24"/>
          <w:szCs w:val="24"/>
        </w:rPr>
        <w:fldChar w:fldCharType="separate"/>
      </w:r>
      <w:r w:rsidR="00D07192">
        <w:rPr>
          <w:rFonts w:cs="Times New Roman"/>
          <w:noProof/>
          <w:sz w:val="24"/>
          <w:szCs w:val="24"/>
        </w:rPr>
        <w:t>[</w:t>
      </w:r>
      <w:hyperlink w:anchor="_ENREF_41" w:tooltip="Wei, 2020 #84" w:history="1">
        <w:r w:rsidR="00A52F80">
          <w:rPr>
            <w:rFonts w:cs="Times New Roman"/>
            <w:noProof/>
            <w:sz w:val="24"/>
            <w:szCs w:val="24"/>
          </w:rPr>
          <w:t>41</w:t>
        </w:r>
      </w:hyperlink>
      <w:r w:rsidR="00D07192">
        <w:rPr>
          <w:rFonts w:cs="Times New Roman"/>
          <w:noProof/>
          <w:sz w:val="24"/>
          <w:szCs w:val="24"/>
        </w:rPr>
        <w:t xml:space="preserve">, </w:t>
      </w:r>
      <w:hyperlink w:anchor="_ENREF_42" w:tooltip="Kim, 2013 #50" w:history="1">
        <w:r w:rsidR="00A52F80">
          <w:rPr>
            <w:rFonts w:cs="Times New Roman"/>
            <w:noProof/>
            <w:sz w:val="24"/>
            <w:szCs w:val="24"/>
          </w:rPr>
          <w:t>42</w:t>
        </w:r>
      </w:hyperlink>
      <w:r w:rsidR="00D07192">
        <w:rPr>
          <w:rFonts w:cs="Times New Roman"/>
          <w:noProof/>
          <w:sz w:val="24"/>
          <w:szCs w:val="24"/>
        </w:rPr>
        <w:t xml:space="preserve">, </w:t>
      </w:r>
      <w:hyperlink w:anchor="_ENREF_56" w:tooltip="del Cerro, 2012 #170" w:history="1">
        <w:r w:rsidR="00A52F80">
          <w:rPr>
            <w:rFonts w:cs="Times New Roman"/>
            <w:noProof/>
            <w:sz w:val="24"/>
            <w:szCs w:val="24"/>
          </w:rPr>
          <w:t>56</w:t>
        </w:r>
      </w:hyperlink>
      <w:r w:rsidR="00D07192">
        <w:rPr>
          <w:rFonts w:cs="Times New Roman"/>
          <w:noProof/>
          <w:sz w:val="24"/>
          <w:szCs w:val="24"/>
        </w:rPr>
        <w:t>]</w:t>
      </w:r>
      <w:r w:rsidR="00401B03">
        <w:rPr>
          <w:rFonts w:cs="Times New Roman"/>
          <w:sz w:val="24"/>
          <w:szCs w:val="24"/>
        </w:rPr>
        <w:fldChar w:fldCharType="end"/>
      </w:r>
      <w:r w:rsidR="00B555CE">
        <w:rPr>
          <w:rFonts w:cs="Times New Roman"/>
          <w:sz w:val="24"/>
          <w:szCs w:val="24"/>
        </w:rPr>
        <w:t>,</w:t>
      </w:r>
      <w:r w:rsidR="00DE27F5">
        <w:rPr>
          <w:rFonts w:cs="Times New Roman"/>
          <w:sz w:val="24"/>
          <w:szCs w:val="24"/>
        </w:rPr>
        <w:t xml:space="preserve"> </w:t>
      </w:r>
      <w:r w:rsidR="003A5C86">
        <w:rPr>
          <w:rFonts w:cs="Times New Roman"/>
          <w:sz w:val="24"/>
          <w:szCs w:val="24"/>
        </w:rPr>
        <w:t xml:space="preserve">in which the droplet is levitated by the </w:t>
      </w:r>
      <w:r w:rsidR="00BE2296">
        <w:rPr>
          <w:rFonts w:cs="Times New Roman"/>
          <w:sz w:val="24"/>
          <w:szCs w:val="24"/>
        </w:rPr>
        <w:t xml:space="preserve">evaporating </w:t>
      </w:r>
      <w:r w:rsidR="003A5C86">
        <w:rPr>
          <w:rFonts w:cs="Times New Roman"/>
          <w:sz w:val="24"/>
          <w:szCs w:val="24"/>
        </w:rPr>
        <w:t xml:space="preserve">vapor </w:t>
      </w:r>
      <w:r w:rsidR="00B555CE">
        <w:rPr>
          <w:rFonts w:cs="Times New Roman"/>
          <w:sz w:val="24"/>
          <w:szCs w:val="24"/>
        </w:rPr>
        <w:t>on</w:t>
      </w:r>
      <w:r w:rsidR="00DE27F5">
        <w:rPr>
          <w:rFonts w:cs="Times New Roman"/>
          <w:sz w:val="24"/>
          <w:szCs w:val="24"/>
        </w:rPr>
        <w:t xml:space="preserve"> a</w:t>
      </w:r>
      <w:r w:rsidR="00BE2296">
        <w:rPr>
          <w:rFonts w:cs="Times New Roman"/>
          <w:sz w:val="24"/>
          <w:szCs w:val="24"/>
        </w:rPr>
        <w:t xml:space="preserve"> very</w:t>
      </w:r>
      <w:r w:rsidR="00DE27F5">
        <w:rPr>
          <w:rFonts w:cs="Times New Roman"/>
          <w:sz w:val="24"/>
          <w:szCs w:val="24"/>
        </w:rPr>
        <w:t xml:space="preserve"> high temperature </w:t>
      </w:r>
      <w:r w:rsidR="003A5C86">
        <w:rPr>
          <w:rFonts w:cs="Times New Roman"/>
          <w:sz w:val="24"/>
          <w:szCs w:val="24"/>
        </w:rPr>
        <w:t>substrate</w:t>
      </w:r>
      <w:r w:rsidR="00BE2296">
        <w:rPr>
          <w:rFonts w:cs="Times New Roman"/>
          <w:sz w:val="24"/>
          <w:szCs w:val="24"/>
        </w:rPr>
        <w:t xml:space="preserve"> (200 °C – 300 °C)</w:t>
      </w:r>
      <w:r w:rsidR="00DE27F5">
        <w:rPr>
          <w:rFonts w:cs="Times New Roman"/>
          <w:sz w:val="24"/>
          <w:szCs w:val="24"/>
        </w:rPr>
        <w:t xml:space="preserve">. Only a few studies investigated the sessile droplet evaporation dynamics </w:t>
      </w:r>
      <w:r w:rsidR="003A5C86">
        <w:rPr>
          <w:rFonts w:cs="Times New Roman"/>
          <w:sz w:val="24"/>
          <w:szCs w:val="24"/>
        </w:rPr>
        <w:t xml:space="preserve">on </w:t>
      </w:r>
      <w:del w:id="1247" w:author="Cheng, Jiangtao" w:date="2021-07-19T02:23:00Z">
        <w:r w:rsidR="003A5C86" w:rsidDel="00643A7D">
          <w:rPr>
            <w:rFonts w:cs="Times New Roman"/>
            <w:sz w:val="24"/>
            <w:szCs w:val="24"/>
          </w:rPr>
          <w:delText xml:space="preserve">hot </w:delText>
        </w:r>
      </w:del>
      <w:r w:rsidR="003A5C86">
        <w:rPr>
          <w:rFonts w:cs="Times New Roman"/>
          <w:sz w:val="24"/>
          <w:szCs w:val="24"/>
        </w:rPr>
        <w:t>substrate</w:t>
      </w:r>
      <w:ins w:id="1248" w:author="Cheng, Jiangtao" w:date="2021-07-19T02:23:00Z">
        <w:r w:rsidR="00643A7D">
          <w:rPr>
            <w:rFonts w:cs="Times New Roman"/>
            <w:sz w:val="24"/>
            <w:szCs w:val="24"/>
          </w:rPr>
          <w:t>s</w:t>
        </w:r>
      </w:ins>
      <w:r w:rsidR="003A5C86">
        <w:rPr>
          <w:rFonts w:cs="Times New Roman"/>
          <w:sz w:val="24"/>
          <w:szCs w:val="24"/>
        </w:rPr>
        <w:t xml:space="preserve"> </w:t>
      </w:r>
      <w:r w:rsidR="00BE2296">
        <w:rPr>
          <w:rFonts w:cs="Times New Roman"/>
          <w:sz w:val="24"/>
          <w:szCs w:val="24"/>
        </w:rPr>
        <w:t>with</w:t>
      </w:r>
      <w:r w:rsidR="003A5C86">
        <w:rPr>
          <w:rFonts w:cs="Times New Roman"/>
          <w:sz w:val="24"/>
          <w:szCs w:val="24"/>
        </w:rPr>
        <w:t xml:space="preserve"> </w:t>
      </w:r>
      <w:ins w:id="1249" w:author="Cheng, Jiangtao" w:date="2021-07-19T02:16:00Z">
        <w:r w:rsidR="003602CF">
          <w:rPr>
            <w:rFonts w:cs="Times New Roman"/>
            <w:sz w:val="24"/>
            <w:szCs w:val="24"/>
          </w:rPr>
          <w:t xml:space="preserve">a </w:t>
        </w:r>
      </w:ins>
      <w:r w:rsidR="003A5C86">
        <w:rPr>
          <w:rFonts w:cs="Times New Roman"/>
          <w:sz w:val="24"/>
          <w:szCs w:val="24"/>
        </w:rPr>
        <w:t>relative low temperature (</w:t>
      </w:r>
      <w:bookmarkStart w:id="1250" w:name="_Hlk76811490"/>
      <w:r w:rsidR="003A5C86">
        <w:rPr>
          <w:rFonts w:cs="Times New Roman"/>
          <w:sz w:val="24"/>
          <w:szCs w:val="24"/>
        </w:rPr>
        <w:t>40 °C – 100 °C</w:t>
      </w:r>
      <w:bookmarkEnd w:id="1250"/>
      <w:r w:rsidR="003A5C86">
        <w:rPr>
          <w:rFonts w:cs="Times New Roman"/>
          <w:sz w:val="24"/>
          <w:szCs w:val="24"/>
        </w:rPr>
        <w:t>) and very limited attention ha</w:t>
      </w:r>
      <w:ins w:id="1251" w:author="Cheng, Jiangtao" w:date="2021-07-19T02:16:00Z">
        <w:r w:rsidR="003602CF">
          <w:rPr>
            <w:rFonts w:cs="Times New Roman"/>
            <w:sz w:val="24"/>
            <w:szCs w:val="24"/>
          </w:rPr>
          <w:t>d</w:t>
        </w:r>
      </w:ins>
      <w:del w:id="1252" w:author="Cheng, Jiangtao" w:date="2021-07-19T02:16:00Z">
        <w:r w:rsidR="003A5C86" w:rsidDel="003602CF">
          <w:rPr>
            <w:rFonts w:cs="Times New Roman"/>
            <w:sz w:val="24"/>
            <w:szCs w:val="24"/>
          </w:rPr>
          <w:delText>s</w:delText>
        </w:r>
      </w:del>
      <w:r w:rsidR="003A5C86">
        <w:rPr>
          <w:rFonts w:cs="Times New Roman"/>
          <w:sz w:val="24"/>
          <w:szCs w:val="24"/>
        </w:rPr>
        <w:t xml:space="preserve"> been paid to the evaporation from the droplet base</w:t>
      </w:r>
      <w:del w:id="1253" w:author="Cheng, Jiangtao" w:date="2021-07-19T02:16:00Z">
        <w:r w:rsidR="003A5C86" w:rsidDel="003602CF">
          <w:rPr>
            <w:rFonts w:cs="Times New Roman"/>
            <w:sz w:val="24"/>
            <w:szCs w:val="24"/>
          </w:rPr>
          <w:delText xml:space="preserve"> surface</w:delText>
        </w:r>
      </w:del>
      <w:r w:rsidR="003A5C86">
        <w:rPr>
          <w:rFonts w:cs="Times New Roman"/>
          <w:sz w:val="24"/>
          <w:szCs w:val="24"/>
        </w:rPr>
        <w:t xml:space="preserve"> </w:t>
      </w:r>
      <w:del w:id="1254" w:author="Cheng, Jiangtao" w:date="2021-07-19T02:24:00Z">
        <w:r w:rsidR="003A5C86" w:rsidDel="00643A7D">
          <w:rPr>
            <w:rFonts w:cs="Times New Roman"/>
            <w:sz w:val="24"/>
            <w:szCs w:val="24"/>
          </w:rPr>
          <w:delText>whose contribution is</w:delText>
        </w:r>
      </w:del>
      <w:ins w:id="1255" w:author="Cheng, Jiangtao" w:date="2021-07-19T02:24:00Z">
        <w:r w:rsidR="00643A7D">
          <w:rPr>
            <w:rFonts w:cs="Times New Roman"/>
            <w:sz w:val="24"/>
            <w:szCs w:val="24"/>
          </w:rPr>
          <w:t>that becomes</w:t>
        </w:r>
      </w:ins>
      <w:r w:rsidR="003A5C86">
        <w:rPr>
          <w:rFonts w:cs="Times New Roman"/>
          <w:sz w:val="24"/>
          <w:szCs w:val="24"/>
        </w:rPr>
        <w:t xml:space="preserve"> amplified </w:t>
      </w:r>
      <w:ins w:id="1256" w:author="Cheng, Jiangtao" w:date="2021-07-19T02:24:00Z">
        <w:r w:rsidR="00643A7D">
          <w:rPr>
            <w:rFonts w:cs="Times New Roman"/>
            <w:sz w:val="24"/>
            <w:szCs w:val="24"/>
          </w:rPr>
          <w:t>with</w:t>
        </w:r>
      </w:ins>
      <w:del w:id="1257" w:author="Cheng, Jiangtao" w:date="2021-07-19T02:24:00Z">
        <w:r w:rsidR="003A5C86" w:rsidDel="00643A7D">
          <w:rPr>
            <w:rFonts w:cs="Times New Roman"/>
            <w:sz w:val="24"/>
            <w:szCs w:val="24"/>
          </w:rPr>
          <w:delText>by</w:delText>
        </w:r>
      </w:del>
      <w:r w:rsidR="003A5C86">
        <w:rPr>
          <w:rFonts w:cs="Times New Roman"/>
          <w:sz w:val="24"/>
          <w:szCs w:val="24"/>
        </w:rPr>
        <w:t xml:space="preserve"> the increas</w:t>
      </w:r>
      <w:ins w:id="1258" w:author="Cheng, Jiangtao" w:date="2021-07-19T02:24:00Z">
        <w:r w:rsidR="00643A7D">
          <w:rPr>
            <w:rFonts w:cs="Times New Roman"/>
            <w:sz w:val="24"/>
            <w:szCs w:val="24"/>
          </w:rPr>
          <w:t>ing</w:t>
        </w:r>
      </w:ins>
      <w:del w:id="1259" w:author="Cheng, Jiangtao" w:date="2021-07-19T02:24:00Z">
        <w:r w:rsidR="003A5C86" w:rsidDel="00643A7D">
          <w:rPr>
            <w:rFonts w:cs="Times New Roman"/>
            <w:sz w:val="24"/>
            <w:szCs w:val="24"/>
          </w:rPr>
          <w:delText>e of the</w:delText>
        </w:r>
      </w:del>
      <w:r w:rsidR="003A5C86">
        <w:rPr>
          <w:rFonts w:cs="Times New Roman"/>
          <w:sz w:val="24"/>
          <w:szCs w:val="24"/>
        </w:rPr>
        <w:t xml:space="preserve"> substrate temperature. </w:t>
      </w:r>
      <w:r w:rsidR="00BE2296">
        <w:rPr>
          <w:rFonts w:cs="Times New Roman"/>
          <w:sz w:val="24"/>
          <w:szCs w:val="24"/>
        </w:rPr>
        <w:t xml:space="preserve">Here, for the first time, we </w:t>
      </w:r>
      <w:r w:rsidR="00D758AD">
        <w:rPr>
          <w:rFonts w:cs="Times New Roman"/>
          <w:sz w:val="24"/>
          <w:szCs w:val="24"/>
        </w:rPr>
        <w:t>conducted a comprehensive thermal resistance analysis for the sessile droplet evaporation on hot micro-structured superhydrophobic substrates</w:t>
      </w:r>
      <w:r w:rsidR="00685625">
        <w:rPr>
          <w:rFonts w:cs="Times New Roman"/>
          <w:sz w:val="24"/>
          <w:szCs w:val="24"/>
        </w:rPr>
        <w:t xml:space="preserve"> to analyze </w:t>
      </w:r>
      <w:ins w:id="1260" w:author="Cheng, Jiangtao" w:date="2021-07-19T02:25:00Z">
        <w:r w:rsidR="004965D8">
          <w:rPr>
            <w:rFonts w:cs="Times New Roman"/>
            <w:sz w:val="24"/>
            <w:szCs w:val="24"/>
          </w:rPr>
          <w:t xml:space="preserve">the </w:t>
        </w:r>
      </w:ins>
      <w:r w:rsidR="00685625">
        <w:rPr>
          <w:rFonts w:cs="Times New Roman"/>
          <w:sz w:val="24"/>
          <w:szCs w:val="24"/>
        </w:rPr>
        <w:t xml:space="preserve">evaporation from </w:t>
      </w:r>
      <w:r w:rsidR="00B555CE">
        <w:rPr>
          <w:rFonts w:cs="Times New Roman"/>
          <w:sz w:val="24"/>
          <w:szCs w:val="24"/>
        </w:rPr>
        <w:t xml:space="preserve">both the </w:t>
      </w:r>
      <w:r w:rsidR="00685625">
        <w:rPr>
          <w:rFonts w:cs="Times New Roman"/>
          <w:sz w:val="24"/>
          <w:szCs w:val="24"/>
        </w:rPr>
        <w:t xml:space="preserve">droplet cap and </w:t>
      </w:r>
      <w:r w:rsidR="00B555CE">
        <w:rPr>
          <w:rFonts w:cs="Times New Roman"/>
          <w:sz w:val="24"/>
          <w:szCs w:val="24"/>
        </w:rPr>
        <w:t xml:space="preserve">the </w:t>
      </w:r>
      <w:r w:rsidR="00685625">
        <w:rPr>
          <w:rFonts w:cs="Times New Roman"/>
          <w:sz w:val="24"/>
          <w:szCs w:val="24"/>
        </w:rPr>
        <w:t xml:space="preserve">droplet base. </w:t>
      </w:r>
      <w:r w:rsidR="00D758AD">
        <w:rPr>
          <w:rFonts w:cs="Times New Roman"/>
          <w:sz w:val="24"/>
          <w:szCs w:val="24"/>
        </w:rPr>
        <w:t xml:space="preserve"> </w:t>
      </w:r>
    </w:p>
    <w:p w14:paraId="7DB3A00B" w14:textId="5DDAE7D8" w:rsidR="0015631E" w:rsidRDefault="00911A46" w:rsidP="00856045">
      <w:pPr>
        <w:spacing w:line="360" w:lineRule="auto"/>
        <w:ind w:firstLine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According to our theoretical analysis, d</w:t>
      </w:r>
      <w:r w:rsidR="00395CF8">
        <w:rPr>
          <w:rFonts w:cs="Times New Roman"/>
          <w:sz w:val="24"/>
          <w:szCs w:val="24"/>
        </w:rPr>
        <w:t xml:space="preserve">roplet cap temperature shows </w:t>
      </w:r>
      <w:r w:rsidR="009921F9">
        <w:rPr>
          <w:rFonts w:cs="Times New Roman"/>
          <w:sz w:val="24"/>
          <w:szCs w:val="24"/>
        </w:rPr>
        <w:t>distinct</w:t>
      </w:r>
      <w:r w:rsidR="00395CF8">
        <w:rPr>
          <w:rFonts w:cs="Times New Roman"/>
          <w:sz w:val="24"/>
          <w:szCs w:val="24"/>
        </w:rPr>
        <w:t xml:space="preserve"> trends in different evaporation mode</w:t>
      </w:r>
      <w:r>
        <w:rPr>
          <w:rFonts w:cs="Times New Roman"/>
          <w:sz w:val="24"/>
          <w:szCs w:val="24"/>
        </w:rPr>
        <w:t>s</w:t>
      </w:r>
      <w:r w:rsidR="00395CF8">
        <w:rPr>
          <w:rFonts w:cs="Times New Roman"/>
          <w:sz w:val="24"/>
          <w:szCs w:val="24"/>
        </w:rPr>
        <w:t xml:space="preserve">, </w:t>
      </w:r>
      <w:r w:rsidR="00395CF8" w:rsidRPr="00F81AF9">
        <w:rPr>
          <w:rFonts w:cs="Times New Roman"/>
          <w:i/>
          <w:iCs/>
          <w:sz w:val="24"/>
          <w:szCs w:val="24"/>
        </w:rPr>
        <w:t>i.e</w:t>
      </w:r>
      <w:r w:rsidR="00395CF8">
        <w:rPr>
          <w:rFonts w:cs="Times New Roman"/>
          <w:sz w:val="24"/>
          <w:szCs w:val="24"/>
        </w:rPr>
        <w:t xml:space="preserve">., droplet cap temperature increases in the CCR mode </w:t>
      </w:r>
      <w:r w:rsidR="009921F9">
        <w:rPr>
          <w:rFonts w:cs="Times New Roman"/>
          <w:sz w:val="24"/>
          <w:szCs w:val="24"/>
        </w:rPr>
        <w:t>while</w:t>
      </w:r>
      <w:r w:rsidR="00395CF8">
        <w:rPr>
          <w:rFonts w:cs="Times New Roman"/>
          <w:sz w:val="24"/>
          <w:szCs w:val="24"/>
        </w:rPr>
        <w:t xml:space="preserve"> keep</w:t>
      </w:r>
      <w:ins w:id="1261" w:author="Cheng, Jiangtao" w:date="2021-07-19T02:26:00Z">
        <w:r w:rsidR="002C0E39">
          <w:rPr>
            <w:rFonts w:cs="Times New Roman"/>
            <w:sz w:val="24"/>
            <w:szCs w:val="24"/>
          </w:rPr>
          <w:t>ing</w:t>
        </w:r>
      </w:ins>
      <w:del w:id="1262" w:author="Cheng, Jiangtao" w:date="2021-07-19T02:26:00Z">
        <w:r w:rsidR="00395CF8" w:rsidDel="002C0E39">
          <w:rPr>
            <w:rFonts w:cs="Times New Roman"/>
            <w:sz w:val="24"/>
            <w:szCs w:val="24"/>
          </w:rPr>
          <w:delText>s</w:delText>
        </w:r>
      </w:del>
      <w:r w:rsidR="00CC474B">
        <w:rPr>
          <w:rFonts w:cs="Times New Roman"/>
          <w:sz w:val="24"/>
          <w:szCs w:val="24"/>
        </w:rPr>
        <w:t xml:space="preserve"> essentially</w:t>
      </w:r>
      <w:r w:rsidR="00395CF8">
        <w:rPr>
          <w:rFonts w:cs="Times New Roman"/>
          <w:sz w:val="24"/>
          <w:szCs w:val="24"/>
        </w:rPr>
        <w:t xml:space="preserve"> constant in the CCA mode.</w:t>
      </w:r>
      <w:r w:rsidR="00003614">
        <w:rPr>
          <w:rFonts w:cs="Times New Roman"/>
          <w:sz w:val="24"/>
          <w:szCs w:val="24"/>
        </w:rPr>
        <w:t xml:space="preserve"> </w:t>
      </w:r>
      <w:r w:rsidR="006C0701">
        <w:rPr>
          <w:rFonts w:cs="Times New Roman"/>
          <w:sz w:val="24"/>
          <w:szCs w:val="24"/>
        </w:rPr>
        <w:t xml:space="preserve">The total evaporation rate of the droplet decreases during the evaporation process. </w:t>
      </w:r>
      <w:r w:rsidR="00CC474B">
        <w:rPr>
          <w:rFonts w:cs="Times New Roman"/>
          <w:sz w:val="24"/>
          <w:szCs w:val="24"/>
        </w:rPr>
        <w:t>In the</w:t>
      </w:r>
      <w:r w:rsidR="006C0701" w:rsidRPr="00C43C1E">
        <w:rPr>
          <w:rFonts w:cs="Times New Roman"/>
          <w:sz w:val="24"/>
          <w:szCs w:val="24"/>
        </w:rPr>
        <w:t xml:space="preserve"> CCR mode</w:t>
      </w:r>
      <w:r w:rsidR="009921F9">
        <w:rPr>
          <w:rFonts w:cs="Times New Roman"/>
          <w:sz w:val="24"/>
          <w:szCs w:val="24"/>
        </w:rPr>
        <w:t>,</w:t>
      </w:r>
      <w:r w:rsidR="006C0701" w:rsidRPr="00C43C1E">
        <w:rPr>
          <w:rFonts w:cs="Times New Roman"/>
          <w:sz w:val="24"/>
          <w:szCs w:val="24"/>
        </w:rPr>
        <w:t xml:space="preserve"> the decrease of the total evaporation rate of the droplet is mainly caused by the decreas</w:t>
      </w:r>
      <w:ins w:id="1263" w:author="Cheng, Jiangtao" w:date="2021-07-19T02:26:00Z">
        <w:r w:rsidR="002C0E39">
          <w:rPr>
            <w:rFonts w:cs="Times New Roman"/>
            <w:sz w:val="24"/>
            <w:szCs w:val="24"/>
          </w:rPr>
          <w:t>ing</w:t>
        </w:r>
      </w:ins>
      <w:del w:id="1264" w:author="Cheng, Jiangtao" w:date="2021-07-19T02:26:00Z">
        <w:r w:rsidR="006C0701" w:rsidRPr="00C43C1E" w:rsidDel="002C0E39">
          <w:rPr>
            <w:rFonts w:cs="Times New Roman"/>
            <w:sz w:val="24"/>
            <w:szCs w:val="24"/>
          </w:rPr>
          <w:delText>e of</w:delText>
        </w:r>
      </w:del>
      <w:r w:rsidR="006C0701" w:rsidRPr="00C43C1E">
        <w:rPr>
          <w:rFonts w:cs="Times New Roman"/>
          <w:sz w:val="24"/>
          <w:szCs w:val="24"/>
        </w:rPr>
        <w:t xml:space="preserve"> evaporation rate from the droplet base</w:t>
      </w:r>
      <w:r w:rsidR="009921F9">
        <w:rPr>
          <w:rFonts w:cs="Times New Roman"/>
          <w:sz w:val="24"/>
          <w:szCs w:val="24"/>
        </w:rPr>
        <w:t>.</w:t>
      </w:r>
      <w:r w:rsidR="006C0701" w:rsidRPr="00C43C1E">
        <w:rPr>
          <w:rFonts w:cs="Times New Roman"/>
          <w:sz w:val="24"/>
          <w:szCs w:val="24"/>
        </w:rPr>
        <w:t xml:space="preserve"> </w:t>
      </w:r>
      <w:r w:rsidR="009921F9">
        <w:rPr>
          <w:rFonts w:cs="Times New Roman"/>
          <w:sz w:val="24"/>
          <w:szCs w:val="24"/>
        </w:rPr>
        <w:t>A</w:t>
      </w:r>
      <w:r w:rsidR="006C0701" w:rsidRPr="00C43C1E">
        <w:rPr>
          <w:rFonts w:cs="Times New Roman"/>
          <w:sz w:val="24"/>
          <w:szCs w:val="24"/>
        </w:rPr>
        <w:t xml:space="preserve">nd in </w:t>
      </w:r>
      <w:r>
        <w:rPr>
          <w:rFonts w:cs="Times New Roman"/>
          <w:sz w:val="24"/>
          <w:szCs w:val="24"/>
        </w:rPr>
        <w:t xml:space="preserve">the </w:t>
      </w:r>
      <w:r w:rsidR="006C0701" w:rsidRPr="00C43C1E">
        <w:rPr>
          <w:rFonts w:cs="Times New Roman"/>
          <w:sz w:val="24"/>
          <w:szCs w:val="24"/>
        </w:rPr>
        <w:t>CCA mode</w:t>
      </w:r>
      <w:ins w:id="1265" w:author="Cheng, Jiangtao" w:date="2021-07-19T02:26:00Z">
        <w:r w:rsidR="002C0E39">
          <w:rPr>
            <w:rFonts w:cs="Times New Roman"/>
            <w:sz w:val="24"/>
            <w:szCs w:val="24"/>
          </w:rPr>
          <w:t>,</w:t>
        </w:r>
      </w:ins>
      <w:r w:rsidR="006C0701" w:rsidRPr="00C43C1E">
        <w:rPr>
          <w:rFonts w:cs="Times New Roman"/>
          <w:sz w:val="24"/>
          <w:szCs w:val="24"/>
        </w:rPr>
        <w:t xml:space="preserve"> the decrease of the total evaporation rate is mainly </w:t>
      </w:r>
      <w:r w:rsidR="009921F9">
        <w:rPr>
          <w:rFonts w:cs="Times New Roman"/>
          <w:sz w:val="24"/>
          <w:szCs w:val="24"/>
        </w:rPr>
        <w:t>induced</w:t>
      </w:r>
      <w:r w:rsidR="006C0701" w:rsidRPr="00C43C1E">
        <w:rPr>
          <w:rFonts w:cs="Times New Roman"/>
          <w:sz w:val="24"/>
          <w:szCs w:val="24"/>
        </w:rPr>
        <w:t xml:space="preserve"> by the decreas</w:t>
      </w:r>
      <w:r w:rsidR="009921F9">
        <w:rPr>
          <w:rFonts w:cs="Times New Roman"/>
          <w:sz w:val="24"/>
          <w:szCs w:val="24"/>
        </w:rPr>
        <w:t>ing</w:t>
      </w:r>
      <w:r w:rsidR="006C0701" w:rsidRPr="00C43C1E">
        <w:rPr>
          <w:rFonts w:cs="Times New Roman"/>
          <w:sz w:val="24"/>
          <w:szCs w:val="24"/>
        </w:rPr>
        <w:t xml:space="preserve"> evaporation rate from the droplet cap. </w:t>
      </w:r>
      <w:r w:rsidR="00FE3E7A">
        <w:rPr>
          <w:rFonts w:eastAsia="DengXian" w:cs="Times New Roman"/>
          <w:kern w:val="0"/>
          <w:sz w:val="24"/>
          <w:szCs w:val="24"/>
        </w:rPr>
        <w:t xml:space="preserve">The evaporation ratio </w:t>
      </w:r>
      <w:r w:rsidR="00FE3E7A" w:rsidRPr="008D6A47">
        <w:rPr>
          <w:rFonts w:ascii="Cambria Math" w:eastAsia="DengXian" w:hAnsi="Cambria Math" w:cs="Cambria Math"/>
          <w:kern w:val="0"/>
          <w:sz w:val="24"/>
          <w:szCs w:val="24"/>
        </w:rPr>
        <w:t>𝜑</w:t>
      </w:r>
      <w:r w:rsidR="00FE3E7A">
        <w:rPr>
          <w:rFonts w:ascii="Cambria Math" w:eastAsia="DengXian" w:hAnsi="Cambria Math" w:cs="Cambria Math"/>
          <w:kern w:val="0"/>
          <w:sz w:val="24"/>
          <w:szCs w:val="24"/>
        </w:rPr>
        <w:t xml:space="preserve"> </w:t>
      </w:r>
      <w:r w:rsidR="00FE3E7A" w:rsidRPr="00F77D9C">
        <w:rPr>
          <w:rFonts w:eastAsia="DengXian" w:cs="Times New Roman"/>
          <w:kern w:val="0"/>
          <w:sz w:val="24"/>
          <w:szCs w:val="24"/>
        </w:rPr>
        <w:t>decrease</w:t>
      </w:r>
      <w:r w:rsidR="00FE3E7A">
        <w:rPr>
          <w:rFonts w:eastAsia="DengXian" w:cs="Times New Roman"/>
          <w:kern w:val="0"/>
          <w:sz w:val="24"/>
          <w:szCs w:val="24"/>
        </w:rPr>
        <w:t xml:space="preserve">s in the CCR mode and </w:t>
      </w:r>
      <w:r w:rsidR="00FE3E7A" w:rsidRPr="00A04C68">
        <w:rPr>
          <w:rFonts w:eastAsia="DengXian" w:cs="Times New Roman"/>
          <w:kern w:val="0"/>
          <w:sz w:val="24"/>
          <w:szCs w:val="24"/>
        </w:rPr>
        <w:t xml:space="preserve">increases </w:t>
      </w:r>
      <w:r w:rsidR="00AC62B7" w:rsidRPr="00A04C68">
        <w:rPr>
          <w:rFonts w:eastAsia="DengXian" w:cs="Times New Roman"/>
          <w:kern w:val="0"/>
          <w:sz w:val="24"/>
          <w:szCs w:val="24"/>
        </w:rPr>
        <w:t>approaching the</w:t>
      </w:r>
      <w:r w:rsidR="00FE3E7A">
        <w:rPr>
          <w:rFonts w:eastAsia="DengXian" w:cs="Times New Roman"/>
          <w:kern w:val="0"/>
          <w:sz w:val="24"/>
          <w:szCs w:val="24"/>
        </w:rPr>
        <w:t xml:space="preserve"> end of </w:t>
      </w:r>
      <w:r w:rsidR="004D4E45">
        <w:rPr>
          <w:rFonts w:eastAsia="DengXian" w:cs="Times New Roman"/>
          <w:kern w:val="0"/>
          <w:sz w:val="24"/>
          <w:szCs w:val="24"/>
        </w:rPr>
        <w:t xml:space="preserve">the </w:t>
      </w:r>
      <w:r w:rsidR="00FE3E7A">
        <w:rPr>
          <w:rFonts w:eastAsia="DengXian" w:cs="Times New Roman"/>
          <w:kern w:val="0"/>
          <w:sz w:val="24"/>
          <w:szCs w:val="24"/>
        </w:rPr>
        <w:t xml:space="preserve">CCA mode. For droplet volume larger than 1.5 </w:t>
      </w:r>
      <w:proofErr w:type="spellStart"/>
      <w:r w:rsidR="00FE3E7A" w:rsidRPr="008D6A47">
        <w:rPr>
          <w:rFonts w:eastAsia="DengXian" w:cs="Times New Roman"/>
          <w:kern w:val="0"/>
          <w:sz w:val="24"/>
          <w:szCs w:val="24"/>
        </w:rPr>
        <w:t>μL</w:t>
      </w:r>
      <w:proofErr w:type="spellEnd"/>
      <w:r w:rsidR="00FE3E7A">
        <w:rPr>
          <w:rFonts w:eastAsia="DengXian" w:cs="Times New Roman"/>
          <w:kern w:val="0"/>
          <w:sz w:val="24"/>
          <w:szCs w:val="24"/>
        </w:rPr>
        <w:t xml:space="preserve">, </w:t>
      </w:r>
      <w:r w:rsidR="00FE3E7A" w:rsidRPr="008D6A47">
        <w:rPr>
          <w:rFonts w:ascii="Cambria Math" w:eastAsia="DengXian" w:hAnsi="Cambria Math" w:cs="Cambria Math"/>
          <w:kern w:val="0"/>
          <w:sz w:val="24"/>
          <w:szCs w:val="24"/>
        </w:rPr>
        <w:t>𝜑</w:t>
      </w:r>
      <w:r w:rsidR="00FE3E7A">
        <w:rPr>
          <w:rFonts w:eastAsia="DengXian" w:cs="Times New Roman"/>
          <w:kern w:val="0"/>
          <w:sz w:val="24"/>
          <w:szCs w:val="24"/>
        </w:rPr>
        <w:t xml:space="preserve"> increases with the rise of the substrate temperature and for small droplet volume </w:t>
      </w:r>
      <w:r w:rsidR="00FE3E7A" w:rsidRPr="008D6A47">
        <w:rPr>
          <w:rFonts w:ascii="Cambria Math" w:eastAsia="DengXian" w:hAnsi="Cambria Math" w:cs="Cambria Math"/>
          <w:kern w:val="0"/>
          <w:sz w:val="24"/>
          <w:szCs w:val="24"/>
        </w:rPr>
        <w:t>𝜑</w:t>
      </w:r>
      <w:r w:rsidR="00FE3E7A">
        <w:rPr>
          <w:rFonts w:eastAsia="DengXian" w:cs="Times New Roman"/>
          <w:kern w:val="0"/>
          <w:sz w:val="24"/>
          <w:szCs w:val="24"/>
        </w:rPr>
        <w:t xml:space="preserve"> decreases with the rise of the substrate temperature. </w:t>
      </w:r>
      <w:r>
        <w:rPr>
          <w:rFonts w:cs="Times New Roman"/>
          <w:sz w:val="24"/>
          <w:szCs w:val="24"/>
        </w:rPr>
        <w:t xml:space="preserve">Internal fluid motion affects the droplet evaporation process on substrates with </w:t>
      </w:r>
      <w:r w:rsidR="004D4E45">
        <w:rPr>
          <w:rFonts w:cs="Times New Roman"/>
          <w:sz w:val="24"/>
          <w:szCs w:val="24"/>
        </w:rPr>
        <w:t xml:space="preserve">a </w:t>
      </w:r>
      <w:r>
        <w:rPr>
          <w:rFonts w:cs="Times New Roman"/>
          <w:sz w:val="24"/>
          <w:szCs w:val="24"/>
        </w:rPr>
        <w:t>high temperature (100 °C</w:t>
      </w:r>
      <w:ins w:id="1266" w:author="Cheng, Jiangtao" w:date="2021-07-18T23:20:00Z">
        <w:r w:rsidR="00CE22C7">
          <w:rPr>
            <w:rFonts w:cs="Times New Roman"/>
            <w:sz w:val="24"/>
            <w:szCs w:val="24"/>
          </w:rPr>
          <w:t xml:space="preserve"> </w:t>
        </w:r>
      </w:ins>
      <w:r w:rsidR="004D4E45" w:rsidRPr="00F27E1A">
        <w:rPr>
          <w:rFonts w:cs="Times New Roman"/>
          <w:sz w:val="24"/>
          <w:szCs w:val="24"/>
        </w:rPr>
        <w:t>–</w:t>
      </w:r>
      <w:ins w:id="1267" w:author="Cheng, Jiangtao" w:date="2021-07-18T23:20:00Z">
        <w:r w:rsidR="00CE22C7">
          <w:rPr>
            <w:rFonts w:cs="Times New Roman"/>
            <w:sz w:val="24"/>
            <w:szCs w:val="24"/>
          </w:rPr>
          <w:t xml:space="preserve"> </w:t>
        </w:r>
      </w:ins>
      <w:r>
        <w:rPr>
          <w:rFonts w:cs="Times New Roman"/>
          <w:sz w:val="24"/>
          <w:szCs w:val="24"/>
        </w:rPr>
        <w:t>120 °C) and a</w:t>
      </w:r>
      <w:r w:rsidRPr="008D6A47">
        <w:rPr>
          <w:rFonts w:eastAsia="DengXian" w:cs="Times New Roman"/>
          <w:kern w:val="0"/>
          <w:sz w:val="24"/>
          <w:szCs w:val="24"/>
        </w:rPr>
        <w:t>n effective thermal conductivity</w:t>
      </w:r>
      <w:r>
        <w:rPr>
          <w:rFonts w:eastAsia="DengXian" w:cs="Times New Roman"/>
          <w:kern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eff,w</m:t>
            </m:r>
          </m:sub>
        </m:sSub>
      </m:oMath>
      <w:r>
        <w:rPr>
          <w:rFonts w:eastAsia="DengXian" w:cs="Times New Roman"/>
          <w:kern w:val="0"/>
          <w:sz w:val="24"/>
          <w:szCs w:val="24"/>
        </w:rPr>
        <w:t xml:space="preserve">, which is about three times of water conductivity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sub>
        </m:sSub>
      </m:oMath>
      <w:r>
        <w:rPr>
          <w:rFonts w:eastAsia="DengXian" w:cs="Times New Roman"/>
          <w:kern w:val="0"/>
          <w:sz w:val="24"/>
          <w:szCs w:val="24"/>
        </w:rPr>
        <w:t>,</w:t>
      </w:r>
      <w:r w:rsidRPr="008D6A47">
        <w:rPr>
          <w:rFonts w:eastAsia="DengXian" w:cs="Times New Roman"/>
          <w:kern w:val="0"/>
          <w:sz w:val="24"/>
          <w:szCs w:val="24"/>
        </w:rPr>
        <w:t xml:space="preserve"> is employed </w:t>
      </w:r>
      <w:r w:rsidR="004D4E45">
        <w:rPr>
          <w:rFonts w:eastAsia="DengXian" w:cs="Times New Roman"/>
          <w:kern w:val="0"/>
          <w:sz w:val="24"/>
          <w:szCs w:val="24"/>
        </w:rPr>
        <w:t xml:space="preserve">by us </w:t>
      </w:r>
      <w:r w:rsidRPr="008D6A47">
        <w:rPr>
          <w:rFonts w:eastAsia="DengXian" w:cs="Times New Roman"/>
          <w:kern w:val="0"/>
          <w:sz w:val="24"/>
          <w:szCs w:val="24"/>
        </w:rPr>
        <w:t xml:space="preserve">as a correction factor for the thermal circuit model to </w:t>
      </w:r>
      <w:r w:rsidR="004D4E45">
        <w:rPr>
          <w:rFonts w:eastAsia="DengXian" w:cs="Times New Roman"/>
          <w:kern w:val="0"/>
          <w:sz w:val="24"/>
          <w:szCs w:val="24"/>
        </w:rPr>
        <w:t>account for</w:t>
      </w:r>
      <w:r w:rsidR="004D4E45" w:rsidRPr="008D6A47">
        <w:rPr>
          <w:rFonts w:eastAsia="DengXian" w:cs="Times New Roman"/>
          <w:kern w:val="0"/>
          <w:sz w:val="24"/>
          <w:szCs w:val="24"/>
        </w:rPr>
        <w:t xml:space="preserve"> </w:t>
      </w:r>
      <w:r w:rsidRPr="008D6A47">
        <w:rPr>
          <w:rFonts w:eastAsia="DengXian" w:cs="Times New Roman"/>
          <w:kern w:val="0"/>
          <w:sz w:val="24"/>
          <w:szCs w:val="24"/>
        </w:rPr>
        <w:t>the convection heat transfer in the water droplet.</w:t>
      </w:r>
      <w:r w:rsidR="00D8706B">
        <w:rPr>
          <w:rFonts w:cs="Times New Roman"/>
          <w:sz w:val="24"/>
          <w:szCs w:val="24"/>
        </w:rPr>
        <w:t xml:space="preserve"> </w:t>
      </w:r>
      <w:ins w:id="1268" w:author="Cheng, Jiangtao" w:date="2021-07-19T02:28:00Z">
        <w:r w:rsidR="002C0E39">
          <w:rPr>
            <w:rFonts w:cs="Times New Roman"/>
            <w:sz w:val="24"/>
            <w:szCs w:val="24"/>
          </w:rPr>
          <w:t>Furthermore, t</w:t>
        </w:r>
      </w:ins>
      <w:del w:id="1269" w:author="Cheng, Jiangtao" w:date="2021-07-19T02:28:00Z">
        <w:r w:rsidR="00F4314A" w:rsidDel="002C0E39">
          <w:rPr>
            <w:rFonts w:cs="Times New Roman"/>
            <w:sz w:val="24"/>
            <w:szCs w:val="24"/>
          </w:rPr>
          <w:delText>T</w:delText>
        </w:r>
      </w:del>
      <w:r w:rsidR="00F4314A">
        <w:rPr>
          <w:rFonts w:cs="Times New Roman"/>
          <w:sz w:val="24"/>
          <w:szCs w:val="24"/>
        </w:rPr>
        <w:t xml:space="preserve">he average temperature </w:t>
      </w:r>
      <w:ins w:id="1270" w:author="Cheng, Jiangtao" w:date="2021-07-19T02:28:00Z">
        <w:r w:rsidR="002C0E39">
          <w:rPr>
            <w:rFonts w:cs="Times New Roman"/>
            <w:sz w:val="24"/>
            <w:szCs w:val="24"/>
          </w:rPr>
          <w:t>at</w:t>
        </w:r>
      </w:ins>
      <w:del w:id="1271" w:author="Cheng, Jiangtao" w:date="2021-07-19T02:28:00Z">
        <w:r w:rsidR="00F4314A" w:rsidDel="002C0E39">
          <w:rPr>
            <w:rFonts w:cs="Times New Roman"/>
            <w:sz w:val="24"/>
            <w:szCs w:val="24"/>
          </w:rPr>
          <w:delText>of</w:delText>
        </w:r>
      </w:del>
      <w:r w:rsidR="00F4314A">
        <w:rPr>
          <w:rFonts w:cs="Times New Roman"/>
          <w:sz w:val="24"/>
          <w:szCs w:val="24"/>
        </w:rPr>
        <w:t xml:space="preserve"> the droplet base </w:t>
      </w:r>
      <w:r w:rsidR="004D4E45">
        <w:rPr>
          <w:rFonts w:cs="Times New Roman"/>
          <w:sz w:val="24"/>
          <w:szCs w:val="24"/>
        </w:rPr>
        <w:t>is</w:t>
      </w:r>
      <w:r w:rsidR="00F4314A">
        <w:rPr>
          <w:rFonts w:cs="Times New Roman"/>
          <w:sz w:val="24"/>
          <w:szCs w:val="24"/>
        </w:rPr>
        <w:t xml:space="preserve"> calculated </w:t>
      </w:r>
      <w:r w:rsidR="00D8706B">
        <w:rPr>
          <w:rFonts w:cs="Times New Roman"/>
          <w:sz w:val="24"/>
          <w:szCs w:val="24"/>
        </w:rPr>
        <w:t xml:space="preserve">and </w:t>
      </w:r>
      <w:r w:rsidR="004D4E45">
        <w:rPr>
          <w:rFonts w:cs="Times New Roman"/>
          <w:sz w:val="24"/>
          <w:szCs w:val="24"/>
        </w:rPr>
        <w:t xml:space="preserve">a </w:t>
      </w:r>
      <w:r w:rsidR="00F4314A">
        <w:rPr>
          <w:rFonts w:cs="Times New Roman"/>
          <w:sz w:val="24"/>
          <w:szCs w:val="24"/>
        </w:rPr>
        <w:t>large temperature difference between the droplet base</w:t>
      </w:r>
      <w:del w:id="1272" w:author="Cheng, Jiangtao" w:date="2021-07-19T02:28:00Z">
        <w:r w:rsidR="00C858FA" w:rsidDel="002C0E39">
          <w:rPr>
            <w:rFonts w:cs="Times New Roman"/>
            <w:sz w:val="24"/>
            <w:szCs w:val="24"/>
          </w:rPr>
          <w:delText xml:space="preserve"> surface</w:delText>
        </w:r>
      </w:del>
      <w:r w:rsidR="004D4E45">
        <w:rPr>
          <w:rFonts w:cs="Times New Roman"/>
          <w:sz w:val="24"/>
          <w:szCs w:val="24"/>
        </w:rPr>
        <w:t xml:space="preserve"> and the substrate</w:t>
      </w:r>
      <w:r w:rsidR="00C858FA">
        <w:rPr>
          <w:rFonts w:cs="Times New Roman"/>
          <w:sz w:val="24"/>
          <w:szCs w:val="24"/>
        </w:rPr>
        <w:t xml:space="preserve"> surface</w:t>
      </w:r>
      <w:r w:rsidR="00D8706B">
        <w:rPr>
          <w:rFonts w:cs="Times New Roman"/>
          <w:sz w:val="24"/>
          <w:szCs w:val="24"/>
        </w:rPr>
        <w:t xml:space="preserve"> </w:t>
      </w:r>
      <w:r w:rsidR="004D4E45">
        <w:rPr>
          <w:rFonts w:cs="Times New Roman"/>
          <w:sz w:val="24"/>
          <w:szCs w:val="24"/>
        </w:rPr>
        <w:t>is</w:t>
      </w:r>
      <w:r w:rsidR="00D8706B">
        <w:rPr>
          <w:rFonts w:cs="Times New Roman"/>
          <w:sz w:val="24"/>
          <w:szCs w:val="24"/>
        </w:rPr>
        <w:t xml:space="preserve"> observed</w:t>
      </w:r>
      <w:r w:rsidR="00F4314A">
        <w:rPr>
          <w:rFonts w:cs="Times New Roman"/>
          <w:sz w:val="24"/>
          <w:szCs w:val="24"/>
        </w:rPr>
        <w:t xml:space="preserve">. </w:t>
      </w:r>
      <w:bookmarkStart w:id="1273" w:name="_Hlk77259911"/>
      <w:r w:rsidR="00F4314A">
        <w:rPr>
          <w:rFonts w:cs="Times New Roman"/>
          <w:sz w:val="24"/>
          <w:szCs w:val="24"/>
        </w:rPr>
        <w:t xml:space="preserve">The </w:t>
      </w:r>
      <w:r w:rsidR="004D4E45">
        <w:rPr>
          <w:rFonts w:cs="Times New Roman"/>
          <w:sz w:val="24"/>
          <w:szCs w:val="24"/>
        </w:rPr>
        <w:lastRenderedPageBreak/>
        <w:t xml:space="preserve">apparent </w:t>
      </w:r>
      <w:r w:rsidR="00F4314A">
        <w:rPr>
          <w:rFonts w:cs="Times New Roman"/>
          <w:sz w:val="24"/>
          <w:szCs w:val="24"/>
        </w:rPr>
        <w:t>temperature difference</w:t>
      </w:r>
      <w:r w:rsidR="004D4E45">
        <w:rPr>
          <w:rFonts w:cs="Times New Roman"/>
          <w:sz w:val="24"/>
          <w:szCs w:val="24"/>
        </w:rPr>
        <w:t>s</w:t>
      </w:r>
      <w:r w:rsidR="00F4314A">
        <w:rPr>
          <w:rFonts w:cs="Times New Roman"/>
          <w:sz w:val="24"/>
          <w:szCs w:val="24"/>
        </w:rPr>
        <w:t xml:space="preserve"> between the droplet base and </w:t>
      </w:r>
      <w:r w:rsidR="004D4E45">
        <w:rPr>
          <w:rFonts w:cs="Times New Roman"/>
          <w:sz w:val="24"/>
          <w:szCs w:val="24"/>
        </w:rPr>
        <w:t xml:space="preserve">the </w:t>
      </w:r>
      <w:r w:rsidR="00F4314A">
        <w:rPr>
          <w:rFonts w:cs="Times New Roman"/>
          <w:sz w:val="24"/>
          <w:szCs w:val="24"/>
        </w:rPr>
        <w:t xml:space="preserve">substrate base are about 2 °C, 5 °C, 8 °C, 12.5 °C and 18 °C for the </w:t>
      </w:r>
      <w:ins w:id="1274" w:author="Cheng, Jiangtao" w:date="2021-07-19T02:30:00Z">
        <w:r w:rsidR="007E6FD0">
          <w:rPr>
            <w:rFonts w:cs="Times New Roman"/>
            <w:sz w:val="24"/>
            <w:szCs w:val="24"/>
          </w:rPr>
          <w:t>evaporating</w:t>
        </w:r>
      </w:ins>
      <w:del w:id="1275" w:author="Cheng, Jiangtao" w:date="2021-07-19T02:30:00Z">
        <w:r w:rsidR="00F4314A" w:rsidDel="007E6FD0">
          <w:rPr>
            <w:rFonts w:cs="Times New Roman"/>
            <w:sz w:val="24"/>
            <w:szCs w:val="24"/>
          </w:rPr>
          <w:delText>sessile</w:delText>
        </w:r>
      </w:del>
      <w:r w:rsidR="00F4314A">
        <w:rPr>
          <w:rFonts w:cs="Times New Roman"/>
          <w:sz w:val="24"/>
          <w:szCs w:val="24"/>
        </w:rPr>
        <w:t xml:space="preserve"> droplet on </w:t>
      </w:r>
      <w:r w:rsidR="004D4E45">
        <w:rPr>
          <w:rFonts w:cs="Times New Roman"/>
          <w:sz w:val="24"/>
          <w:szCs w:val="24"/>
        </w:rPr>
        <w:t xml:space="preserve">the micro-structured </w:t>
      </w:r>
      <w:r w:rsidR="00F4314A">
        <w:rPr>
          <w:rFonts w:cs="Times New Roman"/>
          <w:sz w:val="24"/>
          <w:szCs w:val="24"/>
        </w:rPr>
        <w:t>substrate</w:t>
      </w:r>
      <w:ins w:id="1276" w:author="Cheng, Jiangtao" w:date="2021-07-19T02:30:00Z">
        <w:r w:rsidR="007E6FD0">
          <w:rPr>
            <w:rFonts w:cs="Times New Roman"/>
            <w:sz w:val="24"/>
            <w:szCs w:val="24"/>
          </w:rPr>
          <w:t>s</w:t>
        </w:r>
      </w:ins>
      <w:r w:rsidR="00F4314A">
        <w:rPr>
          <w:rFonts w:cs="Times New Roman"/>
          <w:sz w:val="24"/>
          <w:szCs w:val="24"/>
        </w:rPr>
        <w:t xml:space="preserve"> with </w:t>
      </w:r>
      <w:r w:rsidR="004D4E45">
        <w:rPr>
          <w:rFonts w:cs="Times New Roman"/>
          <w:sz w:val="24"/>
          <w:szCs w:val="24"/>
        </w:rPr>
        <w:t xml:space="preserve">the </w:t>
      </w:r>
      <w:r w:rsidR="00F4314A">
        <w:rPr>
          <w:rFonts w:cs="Times New Roman"/>
          <w:sz w:val="24"/>
          <w:szCs w:val="24"/>
        </w:rPr>
        <w:t xml:space="preserve">base temperature </w:t>
      </w:r>
      <w:ins w:id="1277" w:author="Cheng, Jiangtao" w:date="2021-07-19T02:29:00Z">
        <w:r w:rsidR="00DC4EB7">
          <w:rPr>
            <w:rFonts w:cs="Times New Roman"/>
            <w:sz w:val="24"/>
            <w:szCs w:val="24"/>
          </w:rPr>
          <w:t xml:space="preserve">maintained </w:t>
        </w:r>
      </w:ins>
      <w:r w:rsidR="00F4314A">
        <w:rPr>
          <w:rFonts w:cs="Times New Roman"/>
          <w:sz w:val="24"/>
          <w:szCs w:val="24"/>
        </w:rPr>
        <w:t>at 40 °C, 60 °C, 80 °C, 100 °C and 120 °C, respectively</w:t>
      </w:r>
      <w:bookmarkEnd w:id="1273"/>
      <w:r w:rsidR="00F4314A">
        <w:rPr>
          <w:rFonts w:cs="Times New Roman"/>
          <w:sz w:val="24"/>
          <w:szCs w:val="24"/>
        </w:rPr>
        <w:t xml:space="preserve">. </w:t>
      </w:r>
    </w:p>
    <w:p w14:paraId="1F7FC4ED" w14:textId="6548627B" w:rsidR="00A9447C" w:rsidRDefault="00E472B4" w:rsidP="00856045">
      <w:pPr>
        <w:spacing w:line="360" w:lineRule="auto"/>
        <w:ind w:firstLine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Our </w:t>
      </w:r>
      <w:r w:rsidR="004D4E45">
        <w:rPr>
          <w:rFonts w:cs="Times New Roman"/>
          <w:sz w:val="24"/>
          <w:szCs w:val="24"/>
        </w:rPr>
        <w:t>study</w:t>
      </w:r>
      <w:r>
        <w:rPr>
          <w:rFonts w:cs="Times New Roman"/>
          <w:sz w:val="24"/>
          <w:szCs w:val="24"/>
        </w:rPr>
        <w:t xml:space="preserve"> about the sessile droplet evaporation on hot micro-structured superhydrophobic surface</w:t>
      </w:r>
      <w:r w:rsidR="004D4E45">
        <w:rPr>
          <w:rFonts w:cs="Times New Roman"/>
          <w:sz w:val="24"/>
          <w:szCs w:val="24"/>
        </w:rPr>
        <w:t>s</w:t>
      </w:r>
      <w:r>
        <w:rPr>
          <w:rFonts w:cs="Times New Roman"/>
          <w:sz w:val="24"/>
          <w:szCs w:val="24"/>
        </w:rPr>
        <w:t xml:space="preserve"> can deepen our understanding </w:t>
      </w:r>
      <w:ins w:id="1278" w:author="Cheng, Jiangtao" w:date="2021-07-18T11:51:00Z">
        <w:r w:rsidR="00855AEE">
          <w:rPr>
            <w:rFonts w:cs="Times New Roman"/>
            <w:sz w:val="24"/>
            <w:szCs w:val="24"/>
          </w:rPr>
          <w:t>of</w:t>
        </w:r>
      </w:ins>
      <w:del w:id="1279" w:author="Cheng, Jiangtao" w:date="2021-07-18T11:51:00Z">
        <w:r w:rsidDel="00855AEE">
          <w:rPr>
            <w:rFonts w:cs="Times New Roman"/>
            <w:sz w:val="24"/>
            <w:szCs w:val="24"/>
          </w:rPr>
          <w:delText>about</w:delText>
        </w:r>
      </w:del>
      <w:r>
        <w:rPr>
          <w:rFonts w:cs="Times New Roman"/>
          <w:sz w:val="24"/>
          <w:szCs w:val="24"/>
        </w:rPr>
        <w:t xml:space="preserve"> the heat and mass transfer </w:t>
      </w:r>
      <w:ins w:id="1280" w:author="Cheng, Jiangtao" w:date="2021-07-18T11:51:00Z">
        <w:r w:rsidR="00855AEE">
          <w:rPr>
            <w:rFonts w:cs="Times New Roman"/>
            <w:sz w:val="24"/>
            <w:szCs w:val="24"/>
          </w:rPr>
          <w:t>not only from</w:t>
        </w:r>
      </w:ins>
      <w:del w:id="1281" w:author="Cheng, Jiangtao" w:date="2021-07-18T11:51:00Z">
        <w:r w:rsidDel="00855AEE">
          <w:rPr>
            <w:rFonts w:cs="Times New Roman"/>
            <w:sz w:val="24"/>
            <w:szCs w:val="24"/>
          </w:rPr>
          <w:delText>of</w:delText>
        </w:r>
      </w:del>
      <w:r>
        <w:rPr>
          <w:rFonts w:cs="Times New Roman"/>
          <w:sz w:val="24"/>
          <w:szCs w:val="24"/>
        </w:rPr>
        <w:t xml:space="preserve"> the droplet</w:t>
      </w:r>
      <w:ins w:id="1282" w:author="Cheng, Jiangtao" w:date="2021-07-18T11:51:00Z">
        <w:r w:rsidR="00855AEE">
          <w:rPr>
            <w:rFonts w:cs="Times New Roman"/>
            <w:sz w:val="24"/>
            <w:szCs w:val="24"/>
          </w:rPr>
          <w:t xml:space="preserve"> cap but also from droplet base</w:t>
        </w:r>
      </w:ins>
      <w:r>
        <w:rPr>
          <w:rFonts w:cs="Times New Roman"/>
          <w:sz w:val="24"/>
          <w:szCs w:val="24"/>
        </w:rPr>
        <w:t xml:space="preserve">. Meanwhile this thermal circuit model provides us a convenient tool to </w:t>
      </w:r>
      <w:ins w:id="1283" w:author="Cheng, Jiangtao" w:date="2021-07-18T11:52:00Z">
        <w:r w:rsidR="00855AEE">
          <w:rPr>
            <w:rFonts w:cs="Times New Roman"/>
            <w:sz w:val="24"/>
            <w:szCs w:val="24"/>
          </w:rPr>
          <w:t>analyze</w:t>
        </w:r>
      </w:ins>
      <w:del w:id="1284" w:author="Cheng, Jiangtao" w:date="2021-07-18T11:52:00Z">
        <w:r w:rsidR="00B70944" w:rsidDel="00855AEE">
          <w:rPr>
            <w:rFonts w:cs="Times New Roman"/>
            <w:sz w:val="24"/>
            <w:szCs w:val="24"/>
          </w:rPr>
          <w:delText>describe</w:delText>
        </w:r>
      </w:del>
      <w:r w:rsidR="00B70944">
        <w:rPr>
          <w:rFonts w:cs="Times New Roman"/>
          <w:sz w:val="24"/>
          <w:szCs w:val="24"/>
        </w:rPr>
        <w:t xml:space="preserve"> the evaporation dynamics</w:t>
      </w:r>
      <w:r>
        <w:rPr>
          <w:rFonts w:cs="Times New Roman"/>
          <w:sz w:val="24"/>
          <w:szCs w:val="24"/>
        </w:rPr>
        <w:t xml:space="preserve"> </w:t>
      </w:r>
      <w:r w:rsidR="004D4E45">
        <w:rPr>
          <w:rFonts w:cs="Times New Roman"/>
          <w:sz w:val="24"/>
          <w:szCs w:val="24"/>
        </w:rPr>
        <w:t>of</w:t>
      </w:r>
      <w:del w:id="1285" w:author="Cheng, Jiangtao" w:date="2021-07-18T11:52:00Z">
        <w:r w:rsidDel="00855AEE">
          <w:rPr>
            <w:rFonts w:cs="Times New Roman"/>
            <w:sz w:val="24"/>
            <w:szCs w:val="24"/>
          </w:rPr>
          <w:delText xml:space="preserve"> the</w:delText>
        </w:r>
      </w:del>
      <w:r>
        <w:rPr>
          <w:rFonts w:cs="Times New Roman"/>
          <w:sz w:val="24"/>
          <w:szCs w:val="24"/>
        </w:rPr>
        <w:t xml:space="preserve"> </w:t>
      </w:r>
      <w:ins w:id="1286" w:author="Cheng, Jiangtao" w:date="2021-07-18T11:53:00Z">
        <w:r w:rsidR="00855AEE">
          <w:rPr>
            <w:rFonts w:cs="Times New Roman"/>
            <w:sz w:val="24"/>
            <w:szCs w:val="24"/>
          </w:rPr>
          <w:t xml:space="preserve">a </w:t>
        </w:r>
      </w:ins>
      <w:r>
        <w:rPr>
          <w:rFonts w:cs="Times New Roman"/>
          <w:sz w:val="24"/>
          <w:szCs w:val="24"/>
        </w:rPr>
        <w:t xml:space="preserve">sessile droplet on hot micro-structured substrates. </w:t>
      </w:r>
    </w:p>
    <w:p w14:paraId="447ED3D3" w14:textId="552E4BAD" w:rsidR="00D432AD" w:rsidRPr="00A9447C" w:rsidRDefault="00C111B2" w:rsidP="00C43C1E">
      <w:pPr>
        <w:spacing w:line="360" w:lineRule="auto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6. </w:t>
      </w:r>
      <w:proofErr w:type="spellStart"/>
      <w:r w:rsidR="00A9447C" w:rsidRPr="00A9447C">
        <w:rPr>
          <w:rFonts w:cs="Times New Roman"/>
          <w:b/>
          <w:bCs/>
          <w:sz w:val="24"/>
          <w:szCs w:val="24"/>
        </w:rPr>
        <w:t>CRediT</w:t>
      </w:r>
      <w:proofErr w:type="spellEnd"/>
      <w:r w:rsidR="00A9447C" w:rsidRPr="00A9447C">
        <w:rPr>
          <w:rFonts w:cs="Times New Roman"/>
          <w:b/>
          <w:bCs/>
          <w:sz w:val="24"/>
          <w:szCs w:val="24"/>
        </w:rPr>
        <w:t xml:space="preserve"> authorship contribution statement</w:t>
      </w:r>
    </w:p>
    <w:p w14:paraId="3C8141E9" w14:textId="0CE34B54" w:rsidR="00A9447C" w:rsidRDefault="00A9447C" w:rsidP="006E2AE3">
      <w:pPr>
        <w:spacing w:line="360" w:lineRule="auto"/>
        <w:rPr>
          <w:sz w:val="24"/>
          <w:szCs w:val="32"/>
        </w:rPr>
      </w:pPr>
      <w:r w:rsidRPr="00A9447C">
        <w:rPr>
          <w:sz w:val="24"/>
          <w:szCs w:val="32"/>
          <w:vertAlign w:val="superscript"/>
        </w:rPr>
        <w:t>†</w:t>
      </w:r>
      <w:r w:rsidRPr="00A9447C">
        <w:rPr>
          <w:sz w:val="24"/>
          <w:szCs w:val="32"/>
        </w:rPr>
        <w:t>W</w:t>
      </w:r>
      <w:r>
        <w:rPr>
          <w:sz w:val="24"/>
          <w:szCs w:val="32"/>
        </w:rPr>
        <w:t>.H. and X.H. are co-first authors with equal contribution to this work. W.H., X.H and J.C. conceived the research idea. W.H</w:t>
      </w:r>
      <w:r w:rsidR="000A2681">
        <w:rPr>
          <w:sz w:val="24"/>
          <w:szCs w:val="32"/>
        </w:rPr>
        <w:t>.</w:t>
      </w:r>
      <w:r w:rsidR="00DD44F6">
        <w:rPr>
          <w:sz w:val="24"/>
          <w:szCs w:val="32"/>
        </w:rPr>
        <w:t xml:space="preserve"> designed and</w:t>
      </w:r>
      <w:r w:rsidR="000A2681">
        <w:rPr>
          <w:sz w:val="24"/>
          <w:szCs w:val="32"/>
        </w:rPr>
        <w:t xml:space="preserve"> carried out</w:t>
      </w:r>
      <w:r>
        <w:rPr>
          <w:sz w:val="24"/>
          <w:szCs w:val="32"/>
        </w:rPr>
        <w:t xml:space="preserve"> the experiments</w:t>
      </w:r>
      <w:r w:rsidR="00DD44F6">
        <w:rPr>
          <w:sz w:val="24"/>
          <w:szCs w:val="32"/>
        </w:rPr>
        <w:t>, W.H. and X.H.</w:t>
      </w:r>
      <w:r w:rsidR="00047D34">
        <w:rPr>
          <w:sz w:val="24"/>
          <w:szCs w:val="32"/>
        </w:rPr>
        <w:t xml:space="preserve"> conducted</w:t>
      </w:r>
      <w:r w:rsidR="000676CA">
        <w:rPr>
          <w:sz w:val="24"/>
          <w:szCs w:val="32"/>
        </w:rPr>
        <w:t xml:space="preserve"> the</w:t>
      </w:r>
      <w:r w:rsidR="000A2681">
        <w:rPr>
          <w:sz w:val="24"/>
          <w:szCs w:val="32"/>
        </w:rPr>
        <w:t xml:space="preserve"> theoretical analysis.</w:t>
      </w:r>
      <w:r w:rsidR="00DD44F6">
        <w:rPr>
          <w:sz w:val="24"/>
          <w:szCs w:val="32"/>
        </w:rPr>
        <w:t xml:space="preserve"> Y.L. fabricated the devices.</w:t>
      </w:r>
      <w:r w:rsidR="00ED0441">
        <w:rPr>
          <w:sz w:val="24"/>
          <w:szCs w:val="32"/>
        </w:rPr>
        <w:t xml:space="preserve"> W.H., X.H. and</w:t>
      </w:r>
      <w:r w:rsidR="000A2681">
        <w:rPr>
          <w:sz w:val="24"/>
          <w:szCs w:val="32"/>
        </w:rPr>
        <w:t xml:space="preserve"> </w:t>
      </w:r>
      <w:r w:rsidR="00ED0441">
        <w:rPr>
          <w:sz w:val="24"/>
          <w:szCs w:val="32"/>
        </w:rPr>
        <w:t xml:space="preserve">J.C. wrote the manuscript. </w:t>
      </w:r>
      <w:r w:rsidR="00DD44F6">
        <w:rPr>
          <w:sz w:val="24"/>
          <w:szCs w:val="32"/>
        </w:rPr>
        <w:t xml:space="preserve">Y.L. edited the manuscript. </w:t>
      </w:r>
    </w:p>
    <w:p w14:paraId="5DBB5F75" w14:textId="440CE9A7" w:rsidR="00ED0441" w:rsidRPr="00ED0441" w:rsidRDefault="00C111B2" w:rsidP="006E2AE3">
      <w:pPr>
        <w:spacing w:line="360" w:lineRule="auto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7. </w:t>
      </w:r>
      <w:r w:rsidR="00ED0441" w:rsidRPr="00ED0441">
        <w:rPr>
          <w:b/>
          <w:bCs/>
          <w:sz w:val="24"/>
          <w:szCs w:val="32"/>
        </w:rPr>
        <w:t>Declaration of Competing Interest</w:t>
      </w:r>
    </w:p>
    <w:p w14:paraId="1A5EA5A6" w14:textId="4C5C70EE" w:rsidR="00ED0441" w:rsidRDefault="00ED0441" w:rsidP="006E2AE3">
      <w:pPr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None.</w:t>
      </w:r>
    </w:p>
    <w:p w14:paraId="11654443" w14:textId="1EE6C2FD" w:rsidR="00DD44F6" w:rsidRPr="00DD44F6" w:rsidRDefault="00DD44F6" w:rsidP="006E2AE3">
      <w:pPr>
        <w:spacing w:line="360" w:lineRule="auto"/>
        <w:rPr>
          <w:b/>
          <w:bCs/>
          <w:sz w:val="24"/>
          <w:szCs w:val="32"/>
        </w:rPr>
      </w:pPr>
      <w:r w:rsidRPr="00DD44F6">
        <w:rPr>
          <w:b/>
          <w:bCs/>
          <w:sz w:val="24"/>
          <w:szCs w:val="32"/>
        </w:rPr>
        <w:t>8. Acknowledgment</w:t>
      </w:r>
    </w:p>
    <w:p w14:paraId="55701F4F" w14:textId="19237929" w:rsidR="00BA38EC" w:rsidRDefault="00DD44F6">
      <w:pPr>
        <w:spacing w:after="120" w:line="360" w:lineRule="auto"/>
        <w:rPr>
          <w:rFonts w:cs="Times New Roman"/>
          <w:kern w:val="0"/>
          <w:sz w:val="24"/>
          <w:szCs w:val="24"/>
        </w:rPr>
        <w:pPrChange w:id="1287" w:author="Cheng, Jiangtao" w:date="2021-07-18T11:23:00Z">
          <w:pPr>
            <w:spacing w:line="360" w:lineRule="auto"/>
          </w:pPr>
        </w:pPrChange>
      </w:pPr>
      <w:r w:rsidRPr="00DD44F6">
        <w:rPr>
          <w:rFonts w:cs="Times New Roman"/>
          <w:kern w:val="0"/>
          <w:sz w:val="24"/>
          <w:szCs w:val="24"/>
        </w:rPr>
        <w:t>This work is financially supported by NSF CBET under grant number 1550299</w:t>
      </w:r>
      <w:ins w:id="1288" w:author="Cheng, Jiangtao" w:date="2021-07-18T09:19:00Z">
        <w:r w:rsidR="00F96152">
          <w:rPr>
            <w:rFonts w:cs="Times New Roman"/>
            <w:kern w:val="0"/>
            <w:sz w:val="24"/>
            <w:szCs w:val="24"/>
          </w:rPr>
          <w:t>,</w:t>
        </w:r>
      </w:ins>
      <w:del w:id="1289" w:author="Cheng, Jiangtao" w:date="2021-07-18T09:19:00Z">
        <w:r w:rsidRPr="00DD44F6" w:rsidDel="00F96152">
          <w:rPr>
            <w:rFonts w:cs="Times New Roman"/>
            <w:kern w:val="0"/>
            <w:sz w:val="24"/>
            <w:szCs w:val="24"/>
          </w:rPr>
          <w:delText xml:space="preserve"> and</w:delText>
        </w:r>
      </w:del>
      <w:r w:rsidRPr="00DD44F6">
        <w:rPr>
          <w:rFonts w:cs="Times New Roman"/>
          <w:kern w:val="0"/>
          <w:sz w:val="24"/>
          <w:szCs w:val="24"/>
        </w:rPr>
        <w:t xml:space="preserve"> NSF ECCS under grant</w:t>
      </w:r>
      <w:r w:rsidR="003F7596">
        <w:rPr>
          <w:rFonts w:cs="Times New Roman"/>
          <w:kern w:val="0"/>
          <w:sz w:val="24"/>
          <w:szCs w:val="24"/>
        </w:rPr>
        <w:t xml:space="preserve"> 1808931</w:t>
      </w:r>
      <w:ins w:id="1290" w:author="Cheng, Jiangtao" w:date="2021-07-18T09:19:00Z">
        <w:r w:rsidR="00F96152">
          <w:rPr>
            <w:rFonts w:cs="Times New Roman"/>
            <w:kern w:val="0"/>
            <w:sz w:val="24"/>
            <w:szCs w:val="24"/>
          </w:rPr>
          <w:t xml:space="preserve"> and </w:t>
        </w:r>
        <w:r w:rsidR="00F96152" w:rsidRPr="00F96152">
          <w:rPr>
            <w:rFonts w:cs="Times New Roman"/>
            <w:kern w:val="0"/>
            <w:sz w:val="24"/>
            <w:szCs w:val="24"/>
          </w:rPr>
          <w:t xml:space="preserve">NSFC </w:t>
        </w:r>
      </w:ins>
      <w:ins w:id="1291" w:author="Cheng, Jiangtao" w:date="2021-07-18T09:20:00Z">
        <w:r w:rsidR="00F96152">
          <w:rPr>
            <w:rFonts w:cs="Times New Roman"/>
            <w:kern w:val="0"/>
            <w:sz w:val="24"/>
            <w:szCs w:val="24"/>
          </w:rPr>
          <w:t>under grant number</w:t>
        </w:r>
      </w:ins>
      <w:ins w:id="1292" w:author="Cheng, Jiangtao" w:date="2021-07-18T09:19:00Z">
        <w:r w:rsidR="00F96152" w:rsidRPr="00F96152">
          <w:rPr>
            <w:rFonts w:cs="Times New Roman"/>
            <w:kern w:val="0"/>
            <w:sz w:val="24"/>
            <w:szCs w:val="24"/>
          </w:rPr>
          <w:t xml:space="preserve"> 52075071</w:t>
        </w:r>
      </w:ins>
      <w:r w:rsidR="003F7596">
        <w:rPr>
          <w:rFonts w:cs="Times New Roman"/>
          <w:kern w:val="0"/>
          <w:sz w:val="24"/>
          <w:szCs w:val="24"/>
        </w:rPr>
        <w:t>.</w:t>
      </w:r>
    </w:p>
    <w:p w14:paraId="0E2F1A66" w14:textId="77777777" w:rsidR="00CC2E3E" w:rsidRPr="00B06105" w:rsidRDefault="00CC2E3E" w:rsidP="00CC2E3E">
      <w:pPr>
        <w:widowControl/>
        <w:spacing w:after="160" w:line="259" w:lineRule="auto"/>
        <w:jc w:val="left"/>
        <w:rPr>
          <w:rFonts w:eastAsia="DengXian" w:cs="Times New Roman"/>
          <w:b/>
          <w:bCs/>
          <w:kern w:val="0"/>
          <w:sz w:val="24"/>
          <w:szCs w:val="24"/>
        </w:rPr>
      </w:pPr>
      <w:r w:rsidRPr="00B06105">
        <w:rPr>
          <w:rFonts w:eastAsia="DengXian" w:cs="Times New Roman"/>
          <w:b/>
          <w:bCs/>
          <w:kern w:val="0"/>
          <w:sz w:val="24"/>
          <w:szCs w:val="24"/>
        </w:rPr>
        <w:t>Nomenclature</w:t>
      </w:r>
    </w:p>
    <w:tbl>
      <w:tblPr>
        <w:tblStyle w:val="TableGrid31"/>
        <w:tblW w:w="0" w:type="auto"/>
        <w:tblInd w:w="1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293" w:author="Cheng, Jiangtao" w:date="2021-07-18T11:29:00Z">
          <w:tblPr>
            <w:tblStyle w:val="TableGrid31"/>
            <w:tblW w:w="0" w:type="auto"/>
            <w:tblBorders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705"/>
        <w:gridCol w:w="7645"/>
        <w:tblGridChange w:id="1294">
          <w:tblGrid>
            <w:gridCol w:w="1705"/>
            <w:gridCol w:w="7645"/>
          </w:tblGrid>
        </w:tblGridChange>
      </w:tblGrid>
      <w:tr w:rsidR="00CC2E3E" w:rsidRPr="006E3B65" w14:paraId="138EF0CB" w14:textId="77777777" w:rsidTr="002E270B">
        <w:tc>
          <w:tcPr>
            <w:tcW w:w="1705" w:type="dxa"/>
            <w:tcPrChange w:id="1295" w:author="Cheng, Jiangtao" w:date="2021-07-18T11:29:00Z">
              <w:tcPr>
                <w:tcW w:w="1705" w:type="dxa"/>
              </w:tcPr>
            </w:tcPrChange>
          </w:tcPr>
          <w:p w14:paraId="40148250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7645" w:type="dxa"/>
            <w:tcPrChange w:id="1296" w:author="Cheng, Jiangtao" w:date="2021-07-18T11:29:00Z">
              <w:tcPr>
                <w:tcW w:w="7645" w:type="dxa"/>
              </w:tcPr>
            </w:tcPrChange>
          </w:tcPr>
          <w:p w14:paraId="6DD806EF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radius of micropillar [µm]</w:t>
            </w:r>
          </w:p>
        </w:tc>
      </w:tr>
      <w:tr w:rsidR="00CC2E3E" w:rsidRPr="006E3B65" w14:paraId="719D9219" w14:textId="77777777" w:rsidTr="002E270B">
        <w:tc>
          <w:tcPr>
            <w:tcW w:w="1705" w:type="dxa"/>
            <w:tcPrChange w:id="1297" w:author="Cheng, Jiangtao" w:date="2021-07-18T11:29:00Z">
              <w:tcPr>
                <w:tcW w:w="1705" w:type="dxa"/>
              </w:tcPr>
            </w:tcPrChange>
          </w:tcPr>
          <w:p w14:paraId="6DB859DC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7645" w:type="dxa"/>
            <w:tcPrChange w:id="1298" w:author="Cheng, Jiangtao" w:date="2021-07-18T11:29:00Z">
              <w:tcPr>
                <w:tcW w:w="7645" w:type="dxa"/>
              </w:tcPr>
            </w:tcPrChange>
          </w:tcPr>
          <w:p w14:paraId="545C3D04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radius of water/substrate layer in one unit cell [µm]</w:t>
            </w:r>
          </w:p>
        </w:tc>
      </w:tr>
      <w:tr w:rsidR="00CC2E3E" w:rsidRPr="006E3B65" w14:paraId="45A8053B" w14:textId="77777777" w:rsidTr="002E270B">
        <w:tc>
          <w:tcPr>
            <w:tcW w:w="1705" w:type="dxa"/>
            <w:tcPrChange w:id="1299" w:author="Cheng, Jiangtao" w:date="2021-07-18T11:29:00Z">
              <w:tcPr>
                <w:tcW w:w="1705" w:type="dxa"/>
              </w:tcPr>
            </w:tcPrChange>
          </w:tcPr>
          <w:p w14:paraId="44FACC82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00" w:author="Cheng, Jiangtao" w:date="2021-07-18T11:29:00Z">
              <w:tcPr>
                <w:tcW w:w="7645" w:type="dxa"/>
              </w:tcPr>
            </w:tcPrChange>
          </w:tcPr>
          <w:p w14:paraId="648461C7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specific heat capacity of silicon [J/(kg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K)]</w:t>
            </w:r>
          </w:p>
        </w:tc>
      </w:tr>
      <w:tr w:rsidR="00CC2E3E" w:rsidRPr="006E3B65" w14:paraId="7466D54C" w14:textId="77777777" w:rsidTr="002E270B">
        <w:tc>
          <w:tcPr>
            <w:tcW w:w="1705" w:type="dxa"/>
            <w:tcPrChange w:id="1301" w:author="Cheng, Jiangtao" w:date="2021-07-18T11:29:00Z">
              <w:tcPr>
                <w:tcW w:w="1705" w:type="dxa"/>
              </w:tcPr>
            </w:tcPrChange>
          </w:tcPr>
          <w:p w14:paraId="59DD7E86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02" w:author="Cheng, Jiangtao" w:date="2021-07-18T11:29:00Z">
              <w:tcPr>
                <w:tcW w:w="7645" w:type="dxa"/>
              </w:tcPr>
            </w:tcPrChange>
          </w:tcPr>
          <w:p w14:paraId="214BCF92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saturated vapor concentration [kg/m</w:t>
            </w:r>
            <w:r w:rsidRPr="006E3B6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CC2E3E" w:rsidRPr="006E3B65" w14:paraId="68B9A63A" w14:textId="77777777" w:rsidTr="002E270B">
        <w:tc>
          <w:tcPr>
            <w:tcW w:w="1705" w:type="dxa"/>
            <w:tcPrChange w:id="1303" w:author="Cheng, Jiangtao" w:date="2021-07-18T11:29:00Z">
              <w:tcPr>
                <w:tcW w:w="1705" w:type="dxa"/>
              </w:tcPr>
            </w:tcPrChange>
          </w:tcPr>
          <w:p w14:paraId="2811CCD5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04" w:author="Cheng, Jiangtao" w:date="2021-07-18T11:29:00Z">
              <w:tcPr>
                <w:tcW w:w="7645" w:type="dxa"/>
              </w:tcPr>
            </w:tcPrChange>
          </w:tcPr>
          <w:p w14:paraId="4DEBC38C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specific heat capacity of water [J/(kg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K)]</w:t>
            </w:r>
          </w:p>
        </w:tc>
      </w:tr>
      <w:tr w:rsidR="00CC2E3E" w:rsidRPr="006E3B65" w14:paraId="67B78F4B" w14:textId="77777777" w:rsidTr="002E270B">
        <w:tc>
          <w:tcPr>
            <w:tcW w:w="1705" w:type="dxa"/>
            <w:tcPrChange w:id="1305" w:author="Cheng, Jiangtao" w:date="2021-07-18T11:29:00Z">
              <w:tcPr>
                <w:tcW w:w="1705" w:type="dxa"/>
              </w:tcPr>
            </w:tcPrChange>
          </w:tcPr>
          <w:p w14:paraId="352AED24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7645" w:type="dxa"/>
            <w:tcPrChange w:id="1306" w:author="Cheng, Jiangtao" w:date="2021-07-18T11:29:00Z">
              <w:tcPr>
                <w:tcW w:w="7645" w:type="dxa"/>
              </w:tcPr>
            </w:tcPrChange>
          </w:tcPr>
          <w:p w14:paraId="4AD85166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diameter of micropillar [µm]</w:t>
            </w:r>
          </w:p>
        </w:tc>
      </w:tr>
      <w:tr w:rsidR="00CC2E3E" w:rsidRPr="006E3B65" w14:paraId="008A7174" w14:textId="77777777" w:rsidTr="002E270B">
        <w:tc>
          <w:tcPr>
            <w:tcW w:w="1705" w:type="dxa"/>
            <w:tcPrChange w:id="1307" w:author="Cheng, Jiangtao" w:date="2021-07-18T11:29:00Z">
              <w:tcPr>
                <w:tcW w:w="1705" w:type="dxa"/>
              </w:tcPr>
            </w:tcPrChange>
          </w:tcPr>
          <w:p w14:paraId="080116E7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08" w:author="Cheng, Jiangtao" w:date="2021-07-18T11:29:00Z">
              <w:tcPr>
                <w:tcW w:w="7645" w:type="dxa"/>
              </w:tcPr>
            </w:tcPrChange>
          </w:tcPr>
          <w:p w14:paraId="2CD8498D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coefficient of vapor diffusion [m</w:t>
            </w:r>
            <w:r w:rsidRPr="006E3B6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/s]</w:t>
            </w:r>
          </w:p>
        </w:tc>
      </w:tr>
      <w:tr w:rsidR="00CC2E3E" w:rsidRPr="006E3B65" w14:paraId="56FD2FD6" w14:textId="77777777" w:rsidTr="002E270B">
        <w:tc>
          <w:tcPr>
            <w:tcW w:w="1705" w:type="dxa"/>
            <w:tcPrChange w:id="1309" w:author="Cheng, Jiangtao" w:date="2021-07-18T11:29:00Z">
              <w:tcPr>
                <w:tcW w:w="1705" w:type="dxa"/>
              </w:tcPr>
            </w:tcPrChange>
          </w:tcPr>
          <w:p w14:paraId="5A2F30B4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oMath>
            </m:oMathPara>
          </w:p>
        </w:tc>
        <w:tc>
          <w:tcPr>
            <w:tcW w:w="7645" w:type="dxa"/>
            <w:tcPrChange w:id="1310" w:author="Cheng, Jiangtao" w:date="2021-07-18T11:29:00Z">
              <w:tcPr>
                <w:tcW w:w="7645" w:type="dxa"/>
              </w:tcPr>
            </w:tcPrChange>
          </w:tcPr>
          <w:p w14:paraId="5F6C40C2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coefficient of effective conductivity</w:t>
            </w:r>
          </w:p>
        </w:tc>
      </w:tr>
      <w:tr w:rsidR="00CC2E3E" w:rsidRPr="006E3B65" w14:paraId="41841AB6" w14:textId="77777777" w:rsidTr="002E270B">
        <w:tc>
          <w:tcPr>
            <w:tcW w:w="1705" w:type="dxa"/>
            <w:tcPrChange w:id="1311" w:author="Cheng, Jiangtao" w:date="2021-07-18T11:29:00Z">
              <w:tcPr>
                <w:tcW w:w="1705" w:type="dxa"/>
              </w:tcPr>
            </w:tcPrChange>
          </w:tcPr>
          <w:p w14:paraId="4A210B05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7645" w:type="dxa"/>
            <w:tcPrChange w:id="1312" w:author="Cheng, Jiangtao" w:date="2021-07-18T11:29:00Z">
              <w:tcPr>
                <w:tcW w:w="7645" w:type="dxa"/>
              </w:tcPr>
            </w:tcPrChange>
          </w:tcPr>
          <w:p w14:paraId="70B09654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height of micropillar [µm]</w:t>
            </w:r>
          </w:p>
        </w:tc>
      </w:tr>
      <w:tr w:rsidR="00CC2E3E" w:rsidRPr="006E3B65" w14:paraId="77B8DD4E" w14:textId="77777777" w:rsidTr="002E270B">
        <w:tc>
          <w:tcPr>
            <w:tcW w:w="1705" w:type="dxa"/>
            <w:tcPrChange w:id="1313" w:author="Cheng, Jiangtao" w:date="2021-07-18T11:29:00Z">
              <w:tcPr>
                <w:tcW w:w="1705" w:type="dxa"/>
              </w:tcPr>
            </w:tcPrChange>
          </w:tcPr>
          <w:p w14:paraId="04019E40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conv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14" w:author="Cheng, Jiangtao" w:date="2021-07-18T11:29:00Z">
              <w:tcPr>
                <w:tcW w:w="7645" w:type="dxa"/>
              </w:tcPr>
            </w:tcPrChange>
          </w:tcPr>
          <w:p w14:paraId="4D20A077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convection heat transfer coefficient of air [W/(m</w:t>
            </w:r>
            <w:r w:rsidRPr="006E3B6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K)]</w:t>
            </w:r>
          </w:p>
        </w:tc>
      </w:tr>
      <w:tr w:rsidR="00CC2E3E" w:rsidRPr="006E3B65" w14:paraId="0508DD7B" w14:textId="77777777" w:rsidTr="002E270B">
        <w:tc>
          <w:tcPr>
            <w:tcW w:w="1705" w:type="dxa"/>
            <w:tcPrChange w:id="1315" w:author="Cheng, Jiangtao" w:date="2021-07-18T11:29:00Z">
              <w:tcPr>
                <w:tcW w:w="1705" w:type="dxa"/>
              </w:tcPr>
            </w:tcPrChange>
          </w:tcPr>
          <w:p w14:paraId="0A0EDEA5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fg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16" w:author="Cheng, Jiangtao" w:date="2021-07-18T11:29:00Z">
              <w:tcPr>
                <w:tcW w:w="7645" w:type="dxa"/>
              </w:tcPr>
            </w:tcPrChange>
          </w:tcPr>
          <w:p w14:paraId="7780033B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latent heat of water [kJ/kg]</w:t>
            </w:r>
          </w:p>
        </w:tc>
      </w:tr>
      <w:tr w:rsidR="00CC2E3E" w:rsidRPr="006E3B65" w14:paraId="276B5222" w14:textId="77777777" w:rsidTr="002E270B">
        <w:tc>
          <w:tcPr>
            <w:tcW w:w="1705" w:type="dxa"/>
            <w:tcPrChange w:id="1317" w:author="Cheng, Jiangtao" w:date="2021-07-18T11:29:00Z">
              <w:tcPr>
                <w:tcW w:w="1705" w:type="dxa"/>
              </w:tcPr>
            </w:tcPrChange>
          </w:tcPr>
          <w:p w14:paraId="402572A7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oMath>
            </m:oMathPara>
          </w:p>
        </w:tc>
        <w:tc>
          <w:tcPr>
            <w:tcW w:w="7645" w:type="dxa"/>
            <w:tcPrChange w:id="1318" w:author="Cheng, Jiangtao" w:date="2021-07-18T11:29:00Z">
              <w:tcPr>
                <w:tcW w:w="7645" w:type="dxa"/>
              </w:tcPr>
            </w:tcPrChange>
          </w:tcPr>
          <w:p w14:paraId="77AC48A1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local evaporation flux [kg/(m</w:t>
            </w:r>
            <w:r w:rsidRPr="006E3B6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s)]</w:t>
            </w:r>
          </w:p>
        </w:tc>
      </w:tr>
      <w:tr w:rsidR="00CC2E3E" w:rsidRPr="006E3B65" w14:paraId="2FC8D27F" w14:textId="77777777" w:rsidTr="002E270B">
        <w:tc>
          <w:tcPr>
            <w:tcW w:w="1705" w:type="dxa"/>
            <w:tcPrChange w:id="1319" w:author="Cheng, Jiangtao" w:date="2021-07-18T11:29:00Z">
              <w:tcPr>
                <w:tcW w:w="1705" w:type="dxa"/>
              </w:tcPr>
            </w:tcPrChange>
          </w:tcPr>
          <w:p w14:paraId="5B3AAFC0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eff,w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20" w:author="Cheng, Jiangtao" w:date="2021-07-18T11:29:00Z">
              <w:tcPr>
                <w:tcW w:w="7645" w:type="dxa"/>
              </w:tcPr>
            </w:tcPrChange>
          </w:tcPr>
          <w:p w14:paraId="75754AF0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effective conductivity of water [W/(m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K)]</w:t>
            </w:r>
          </w:p>
        </w:tc>
      </w:tr>
      <w:tr w:rsidR="00CC2E3E" w:rsidRPr="006E3B65" w14:paraId="4B3531CA" w14:textId="77777777" w:rsidTr="002E270B">
        <w:tc>
          <w:tcPr>
            <w:tcW w:w="1705" w:type="dxa"/>
            <w:tcPrChange w:id="1321" w:author="Cheng, Jiangtao" w:date="2021-07-18T11:29:00Z">
              <w:tcPr>
                <w:tcW w:w="1705" w:type="dxa"/>
              </w:tcPr>
            </w:tcPrChange>
          </w:tcPr>
          <w:p w14:paraId="46402EF9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22" w:author="Cheng, Jiangtao" w:date="2021-07-18T11:29:00Z">
              <w:tcPr>
                <w:tcW w:w="7645" w:type="dxa"/>
              </w:tcPr>
            </w:tcPrChange>
          </w:tcPr>
          <w:p w14:paraId="2756E252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thermal conductivity of silicon [W/(m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K)]</w:t>
            </w:r>
          </w:p>
        </w:tc>
      </w:tr>
      <w:tr w:rsidR="00CC2E3E" w:rsidRPr="006E3B65" w14:paraId="34F6B7B5" w14:textId="77777777" w:rsidTr="002E270B">
        <w:tc>
          <w:tcPr>
            <w:tcW w:w="1705" w:type="dxa"/>
            <w:tcPrChange w:id="1323" w:author="Cheng, Jiangtao" w:date="2021-07-18T11:29:00Z">
              <w:tcPr>
                <w:tcW w:w="1705" w:type="dxa"/>
              </w:tcPr>
            </w:tcPrChange>
          </w:tcPr>
          <w:p w14:paraId="52C3EF98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24" w:author="Cheng, Jiangtao" w:date="2021-07-18T11:29:00Z">
              <w:tcPr>
                <w:tcW w:w="7645" w:type="dxa"/>
              </w:tcPr>
            </w:tcPrChange>
          </w:tcPr>
          <w:p w14:paraId="41CB728F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thermal conductivity of water [W/(m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K)]</w:t>
            </w:r>
          </w:p>
        </w:tc>
      </w:tr>
      <w:tr w:rsidR="00CC2E3E" w:rsidRPr="006E3B65" w14:paraId="1FEF4491" w14:textId="77777777" w:rsidTr="002E270B">
        <w:tc>
          <w:tcPr>
            <w:tcW w:w="1705" w:type="dxa"/>
            <w:tcPrChange w:id="1325" w:author="Cheng, Jiangtao" w:date="2021-07-18T11:29:00Z">
              <w:tcPr>
                <w:tcW w:w="1705" w:type="dxa"/>
              </w:tcPr>
            </w:tcPrChange>
          </w:tcPr>
          <w:p w14:paraId="77F279D6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26" w:author="Cheng, Jiangtao" w:date="2021-07-18T11:29:00Z">
              <w:tcPr>
                <w:tcW w:w="7645" w:type="dxa"/>
              </w:tcPr>
            </w:tcPrChange>
          </w:tcPr>
          <w:p w14:paraId="2C38F3D7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thickness of silicon substrate [µm]</w:t>
            </w:r>
          </w:p>
        </w:tc>
      </w:tr>
      <w:tr w:rsidR="00CC2E3E" w:rsidRPr="006E3B65" w14:paraId="19B7D12D" w14:textId="77777777" w:rsidTr="002E270B">
        <w:tc>
          <w:tcPr>
            <w:tcW w:w="1705" w:type="dxa"/>
            <w:tcPrChange w:id="1327" w:author="Cheng, Jiangtao" w:date="2021-07-18T11:29:00Z">
              <w:tcPr>
                <w:tcW w:w="1705" w:type="dxa"/>
              </w:tcPr>
            </w:tcPrChange>
          </w:tcPr>
          <w:p w14:paraId="392630C3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28" w:author="Cheng, Jiangtao" w:date="2021-07-18T11:29:00Z">
              <w:tcPr>
                <w:tcW w:w="7645" w:type="dxa"/>
              </w:tcPr>
            </w:tcPrChange>
          </w:tcPr>
          <w:p w14:paraId="09298AA0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thickness of water layer [µm]</w:t>
            </w:r>
          </w:p>
        </w:tc>
      </w:tr>
      <w:tr w:rsidR="00CC2E3E" w:rsidRPr="006E3B65" w14:paraId="0A252DDF" w14:textId="77777777" w:rsidTr="002E270B">
        <w:tc>
          <w:tcPr>
            <w:tcW w:w="1705" w:type="dxa"/>
            <w:tcPrChange w:id="1329" w:author="Cheng, Jiangtao" w:date="2021-07-18T11:29:00Z">
              <w:tcPr>
                <w:tcW w:w="1705" w:type="dxa"/>
              </w:tcPr>
            </w:tcPrChange>
          </w:tcPr>
          <w:p w14:paraId="3BE075E7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oMath>
            </m:oMathPara>
          </w:p>
        </w:tc>
        <w:tc>
          <w:tcPr>
            <w:tcW w:w="7645" w:type="dxa"/>
            <w:tcPrChange w:id="1330" w:author="Cheng, Jiangtao" w:date="2021-07-18T11:29:00Z">
              <w:tcPr>
                <w:tcW w:w="7645" w:type="dxa"/>
              </w:tcPr>
            </w:tcPrChange>
          </w:tcPr>
          <w:p w14:paraId="2D17EE7E" w14:textId="77777777" w:rsidR="00CC2E3E" w:rsidRPr="008F3D27" w:rsidRDefault="00CC2E3E" w:rsidP="00CF3E5E">
            <w:pPr>
              <w:spacing w:line="360" w:lineRule="auto"/>
              <w:rPr>
                <w:rFonts w:cs="Times New Roman"/>
                <w:iCs/>
                <w:kern w:val="14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 xml:space="preserve">number of water layer </w:t>
            </w:r>
            <w:r w:rsidRPr="008F3D27">
              <w:rPr>
                <w:rFonts w:ascii="Times New Roman" w:hAnsi="Times New Roman" w:cs="Times New Roman"/>
                <w:kern w:val="14"/>
                <w:sz w:val="24"/>
                <w:szCs w:val="24"/>
              </w:rPr>
              <w:t>in the upper hemisphere of the droplet spherical cap</w:t>
            </w:r>
          </w:p>
        </w:tc>
      </w:tr>
      <w:tr w:rsidR="00CC2E3E" w:rsidRPr="006E3B65" w14:paraId="33293188" w14:textId="77777777" w:rsidTr="002E270B">
        <w:tc>
          <w:tcPr>
            <w:tcW w:w="1705" w:type="dxa"/>
            <w:tcPrChange w:id="1331" w:author="Cheng, Jiangtao" w:date="2021-07-18T11:29:00Z">
              <w:tcPr>
                <w:tcW w:w="1705" w:type="dxa"/>
              </w:tcPr>
            </w:tcPrChange>
          </w:tcPr>
          <w:p w14:paraId="4F5D6C2C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7645" w:type="dxa"/>
            <w:tcPrChange w:id="1332" w:author="Cheng, Jiangtao" w:date="2021-07-18T11:29:00Z">
              <w:tcPr>
                <w:tcW w:w="7645" w:type="dxa"/>
              </w:tcPr>
            </w:tcPrChange>
          </w:tcPr>
          <w:p w14:paraId="4E0BBB9C" w14:textId="100C4489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number of micropillar</w:t>
            </w:r>
            <w:ins w:id="1333" w:author="Cheng, Jiangtao" w:date="2021-07-18T09:21:00Z">
              <w:r w:rsidR="001D7456">
                <w:rPr>
                  <w:rFonts w:ascii="Times New Roman" w:hAnsi="Times New Roman" w:cs="Times New Roman"/>
                  <w:sz w:val="24"/>
                  <w:szCs w:val="24"/>
                </w:rPr>
                <w:t>s</w:t>
              </w:r>
            </w:ins>
            <w:r w:rsidRPr="006E3B65">
              <w:rPr>
                <w:rFonts w:ascii="Times New Roman" w:hAnsi="Times New Roman" w:cs="Times New Roman"/>
                <w:sz w:val="24"/>
                <w:szCs w:val="24"/>
              </w:rPr>
              <w:t xml:space="preserve"> under the droplet</w:t>
            </w:r>
            <w:ins w:id="1334" w:author="Cheng, Jiangtao" w:date="2021-07-18T09:21:00Z">
              <w:r w:rsidR="001D7456">
                <w:rPr>
                  <w:rFonts w:ascii="Times New Roman" w:hAnsi="Times New Roman" w:cs="Times New Roman"/>
                  <w:sz w:val="24"/>
                  <w:szCs w:val="24"/>
                </w:rPr>
                <w:t xml:space="preserve"> base</w:t>
              </w:r>
            </w:ins>
          </w:p>
        </w:tc>
      </w:tr>
      <w:tr w:rsidR="00CC2E3E" w:rsidRPr="006E3B65" w14:paraId="3A47E8DB" w14:textId="77777777" w:rsidTr="002E270B">
        <w:tc>
          <w:tcPr>
            <w:tcW w:w="1705" w:type="dxa"/>
            <w:tcPrChange w:id="1335" w:author="Cheng, Jiangtao" w:date="2021-07-18T11:29:00Z">
              <w:tcPr>
                <w:tcW w:w="1705" w:type="dxa"/>
              </w:tcPr>
            </w:tcPrChange>
          </w:tcPr>
          <w:p w14:paraId="4E5DEA6C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7645" w:type="dxa"/>
            <w:tcPrChange w:id="1336" w:author="Cheng, Jiangtao" w:date="2021-07-18T11:29:00Z">
              <w:tcPr>
                <w:tcW w:w="7645" w:type="dxa"/>
              </w:tcPr>
            </w:tcPrChange>
          </w:tcPr>
          <w:p w14:paraId="03F71E09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 xml:space="preserve">order of </w:t>
            </w:r>
            <w:proofErr w:type="spellStart"/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Bessile</w:t>
            </w:r>
            <w:proofErr w:type="spellEnd"/>
            <w:r w:rsidRPr="006E3B65">
              <w:rPr>
                <w:rFonts w:ascii="Times New Roman" w:hAnsi="Times New Roman" w:cs="Times New Roman"/>
                <w:sz w:val="24"/>
                <w:szCs w:val="24"/>
              </w:rPr>
              <w:t xml:space="preserve"> function</w:t>
            </w:r>
          </w:p>
        </w:tc>
      </w:tr>
      <w:tr w:rsidR="00CC2E3E" w:rsidRPr="006E3B65" w14:paraId="034DD6A5" w14:textId="77777777" w:rsidTr="002E270B">
        <w:tc>
          <w:tcPr>
            <w:tcW w:w="1705" w:type="dxa"/>
            <w:tcPrChange w:id="1337" w:author="Cheng, Jiangtao" w:date="2021-07-18T11:29:00Z">
              <w:tcPr>
                <w:tcW w:w="1705" w:type="dxa"/>
              </w:tcPr>
            </w:tcPrChange>
          </w:tcPr>
          <w:p w14:paraId="73BCEC20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oMath>
            </m:oMathPara>
          </w:p>
        </w:tc>
        <w:tc>
          <w:tcPr>
            <w:tcW w:w="7645" w:type="dxa"/>
            <w:tcPrChange w:id="1338" w:author="Cheng, Jiangtao" w:date="2021-07-18T11:29:00Z">
              <w:tcPr>
                <w:tcW w:w="7645" w:type="dxa"/>
              </w:tcPr>
            </w:tcPrChange>
          </w:tcPr>
          <w:p w14:paraId="31BB8E46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periodicity of substrate [µm]</w:t>
            </w:r>
          </w:p>
        </w:tc>
      </w:tr>
      <w:tr w:rsidR="00CC2E3E" w:rsidRPr="006E3B65" w14:paraId="2FE93FB7" w14:textId="77777777" w:rsidTr="002E270B">
        <w:tc>
          <w:tcPr>
            <w:tcW w:w="1705" w:type="dxa"/>
            <w:tcPrChange w:id="1339" w:author="Cheng, Jiangtao" w:date="2021-07-18T11:29:00Z">
              <w:tcPr>
                <w:tcW w:w="1705" w:type="dxa"/>
              </w:tcPr>
            </w:tcPrChange>
          </w:tcPr>
          <w:p w14:paraId="5C3028CB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40" w:author="Cheng, Jiangtao" w:date="2021-07-18T11:29:00Z">
              <w:tcPr>
                <w:tcW w:w="7645" w:type="dxa"/>
              </w:tcPr>
            </w:tcPrChange>
          </w:tcPr>
          <w:p w14:paraId="3E99DE12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heat transfer rate from droplet base in one unit cell [W]</w:t>
            </w:r>
          </w:p>
        </w:tc>
      </w:tr>
      <w:tr w:rsidR="00CC2E3E" w:rsidRPr="006E3B65" w14:paraId="5219C396" w14:textId="77777777" w:rsidTr="002E270B">
        <w:tc>
          <w:tcPr>
            <w:tcW w:w="1705" w:type="dxa"/>
            <w:tcPrChange w:id="1341" w:author="Cheng, Jiangtao" w:date="2021-07-18T11:29:00Z">
              <w:tcPr>
                <w:tcW w:w="1705" w:type="dxa"/>
              </w:tcPr>
            </w:tcPrChange>
          </w:tcPr>
          <w:p w14:paraId="223E2DE4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conv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42" w:author="Cheng, Jiangtao" w:date="2021-07-18T11:29:00Z">
              <w:tcPr>
                <w:tcW w:w="7645" w:type="dxa"/>
              </w:tcPr>
            </w:tcPrChange>
          </w:tcPr>
          <w:p w14:paraId="46735892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convective heat transfer rate [W]</w:t>
            </w:r>
          </w:p>
        </w:tc>
      </w:tr>
      <w:tr w:rsidR="00CC2E3E" w:rsidRPr="006E3B65" w14:paraId="5F5A5F36" w14:textId="77777777" w:rsidTr="002E270B">
        <w:tc>
          <w:tcPr>
            <w:tcW w:w="1705" w:type="dxa"/>
            <w:tcPrChange w:id="1343" w:author="Cheng, Jiangtao" w:date="2021-07-18T11:29:00Z">
              <w:tcPr>
                <w:tcW w:w="1705" w:type="dxa"/>
              </w:tcPr>
            </w:tcPrChange>
          </w:tcPr>
          <w:p w14:paraId="41713692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44" w:author="Cheng, Jiangtao" w:date="2021-07-18T11:29:00Z">
              <w:tcPr>
                <w:tcW w:w="7645" w:type="dxa"/>
              </w:tcPr>
            </w:tcPrChange>
          </w:tcPr>
          <w:p w14:paraId="2F475A27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evaporation heat transfer rate from droplet cap surface [W]</w:t>
            </w:r>
          </w:p>
        </w:tc>
      </w:tr>
      <w:tr w:rsidR="00CC2E3E" w:rsidRPr="006E3B65" w14:paraId="03A4B2AB" w14:textId="77777777" w:rsidTr="002E270B">
        <w:tc>
          <w:tcPr>
            <w:tcW w:w="1705" w:type="dxa"/>
            <w:tcPrChange w:id="1345" w:author="Cheng, Jiangtao" w:date="2021-07-18T11:29:00Z">
              <w:tcPr>
                <w:tcW w:w="1705" w:type="dxa"/>
              </w:tcPr>
            </w:tcPrChange>
          </w:tcPr>
          <w:p w14:paraId="29037AAD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evap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46" w:author="Cheng, Jiangtao" w:date="2021-07-18T11:29:00Z">
              <w:tcPr>
                <w:tcW w:w="7645" w:type="dxa"/>
              </w:tcPr>
            </w:tcPrChange>
          </w:tcPr>
          <w:p w14:paraId="05861372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evaporation heat transfer rate of water droplet [W]</w:t>
            </w:r>
          </w:p>
        </w:tc>
      </w:tr>
      <w:tr w:rsidR="00CC2E3E" w:rsidRPr="006E3B65" w14:paraId="34C2628E" w14:textId="77777777" w:rsidTr="002E270B">
        <w:tc>
          <w:tcPr>
            <w:tcW w:w="1705" w:type="dxa"/>
            <w:tcPrChange w:id="1347" w:author="Cheng, Jiangtao" w:date="2021-07-18T11:29:00Z">
              <w:tcPr>
                <w:tcW w:w="1705" w:type="dxa"/>
              </w:tcPr>
            </w:tcPrChange>
          </w:tcPr>
          <w:p w14:paraId="6066EAB7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48" w:author="Cheng, Jiangtao" w:date="2021-07-18T11:29:00Z">
              <w:tcPr>
                <w:tcW w:w="7645" w:type="dxa"/>
              </w:tcPr>
            </w:tcPrChange>
          </w:tcPr>
          <w:p w14:paraId="674748D8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 xml:space="preserve">heat transfer rate </w:t>
            </w:r>
            <w:r w:rsidRPr="008F3D27">
              <w:rPr>
                <w:rFonts w:ascii="Times New Roman" w:hAnsi="Times New Roman" w:cs="Times New Roman"/>
                <w:iCs/>
                <w:sz w:val="24"/>
                <w:szCs w:val="24"/>
              </w:rPr>
              <w:t>from the side surface</w:t>
            </w:r>
            <w:r>
              <w:rPr>
                <w:rFonts w:cs="Times New Roman"/>
                <w:iCs/>
                <w:sz w:val="24"/>
                <w:szCs w:val="24"/>
              </w:rPr>
              <w:t xml:space="preserve"> </w:t>
            </w: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water layer [W]</w:t>
            </w:r>
          </w:p>
        </w:tc>
      </w:tr>
      <w:tr w:rsidR="00CC2E3E" w:rsidRPr="006E3B65" w14:paraId="31453B3A" w14:textId="77777777" w:rsidTr="002E270B">
        <w:tc>
          <w:tcPr>
            <w:tcW w:w="1705" w:type="dxa"/>
            <w:tcPrChange w:id="1349" w:author="Cheng, Jiangtao" w:date="2021-07-18T11:29:00Z">
              <w:tcPr>
                <w:tcW w:w="1705" w:type="dxa"/>
              </w:tcPr>
            </w:tcPrChange>
          </w:tcPr>
          <w:p w14:paraId="204BC47E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50" w:author="Cheng, Jiangtao" w:date="2021-07-18T11:29:00Z">
              <w:tcPr>
                <w:tcW w:w="7645" w:type="dxa"/>
              </w:tcPr>
            </w:tcPrChange>
          </w:tcPr>
          <w:p w14:paraId="15BDE6A0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heat transfer rate in one unit cell [W]</w:t>
            </w:r>
          </w:p>
        </w:tc>
      </w:tr>
      <w:tr w:rsidR="00CC2E3E" w:rsidRPr="006E3B65" w14:paraId="2A882499" w14:textId="77777777" w:rsidTr="002E270B">
        <w:tc>
          <w:tcPr>
            <w:tcW w:w="1705" w:type="dxa"/>
            <w:tcPrChange w:id="1351" w:author="Cheng, Jiangtao" w:date="2021-07-18T11:29:00Z">
              <w:tcPr>
                <w:tcW w:w="1705" w:type="dxa"/>
              </w:tcPr>
            </w:tcPrChange>
          </w:tcPr>
          <w:p w14:paraId="47FDF543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rad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52" w:author="Cheng, Jiangtao" w:date="2021-07-18T11:29:00Z">
              <w:tcPr>
                <w:tcW w:w="7645" w:type="dxa"/>
              </w:tcPr>
            </w:tcPrChange>
          </w:tcPr>
          <w:p w14:paraId="74B6F955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radiative heat transfer rate [W]</w:t>
            </w:r>
          </w:p>
        </w:tc>
      </w:tr>
      <w:tr w:rsidR="00CC2E3E" w:rsidRPr="006E3B65" w14:paraId="71E3A366" w14:textId="77777777" w:rsidTr="002E270B">
        <w:tc>
          <w:tcPr>
            <w:tcW w:w="1705" w:type="dxa"/>
            <w:tcPrChange w:id="1353" w:author="Cheng, Jiangtao" w:date="2021-07-18T11:29:00Z">
              <w:tcPr>
                <w:tcW w:w="1705" w:type="dxa"/>
              </w:tcPr>
            </w:tcPrChange>
          </w:tcPr>
          <w:p w14:paraId="43F0B8A8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54" w:author="Cheng, Jiangtao" w:date="2021-07-18T11:29:00Z">
              <w:tcPr>
                <w:tcW w:w="7645" w:type="dxa"/>
              </w:tcPr>
            </w:tcPrChange>
          </w:tcPr>
          <w:p w14:paraId="04E8CBEB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heat transfer rate from droplet base [W]</w:t>
            </w:r>
          </w:p>
        </w:tc>
      </w:tr>
      <w:tr w:rsidR="00CC2E3E" w:rsidRPr="006E3B65" w14:paraId="7A892366" w14:textId="77777777" w:rsidTr="002E270B">
        <w:tc>
          <w:tcPr>
            <w:tcW w:w="1705" w:type="dxa"/>
            <w:tcPrChange w:id="1355" w:author="Cheng, Jiangtao" w:date="2021-07-18T11:29:00Z">
              <w:tcPr>
                <w:tcW w:w="1705" w:type="dxa"/>
              </w:tcPr>
            </w:tcPrChange>
          </w:tcPr>
          <w:p w14:paraId="450086A0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temp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56" w:author="Cheng, Jiangtao" w:date="2021-07-18T11:29:00Z">
              <w:tcPr>
                <w:tcW w:w="7645" w:type="dxa"/>
              </w:tcPr>
            </w:tcPrChange>
          </w:tcPr>
          <w:p w14:paraId="40398AA8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heat transfer rate for droplet temperature increase [W]</w:t>
            </w:r>
          </w:p>
        </w:tc>
      </w:tr>
      <w:tr w:rsidR="00CC2E3E" w:rsidRPr="006E3B65" w14:paraId="15D6411A" w14:textId="77777777" w:rsidTr="002E270B">
        <w:tc>
          <w:tcPr>
            <w:tcW w:w="1705" w:type="dxa"/>
            <w:tcPrChange w:id="1357" w:author="Cheng, Jiangtao" w:date="2021-07-18T11:29:00Z">
              <w:tcPr>
                <w:tcW w:w="1705" w:type="dxa"/>
              </w:tcPr>
            </w:tcPrChange>
          </w:tcPr>
          <w:p w14:paraId="7A1FEE1F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58" w:author="Cheng, Jiangtao" w:date="2021-07-18T11:29:00Z">
              <w:tcPr>
                <w:tcW w:w="7645" w:type="dxa"/>
              </w:tcPr>
            </w:tcPrChange>
          </w:tcPr>
          <w:p w14:paraId="35FF1505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heat transfer rate in the water layer in one unit cell [W]</w:t>
            </w:r>
          </w:p>
        </w:tc>
      </w:tr>
      <w:tr w:rsidR="00CC2E3E" w:rsidRPr="006E3B65" w14:paraId="754A9251" w14:textId="77777777" w:rsidTr="002E270B">
        <w:tc>
          <w:tcPr>
            <w:tcW w:w="1705" w:type="dxa"/>
            <w:tcPrChange w:id="1359" w:author="Cheng, Jiangtao" w:date="2021-07-18T11:29:00Z">
              <w:tcPr>
                <w:tcW w:w="1705" w:type="dxa"/>
              </w:tcPr>
            </w:tcPrChange>
          </w:tcPr>
          <w:p w14:paraId="578C4594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60" w:author="Cheng, Jiangtao" w:date="2021-07-18T11:29:00Z">
              <w:tcPr>
                <w:tcW w:w="7645" w:type="dxa"/>
              </w:tcPr>
            </w:tcPrChange>
          </w:tcPr>
          <w:p w14:paraId="3B563561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relative humidity</w:t>
            </w:r>
          </w:p>
        </w:tc>
      </w:tr>
      <w:tr w:rsidR="00CC2E3E" w:rsidRPr="006E3B65" w14:paraId="0FAAAFCF" w14:textId="77777777" w:rsidTr="002E270B">
        <w:tc>
          <w:tcPr>
            <w:tcW w:w="1705" w:type="dxa"/>
            <w:tcPrChange w:id="1361" w:author="Cheng, Jiangtao" w:date="2021-07-18T11:29:00Z">
              <w:tcPr>
                <w:tcW w:w="1705" w:type="dxa"/>
              </w:tcPr>
            </w:tcPrChange>
          </w:tcPr>
          <w:p w14:paraId="48DC2396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62" w:author="Cheng, Jiangtao" w:date="2021-07-18T11:29:00Z">
              <w:tcPr>
                <w:tcW w:w="7645" w:type="dxa"/>
              </w:tcPr>
            </w:tcPrChange>
          </w:tcPr>
          <w:p w14:paraId="404E1C91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thermal resistance of water layer [K/W]</w:t>
            </w:r>
          </w:p>
        </w:tc>
      </w:tr>
      <w:tr w:rsidR="00CC2E3E" w:rsidRPr="006E3B65" w14:paraId="083C40F7" w14:textId="77777777" w:rsidTr="002E270B">
        <w:tc>
          <w:tcPr>
            <w:tcW w:w="1705" w:type="dxa"/>
            <w:tcPrChange w:id="1363" w:author="Cheng, Jiangtao" w:date="2021-07-18T11:29:00Z">
              <w:tcPr>
                <w:tcW w:w="1705" w:type="dxa"/>
              </w:tcPr>
            </w:tcPrChange>
          </w:tcPr>
          <w:p w14:paraId="22275677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64" w:author="Cheng, Jiangtao" w:date="2021-07-18T11:29:00Z">
              <w:tcPr>
                <w:tcW w:w="7645" w:type="dxa"/>
              </w:tcPr>
            </w:tcPrChange>
          </w:tcPr>
          <w:p w14:paraId="5A2CEAE5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thermal resistance of substrate [K/W]</w:t>
            </w:r>
          </w:p>
        </w:tc>
      </w:tr>
      <w:tr w:rsidR="00CC2E3E" w:rsidRPr="006E3B65" w14:paraId="6D6BB2B1" w14:textId="77777777" w:rsidTr="002E270B">
        <w:tc>
          <w:tcPr>
            <w:tcW w:w="1705" w:type="dxa"/>
            <w:tcPrChange w:id="1365" w:author="Cheng, Jiangtao" w:date="2021-07-18T11:29:00Z">
              <w:tcPr>
                <w:tcW w:w="1705" w:type="dxa"/>
              </w:tcPr>
            </w:tcPrChange>
          </w:tcPr>
          <w:p w14:paraId="0A94FB2E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oMath>
            </m:oMathPara>
          </w:p>
        </w:tc>
        <w:tc>
          <w:tcPr>
            <w:tcW w:w="7645" w:type="dxa"/>
            <w:tcPrChange w:id="1366" w:author="Cheng, Jiangtao" w:date="2021-07-18T11:29:00Z">
              <w:tcPr>
                <w:tcW w:w="7645" w:type="dxa"/>
              </w:tcPr>
            </w:tcPrChange>
          </w:tcPr>
          <w:p w14:paraId="1074D713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radius of water droplet [µm]</w:t>
            </w:r>
          </w:p>
        </w:tc>
      </w:tr>
      <w:tr w:rsidR="00CC2E3E" w:rsidRPr="006E3B65" w14:paraId="070476FD" w14:textId="77777777" w:rsidTr="002E270B">
        <w:tc>
          <w:tcPr>
            <w:tcW w:w="1705" w:type="dxa"/>
            <w:tcPrChange w:id="1367" w:author="Cheng, Jiangtao" w:date="2021-07-18T11:29:00Z">
              <w:tcPr>
                <w:tcW w:w="1705" w:type="dxa"/>
              </w:tcPr>
            </w:tcPrChange>
          </w:tcPr>
          <w:p w14:paraId="57B31261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68" w:author="Cheng, Jiangtao" w:date="2021-07-18T11:29:00Z">
              <w:tcPr>
                <w:tcW w:w="7645" w:type="dxa"/>
              </w:tcPr>
            </w:tcPrChange>
          </w:tcPr>
          <w:p w14:paraId="0BD50A9A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radius of spherical cap droplet [µm]</w:t>
            </w:r>
          </w:p>
        </w:tc>
      </w:tr>
      <w:tr w:rsidR="00CC2E3E" w:rsidRPr="006E3B65" w14:paraId="34985F69" w14:textId="77777777" w:rsidTr="002E270B">
        <w:tc>
          <w:tcPr>
            <w:tcW w:w="1705" w:type="dxa"/>
            <w:tcPrChange w:id="1369" w:author="Cheng, Jiangtao" w:date="2021-07-18T11:29:00Z">
              <w:tcPr>
                <w:tcW w:w="1705" w:type="dxa"/>
              </w:tcPr>
            </w:tcPrChange>
          </w:tcPr>
          <w:p w14:paraId="51556E7F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oMath>
            </m:oMathPara>
          </w:p>
        </w:tc>
        <w:tc>
          <w:tcPr>
            <w:tcW w:w="7645" w:type="dxa"/>
            <w:tcPrChange w:id="1370" w:author="Cheng, Jiangtao" w:date="2021-07-18T11:29:00Z">
              <w:tcPr>
                <w:tcW w:w="7645" w:type="dxa"/>
              </w:tcPr>
            </w:tcPrChange>
          </w:tcPr>
          <w:p w14:paraId="557CECE1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surface of spherical cap [µm</w:t>
            </w:r>
            <w:r w:rsidRPr="006E3B6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CC2E3E" w:rsidRPr="006E3B65" w14:paraId="4BB0EFC0" w14:textId="77777777" w:rsidTr="002E270B">
        <w:tc>
          <w:tcPr>
            <w:tcW w:w="1705" w:type="dxa"/>
            <w:tcPrChange w:id="1371" w:author="Cheng, Jiangtao" w:date="2021-07-18T11:29:00Z">
              <w:tcPr>
                <w:tcW w:w="1705" w:type="dxa"/>
              </w:tcPr>
            </w:tcPrChange>
          </w:tcPr>
          <w:p w14:paraId="549119A8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72" w:author="Cheng, Jiangtao" w:date="2021-07-18T11:29:00Z">
              <w:tcPr>
                <w:tcW w:w="7645" w:type="dxa"/>
              </w:tcPr>
            </w:tcPrChange>
          </w:tcPr>
          <w:p w14:paraId="5D922C0E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average temperature of droplet base [K]</w:t>
            </w:r>
          </w:p>
        </w:tc>
      </w:tr>
      <w:tr w:rsidR="00CC2E3E" w:rsidRPr="006E3B65" w14:paraId="38E98076" w14:textId="77777777" w:rsidTr="002E270B">
        <w:tc>
          <w:tcPr>
            <w:tcW w:w="1705" w:type="dxa"/>
            <w:tcPrChange w:id="1373" w:author="Cheng, Jiangtao" w:date="2021-07-18T11:29:00Z">
              <w:tcPr>
                <w:tcW w:w="1705" w:type="dxa"/>
              </w:tcPr>
            </w:tcPrChange>
          </w:tcPr>
          <w:p w14:paraId="5DEA6A58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b,p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74" w:author="Cheng, Jiangtao" w:date="2021-07-18T11:29:00Z">
              <w:tcPr>
                <w:tcW w:w="7645" w:type="dxa"/>
              </w:tcPr>
            </w:tcPrChange>
          </w:tcPr>
          <w:p w14:paraId="04FEAAC2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average temperature of solid-liquid interface [K]</w:t>
            </w:r>
          </w:p>
        </w:tc>
      </w:tr>
      <w:bookmarkStart w:id="1375" w:name="_Hlk77473048"/>
      <w:tr w:rsidR="00CC2E3E" w:rsidRPr="006E3B65" w14:paraId="19402F2B" w14:textId="77777777" w:rsidTr="002E270B">
        <w:tc>
          <w:tcPr>
            <w:tcW w:w="1705" w:type="dxa"/>
            <w:tcPrChange w:id="1376" w:author="Cheng, Jiangtao" w:date="2021-07-18T11:29:00Z">
              <w:tcPr>
                <w:tcW w:w="1705" w:type="dxa"/>
              </w:tcPr>
            </w:tcPrChange>
          </w:tcPr>
          <w:p w14:paraId="70F1FA3E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cap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77" w:author="Cheng, Jiangtao" w:date="2021-07-18T11:29:00Z">
              <w:tcPr>
                <w:tcW w:w="7645" w:type="dxa"/>
              </w:tcPr>
            </w:tcPrChange>
          </w:tcPr>
          <w:p w14:paraId="0E1A1264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temperature of droplet cap surface [K]</w:t>
            </w:r>
          </w:p>
        </w:tc>
      </w:tr>
      <w:bookmarkEnd w:id="1375"/>
      <w:tr w:rsidR="00CC2E3E" w:rsidRPr="006E3B65" w14:paraId="7A0CCFD4" w14:textId="77777777" w:rsidTr="002E270B">
        <w:tc>
          <w:tcPr>
            <w:tcW w:w="1705" w:type="dxa"/>
            <w:tcPrChange w:id="1378" w:author="Cheng, Jiangtao" w:date="2021-07-18T11:29:00Z">
              <w:tcPr>
                <w:tcW w:w="1705" w:type="dxa"/>
              </w:tcPr>
            </w:tcPrChange>
          </w:tcPr>
          <w:p w14:paraId="4E5E37DF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highlight w:val="yellow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highlight w:val="yellow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79" w:author="Cheng, Jiangtao" w:date="2021-07-18T11:29:00Z">
              <w:tcPr>
                <w:tcW w:w="7645" w:type="dxa"/>
              </w:tcPr>
            </w:tcPrChange>
          </w:tcPr>
          <w:p w14:paraId="0F924925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contact temperature at the solid-liquid interface [K]</w:t>
            </w:r>
          </w:p>
        </w:tc>
      </w:tr>
      <w:tr w:rsidR="00CC2E3E" w:rsidRPr="006E3B65" w14:paraId="3C96574D" w14:textId="77777777" w:rsidTr="002E270B">
        <w:tc>
          <w:tcPr>
            <w:tcW w:w="1705" w:type="dxa"/>
            <w:tcPrChange w:id="1380" w:author="Cheng, Jiangtao" w:date="2021-07-18T11:29:00Z">
              <w:tcPr>
                <w:tcW w:w="1705" w:type="dxa"/>
              </w:tcPr>
            </w:tcPrChange>
          </w:tcPr>
          <w:p w14:paraId="588DEB7B" w14:textId="77777777" w:rsidR="00CC2E3E" w:rsidRDefault="00E33FAE" w:rsidP="00CF3E5E">
            <w:pPr>
              <w:widowControl/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expt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81" w:author="Cheng, Jiangtao" w:date="2021-07-18T11:29:00Z">
              <w:tcPr>
                <w:tcW w:w="7645" w:type="dxa"/>
              </w:tcPr>
            </w:tcPrChange>
          </w:tcPr>
          <w:p w14:paraId="578FA413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droplet surface temperature tested by the IR camera</w:t>
            </w:r>
          </w:p>
        </w:tc>
      </w:tr>
      <w:tr w:rsidR="00CC2E3E" w:rsidRPr="006E3B65" w14:paraId="7BDC4A45" w14:textId="77777777" w:rsidTr="002E270B">
        <w:tc>
          <w:tcPr>
            <w:tcW w:w="1705" w:type="dxa"/>
            <w:tcPrChange w:id="1382" w:author="Cheng, Jiangtao" w:date="2021-07-18T11:29:00Z">
              <w:tcPr>
                <w:tcW w:w="1705" w:type="dxa"/>
              </w:tcPr>
            </w:tcPrChange>
          </w:tcPr>
          <w:p w14:paraId="6E9FFC1D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83" w:author="Cheng, Jiangtao" w:date="2021-07-18T11:29:00Z">
              <w:tcPr>
                <w:tcW w:w="7645" w:type="dxa"/>
              </w:tcPr>
            </w:tcPrChange>
          </w:tcPr>
          <w:p w14:paraId="0A97C7E5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temperature of control volume water layer [K]</w:t>
            </w:r>
          </w:p>
        </w:tc>
      </w:tr>
      <w:tr w:rsidR="00CC2E3E" w:rsidRPr="006E3B65" w14:paraId="20389316" w14:textId="77777777" w:rsidTr="002E270B">
        <w:tc>
          <w:tcPr>
            <w:tcW w:w="1705" w:type="dxa"/>
            <w:tcPrChange w:id="1384" w:author="Cheng, Jiangtao" w:date="2021-07-18T11:29:00Z">
              <w:tcPr>
                <w:tcW w:w="1705" w:type="dxa"/>
              </w:tcPr>
            </w:tcPrChange>
          </w:tcPr>
          <w:p w14:paraId="4D1A2E1B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lab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85" w:author="Cheng, Jiangtao" w:date="2021-07-18T11:29:00Z">
              <w:tcPr>
                <w:tcW w:w="7645" w:type="dxa"/>
              </w:tcPr>
            </w:tcPrChange>
          </w:tcPr>
          <w:p w14:paraId="00679129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lab ambient temperature [K]</w:t>
            </w:r>
          </w:p>
        </w:tc>
      </w:tr>
      <w:tr w:rsidR="00CC2E3E" w:rsidRPr="006E3B65" w14:paraId="5E7C4ABB" w14:textId="77777777" w:rsidTr="002E270B">
        <w:tc>
          <w:tcPr>
            <w:tcW w:w="1705" w:type="dxa"/>
            <w:tcPrChange w:id="1386" w:author="Cheng, Jiangtao" w:date="2021-07-18T11:29:00Z">
              <w:tcPr>
                <w:tcW w:w="1705" w:type="dxa"/>
              </w:tcPr>
            </w:tcPrChange>
          </w:tcPr>
          <w:p w14:paraId="356F6785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model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87" w:author="Cheng, Jiangtao" w:date="2021-07-18T11:29:00Z">
              <w:tcPr>
                <w:tcW w:w="7645" w:type="dxa"/>
              </w:tcPr>
            </w:tcPrChange>
          </w:tcPr>
          <w:p w14:paraId="0DE327D8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average temperature calculated by the thermal circuit model [K]</w:t>
            </w:r>
          </w:p>
        </w:tc>
      </w:tr>
      <w:tr w:rsidR="00CC2E3E" w:rsidRPr="006E3B65" w14:paraId="308721A3" w14:textId="77777777" w:rsidTr="002E270B">
        <w:tc>
          <w:tcPr>
            <w:tcW w:w="1705" w:type="dxa"/>
            <w:tcPrChange w:id="1388" w:author="Cheng, Jiangtao" w:date="2021-07-18T11:29:00Z">
              <w:tcPr>
                <w:tcW w:w="1705" w:type="dxa"/>
              </w:tcPr>
            </w:tcPrChange>
          </w:tcPr>
          <w:p w14:paraId="614BC9CA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89" w:author="Cheng, Jiangtao" w:date="2021-07-18T11:29:00Z">
              <w:tcPr>
                <w:tcW w:w="7645" w:type="dxa"/>
              </w:tcPr>
            </w:tcPrChange>
          </w:tcPr>
          <w:p w14:paraId="33892CC4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initial temperature of droplet base [K]</w:t>
            </w:r>
          </w:p>
        </w:tc>
      </w:tr>
      <w:tr w:rsidR="00CC2E3E" w:rsidRPr="006E3B65" w14:paraId="501DB84C" w14:textId="77777777" w:rsidTr="002E270B">
        <w:tc>
          <w:tcPr>
            <w:tcW w:w="1705" w:type="dxa"/>
            <w:tcPrChange w:id="1390" w:author="Cheng, Jiangtao" w:date="2021-07-18T11:29:00Z">
              <w:tcPr>
                <w:tcW w:w="1705" w:type="dxa"/>
              </w:tcPr>
            </w:tcPrChange>
          </w:tcPr>
          <w:p w14:paraId="4B223A2A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91" w:author="Cheng, Jiangtao" w:date="2021-07-18T11:29:00Z">
              <w:tcPr>
                <w:tcW w:w="7645" w:type="dxa"/>
              </w:tcPr>
            </w:tcPrChange>
          </w:tcPr>
          <w:p w14:paraId="7B1E2FD3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top surface temperature of micropillar [K]</w:t>
            </w:r>
          </w:p>
        </w:tc>
      </w:tr>
      <w:tr w:rsidR="00CC2E3E" w:rsidRPr="006E3B65" w14:paraId="7F1F2834" w14:textId="77777777" w:rsidTr="002E270B">
        <w:tc>
          <w:tcPr>
            <w:tcW w:w="1705" w:type="dxa"/>
            <w:tcPrChange w:id="1392" w:author="Cheng, Jiangtao" w:date="2021-07-18T11:29:00Z">
              <w:tcPr>
                <w:tcW w:w="1705" w:type="dxa"/>
              </w:tcPr>
            </w:tcPrChange>
          </w:tcPr>
          <w:p w14:paraId="1F342530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93" w:author="Cheng, Jiangtao" w:date="2021-07-18T11:29:00Z">
              <w:tcPr>
                <w:tcW w:w="7645" w:type="dxa"/>
              </w:tcPr>
            </w:tcPrChange>
          </w:tcPr>
          <w:p w14:paraId="2E83534B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uniform temperature of water layer in one unit cell [K]</w:t>
            </w:r>
          </w:p>
        </w:tc>
      </w:tr>
      <w:tr w:rsidR="00CC2E3E" w:rsidRPr="006E3B65" w14:paraId="2B66E691" w14:textId="77777777" w:rsidTr="002E270B">
        <w:tc>
          <w:tcPr>
            <w:tcW w:w="1705" w:type="dxa"/>
            <w:tcPrChange w:id="1394" w:author="Cheng, Jiangtao" w:date="2021-07-18T11:29:00Z">
              <w:tcPr>
                <w:tcW w:w="1705" w:type="dxa"/>
              </w:tcPr>
            </w:tcPrChange>
          </w:tcPr>
          <w:p w14:paraId="6956496D" w14:textId="77777777" w:rsidR="00CC2E3E" w:rsidRPr="006E3B65" w:rsidRDefault="00E33FA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∞</m:t>
                    </m:r>
                  </m:sub>
                </m:sSub>
              </m:oMath>
            </m:oMathPara>
          </w:p>
        </w:tc>
        <w:tc>
          <w:tcPr>
            <w:tcW w:w="7645" w:type="dxa"/>
            <w:tcPrChange w:id="1395" w:author="Cheng, Jiangtao" w:date="2021-07-18T11:29:00Z">
              <w:tcPr>
                <w:tcW w:w="7645" w:type="dxa"/>
              </w:tcPr>
            </w:tcPrChange>
          </w:tcPr>
          <w:p w14:paraId="2E4BC23A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ambient temperature [K]</w:t>
            </w:r>
          </w:p>
        </w:tc>
      </w:tr>
      <w:tr w:rsidR="00CC2E3E" w:rsidRPr="006E3B65" w14:paraId="6B567A07" w14:textId="77777777" w:rsidTr="002E270B">
        <w:tc>
          <w:tcPr>
            <w:tcW w:w="1705" w:type="dxa"/>
            <w:tcPrChange w:id="1396" w:author="Cheng, Jiangtao" w:date="2021-07-18T11:29:00Z">
              <w:tcPr>
                <w:tcW w:w="1705" w:type="dxa"/>
              </w:tcPr>
            </w:tcPrChange>
          </w:tcPr>
          <w:p w14:paraId="25A804B2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7645" w:type="dxa"/>
            <w:tcPrChange w:id="1397" w:author="Cheng, Jiangtao" w:date="2021-07-18T11:29:00Z">
              <w:tcPr>
                <w:tcW w:w="7645" w:type="dxa"/>
              </w:tcPr>
            </w:tcPrChange>
          </w:tcPr>
          <w:p w14:paraId="39C8E719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volume of water droplet</w:t>
            </w:r>
          </w:p>
        </w:tc>
      </w:tr>
      <w:tr w:rsidR="00CC2E3E" w:rsidRPr="006E3B65" w14:paraId="1E1E9443" w14:textId="77777777" w:rsidTr="002E270B">
        <w:tc>
          <w:tcPr>
            <w:tcW w:w="1705" w:type="dxa"/>
            <w:tcPrChange w:id="1398" w:author="Cheng, Jiangtao" w:date="2021-07-18T11:29:00Z">
              <w:tcPr>
                <w:tcW w:w="1705" w:type="dxa"/>
              </w:tcPr>
            </w:tcPrChange>
          </w:tcPr>
          <w:p w14:paraId="6F94577A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74C"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  <w:t>X</w:t>
            </w:r>
          </w:p>
        </w:tc>
        <w:tc>
          <w:tcPr>
            <w:tcW w:w="7645" w:type="dxa"/>
            <w:tcPrChange w:id="1399" w:author="Cheng, Jiangtao" w:date="2021-07-18T11:29:00Z">
              <w:tcPr>
                <w:tcW w:w="7645" w:type="dxa"/>
              </w:tcPr>
            </w:tcPrChange>
          </w:tcPr>
          <w:p w14:paraId="28ECC3C1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number of water layer</w:t>
            </w:r>
          </w:p>
        </w:tc>
      </w:tr>
      <w:tr w:rsidR="00CC2E3E" w:rsidRPr="006E3B65" w14:paraId="25EC94D9" w14:textId="77777777" w:rsidTr="002E270B">
        <w:tc>
          <w:tcPr>
            <w:tcW w:w="1705" w:type="dxa"/>
            <w:tcPrChange w:id="1400" w:author="Cheng, Jiangtao" w:date="2021-07-18T11:29:00Z">
              <w:tcPr>
                <w:tcW w:w="1705" w:type="dxa"/>
              </w:tcPr>
            </w:tcPrChange>
          </w:tcPr>
          <w:p w14:paraId="162A9D51" w14:textId="77777777" w:rsidR="00CC2E3E" w:rsidRPr="0042574C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Greek symbols</w:t>
            </w:r>
          </w:p>
        </w:tc>
        <w:tc>
          <w:tcPr>
            <w:tcW w:w="7645" w:type="dxa"/>
            <w:tcPrChange w:id="1401" w:author="Cheng, Jiangtao" w:date="2021-07-18T11:29:00Z">
              <w:tcPr>
                <w:tcW w:w="7645" w:type="dxa"/>
              </w:tcPr>
            </w:tcPrChange>
          </w:tcPr>
          <w:p w14:paraId="7BE1F122" w14:textId="77777777" w:rsidR="00CC2E3E" w:rsidRPr="0042574C" w:rsidRDefault="00CC2E3E" w:rsidP="00CF3E5E">
            <w:pPr>
              <w:widowControl/>
              <w:spacing w:line="276" w:lineRule="auto"/>
              <w:jc w:val="left"/>
              <w:rPr>
                <w:rFonts w:cs="Times New Roman"/>
                <w:sz w:val="24"/>
                <w:szCs w:val="24"/>
                <w:highlight w:val="yellow"/>
              </w:rPr>
            </w:pPr>
          </w:p>
        </w:tc>
      </w:tr>
      <w:tr w:rsidR="00CC2E3E" w:rsidRPr="006E3B65" w14:paraId="31B38A29" w14:textId="77777777" w:rsidTr="002E270B">
        <w:tc>
          <w:tcPr>
            <w:tcW w:w="1705" w:type="dxa"/>
            <w:tcPrChange w:id="1402" w:author="Cheng, Jiangtao" w:date="2021-07-18T11:29:00Z">
              <w:tcPr>
                <w:tcW w:w="1705" w:type="dxa"/>
              </w:tcPr>
            </w:tcPrChange>
          </w:tcPr>
          <w:p w14:paraId="0017071A" w14:textId="77777777" w:rsidR="00CC2E3E" w:rsidRPr="006E3B65" w:rsidRDefault="00CC2E3E" w:rsidP="00CC2E3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α</w:t>
            </w:r>
          </w:p>
        </w:tc>
        <w:tc>
          <w:tcPr>
            <w:tcW w:w="7645" w:type="dxa"/>
            <w:tcPrChange w:id="1403" w:author="Cheng, Jiangtao" w:date="2021-07-18T11:29:00Z">
              <w:tcPr>
                <w:tcW w:w="7645" w:type="dxa"/>
              </w:tcPr>
            </w:tcPrChange>
          </w:tcPr>
          <w:p w14:paraId="0E7821C0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root of Bessel function</w:t>
            </w:r>
          </w:p>
        </w:tc>
      </w:tr>
      <w:tr w:rsidR="00CC2E3E" w:rsidRPr="006E3B65" w14:paraId="1BC55B47" w14:textId="77777777" w:rsidTr="002E270B">
        <w:tc>
          <w:tcPr>
            <w:tcW w:w="1705" w:type="dxa"/>
            <w:tcPrChange w:id="1404" w:author="Cheng, Jiangtao" w:date="2021-07-18T11:29:00Z">
              <w:tcPr>
                <w:tcW w:w="1705" w:type="dxa"/>
              </w:tcPr>
            </w:tcPrChange>
          </w:tcPr>
          <w:p w14:paraId="4FC80BFF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ε</w:t>
            </w:r>
          </w:p>
        </w:tc>
        <w:tc>
          <w:tcPr>
            <w:tcW w:w="7645" w:type="dxa"/>
            <w:tcPrChange w:id="1405" w:author="Cheng, Jiangtao" w:date="2021-07-18T11:29:00Z">
              <w:tcPr>
                <w:tcW w:w="7645" w:type="dxa"/>
              </w:tcPr>
            </w:tcPrChange>
          </w:tcPr>
          <w:p w14:paraId="488119BE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emissivity of water</w:t>
            </w:r>
          </w:p>
        </w:tc>
      </w:tr>
      <w:tr w:rsidR="00CC2E3E" w:rsidRPr="006E3B65" w14:paraId="673F48ED" w14:textId="77777777" w:rsidTr="002E270B">
        <w:tc>
          <w:tcPr>
            <w:tcW w:w="1705" w:type="dxa"/>
            <w:tcPrChange w:id="1406" w:author="Cheng, Jiangtao" w:date="2021-07-18T11:29:00Z">
              <w:tcPr>
                <w:tcW w:w="1705" w:type="dxa"/>
              </w:tcPr>
            </w:tcPrChange>
          </w:tcPr>
          <w:p w14:paraId="7D4B70AE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θ</w:t>
            </w:r>
          </w:p>
        </w:tc>
        <w:tc>
          <w:tcPr>
            <w:tcW w:w="7645" w:type="dxa"/>
            <w:tcPrChange w:id="1407" w:author="Cheng, Jiangtao" w:date="2021-07-18T11:29:00Z">
              <w:tcPr>
                <w:tcW w:w="7645" w:type="dxa"/>
              </w:tcPr>
            </w:tcPrChange>
          </w:tcPr>
          <w:p w14:paraId="522EC4C3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contact angle of water droplet [°]</w:t>
            </w:r>
          </w:p>
        </w:tc>
      </w:tr>
      <w:tr w:rsidR="00CC2E3E" w:rsidRPr="006E3B65" w14:paraId="15FCF316" w14:textId="77777777" w:rsidTr="002E270B">
        <w:tc>
          <w:tcPr>
            <w:tcW w:w="1705" w:type="dxa"/>
            <w:tcPrChange w:id="1408" w:author="Cheng, Jiangtao" w:date="2021-07-18T11:29:00Z">
              <w:tcPr>
                <w:tcW w:w="1705" w:type="dxa"/>
              </w:tcPr>
            </w:tcPrChange>
          </w:tcPr>
          <w:p w14:paraId="01DD8F02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ρ</w:t>
            </w:r>
          </w:p>
        </w:tc>
        <w:tc>
          <w:tcPr>
            <w:tcW w:w="7645" w:type="dxa"/>
            <w:tcPrChange w:id="1409" w:author="Cheng, Jiangtao" w:date="2021-07-18T11:29:00Z">
              <w:tcPr>
                <w:tcW w:w="7645" w:type="dxa"/>
              </w:tcPr>
            </w:tcPrChange>
          </w:tcPr>
          <w:p w14:paraId="2BC3EA36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density [kg/m</w:t>
            </w:r>
            <w:r w:rsidRPr="006E3B6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CC2E3E" w:rsidRPr="006E3B65" w14:paraId="35B3D04E" w14:textId="77777777" w:rsidTr="002E270B">
        <w:tc>
          <w:tcPr>
            <w:tcW w:w="1705" w:type="dxa"/>
            <w:tcPrChange w:id="1410" w:author="Cheng, Jiangtao" w:date="2021-07-18T11:29:00Z">
              <w:tcPr>
                <w:tcW w:w="1705" w:type="dxa"/>
              </w:tcPr>
            </w:tcPrChange>
          </w:tcPr>
          <w:p w14:paraId="240658D4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σ</w:t>
            </w:r>
          </w:p>
        </w:tc>
        <w:tc>
          <w:tcPr>
            <w:tcW w:w="7645" w:type="dxa"/>
            <w:tcPrChange w:id="1411" w:author="Cheng, Jiangtao" w:date="2021-07-18T11:29:00Z">
              <w:tcPr>
                <w:tcW w:w="7645" w:type="dxa"/>
              </w:tcPr>
            </w:tcPrChange>
          </w:tcPr>
          <w:p w14:paraId="228A7B95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Stefan-Boltzmann constant [kg/(s</w:t>
            </w:r>
            <w:r w:rsidRPr="006E3B65">
              <w:rPr>
                <w:rFonts w:ascii="Times New Roman" w:hAnsi="Times New Roman" w:cs="Times New Roman"/>
                <w:sz w:val="24"/>
                <w:szCs w:val="24"/>
                <w:vertAlign w:val="superscript"/>
                <w:lang w:eastAsia="en-US"/>
              </w:rPr>
              <w:t>3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Pr="006E3B65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K</w:t>
            </w:r>
            <w:r w:rsidRPr="006E3B65">
              <w:rPr>
                <w:rFonts w:ascii="Times New Roman" w:hAnsi="Times New Roman" w:cs="Times New Roman"/>
                <w:sz w:val="24"/>
                <w:szCs w:val="24"/>
                <w:vertAlign w:val="superscript"/>
                <w:lang w:eastAsia="en-US"/>
              </w:rPr>
              <w:t>4</w:t>
            </w:r>
            <w:r w:rsidRPr="006E3B65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)]</w:t>
            </w:r>
          </w:p>
        </w:tc>
      </w:tr>
      <w:tr w:rsidR="00CC2E3E" w:rsidRPr="006E3B65" w14:paraId="7A595A2C" w14:textId="77777777" w:rsidTr="002E270B">
        <w:tc>
          <w:tcPr>
            <w:tcW w:w="1705" w:type="dxa"/>
            <w:tcPrChange w:id="1412" w:author="Cheng, Jiangtao" w:date="2021-07-18T11:29:00Z">
              <w:tcPr>
                <w:tcW w:w="1705" w:type="dxa"/>
              </w:tcPr>
            </w:tcPrChange>
          </w:tcPr>
          <w:p w14:paraId="4E4B1D9F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τ</w:t>
            </w:r>
          </w:p>
        </w:tc>
        <w:tc>
          <w:tcPr>
            <w:tcW w:w="7645" w:type="dxa"/>
            <w:tcPrChange w:id="1413" w:author="Cheng, Jiangtao" w:date="2021-07-18T11:29:00Z">
              <w:tcPr>
                <w:tcW w:w="7645" w:type="dxa"/>
              </w:tcPr>
            </w:tcPrChange>
          </w:tcPr>
          <w:p w14:paraId="32BC3C12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nondimensional evaporation time</w:t>
            </w:r>
          </w:p>
        </w:tc>
      </w:tr>
      <w:tr w:rsidR="00CC2E3E" w:rsidRPr="006E3B65" w14:paraId="3A18021A" w14:textId="77777777" w:rsidTr="002E270B">
        <w:tc>
          <w:tcPr>
            <w:tcW w:w="1705" w:type="dxa"/>
            <w:tcPrChange w:id="1414" w:author="Cheng, Jiangtao" w:date="2021-07-18T11:29:00Z">
              <w:tcPr>
                <w:tcW w:w="1705" w:type="dxa"/>
              </w:tcPr>
            </w:tcPrChange>
          </w:tcPr>
          <w:p w14:paraId="50E54FCE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φ</w:t>
            </w:r>
          </w:p>
        </w:tc>
        <w:tc>
          <w:tcPr>
            <w:tcW w:w="7645" w:type="dxa"/>
            <w:tcPrChange w:id="1415" w:author="Cheng, Jiangtao" w:date="2021-07-18T11:29:00Z">
              <w:tcPr>
                <w:tcW w:w="7645" w:type="dxa"/>
              </w:tcPr>
            </w:tcPrChange>
          </w:tcPr>
          <w:p w14:paraId="08337B90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evaporation ratio</w:t>
            </w:r>
          </w:p>
        </w:tc>
      </w:tr>
      <w:tr w:rsidR="00CC2E3E" w:rsidRPr="006E3B65" w14:paraId="03F42C2B" w14:textId="77777777" w:rsidTr="002E270B">
        <w:tc>
          <w:tcPr>
            <w:tcW w:w="1705" w:type="dxa"/>
            <w:tcPrChange w:id="1416" w:author="Cheng, Jiangtao" w:date="2021-07-18T11:29:00Z">
              <w:tcPr>
                <w:tcW w:w="1705" w:type="dxa"/>
              </w:tcPr>
            </w:tcPrChange>
          </w:tcPr>
          <w:p w14:paraId="46158187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Abbreviations</w:t>
            </w:r>
          </w:p>
        </w:tc>
        <w:tc>
          <w:tcPr>
            <w:tcW w:w="7645" w:type="dxa"/>
            <w:tcPrChange w:id="1417" w:author="Cheng, Jiangtao" w:date="2021-07-18T11:29:00Z">
              <w:tcPr>
                <w:tcW w:w="7645" w:type="dxa"/>
              </w:tcPr>
            </w:tcPrChange>
          </w:tcPr>
          <w:p w14:paraId="4216E8F7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2E3E" w:rsidRPr="006E3B65" w14:paraId="18DD994C" w14:textId="77777777" w:rsidTr="002E270B">
        <w:tc>
          <w:tcPr>
            <w:tcW w:w="1705" w:type="dxa"/>
            <w:tcPrChange w:id="1418" w:author="Cheng, Jiangtao" w:date="2021-07-18T11:29:00Z">
              <w:tcPr>
                <w:tcW w:w="1705" w:type="dxa"/>
              </w:tcPr>
            </w:tcPrChange>
          </w:tcPr>
          <w:p w14:paraId="494F1854" w14:textId="77777777" w:rsidR="00CC2E3E" w:rsidRPr="006E3B65" w:rsidRDefault="00CC2E3E" w:rsidP="00CC2E3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CCA</w:t>
            </w:r>
          </w:p>
        </w:tc>
        <w:tc>
          <w:tcPr>
            <w:tcW w:w="7645" w:type="dxa"/>
            <w:tcPrChange w:id="1419" w:author="Cheng, Jiangtao" w:date="2021-07-18T11:29:00Z">
              <w:tcPr>
                <w:tcW w:w="7645" w:type="dxa"/>
              </w:tcPr>
            </w:tcPrChange>
          </w:tcPr>
          <w:p w14:paraId="7A653CE2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constant contact angle</w:t>
            </w:r>
          </w:p>
        </w:tc>
      </w:tr>
      <w:tr w:rsidR="00CC2E3E" w:rsidRPr="006E3B65" w14:paraId="192D6119" w14:textId="77777777" w:rsidTr="002E270B">
        <w:tc>
          <w:tcPr>
            <w:tcW w:w="1705" w:type="dxa"/>
            <w:tcPrChange w:id="1420" w:author="Cheng, Jiangtao" w:date="2021-07-18T11:29:00Z">
              <w:tcPr>
                <w:tcW w:w="1705" w:type="dxa"/>
              </w:tcPr>
            </w:tcPrChange>
          </w:tcPr>
          <w:p w14:paraId="084EC15E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CCR</w:t>
            </w:r>
          </w:p>
        </w:tc>
        <w:tc>
          <w:tcPr>
            <w:tcW w:w="7645" w:type="dxa"/>
            <w:tcPrChange w:id="1421" w:author="Cheng, Jiangtao" w:date="2021-07-18T11:29:00Z">
              <w:tcPr>
                <w:tcW w:w="7645" w:type="dxa"/>
              </w:tcPr>
            </w:tcPrChange>
          </w:tcPr>
          <w:p w14:paraId="505CF4EF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constant contact radius</w:t>
            </w:r>
          </w:p>
        </w:tc>
      </w:tr>
      <w:tr w:rsidR="00CC2E3E" w:rsidRPr="006E3B65" w14:paraId="32F7A6E1" w14:textId="77777777" w:rsidTr="002E270B">
        <w:tc>
          <w:tcPr>
            <w:tcW w:w="1705" w:type="dxa"/>
            <w:tcPrChange w:id="1422" w:author="Cheng, Jiangtao" w:date="2021-07-18T11:29:00Z">
              <w:tcPr>
                <w:tcW w:w="1705" w:type="dxa"/>
              </w:tcPr>
            </w:tcPrChange>
          </w:tcPr>
          <w:p w14:paraId="7CF2C19D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</w:p>
        </w:tc>
        <w:tc>
          <w:tcPr>
            <w:tcW w:w="7645" w:type="dxa"/>
            <w:tcPrChange w:id="1423" w:author="Cheng, Jiangtao" w:date="2021-07-18T11:29:00Z">
              <w:tcPr>
                <w:tcW w:w="7645" w:type="dxa"/>
              </w:tcPr>
            </w:tcPrChange>
          </w:tcPr>
          <w:p w14:paraId="07FA9375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deionized</w:t>
            </w:r>
          </w:p>
        </w:tc>
      </w:tr>
      <w:tr w:rsidR="00CC2E3E" w:rsidRPr="006E3B65" w14:paraId="10B8CD0D" w14:textId="77777777" w:rsidTr="002E270B">
        <w:tc>
          <w:tcPr>
            <w:tcW w:w="1705" w:type="dxa"/>
            <w:tcPrChange w:id="1424" w:author="Cheng, Jiangtao" w:date="2021-07-18T11:29:00Z">
              <w:tcPr>
                <w:tcW w:w="1705" w:type="dxa"/>
              </w:tcPr>
            </w:tcPrChange>
          </w:tcPr>
          <w:p w14:paraId="61C9C221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IR</w:t>
            </w:r>
          </w:p>
        </w:tc>
        <w:tc>
          <w:tcPr>
            <w:tcW w:w="7645" w:type="dxa"/>
            <w:tcPrChange w:id="1425" w:author="Cheng, Jiangtao" w:date="2021-07-18T11:29:00Z">
              <w:tcPr>
                <w:tcW w:w="7645" w:type="dxa"/>
              </w:tcPr>
            </w:tcPrChange>
          </w:tcPr>
          <w:p w14:paraId="14295544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infrared</w:t>
            </w:r>
          </w:p>
        </w:tc>
      </w:tr>
      <w:tr w:rsidR="00CC2E3E" w:rsidRPr="006E3B65" w14:paraId="0B0BEACB" w14:textId="77777777" w:rsidTr="002E270B">
        <w:tc>
          <w:tcPr>
            <w:tcW w:w="1705" w:type="dxa"/>
            <w:tcPrChange w:id="1426" w:author="Cheng, Jiangtao" w:date="2021-07-18T11:29:00Z">
              <w:tcPr>
                <w:tcW w:w="1705" w:type="dxa"/>
              </w:tcPr>
            </w:tcPrChange>
          </w:tcPr>
          <w:p w14:paraId="1C9F19CE" w14:textId="77777777" w:rsidR="00CC2E3E" w:rsidRPr="006E3B65" w:rsidRDefault="00CC2E3E" w:rsidP="00CF3E5E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SEM</w:t>
            </w:r>
          </w:p>
        </w:tc>
        <w:tc>
          <w:tcPr>
            <w:tcW w:w="7645" w:type="dxa"/>
            <w:tcPrChange w:id="1427" w:author="Cheng, Jiangtao" w:date="2021-07-18T11:29:00Z">
              <w:tcPr>
                <w:tcW w:w="7645" w:type="dxa"/>
              </w:tcPr>
            </w:tcPrChange>
          </w:tcPr>
          <w:p w14:paraId="1EADC283" w14:textId="77777777" w:rsidR="00CC2E3E" w:rsidRPr="006E3B65" w:rsidRDefault="00CC2E3E" w:rsidP="00CF3E5E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E3B65">
              <w:rPr>
                <w:rFonts w:ascii="Times New Roman" w:hAnsi="Times New Roman" w:cs="Times New Roman"/>
                <w:sz w:val="24"/>
                <w:szCs w:val="24"/>
              </w:rPr>
              <w:t>scanning electron microscope</w:t>
            </w:r>
          </w:p>
        </w:tc>
      </w:tr>
    </w:tbl>
    <w:p w14:paraId="7156D2BC" w14:textId="77777777" w:rsidR="00CC2E3E" w:rsidRPr="00CE22C7" w:rsidRDefault="00CC2E3E" w:rsidP="0034677C">
      <w:pPr>
        <w:spacing w:line="360" w:lineRule="auto"/>
        <w:rPr>
          <w:rFonts w:cs="Times New Roman"/>
          <w:b/>
          <w:bCs/>
          <w:sz w:val="24"/>
          <w:szCs w:val="24"/>
          <w:rPrChange w:id="1428" w:author="Cheng, Jiangtao" w:date="2021-07-18T23:19:00Z">
            <w:rPr>
              <w:rFonts w:cs="Times New Roman"/>
              <w:b/>
              <w:bCs/>
              <w:sz w:val="40"/>
              <w:szCs w:val="40"/>
            </w:rPr>
          </w:rPrChange>
        </w:rPr>
      </w:pPr>
    </w:p>
    <w:p w14:paraId="5C42A021" w14:textId="114DB189" w:rsidR="00180F27" w:rsidRPr="00C722B1" w:rsidRDefault="0034677C" w:rsidP="0034677C">
      <w:pPr>
        <w:spacing w:line="360" w:lineRule="auto"/>
        <w:rPr>
          <w:rFonts w:cs="Times New Roman"/>
          <w:b/>
          <w:bCs/>
          <w:sz w:val="24"/>
          <w:szCs w:val="24"/>
        </w:rPr>
      </w:pPr>
      <w:r w:rsidRPr="0034677C">
        <w:rPr>
          <w:rFonts w:cs="Times New Roman"/>
          <w:b/>
          <w:bCs/>
          <w:sz w:val="24"/>
          <w:szCs w:val="24"/>
        </w:rPr>
        <w:t>9</w:t>
      </w:r>
      <w:r>
        <w:rPr>
          <w:rFonts w:cs="Times New Roman"/>
          <w:b/>
          <w:bCs/>
          <w:sz w:val="24"/>
          <w:szCs w:val="24"/>
        </w:rPr>
        <w:t xml:space="preserve">. </w:t>
      </w:r>
      <w:r>
        <w:rPr>
          <w:rFonts w:cs="Times New Roman" w:hint="eastAsia"/>
          <w:b/>
          <w:bCs/>
          <w:sz w:val="24"/>
          <w:szCs w:val="24"/>
        </w:rPr>
        <w:t>Ref</w:t>
      </w:r>
      <w:r>
        <w:rPr>
          <w:rFonts w:cs="Times New Roman"/>
          <w:b/>
          <w:bCs/>
          <w:sz w:val="24"/>
          <w:szCs w:val="24"/>
        </w:rPr>
        <w:t>erence</w:t>
      </w:r>
    </w:p>
    <w:p w14:paraId="360C6A65" w14:textId="77777777" w:rsidR="00A52F80" w:rsidRPr="00A52F80" w:rsidRDefault="00180F27" w:rsidP="00A52F80">
      <w:pPr>
        <w:pStyle w:val="EndNoteBibliography"/>
      </w:pP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ADDIN EN.REFLIST </w:instrText>
      </w:r>
      <w:r>
        <w:rPr>
          <w:sz w:val="16"/>
          <w:szCs w:val="16"/>
        </w:rPr>
        <w:fldChar w:fldCharType="separate"/>
      </w:r>
      <w:bookmarkStart w:id="1429" w:name="_ENREF_1"/>
      <w:r w:rsidR="00A52F80" w:rsidRPr="00A52F80">
        <w:t>[1] P. Calvert, Inkjet Printing for Materials and Devices, Chem. Mater., 13(10) (2001) 3299-3305.</w:t>
      </w:r>
      <w:bookmarkEnd w:id="1429"/>
    </w:p>
    <w:p w14:paraId="3FE8E04E" w14:textId="77777777" w:rsidR="00A52F80" w:rsidRPr="00A52F80" w:rsidRDefault="00A52F80" w:rsidP="00A52F80">
      <w:pPr>
        <w:pStyle w:val="EndNoteBibliography"/>
      </w:pPr>
      <w:bookmarkStart w:id="1430" w:name="_ENREF_2"/>
      <w:r w:rsidRPr="00A52F80">
        <w:t>[2] H.-m. Kwon, J.C. Bird, K.K. Varanasi, Increasing Leidenfrost point using micro-nano hierarchical surface structures, Applied Physics Letters, 103(20) (2013).</w:t>
      </w:r>
      <w:bookmarkEnd w:id="1430"/>
    </w:p>
    <w:p w14:paraId="54ED9848" w14:textId="77777777" w:rsidR="00A52F80" w:rsidRPr="00A52F80" w:rsidRDefault="00A52F80" w:rsidP="00A52F80">
      <w:pPr>
        <w:pStyle w:val="EndNoteBibliography"/>
      </w:pPr>
      <w:bookmarkStart w:id="1431" w:name="_ENREF_3"/>
      <w:r w:rsidRPr="00A52F80">
        <w:t>[3] Y.Y. Jiang, C.C. Wu, L.R. Li, K. Wang, Z. Tao, F. Gao, W.F. Cheng, J.T. Cheng, X.Y. Zhao, S. Priya, W.W. Deng, All electrospray printed perovskite solar cells, Nano Energy, 53 (2018) 440-448.</w:t>
      </w:r>
      <w:bookmarkEnd w:id="1431"/>
    </w:p>
    <w:p w14:paraId="493402DE" w14:textId="77777777" w:rsidR="00A52F80" w:rsidRPr="00A52F80" w:rsidRDefault="00A52F80" w:rsidP="00A52F80">
      <w:pPr>
        <w:pStyle w:val="EndNoteBibliography"/>
      </w:pPr>
      <w:bookmarkStart w:id="1432" w:name="_ENREF_4"/>
      <w:r w:rsidRPr="00A52F80">
        <w:t>[4] A. Wu, L. Yu, Z. Li, H. Yang, E. Wang, Atomic force microscope investigation of large-circle DNA molecules, Anal Biochem, 325(2) (2004) 293-300.</w:t>
      </w:r>
      <w:bookmarkEnd w:id="1432"/>
    </w:p>
    <w:p w14:paraId="2F3F951F" w14:textId="77777777" w:rsidR="00A52F80" w:rsidRPr="00A52F80" w:rsidRDefault="00A52F80" w:rsidP="00A52F80">
      <w:pPr>
        <w:pStyle w:val="EndNoteBibliography"/>
      </w:pPr>
      <w:bookmarkStart w:id="1433" w:name="_ENREF_5"/>
      <w:r w:rsidRPr="00A52F80">
        <w:t>[5] W. Jia, H.H. Qiu, Experimental investigation of droplet dynamics and heat transfer in spray cooling, Exp. Therm. Fluid Sci., 27(7) (2003) 829-838.</w:t>
      </w:r>
      <w:bookmarkEnd w:id="1433"/>
    </w:p>
    <w:p w14:paraId="422C64BC" w14:textId="77777777" w:rsidR="00A52F80" w:rsidRPr="00A52F80" w:rsidRDefault="00A52F80" w:rsidP="00A52F80">
      <w:pPr>
        <w:pStyle w:val="EndNoteBibliography"/>
      </w:pPr>
      <w:bookmarkStart w:id="1434" w:name="_ENREF_6"/>
      <w:r w:rsidRPr="00A52F80">
        <w:t>[6] J. Song, W. Cheng, M. Nie, X. He, W. Nam, J. Cheng, W. Zhou, Partial Leidenfrost Evaporation-Assisted Ultrasensitive Surface-Enhanced Raman Spectroscopy in a Janus Water Droplet on Hierarchical Plasmonic Micro-/Nanostructures, ACS Nano, 14(8) (2020) 9521-9531.</w:t>
      </w:r>
      <w:bookmarkEnd w:id="1434"/>
    </w:p>
    <w:p w14:paraId="663B4601" w14:textId="77777777" w:rsidR="00A52F80" w:rsidRPr="00A52F80" w:rsidRDefault="00A52F80" w:rsidP="00A52F80">
      <w:pPr>
        <w:pStyle w:val="EndNoteBibliography"/>
      </w:pPr>
      <w:bookmarkStart w:id="1435" w:name="_ENREF_7"/>
      <w:r w:rsidRPr="00A52F80">
        <w:t>[7] X. He, J. Cheng, Evaporation-Triggered Directional Transport of Asymmetrically Confined Droplets, Journal of Colloid and Interface Science, 604 (2021) 550-561.</w:t>
      </w:r>
      <w:bookmarkEnd w:id="1435"/>
    </w:p>
    <w:p w14:paraId="071B6BF2" w14:textId="77777777" w:rsidR="00A52F80" w:rsidRPr="00A52F80" w:rsidRDefault="00A52F80" w:rsidP="00A52F80">
      <w:pPr>
        <w:pStyle w:val="EndNoteBibliography"/>
      </w:pPr>
      <w:bookmarkStart w:id="1436" w:name="_ENREF_8"/>
      <w:r w:rsidRPr="00A52F80">
        <w:t>[8] S.A. Putnam, A.M. Briones, L.W. Byrd, J.S. Ervin, M.S. Hanchak, A. White, J.G. Jones, Microdroplet evaporation on superheated surfaces, International Journal of Heat and Mass Transfer, 55(21) (2012) 5793-5807.</w:t>
      </w:r>
      <w:bookmarkEnd w:id="1436"/>
    </w:p>
    <w:p w14:paraId="0A46756F" w14:textId="77777777" w:rsidR="00A52F80" w:rsidRPr="00A52F80" w:rsidRDefault="00A52F80" w:rsidP="00A52F80">
      <w:pPr>
        <w:pStyle w:val="EndNoteBibliography"/>
      </w:pPr>
      <w:bookmarkStart w:id="1437" w:name="_ENREF_9"/>
      <w:r w:rsidRPr="00A52F80">
        <w:t>[9] P. Tsai, R.G. Lammertink, M. Wessling, D. Lohse, Evaporation-triggered wetting transition for water droplets upon hydrophobic microstructures, Physical review letters, 104(11) (2010) 116102.</w:t>
      </w:r>
      <w:bookmarkEnd w:id="1437"/>
    </w:p>
    <w:p w14:paraId="6F0AC004" w14:textId="77777777" w:rsidR="00A52F80" w:rsidRPr="00A52F80" w:rsidRDefault="00A52F80" w:rsidP="00A52F80">
      <w:pPr>
        <w:pStyle w:val="EndNoteBibliography"/>
      </w:pPr>
      <w:bookmarkStart w:id="1438" w:name="_ENREF_10"/>
      <w:r w:rsidRPr="00A52F80">
        <w:t>[10] L. Zhao, J. Cheng, Contact Line Dynamics of Water Droplets Spreading on Nano-Structured Teflon Surfaces in Dropwise Condensation, in:  Heat Transfer Summer Conference, American Society of Mechanical Engineers, 2017, pp. V002T014A008.</w:t>
      </w:r>
      <w:bookmarkEnd w:id="1438"/>
    </w:p>
    <w:p w14:paraId="53B82B4C" w14:textId="77777777" w:rsidR="00A52F80" w:rsidRPr="00A52F80" w:rsidRDefault="00A52F80" w:rsidP="00A52F80">
      <w:pPr>
        <w:pStyle w:val="EndNoteBibliography"/>
      </w:pPr>
      <w:bookmarkStart w:id="1439" w:name="_ENREF_11"/>
      <w:r w:rsidRPr="00A52F80">
        <w:t>[11] L. Zhao, J. Cheng, The mechanism and universal scaling law of the contact line friction for the Cassie-state droplets on nanostructured ultrahydrophobic surfaces, Nanoscale, 10(14) (2018) 6426-6436.</w:t>
      </w:r>
      <w:bookmarkEnd w:id="1439"/>
    </w:p>
    <w:p w14:paraId="590BC7D6" w14:textId="77777777" w:rsidR="00A52F80" w:rsidRPr="00A52F80" w:rsidRDefault="00A52F80" w:rsidP="00A52F80">
      <w:pPr>
        <w:pStyle w:val="EndNoteBibliography"/>
      </w:pPr>
      <w:bookmarkStart w:id="1440" w:name="_ENREF_12"/>
      <w:r w:rsidRPr="00A52F80">
        <w:t>[12] X. He, L. Zhao, J. Cheng, Coalescence-Induced Swift Jumping of Nanodroplets on Curved Surfaces, Langmuir, 35(30) (2019) 9979-9987.</w:t>
      </w:r>
      <w:bookmarkEnd w:id="1440"/>
    </w:p>
    <w:p w14:paraId="37364831" w14:textId="77777777" w:rsidR="00A52F80" w:rsidRPr="00A52F80" w:rsidRDefault="00A52F80" w:rsidP="00A52F80">
      <w:pPr>
        <w:pStyle w:val="EndNoteBibliography"/>
      </w:pPr>
      <w:bookmarkStart w:id="1441" w:name="_ENREF_13"/>
      <w:r w:rsidRPr="00A52F80">
        <w:lastRenderedPageBreak/>
        <w:t>[13] L.S. Lam, M. Hodes, R. Enright, Analysis of Galinstan-Based Microgap Cooling Enhancement Using Structured Surfaces, Journal of Heat Transfer, 137(9) (2015).</w:t>
      </w:r>
      <w:bookmarkEnd w:id="1441"/>
    </w:p>
    <w:p w14:paraId="11ADC69D" w14:textId="77777777" w:rsidR="00A52F80" w:rsidRPr="00A52F80" w:rsidRDefault="00A52F80" w:rsidP="00A52F80">
      <w:pPr>
        <w:pStyle w:val="EndNoteBibliography"/>
      </w:pPr>
      <w:bookmarkStart w:id="1442" w:name="_ENREF_14"/>
      <w:r w:rsidRPr="00A52F80">
        <w:t>[14] A. Al-Sharafi, B.S. Yilbas, H. Ali, Droplet Heat Transfer on Micropost Arrays With Hydrophobic and Hydrophilic Characteristics, Journal of Heat Transfer, 140(7) (2018).</w:t>
      </w:r>
      <w:bookmarkEnd w:id="1442"/>
    </w:p>
    <w:p w14:paraId="4AE9EA06" w14:textId="77777777" w:rsidR="00A52F80" w:rsidRPr="00A52F80" w:rsidRDefault="00A52F80" w:rsidP="00A52F80">
      <w:pPr>
        <w:pStyle w:val="EndNoteBibliography"/>
      </w:pPr>
      <w:bookmarkStart w:id="1443" w:name="_ENREF_15"/>
      <w:r w:rsidRPr="00A52F80">
        <w:t>[15] C.-C. Hsu, Y.-A. Lee, C.-H. Wu, C.S.S. Kumar, Self-propelled sessile droplets on a superheated and heterogeneous wetting surface, Colloids and Surfaces A: Physicochemical and Engineering Aspects, 612 (2021).</w:t>
      </w:r>
      <w:bookmarkEnd w:id="1443"/>
    </w:p>
    <w:p w14:paraId="5FCC733C" w14:textId="77777777" w:rsidR="00A52F80" w:rsidRPr="00A52F80" w:rsidRDefault="00A52F80" w:rsidP="00A52F80">
      <w:pPr>
        <w:pStyle w:val="EndNoteBibliography"/>
      </w:pPr>
      <w:bookmarkStart w:id="1444" w:name="_ENREF_16"/>
      <w:r w:rsidRPr="00A52F80">
        <w:t>[16] F.G.H. Schofield, S.K. Wilson, D. Pritchard, K. Sefiane, The lifetimes of evaporating sessile droplets are significantly extended by strong thermal effects, Journal of Fluid Mechanics, 851 (2018) 231-244.</w:t>
      </w:r>
      <w:bookmarkEnd w:id="1444"/>
    </w:p>
    <w:p w14:paraId="259C82B1" w14:textId="77777777" w:rsidR="00A52F80" w:rsidRPr="00A52F80" w:rsidRDefault="00A52F80" w:rsidP="00A52F80">
      <w:pPr>
        <w:pStyle w:val="EndNoteBibliography"/>
      </w:pPr>
      <w:bookmarkStart w:id="1445" w:name="_ENREF_17"/>
      <w:r w:rsidRPr="00A52F80">
        <w:t>[17] B. Sobac, D. Brutin, Thermal effects of the substrate on water droplet evaporation, Phys Rev E 86(2 Pt 1) (2012) 021602.</w:t>
      </w:r>
      <w:bookmarkEnd w:id="1445"/>
    </w:p>
    <w:p w14:paraId="0434B40D" w14:textId="77777777" w:rsidR="00A52F80" w:rsidRPr="00A52F80" w:rsidRDefault="00A52F80" w:rsidP="00A52F80">
      <w:pPr>
        <w:pStyle w:val="EndNoteBibliography"/>
      </w:pPr>
      <w:bookmarkStart w:id="1446" w:name="_ENREF_18"/>
      <w:r w:rsidRPr="00A52F80">
        <w:t>[18] K. Gleason, H. Voota, S.A. Putnam, Steady-state droplet evaporation: Contact angle influence on the evaporation efficiency, International Journal of Heat and Mass Transfer, 101 (2016) 418-426.</w:t>
      </w:r>
      <w:bookmarkEnd w:id="1446"/>
    </w:p>
    <w:p w14:paraId="293C64A1" w14:textId="77777777" w:rsidR="00A52F80" w:rsidRPr="00A52F80" w:rsidRDefault="00A52F80" w:rsidP="00A52F80">
      <w:pPr>
        <w:pStyle w:val="EndNoteBibliography"/>
      </w:pPr>
      <w:bookmarkStart w:id="1447" w:name="_ENREF_19"/>
      <w:r w:rsidRPr="00A52F80">
        <w:t>[19] S. Adera, R. Raj, R. Enright, E.N. Wang, Non-wetting droplets on hot superhydrophilic surfaces, Nat. Commun., 4 (2013) 2518.</w:t>
      </w:r>
      <w:bookmarkEnd w:id="1447"/>
    </w:p>
    <w:p w14:paraId="03DD80FB" w14:textId="77777777" w:rsidR="00A52F80" w:rsidRPr="00A52F80" w:rsidRDefault="00A52F80" w:rsidP="00A52F80">
      <w:pPr>
        <w:pStyle w:val="EndNoteBibliography"/>
      </w:pPr>
      <w:bookmarkStart w:id="1448" w:name="_ENREF_20"/>
      <w:r w:rsidRPr="00A52F80">
        <w:t>[20] R. Hays, D. Maynes, J. Crockett, Thermal transport to droplets on heated superhydrophobic substrates, Int. J. Heat Mass Transfer, 98 (2016) 70-80.</w:t>
      </w:r>
      <w:bookmarkEnd w:id="1448"/>
    </w:p>
    <w:p w14:paraId="0612BF05" w14:textId="77777777" w:rsidR="00A52F80" w:rsidRPr="00A52F80" w:rsidRDefault="00A52F80" w:rsidP="00A52F80">
      <w:pPr>
        <w:pStyle w:val="EndNoteBibliography"/>
      </w:pPr>
      <w:bookmarkStart w:id="1449" w:name="_ENREF_21"/>
      <w:r w:rsidRPr="00A52F80">
        <w:t>[21] M.S. Hanchak, A.M. Briones, J.S. Ervin, L.W. Byrd, One-dimensional models of nanoliter droplet evaporation from a hot surface in the transition regime, International Journal of Heat and Mass Transfer, 57(2) (2013) 473-483.</w:t>
      </w:r>
      <w:bookmarkEnd w:id="1449"/>
    </w:p>
    <w:p w14:paraId="631AD1FB" w14:textId="77777777" w:rsidR="00A52F80" w:rsidRPr="00A52F80" w:rsidRDefault="00A52F80" w:rsidP="00A52F80">
      <w:pPr>
        <w:pStyle w:val="EndNoteBibliography"/>
      </w:pPr>
      <w:bookmarkStart w:id="1450" w:name="_ENREF_22"/>
      <w:r w:rsidRPr="00A52F80">
        <w:t>[22] S.Y. Misyura, Contact angle and droplet heat transfer during evaporation on structured and smooth surfaces of heated wall, Applied Surface Science, 414 (2017) 188-196.</w:t>
      </w:r>
      <w:bookmarkEnd w:id="1450"/>
    </w:p>
    <w:p w14:paraId="483DA0A3" w14:textId="77777777" w:rsidR="00A52F80" w:rsidRPr="00A52F80" w:rsidRDefault="00A52F80" w:rsidP="00A52F80">
      <w:pPr>
        <w:pStyle w:val="EndNoteBibliography"/>
      </w:pPr>
      <w:bookmarkStart w:id="1451" w:name="_ENREF_23"/>
      <w:r w:rsidRPr="00A52F80">
        <w:t>[23] M.A. Kadhim, N. Kapur, J.L. Summers, H. Thompson, Experimental and Theoretical Investigation of Droplet Evaporation on Heated Hydrophilic and Hydrophobic Surfaces, Langmuir, 35(19) (2019) 6256-6266.</w:t>
      </w:r>
      <w:bookmarkEnd w:id="1451"/>
    </w:p>
    <w:p w14:paraId="18DCC7CB" w14:textId="77777777" w:rsidR="00A52F80" w:rsidRPr="00A52F80" w:rsidRDefault="00A52F80" w:rsidP="00A52F80">
      <w:pPr>
        <w:pStyle w:val="EndNoteBibliography"/>
      </w:pPr>
      <w:bookmarkStart w:id="1452" w:name="_ENREF_24"/>
      <w:r w:rsidRPr="00A52F80">
        <w:t>[24] L. Liu, X. Liang, X. Wang, S. Kong, K. Zhang, M. Mi, Evaporation of a sessile water droplet during depressurization, International Journal of Thermal Sciences, 159 (2021) 106587.</w:t>
      </w:r>
      <w:bookmarkEnd w:id="1452"/>
    </w:p>
    <w:p w14:paraId="0D0EC2C4" w14:textId="77777777" w:rsidR="00A52F80" w:rsidRPr="00A52F80" w:rsidRDefault="00A52F80" w:rsidP="00A52F80">
      <w:pPr>
        <w:pStyle w:val="EndNoteBibliography"/>
      </w:pPr>
      <w:bookmarkStart w:id="1453" w:name="_ENREF_25"/>
      <w:r w:rsidRPr="00A52F80">
        <w:t>[25] L. Bansal, S. Chakraborty, S. Basu, Confinement-induced alterations in the evaporation dynamics of sessile droplets, Soft Matter, 13(5) (2017) 969-977.</w:t>
      </w:r>
      <w:bookmarkEnd w:id="1453"/>
    </w:p>
    <w:p w14:paraId="23176D10" w14:textId="77777777" w:rsidR="00A52F80" w:rsidRPr="00A52F80" w:rsidRDefault="00A52F80" w:rsidP="00A52F80">
      <w:pPr>
        <w:pStyle w:val="EndNoteBibliography"/>
      </w:pPr>
      <w:bookmarkStart w:id="1454" w:name="_ENREF_26"/>
      <w:r w:rsidRPr="00A52F80">
        <w:t>[26] S. Semenov, F. Carle, M. Medale, D. Brutin, Boundary conditions for a one-sided numerical model of evaporative instabilities in sessile drops of ethanol on heated substrates, Phys Rev E, 96(6-1) (2017) 063113.</w:t>
      </w:r>
      <w:bookmarkEnd w:id="1454"/>
    </w:p>
    <w:p w14:paraId="37DB31D7" w14:textId="77777777" w:rsidR="00A52F80" w:rsidRPr="00A52F80" w:rsidRDefault="00A52F80" w:rsidP="00A52F80">
      <w:pPr>
        <w:pStyle w:val="EndNoteBibliography"/>
      </w:pPr>
      <w:bookmarkStart w:id="1455" w:name="_ENREF_27"/>
      <w:r w:rsidRPr="00A52F80">
        <w:t>[27] R.G. Picknett, R. Bexon, The evaporation of sessile or pendant drops in still air, Journal of Colloid and Interface Science, 61(2) (1977) 336-350.</w:t>
      </w:r>
      <w:bookmarkEnd w:id="1455"/>
    </w:p>
    <w:p w14:paraId="65298071" w14:textId="77777777" w:rsidR="00A52F80" w:rsidRPr="00A52F80" w:rsidRDefault="00A52F80" w:rsidP="00A52F80">
      <w:pPr>
        <w:pStyle w:val="EndNoteBibliography"/>
      </w:pPr>
      <w:bookmarkStart w:id="1456" w:name="_ENREF_28"/>
      <w:r w:rsidRPr="00A52F80">
        <w:t>[28] M.E.R. Shanahan, Simple Theory of "Stick-Slip" Wetting Hysteresis, Langmuir, 11(3) (1995) 1041-1043.</w:t>
      </w:r>
      <w:bookmarkEnd w:id="1456"/>
    </w:p>
    <w:p w14:paraId="75413C68" w14:textId="77777777" w:rsidR="00A52F80" w:rsidRPr="00A52F80" w:rsidRDefault="00A52F80" w:rsidP="00A52F80">
      <w:pPr>
        <w:pStyle w:val="EndNoteBibliography"/>
      </w:pPr>
      <w:bookmarkStart w:id="1457" w:name="_ENREF_29"/>
      <w:r w:rsidRPr="00A52F80">
        <w:t>[29] N.N. Lebedev, Special Functions and Their Applications, Prentice-Hall, Englewood Cliffs, NJ, USA, 1965.</w:t>
      </w:r>
      <w:bookmarkEnd w:id="1457"/>
    </w:p>
    <w:p w14:paraId="562C3919" w14:textId="77777777" w:rsidR="00A52F80" w:rsidRPr="00A52F80" w:rsidRDefault="00A52F80" w:rsidP="00A52F80">
      <w:pPr>
        <w:pStyle w:val="EndNoteBibliography"/>
      </w:pPr>
      <w:bookmarkStart w:id="1458" w:name="_ENREF_30"/>
      <w:r w:rsidRPr="00A52F80">
        <w:t>[30] R.G.L. Hua Hu, Evaporation of a Sessile droplet on a substrate, J Phys Chem B, 106 (2002) 1334-1344.</w:t>
      </w:r>
      <w:bookmarkEnd w:id="1458"/>
    </w:p>
    <w:p w14:paraId="3CBD6699" w14:textId="77777777" w:rsidR="00A52F80" w:rsidRPr="00A52F80" w:rsidRDefault="00A52F80" w:rsidP="00A52F80">
      <w:pPr>
        <w:pStyle w:val="EndNoteBibliography"/>
      </w:pPr>
      <w:bookmarkStart w:id="1459" w:name="_ENREF_31"/>
      <w:r w:rsidRPr="00A52F80">
        <w:t>[31] O.B. Robert D. Deegan, Todd F. Dupont, Greg Huber, Sidney R. Nagel, and Thomas A. Witten, Contact line deposits in an evaporating drop, Phys Rev E, 62 (2000).</w:t>
      </w:r>
      <w:bookmarkEnd w:id="1459"/>
    </w:p>
    <w:p w14:paraId="7580A788" w14:textId="77777777" w:rsidR="00A52F80" w:rsidRPr="00A52F80" w:rsidRDefault="00A52F80" w:rsidP="00A52F80">
      <w:pPr>
        <w:pStyle w:val="EndNoteBibliography"/>
      </w:pPr>
      <w:bookmarkStart w:id="1460" w:name="_ENREF_32"/>
      <w:r w:rsidRPr="00A52F80">
        <w:t>[32] Y.O. Popov, Evaporative deposition patterns: spatial dimensions of the deposit, Phys. Rev. E 71(3) (2005) 1-17.</w:t>
      </w:r>
      <w:bookmarkEnd w:id="1460"/>
    </w:p>
    <w:p w14:paraId="6140DAB0" w14:textId="77777777" w:rsidR="00A52F80" w:rsidRPr="00A52F80" w:rsidRDefault="00A52F80" w:rsidP="00A52F80">
      <w:pPr>
        <w:pStyle w:val="EndNoteBibliography"/>
      </w:pPr>
      <w:bookmarkStart w:id="1461" w:name="_ENREF_33"/>
      <w:r w:rsidRPr="00A52F80">
        <w:t>[33] T.A.H. Nguyen, A.V. Nguyen, M.A. Hampton, Z.P. Xu, L. Huang, V. Rudolph, Theoretical and experimental analysis of droplet evaporation on solid surfaces, Chemical Engineering Science, 69(1) (2012) 522-529.</w:t>
      </w:r>
      <w:bookmarkEnd w:id="1461"/>
    </w:p>
    <w:p w14:paraId="2F6CAF91" w14:textId="77777777" w:rsidR="00A52F80" w:rsidRPr="00A52F80" w:rsidRDefault="00A52F80" w:rsidP="00A52F80">
      <w:pPr>
        <w:pStyle w:val="EndNoteBibliography"/>
      </w:pPr>
      <w:bookmarkStart w:id="1462" w:name="_ENREF_34"/>
      <w:r w:rsidRPr="00A52F80">
        <w:t>[34] H. Gelderblom, Á.G. Marín, H. Nair, A. van Houselt, L. Lefferts, J.H. Snoeijer, D. Lohse, How water droplets evaporate on a superhydrophobic substrate, Physical Review E, 83(2) (2011) 026306.</w:t>
      </w:r>
      <w:bookmarkEnd w:id="1462"/>
    </w:p>
    <w:p w14:paraId="0F598EAA" w14:textId="77777777" w:rsidR="00A52F80" w:rsidRPr="00A52F80" w:rsidRDefault="00A52F80" w:rsidP="00A52F80">
      <w:pPr>
        <w:pStyle w:val="EndNoteBibliography"/>
      </w:pPr>
      <w:bookmarkStart w:id="1463" w:name="_ENREF_35"/>
      <w:r w:rsidRPr="00A52F80">
        <w:t>[35] S. Dash, S.V. Garimella, Droplet evaporation dynamics on a superhydrophobic surface with negligible hysteresis, Langmuir, 29(34) (2013) 10785-10795.</w:t>
      </w:r>
      <w:bookmarkEnd w:id="1463"/>
    </w:p>
    <w:p w14:paraId="1EFD60AE" w14:textId="77777777" w:rsidR="00A52F80" w:rsidRPr="00A52F80" w:rsidRDefault="00A52F80" w:rsidP="00A52F80">
      <w:pPr>
        <w:pStyle w:val="EndNoteBibliography"/>
      </w:pPr>
      <w:bookmarkStart w:id="1464" w:name="_ENREF_36"/>
      <w:r w:rsidRPr="00A52F80">
        <w:lastRenderedPageBreak/>
        <w:t>[36] A. Aldhaleai, F. Khan, T. Thundat, P.A. Tsai, Evaporation dynamics of water droplets on superhydrophobic nanograss surfaces, International Journal of Heat and Mass Transfer, 160 (2020).</w:t>
      </w:r>
      <w:bookmarkEnd w:id="1464"/>
    </w:p>
    <w:p w14:paraId="3EC4DBDC" w14:textId="77777777" w:rsidR="00A52F80" w:rsidRPr="00A52F80" w:rsidRDefault="00A52F80" w:rsidP="00A52F80">
      <w:pPr>
        <w:pStyle w:val="EndNoteBibliography"/>
      </w:pPr>
      <w:bookmarkStart w:id="1465" w:name="_ENREF_37"/>
      <w:r w:rsidRPr="00A52F80">
        <w:t>[37] S. Dash, S.V. Garimella, Droplet evaporation on heated hydrophobic and superhydrophobic surfaces, Phys Rev E, 89 (2014) 042402.</w:t>
      </w:r>
      <w:bookmarkEnd w:id="1465"/>
    </w:p>
    <w:p w14:paraId="447E03FA" w14:textId="77777777" w:rsidR="00A52F80" w:rsidRPr="00A52F80" w:rsidRDefault="00A52F80" w:rsidP="00A52F80">
      <w:pPr>
        <w:pStyle w:val="EndNoteBibliography"/>
      </w:pPr>
      <w:bookmarkStart w:id="1466" w:name="_ENREF_38"/>
      <w:r w:rsidRPr="00A52F80">
        <w:t>[38] R.N. Wenzel, Resistance of Solid Surfaces to Wetting by Water, Industrial &amp; Engineering Chemistry, 28(8) (1936) 988-994.</w:t>
      </w:r>
      <w:bookmarkEnd w:id="1466"/>
    </w:p>
    <w:p w14:paraId="00DEEB49" w14:textId="77777777" w:rsidR="00A52F80" w:rsidRPr="00A52F80" w:rsidRDefault="00A52F80" w:rsidP="00A52F80">
      <w:pPr>
        <w:pStyle w:val="EndNoteBibliography"/>
      </w:pPr>
      <w:bookmarkStart w:id="1467" w:name="_ENREF_39"/>
      <w:r w:rsidRPr="00A52F80">
        <w:t>[39] G. McHale, S. Aqil, N.J. Shirtcliffe, M.I. Newton, H.Y. Erbil, Analysis of droplet evaporation on a superhydrophobic surface, Langmuir, 21 (2005) 11053-11060.</w:t>
      </w:r>
      <w:bookmarkEnd w:id="1467"/>
    </w:p>
    <w:p w14:paraId="46981AD3" w14:textId="77777777" w:rsidR="00A52F80" w:rsidRPr="00A52F80" w:rsidRDefault="00A52F80" w:rsidP="00A52F80">
      <w:pPr>
        <w:pStyle w:val="EndNoteBibliography"/>
      </w:pPr>
      <w:bookmarkStart w:id="1468" w:name="_ENREF_40"/>
      <w:r w:rsidRPr="00A52F80">
        <w:t>[40] J.M. Stauber, S.K. Wilson, B.R. Duffy, K. Sefiane, Evaporation of droplets on strongly hydrophobic substrates, Langmuir, 31(12) (2015) 3653-3660.</w:t>
      </w:r>
      <w:bookmarkEnd w:id="1468"/>
    </w:p>
    <w:p w14:paraId="551A5F5E" w14:textId="77777777" w:rsidR="00A52F80" w:rsidRPr="00A52F80" w:rsidRDefault="00A52F80" w:rsidP="00A52F80">
      <w:pPr>
        <w:pStyle w:val="EndNoteBibliography"/>
      </w:pPr>
      <w:bookmarkStart w:id="1469" w:name="_ENREF_41"/>
      <w:r w:rsidRPr="00A52F80">
        <w:t>[41] M. Wei, Y. Song, Y. Zhu, D.J. Preston, C.S. Tan, E.N. Wang, Heat transfer suppression by suspended droplets on microstructured surfaces, Applied Physics Letters, 116(23) (2020).</w:t>
      </w:r>
      <w:bookmarkEnd w:id="1469"/>
    </w:p>
    <w:p w14:paraId="1EBD408A" w14:textId="77777777" w:rsidR="00A52F80" w:rsidRPr="00A52F80" w:rsidRDefault="00A52F80" w:rsidP="00A52F80">
      <w:pPr>
        <w:pStyle w:val="EndNoteBibliography"/>
      </w:pPr>
      <w:bookmarkStart w:id="1470" w:name="_ENREF_42"/>
      <w:r w:rsidRPr="00A52F80">
        <w:t>[42] S.H. Kim, H. Seon Ahn, J. Kim, M. Kaviany, M. Hwan Kim, Dynamics of water droplet on a heated nanotubes surface, Applied Physics Letters, 102(23) (2013).</w:t>
      </w:r>
      <w:bookmarkEnd w:id="1470"/>
    </w:p>
    <w:p w14:paraId="77F63387" w14:textId="77777777" w:rsidR="00A52F80" w:rsidRPr="00A52F80" w:rsidRDefault="00A52F80" w:rsidP="00A52F80">
      <w:pPr>
        <w:pStyle w:val="EndNoteBibliography"/>
      </w:pPr>
      <w:bookmarkStart w:id="1471" w:name="_ENREF_43"/>
      <w:r w:rsidRPr="00A52F80">
        <w:t>[43] D. Tam, V. von Arnim, G.H. McKinley, A.E. Hosoi, Marangoni convection in droplets on superhydrophobic surfaces, Journal of Fluid Mechanics, 624 (2009) 101-123.</w:t>
      </w:r>
      <w:bookmarkEnd w:id="1471"/>
    </w:p>
    <w:p w14:paraId="6B4209CE" w14:textId="77777777" w:rsidR="00A52F80" w:rsidRPr="00A52F80" w:rsidRDefault="00A52F80" w:rsidP="00A52F80">
      <w:pPr>
        <w:pStyle w:val="EndNoteBibliography"/>
      </w:pPr>
      <w:bookmarkStart w:id="1472" w:name="_ENREF_44"/>
      <w:r w:rsidRPr="00A52F80">
        <w:t>[44] J. Cheng, A. Vandadi, C.-L. Chen, Condensation heat transfer on two-tier superhydrophobic surfaces, Appl. Phys. Lett., 101(13) (2012).</w:t>
      </w:r>
      <w:bookmarkEnd w:id="1472"/>
    </w:p>
    <w:p w14:paraId="2B852628" w14:textId="77777777" w:rsidR="00A52F80" w:rsidRPr="00A52F80" w:rsidRDefault="00A52F80" w:rsidP="00A52F80">
      <w:pPr>
        <w:pStyle w:val="EndNoteBibliography"/>
      </w:pPr>
      <w:bookmarkStart w:id="1473" w:name="_ENREF_45"/>
      <w:r w:rsidRPr="00A52F80">
        <w:t>[45] A. Vandadi, L. Zhao, J. Cheng, Resistant energy analysis of self-pulling process during dropwise condensation on superhydrophobic surfaces, Nanoscale Adv., 1(3) (2019) 1136-1147.</w:t>
      </w:r>
      <w:bookmarkEnd w:id="1473"/>
    </w:p>
    <w:p w14:paraId="106804DB" w14:textId="77777777" w:rsidR="00A52F80" w:rsidRPr="00A52F80" w:rsidRDefault="00A52F80" w:rsidP="00A52F80">
      <w:pPr>
        <w:pStyle w:val="EndNoteBibliography"/>
      </w:pPr>
      <w:bookmarkStart w:id="1474" w:name="_ENREF_46"/>
      <w:r w:rsidRPr="00A52F80">
        <w:t>[46] X. Liu, P.R. Coxon, M. Peters, B. Hoex, J.M. Cole, D.J. Fray, Black silicon: fabrication methods, properties and solar energy applications, Energy &amp; Environmental Science, 7(10) (2014) 3223-3263.</w:t>
      </w:r>
      <w:bookmarkEnd w:id="1474"/>
    </w:p>
    <w:p w14:paraId="4333EAD8" w14:textId="77777777" w:rsidR="00A52F80" w:rsidRPr="00A52F80" w:rsidRDefault="00A52F80" w:rsidP="00A52F80">
      <w:pPr>
        <w:pStyle w:val="EndNoteBibliography"/>
      </w:pPr>
      <w:bookmarkStart w:id="1475" w:name="_ENREF_47"/>
      <w:r w:rsidRPr="00A52F80">
        <w:t>[47] M. Badv, I.H. Jaffer, J.I. Weitz, T.F. Didar, An omniphobic lubricant-infused coating produced by chemical vapor deposition of hydrophobic organosilanes attenuates clotting on catheter surfaces, Sci. Rep., 7(1) (2017) 11639.</w:t>
      </w:r>
      <w:bookmarkEnd w:id="1475"/>
    </w:p>
    <w:p w14:paraId="63AB90A5" w14:textId="77777777" w:rsidR="00A52F80" w:rsidRPr="00A52F80" w:rsidRDefault="00A52F80" w:rsidP="00A52F80">
      <w:pPr>
        <w:pStyle w:val="EndNoteBibliography"/>
      </w:pPr>
      <w:bookmarkStart w:id="1476" w:name="_ENREF_48"/>
      <w:r w:rsidRPr="00A52F80">
        <w:t>[48] M. di Marzo, D.D. Evans, Evaporation of a water droplet deposited on a hot high thermal conductivity solid surface, United States, 1986.</w:t>
      </w:r>
      <w:bookmarkEnd w:id="1476"/>
    </w:p>
    <w:p w14:paraId="6BEB64AC" w14:textId="77777777" w:rsidR="00A52F80" w:rsidRPr="00A52F80" w:rsidRDefault="00A52F80" w:rsidP="00A52F80">
      <w:pPr>
        <w:pStyle w:val="EndNoteBibliography"/>
      </w:pPr>
      <w:bookmarkStart w:id="1477" w:name="_ENREF_49"/>
      <w:r w:rsidRPr="00A52F80">
        <w:t>[49] K.M. Itaru Michiyoshe, Heat transfer characteristics of evaporation of a liquid droplet on heated surfaces, international Journal of Heat and Mass Transfer, 21 (1977) 605-613.</w:t>
      </w:r>
      <w:bookmarkEnd w:id="1477"/>
    </w:p>
    <w:p w14:paraId="4DBC0CC7" w14:textId="77777777" w:rsidR="00A52F80" w:rsidRPr="00A52F80" w:rsidRDefault="00A52F80" w:rsidP="00A52F80">
      <w:pPr>
        <w:pStyle w:val="EndNoteBibliography"/>
      </w:pPr>
      <w:bookmarkStart w:id="1478" w:name="_ENREF_50"/>
      <w:r w:rsidRPr="00A52F80">
        <w:t>[50] M. Seki, H. Kawamura, K. Sanokawa, Transient temperature profile of a hot wall due to an impinging liquid droplet, Journal of Heat Transfer, 100 (1987) 167-169.</w:t>
      </w:r>
      <w:bookmarkEnd w:id="1478"/>
    </w:p>
    <w:p w14:paraId="29FF107D" w14:textId="77777777" w:rsidR="00A52F80" w:rsidRPr="00A52F80" w:rsidRDefault="00A52F80" w:rsidP="00A52F80">
      <w:pPr>
        <w:pStyle w:val="EndNoteBibliography"/>
      </w:pPr>
      <w:bookmarkStart w:id="1479" w:name="_ENREF_51"/>
      <w:r w:rsidRPr="00A52F80">
        <w:t>[51] Seri Lee, Seaho Song, Van Au, K.P. Moran, Constriction Spreading resistance model for electroics packing, in:  ASME/JSME Thermal Engineering Conference, 1995.</w:t>
      </w:r>
      <w:bookmarkEnd w:id="1479"/>
    </w:p>
    <w:p w14:paraId="59B3689B" w14:textId="77777777" w:rsidR="00A52F80" w:rsidRPr="00A52F80" w:rsidRDefault="00A52F80" w:rsidP="00A52F80">
      <w:pPr>
        <w:pStyle w:val="EndNoteBibliography"/>
      </w:pPr>
      <w:bookmarkStart w:id="1480" w:name="_ENREF_52"/>
      <w:r w:rsidRPr="00A52F80">
        <w:t>[52] D.P. Kennedy, Spreading Resistance in Cylindrical Semiconductor Devices, Journal of Applied Physics, 31(8) (1960) 1490-1497.</w:t>
      </w:r>
      <w:bookmarkEnd w:id="1480"/>
    </w:p>
    <w:p w14:paraId="7A3C03BD" w14:textId="77777777" w:rsidR="00A52F80" w:rsidRPr="00A52F80" w:rsidRDefault="00A52F80" w:rsidP="00A52F80">
      <w:pPr>
        <w:pStyle w:val="EndNoteBibliography"/>
      </w:pPr>
      <w:bookmarkStart w:id="1481" w:name="_ENREF_53"/>
      <w:r w:rsidRPr="00A52F80">
        <w:t>[53] K. Gleason, S.A. Putnam, Microdroplet evaporation with a forced pinned contact line, Langmuir, 30(34) (2014) 10548-10555.</w:t>
      </w:r>
      <w:bookmarkEnd w:id="1481"/>
    </w:p>
    <w:p w14:paraId="1D05F3D0" w14:textId="77777777" w:rsidR="00A52F80" w:rsidRPr="00A52F80" w:rsidRDefault="00A52F80" w:rsidP="00A52F80">
      <w:pPr>
        <w:pStyle w:val="EndNoteBibliography"/>
      </w:pPr>
      <w:bookmarkStart w:id="1482" w:name="_ENREF_54"/>
      <w:r w:rsidRPr="00A52F80">
        <w:t>[54] P.J. Sáenz, K. Sefiane, J. Kim, O.K. Matar, P. Valluri, Evaporation of sessile drops: a three-dimensional approach, Journal of Fluid Mechanics, 772 (2015) 705-739.</w:t>
      </w:r>
      <w:bookmarkEnd w:id="1482"/>
    </w:p>
    <w:p w14:paraId="7D552765" w14:textId="77777777" w:rsidR="00A52F80" w:rsidRPr="00A52F80" w:rsidRDefault="00A52F80" w:rsidP="00A52F80">
      <w:pPr>
        <w:pStyle w:val="EndNoteBibliography"/>
      </w:pPr>
      <w:bookmarkStart w:id="1483" w:name="_ENREF_55"/>
      <w:r w:rsidRPr="00A52F80">
        <w:t>[55] W.A.S. B. Abrambon, Droplet vaporization model for spray combusition calculations, International Journal of Heat and Mass Transfer, 32 (1989) 1605-1618.</w:t>
      </w:r>
      <w:bookmarkEnd w:id="1483"/>
    </w:p>
    <w:p w14:paraId="1EDD98A9" w14:textId="77777777" w:rsidR="00A52F80" w:rsidRPr="00A52F80" w:rsidRDefault="00A52F80" w:rsidP="00A52F80">
      <w:pPr>
        <w:pStyle w:val="EndNoteBibliography"/>
      </w:pPr>
      <w:bookmarkStart w:id="1484" w:name="_ENREF_56"/>
      <w:r w:rsidRPr="00A52F80">
        <w:t>[56] D.A. del Cerro, A.G. Marin, G.R. Romer, B. Pathiraj, D. Lohse, A.J. Huis in 't Veld, Leidenfrost point reduction on micropatterned metallic surfaces, Langmuir, 28(42) (2012) 15106-15110.</w:t>
      </w:r>
      <w:bookmarkEnd w:id="1484"/>
    </w:p>
    <w:p w14:paraId="2159E7FC" w14:textId="01602CE6" w:rsidR="0034677C" w:rsidRPr="0034677C" w:rsidRDefault="00180F27" w:rsidP="00180F27">
      <w:pPr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lastRenderedPageBreak/>
        <w:fldChar w:fldCharType="end"/>
      </w:r>
    </w:p>
    <w:sectPr w:rsidR="0034677C" w:rsidRPr="0034677C" w:rsidSect="00180F27">
      <w:footerReference w:type="default" r:id="rId20"/>
      <w:pgSz w:w="12240" w:h="15840" w:code="1"/>
      <w:pgMar w:top="1440" w:right="1440" w:bottom="1440" w:left="144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60" w:author="Cheng, Jiangtao" w:date="2021-07-18T18:36:00Z" w:initials="CJ">
    <w:p w14:paraId="23FB2C02" w14:textId="5337A7C1" w:rsidR="00BD41E5" w:rsidRDefault="00BD41E5">
      <w:pPr>
        <w:pStyle w:val="CommentText"/>
      </w:pPr>
      <w:r>
        <w:rPr>
          <w:rStyle w:val="CommentReference"/>
        </w:rPr>
        <w:annotationRef/>
      </w:r>
      <w:r>
        <w:t xml:space="preserve">In (c), </w:t>
      </w:r>
      <w:proofErr w:type="gramStart"/>
      <w:r>
        <w:t>q</w:t>
      </w:r>
      <w:r w:rsidRPr="00BD41E5">
        <w:rPr>
          <w:vertAlign w:val="subscript"/>
        </w:rPr>
        <w:t>l,i</w:t>
      </w:r>
      <w:proofErr w:type="gramEnd"/>
      <w:r w:rsidRPr="00BD41E5">
        <w:rPr>
          <w:vertAlign w:val="subscript"/>
        </w:rPr>
        <w:t>+1</w:t>
      </w:r>
      <w:r>
        <w:t xml:space="preserve"> or </w:t>
      </w:r>
      <w:proofErr w:type="spellStart"/>
      <w:r>
        <w:t>q</w:t>
      </w:r>
      <w:r w:rsidRPr="00BD41E5">
        <w:rPr>
          <w:vertAlign w:val="subscript"/>
        </w:rPr>
        <w:t>l,i</w:t>
      </w:r>
      <w:proofErr w:type="spellEnd"/>
      <w:r>
        <w:t>?</w:t>
      </w:r>
    </w:p>
  </w:comment>
  <w:comment w:id="610" w:author="Cheng, Jiangtao" w:date="2021-07-18T18:33:00Z" w:initials="CJ">
    <w:p w14:paraId="5A4CE9DF" w14:textId="4E06C06E" w:rsidR="00DB47C6" w:rsidRDefault="00DB47C6">
      <w:pPr>
        <w:pStyle w:val="CommentText"/>
      </w:pPr>
      <w:r>
        <w:rPr>
          <w:rStyle w:val="CommentReference"/>
        </w:rPr>
        <w:annotationRef/>
      </w:r>
      <w:r>
        <w:t xml:space="preserve">Embed </w:t>
      </w:r>
      <w:r>
        <w:t>in to the above sentence, no need to be an equation</w:t>
      </w:r>
      <w:r w:rsidR="007C0E21">
        <w:t>. Delete this eq and renumber all the equations!</w:t>
      </w:r>
      <w:r>
        <w:t xml:space="preserve"> </w:t>
      </w:r>
    </w:p>
  </w:comment>
  <w:comment w:id="696" w:author="Cheng, Jiangtao" w:date="2021-07-18T18:44:00Z" w:initials="CJ">
    <w:p w14:paraId="3601A810" w14:textId="71BA8152" w:rsidR="007C0E21" w:rsidRDefault="007C0E21">
      <w:pPr>
        <w:pStyle w:val="CommentText"/>
      </w:pPr>
      <w:r>
        <w:rPr>
          <w:rStyle w:val="CommentReference"/>
        </w:rPr>
        <w:annotationRef/>
      </w:r>
      <w:r>
        <w:t>Delete and renumber the equations!</w:t>
      </w:r>
    </w:p>
  </w:comment>
  <w:comment w:id="737" w:author="Cheng, Jiangtao" w:date="2021-07-18T18:48:00Z" w:initials="CJ">
    <w:p w14:paraId="1835EFA6" w14:textId="1A12D8B3" w:rsidR="00476DD5" w:rsidRDefault="00476DD5">
      <w:pPr>
        <w:pStyle w:val="CommentText"/>
      </w:pPr>
      <w:r>
        <w:rPr>
          <w:rStyle w:val="CommentReference"/>
        </w:rPr>
        <w:annotationRef/>
      </w:r>
      <w:r>
        <w:t>Ji(r)?</w:t>
      </w:r>
    </w:p>
  </w:comment>
  <w:comment w:id="739" w:author="Cheng, Jiangtao" w:date="2021-07-18T19:36:00Z" w:initials="CJ">
    <w:p w14:paraId="00C3FAA7" w14:textId="4B0AEC2C" w:rsidR="00A3029A" w:rsidRDefault="00A3029A">
      <w:pPr>
        <w:pStyle w:val="CommentText"/>
      </w:pPr>
      <w:r>
        <w:rPr>
          <w:rStyle w:val="CommentReference"/>
        </w:rPr>
        <w:annotationRef/>
      </w:r>
      <w:r>
        <w:t>Define beta</w:t>
      </w:r>
      <m:oMath>
        <m:r>
          <w:rPr>
            <w:rFonts w:ascii="Cambria Math" w:eastAsia="DengXian" w:hAnsi="Cambria Math" w:cs="Times New Roman"/>
            <w:kern w:val="14"/>
            <w:sz w:val="24"/>
            <w:szCs w:val="24"/>
            <w:highlight w:val="red"/>
          </w:rPr>
          <m:t xml:space="preserve"> β</m:t>
        </m:r>
        <m:r>
          <m:rPr>
            <m:sty m:val="p"/>
          </m:rPr>
          <w:rPr>
            <w:rStyle w:val="CommentReference"/>
          </w:rPr>
          <w:annotationRef/>
        </m:r>
      </m:oMath>
    </w:p>
  </w:comment>
  <w:comment w:id="748" w:author="Cheng, Jiangtao" w:date="2021-07-18T18:50:00Z" w:initials="CJ">
    <w:p w14:paraId="5A046FB7" w14:textId="7B0EEE0C" w:rsidR="004B28B1" w:rsidRDefault="004B28B1">
      <w:pPr>
        <w:pStyle w:val="CommentText"/>
      </w:pPr>
      <w:r>
        <w:rPr>
          <w:rStyle w:val="CommentReference"/>
        </w:rPr>
        <w:annotationRef/>
      </w:r>
      <w:r>
        <w:t>Evaporation also occurs at the lower hemisphere! M should be X?</w:t>
      </w:r>
    </w:p>
  </w:comment>
  <w:comment w:id="783" w:author="Cheng, Jiangtao" w:date="2021-07-18T19:05:00Z" w:initials="CJ">
    <w:p w14:paraId="58BBBF72" w14:textId="298F39A1" w:rsidR="00CF1413" w:rsidRDefault="00CF1413">
      <w:pPr>
        <w:pStyle w:val="CommentText"/>
      </w:pPr>
      <w:r>
        <w:rPr>
          <w:rStyle w:val="CommentReference"/>
        </w:rPr>
        <w:annotationRef/>
      </w:r>
      <w:r>
        <w:t>Eq 11?</w:t>
      </w:r>
    </w:p>
  </w:comment>
  <w:comment w:id="797" w:author="Cheng, Jiangtao" w:date="2021-07-18T19:20:00Z" w:initials="CJ">
    <w:p w14:paraId="7C8B14D3" w14:textId="03DD0942" w:rsidR="00591F30" w:rsidRDefault="00591F30">
      <w:pPr>
        <w:pStyle w:val="CommentText"/>
      </w:pPr>
      <w:r>
        <w:rPr>
          <w:rStyle w:val="CommentReference"/>
        </w:rPr>
        <w:annotationRef/>
      </w:r>
      <w:r>
        <w:t>Change to the renumbered equations</w:t>
      </w:r>
    </w:p>
  </w:comment>
  <w:comment w:id="960" w:author="Cheng, Jiangtao" w:date="2021-07-18T23:00:00Z" w:initials="CJ">
    <w:p w14:paraId="234AEE41" w14:textId="0E448C19" w:rsidR="004F70F2" w:rsidRDefault="004F70F2">
      <w:pPr>
        <w:pStyle w:val="CommentText"/>
      </w:pPr>
      <w:r>
        <w:rPr>
          <w:rStyle w:val="CommentReference"/>
        </w:rPr>
        <w:annotationRef/>
      </w:r>
      <w:r>
        <w:t>In (d), change “Base temperature” to “Droplet base temperature”</w:t>
      </w:r>
    </w:p>
  </w:comment>
  <w:comment w:id="975" w:author="Cheng, Jiangtao" w:date="2021-07-18T11:33:00Z" w:initials="CJ">
    <w:p w14:paraId="5E6FB5A0" w14:textId="38A15AEB" w:rsidR="00AC22DE" w:rsidRDefault="00AC22DE">
      <w:pPr>
        <w:pStyle w:val="CommentText"/>
      </w:pPr>
      <w:r>
        <w:rPr>
          <w:rStyle w:val="CommentReference"/>
        </w:rPr>
        <w:annotationRef/>
      </w:r>
      <w:r>
        <w:t xml:space="preserve">Move </w:t>
      </w:r>
      <w:r w:rsidR="00554817">
        <w:t>“</w:t>
      </w:r>
      <w:r>
        <w:t xml:space="preserve">(a) (b) (c) </w:t>
      </w:r>
      <w:r w:rsidR="00554817">
        <w:t xml:space="preserve">Sample 1 at C” </w:t>
      </w:r>
      <w:r>
        <w:t>to the left a little</w:t>
      </w:r>
      <w:r w:rsidR="00554817">
        <w:t xml:space="preserve"> </w:t>
      </w:r>
      <w:proofErr w:type="gramStart"/>
      <w:r w:rsidR="00554817">
        <w:t>bit;</w:t>
      </w:r>
      <w:proofErr w:type="gramEnd"/>
    </w:p>
    <w:p w14:paraId="1C484AB8" w14:textId="77777777" w:rsidR="00554817" w:rsidRDefault="00554817">
      <w:pPr>
        <w:pStyle w:val="CommentText"/>
      </w:pPr>
    </w:p>
    <w:p w14:paraId="6405A58E" w14:textId="4791C1D8" w:rsidR="00554817" w:rsidRDefault="00554817">
      <w:pPr>
        <w:pStyle w:val="CommentText"/>
      </w:pPr>
      <w:r>
        <w:t>Align (c) and (d)</w:t>
      </w:r>
    </w:p>
  </w:comment>
  <w:comment w:id="1029" w:author="Cheng, Jiangtao" w:date="2021-07-19T00:04:00Z" w:initials="CJ">
    <w:p w14:paraId="2DBF8ADD" w14:textId="2B219E16" w:rsidR="00E06956" w:rsidRDefault="00E06956">
      <w:pPr>
        <w:pStyle w:val="CommentText"/>
      </w:pPr>
      <w:r>
        <w:rPr>
          <w:rStyle w:val="CommentReference"/>
        </w:rPr>
        <w:annotationRef/>
      </w:r>
      <w:r>
        <w:t>Should be Fig. 8(d)</w:t>
      </w:r>
    </w:p>
  </w:comment>
  <w:comment w:id="1063" w:author="Cheng, Jiangtao" w:date="2021-07-19T00:22:00Z" w:initials="CJ">
    <w:p w14:paraId="0E101C17" w14:textId="77777777" w:rsidR="00E86094" w:rsidRDefault="00E86094">
      <w:pPr>
        <w:pStyle w:val="CommentText"/>
      </w:pPr>
      <w:r>
        <w:rPr>
          <w:rStyle w:val="CommentReference"/>
        </w:rPr>
        <w:annotationRef/>
      </w:r>
      <w:r>
        <w:t>Enlarge the font size of (a) Sample 1, (b) Sample 2, (c) Sample 3</w:t>
      </w:r>
    </w:p>
    <w:p w14:paraId="2ACE538D" w14:textId="77777777" w:rsidR="00985998" w:rsidRDefault="00985998">
      <w:pPr>
        <w:pStyle w:val="CommentText"/>
      </w:pPr>
    </w:p>
    <w:p w14:paraId="664E2589" w14:textId="463015A9" w:rsidR="00985998" w:rsidRDefault="00985998">
      <w:pPr>
        <w:pStyle w:val="CommentText"/>
      </w:pPr>
      <w:r>
        <w:t>Align CCR and CCA in panel (a)</w:t>
      </w:r>
    </w:p>
  </w:comment>
  <w:comment w:id="1102" w:author="Cheng, Jiangtao" w:date="2021-07-17T14:31:00Z" w:initials="CJ">
    <w:p w14:paraId="27E27DD4" w14:textId="0B46B55C" w:rsidR="00536F76" w:rsidRDefault="00536F76">
      <w:pPr>
        <w:pStyle w:val="CommentText"/>
      </w:pPr>
      <w:r>
        <w:rPr>
          <w:rStyle w:val="CommentReference"/>
        </w:rPr>
        <w:annotationRef/>
      </w:r>
      <w:r>
        <w:t>Can you explain this number? A magic number!</w:t>
      </w:r>
    </w:p>
  </w:comment>
  <w:comment w:id="1129" w:author="Cheng, Jiangtao" w:date="2021-07-19T00:58:00Z" w:initials="CJ">
    <w:p w14:paraId="6A49A722" w14:textId="35CCE4FD" w:rsidR="00CB646A" w:rsidRDefault="00CB646A">
      <w:pPr>
        <w:pStyle w:val="CommentText"/>
      </w:pPr>
      <w:r>
        <w:rPr>
          <w:rStyle w:val="CommentReference"/>
        </w:rPr>
        <w:annotationRef/>
      </w:r>
      <w:r>
        <w:t>I do not understand what you say!</w:t>
      </w:r>
      <w:r w:rsidR="0004151D">
        <w:t xml:space="preserve"> Rewrite!</w:t>
      </w:r>
    </w:p>
  </w:comment>
  <w:comment w:id="1178" w:author="Cheng, Jiangtao" w:date="2021-07-19T01:50:00Z" w:initials="CJ">
    <w:p w14:paraId="1010DF2F" w14:textId="251EAE47" w:rsidR="00705398" w:rsidRDefault="00705398">
      <w:pPr>
        <w:pStyle w:val="CommentText"/>
      </w:pPr>
      <w:r>
        <w:rPr>
          <w:rStyle w:val="CommentReference"/>
        </w:rPr>
        <w:annotationRef/>
      </w:r>
      <w:r>
        <w:t>Modified?</w:t>
      </w:r>
    </w:p>
  </w:comment>
  <w:comment w:id="1189" w:author="Cheng, Jiangtao" w:date="2021-07-18T11:53:00Z" w:initials="CJ">
    <w:p w14:paraId="24F6F4BB" w14:textId="2205CB4F" w:rsidR="00855AEE" w:rsidRDefault="00855AEE">
      <w:pPr>
        <w:pStyle w:val="CommentText"/>
      </w:pPr>
      <w:r>
        <w:rPr>
          <w:rStyle w:val="CommentReference"/>
        </w:rPr>
        <w:annotationRef/>
      </w:r>
      <w:r>
        <w:t>In panel (d), change to “(d) Droplet base temperature”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3FB2C02" w15:done="0"/>
  <w15:commentEx w15:paraId="5A4CE9DF" w15:done="0"/>
  <w15:commentEx w15:paraId="3601A810" w15:done="0"/>
  <w15:commentEx w15:paraId="1835EFA6" w15:done="0"/>
  <w15:commentEx w15:paraId="00C3FAA7" w15:done="0"/>
  <w15:commentEx w15:paraId="5A046FB7" w15:done="0"/>
  <w15:commentEx w15:paraId="58BBBF72" w15:done="0"/>
  <w15:commentEx w15:paraId="7C8B14D3" w15:done="0"/>
  <w15:commentEx w15:paraId="234AEE41" w15:done="0"/>
  <w15:commentEx w15:paraId="6405A58E" w15:done="0"/>
  <w15:commentEx w15:paraId="2DBF8ADD" w15:done="0"/>
  <w15:commentEx w15:paraId="664E2589" w15:done="0"/>
  <w15:commentEx w15:paraId="27E27DD4" w15:done="0"/>
  <w15:commentEx w15:paraId="6A49A722" w15:done="0"/>
  <w15:commentEx w15:paraId="1010DF2F" w15:done="0"/>
  <w15:commentEx w15:paraId="24F6F4B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9EF32E" w16cex:dateUtc="2021-07-18T22:36:00Z"/>
  <w16cex:commentExtensible w16cex:durableId="249EF294" w16cex:dateUtc="2021-07-18T22:33:00Z"/>
  <w16cex:commentExtensible w16cex:durableId="249EF504" w16cex:dateUtc="2021-07-18T22:44:00Z"/>
  <w16cex:commentExtensible w16cex:durableId="249EF5F8" w16cex:dateUtc="2021-07-18T22:48:00Z"/>
  <w16cex:commentExtensible w16cex:durableId="249F0128" w16cex:dateUtc="2021-07-18T23:36:00Z"/>
  <w16cex:commentExtensible w16cex:durableId="249EF66B" w16cex:dateUtc="2021-07-18T22:50:00Z"/>
  <w16cex:commentExtensible w16cex:durableId="249EFA07" w16cex:dateUtc="2021-07-18T23:05:00Z"/>
  <w16cex:commentExtensible w16cex:durableId="249EFD8A" w16cex:dateUtc="2021-07-18T23:20:00Z"/>
  <w16cex:commentExtensible w16cex:durableId="249F30FF" w16cex:dateUtc="2021-07-19T03:00:00Z"/>
  <w16cex:commentExtensible w16cex:durableId="249E900F" w16cex:dateUtc="2021-07-18T15:33:00Z"/>
  <w16cex:commentExtensible w16cex:durableId="249F4002" w16cex:dateUtc="2021-07-19T04:04:00Z"/>
  <w16cex:commentExtensible w16cex:durableId="249F4435" w16cex:dateUtc="2021-07-19T04:22:00Z"/>
  <w16cex:commentExtensible w16cex:durableId="249D683F" w16cex:dateUtc="2021-07-17T18:31:00Z"/>
  <w16cex:commentExtensible w16cex:durableId="249F4CC3" w16cex:dateUtc="2021-07-19T04:58:00Z"/>
  <w16cex:commentExtensible w16cex:durableId="249F58F5" w16cex:dateUtc="2021-07-19T05:50:00Z"/>
  <w16cex:commentExtensible w16cex:durableId="249E94C1" w16cex:dateUtc="2021-07-18T15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3FB2C02" w16cid:durableId="249EF32E"/>
  <w16cid:commentId w16cid:paraId="5A4CE9DF" w16cid:durableId="249EF294"/>
  <w16cid:commentId w16cid:paraId="3601A810" w16cid:durableId="249EF504"/>
  <w16cid:commentId w16cid:paraId="1835EFA6" w16cid:durableId="249EF5F8"/>
  <w16cid:commentId w16cid:paraId="00C3FAA7" w16cid:durableId="249F0128"/>
  <w16cid:commentId w16cid:paraId="5A046FB7" w16cid:durableId="249EF66B"/>
  <w16cid:commentId w16cid:paraId="58BBBF72" w16cid:durableId="249EFA07"/>
  <w16cid:commentId w16cid:paraId="7C8B14D3" w16cid:durableId="249EFD8A"/>
  <w16cid:commentId w16cid:paraId="234AEE41" w16cid:durableId="249F30FF"/>
  <w16cid:commentId w16cid:paraId="6405A58E" w16cid:durableId="249E900F"/>
  <w16cid:commentId w16cid:paraId="2DBF8ADD" w16cid:durableId="249F4002"/>
  <w16cid:commentId w16cid:paraId="664E2589" w16cid:durableId="249F4435"/>
  <w16cid:commentId w16cid:paraId="27E27DD4" w16cid:durableId="249D683F"/>
  <w16cid:commentId w16cid:paraId="6A49A722" w16cid:durableId="249F4CC3"/>
  <w16cid:commentId w16cid:paraId="1010DF2F" w16cid:durableId="249F58F5"/>
  <w16cid:commentId w16cid:paraId="24F6F4BB" w16cid:durableId="249E94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423FA" w14:textId="77777777" w:rsidR="00E33FAE" w:rsidRDefault="00E33FAE" w:rsidP="00471AD7">
      <w:r>
        <w:separator/>
      </w:r>
    </w:p>
  </w:endnote>
  <w:endnote w:type="continuationSeparator" w:id="0">
    <w:p w14:paraId="2F1E9210" w14:textId="77777777" w:rsidR="00E33FAE" w:rsidRDefault="00E33FAE" w:rsidP="00471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ea">
    <w:altName w:val="Cambria"/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280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4FC1CF" w14:textId="6C7E1769" w:rsidR="00471AD7" w:rsidRDefault="00471A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E33E1F" w14:textId="77777777" w:rsidR="00471AD7" w:rsidRDefault="00471A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EB9CA" w14:textId="77777777" w:rsidR="00E33FAE" w:rsidRDefault="00E33FAE" w:rsidP="00471AD7">
      <w:r>
        <w:separator/>
      </w:r>
    </w:p>
  </w:footnote>
  <w:footnote w:type="continuationSeparator" w:id="0">
    <w:p w14:paraId="6E55CDB2" w14:textId="77777777" w:rsidR="00E33FAE" w:rsidRDefault="00E33FAE" w:rsidP="00471AD7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eng, Jiangtao">
    <w15:presenceInfo w15:providerId="AD" w15:userId="S::chengjt@vt.edu::0e5f9e9c-eca3-4f1b-8b26-c36b508c00e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trackRevisions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ntl J Heat Mass Transfer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r2ssrszvje0rpbepzsc5r0ra9v5ttdexsdaf&quot;&gt;My EndNote Library-Droplet Impact&lt;record-ids&gt;&lt;item&gt;114&lt;/item&gt;&lt;item&gt;307&lt;/item&gt;&lt;item&gt;481&lt;/item&gt;&lt;/record-ids&gt;&lt;/item&gt;&lt;/Libraries&gt;"/>
  </w:docVars>
  <w:rsids>
    <w:rsidRoot w:val="00A03C90"/>
    <w:rsid w:val="00003614"/>
    <w:rsid w:val="00005B63"/>
    <w:rsid w:val="00006327"/>
    <w:rsid w:val="00006F1B"/>
    <w:rsid w:val="000100A7"/>
    <w:rsid w:val="0001015C"/>
    <w:rsid w:val="00010E69"/>
    <w:rsid w:val="000156F4"/>
    <w:rsid w:val="00023C50"/>
    <w:rsid w:val="000300C6"/>
    <w:rsid w:val="0003068E"/>
    <w:rsid w:val="0003119B"/>
    <w:rsid w:val="000311EE"/>
    <w:rsid w:val="00032E25"/>
    <w:rsid w:val="0003317F"/>
    <w:rsid w:val="000335D4"/>
    <w:rsid w:val="0003405C"/>
    <w:rsid w:val="00037CAD"/>
    <w:rsid w:val="0004151D"/>
    <w:rsid w:val="000419D3"/>
    <w:rsid w:val="000422D1"/>
    <w:rsid w:val="00043C9F"/>
    <w:rsid w:val="0004585F"/>
    <w:rsid w:val="00047D34"/>
    <w:rsid w:val="00050D21"/>
    <w:rsid w:val="00053D36"/>
    <w:rsid w:val="00056B35"/>
    <w:rsid w:val="0005725C"/>
    <w:rsid w:val="00057DD8"/>
    <w:rsid w:val="000650F0"/>
    <w:rsid w:val="00066238"/>
    <w:rsid w:val="000676CA"/>
    <w:rsid w:val="000732F4"/>
    <w:rsid w:val="00074C21"/>
    <w:rsid w:val="00076456"/>
    <w:rsid w:val="00083277"/>
    <w:rsid w:val="00091B39"/>
    <w:rsid w:val="00097B75"/>
    <w:rsid w:val="000A2681"/>
    <w:rsid w:val="000A435F"/>
    <w:rsid w:val="000A63F5"/>
    <w:rsid w:val="000B2FAC"/>
    <w:rsid w:val="000C010C"/>
    <w:rsid w:val="000C2083"/>
    <w:rsid w:val="000C211A"/>
    <w:rsid w:val="000C33A7"/>
    <w:rsid w:val="000D00AA"/>
    <w:rsid w:val="000D3211"/>
    <w:rsid w:val="000D43DB"/>
    <w:rsid w:val="000D43F2"/>
    <w:rsid w:val="000D485B"/>
    <w:rsid w:val="000D575C"/>
    <w:rsid w:val="000E27B8"/>
    <w:rsid w:val="000E3983"/>
    <w:rsid w:val="000E3C4F"/>
    <w:rsid w:val="000E59AA"/>
    <w:rsid w:val="000E6EDA"/>
    <w:rsid w:val="000E7AA4"/>
    <w:rsid w:val="000F6F52"/>
    <w:rsid w:val="000F7B11"/>
    <w:rsid w:val="000F7B6E"/>
    <w:rsid w:val="00100784"/>
    <w:rsid w:val="00105217"/>
    <w:rsid w:val="00115383"/>
    <w:rsid w:val="001224CC"/>
    <w:rsid w:val="00131C4C"/>
    <w:rsid w:val="00135ED4"/>
    <w:rsid w:val="001413C3"/>
    <w:rsid w:val="00146900"/>
    <w:rsid w:val="0015631E"/>
    <w:rsid w:val="00157F6D"/>
    <w:rsid w:val="00162254"/>
    <w:rsid w:val="00162B3A"/>
    <w:rsid w:val="001662D4"/>
    <w:rsid w:val="00167618"/>
    <w:rsid w:val="00167694"/>
    <w:rsid w:val="00171A9E"/>
    <w:rsid w:val="00172337"/>
    <w:rsid w:val="00177695"/>
    <w:rsid w:val="00180F27"/>
    <w:rsid w:val="001813C5"/>
    <w:rsid w:val="00181747"/>
    <w:rsid w:val="00181F77"/>
    <w:rsid w:val="00183A1D"/>
    <w:rsid w:val="00184C77"/>
    <w:rsid w:val="00186B25"/>
    <w:rsid w:val="001919E7"/>
    <w:rsid w:val="00194189"/>
    <w:rsid w:val="00196AC6"/>
    <w:rsid w:val="001A41F1"/>
    <w:rsid w:val="001A4FBE"/>
    <w:rsid w:val="001A5623"/>
    <w:rsid w:val="001B0064"/>
    <w:rsid w:val="001B0C3A"/>
    <w:rsid w:val="001B1B5A"/>
    <w:rsid w:val="001B2C4D"/>
    <w:rsid w:val="001C2287"/>
    <w:rsid w:val="001C27FA"/>
    <w:rsid w:val="001C47A6"/>
    <w:rsid w:val="001C60F3"/>
    <w:rsid w:val="001C7F9E"/>
    <w:rsid w:val="001D11B4"/>
    <w:rsid w:val="001D21AE"/>
    <w:rsid w:val="001D4313"/>
    <w:rsid w:val="001D7456"/>
    <w:rsid w:val="001E09A7"/>
    <w:rsid w:val="001E5215"/>
    <w:rsid w:val="001F3F6E"/>
    <w:rsid w:val="001F46EE"/>
    <w:rsid w:val="001F6A54"/>
    <w:rsid w:val="00203233"/>
    <w:rsid w:val="00206F71"/>
    <w:rsid w:val="002077D8"/>
    <w:rsid w:val="0021175C"/>
    <w:rsid w:val="002135C0"/>
    <w:rsid w:val="00215F03"/>
    <w:rsid w:val="00223972"/>
    <w:rsid w:val="00226CCA"/>
    <w:rsid w:val="00230FDC"/>
    <w:rsid w:val="00231A3E"/>
    <w:rsid w:val="00234386"/>
    <w:rsid w:val="0024024B"/>
    <w:rsid w:val="00244326"/>
    <w:rsid w:val="00250EC7"/>
    <w:rsid w:val="00250FB5"/>
    <w:rsid w:val="00254350"/>
    <w:rsid w:val="00254A02"/>
    <w:rsid w:val="00257569"/>
    <w:rsid w:val="002608A7"/>
    <w:rsid w:val="00260F39"/>
    <w:rsid w:val="002611B4"/>
    <w:rsid w:val="00265012"/>
    <w:rsid w:val="00270663"/>
    <w:rsid w:val="00271A66"/>
    <w:rsid w:val="00273771"/>
    <w:rsid w:val="00274F38"/>
    <w:rsid w:val="00275C08"/>
    <w:rsid w:val="0027639D"/>
    <w:rsid w:val="0028145D"/>
    <w:rsid w:val="002834B8"/>
    <w:rsid w:val="002845BC"/>
    <w:rsid w:val="0028775A"/>
    <w:rsid w:val="0029190A"/>
    <w:rsid w:val="00292B01"/>
    <w:rsid w:val="002A6627"/>
    <w:rsid w:val="002A6DAC"/>
    <w:rsid w:val="002C0E39"/>
    <w:rsid w:val="002C6A3C"/>
    <w:rsid w:val="002D4F65"/>
    <w:rsid w:val="002D5CBA"/>
    <w:rsid w:val="002D5EF5"/>
    <w:rsid w:val="002D68AF"/>
    <w:rsid w:val="002E1B1B"/>
    <w:rsid w:val="002E270B"/>
    <w:rsid w:val="002E5EEF"/>
    <w:rsid w:val="002F26F8"/>
    <w:rsid w:val="002F42E7"/>
    <w:rsid w:val="002F4CA3"/>
    <w:rsid w:val="002F6154"/>
    <w:rsid w:val="002F61A9"/>
    <w:rsid w:val="002F7748"/>
    <w:rsid w:val="00303C9D"/>
    <w:rsid w:val="00314A33"/>
    <w:rsid w:val="00314A8E"/>
    <w:rsid w:val="00317CC9"/>
    <w:rsid w:val="003213C8"/>
    <w:rsid w:val="00325318"/>
    <w:rsid w:val="003267D4"/>
    <w:rsid w:val="00327FCD"/>
    <w:rsid w:val="003339E0"/>
    <w:rsid w:val="00337B92"/>
    <w:rsid w:val="00341019"/>
    <w:rsid w:val="003435DA"/>
    <w:rsid w:val="0034677C"/>
    <w:rsid w:val="00350A59"/>
    <w:rsid w:val="003518CB"/>
    <w:rsid w:val="003560C8"/>
    <w:rsid w:val="003578CA"/>
    <w:rsid w:val="003602CF"/>
    <w:rsid w:val="00362638"/>
    <w:rsid w:val="003646AF"/>
    <w:rsid w:val="00375ECE"/>
    <w:rsid w:val="00381D42"/>
    <w:rsid w:val="0039498A"/>
    <w:rsid w:val="00395A6C"/>
    <w:rsid w:val="00395CF8"/>
    <w:rsid w:val="00395F1D"/>
    <w:rsid w:val="003A3F1B"/>
    <w:rsid w:val="003A5C86"/>
    <w:rsid w:val="003B0F0D"/>
    <w:rsid w:val="003B158A"/>
    <w:rsid w:val="003B34BE"/>
    <w:rsid w:val="003B357A"/>
    <w:rsid w:val="003B76AD"/>
    <w:rsid w:val="003C3CE1"/>
    <w:rsid w:val="003C4575"/>
    <w:rsid w:val="003C6073"/>
    <w:rsid w:val="003D3C73"/>
    <w:rsid w:val="003D4BA0"/>
    <w:rsid w:val="003D6573"/>
    <w:rsid w:val="003D6B19"/>
    <w:rsid w:val="003E1F4B"/>
    <w:rsid w:val="003E5B72"/>
    <w:rsid w:val="003F05B1"/>
    <w:rsid w:val="003F7596"/>
    <w:rsid w:val="003F79DF"/>
    <w:rsid w:val="00401B03"/>
    <w:rsid w:val="0040288A"/>
    <w:rsid w:val="00405C44"/>
    <w:rsid w:val="00407703"/>
    <w:rsid w:val="00414950"/>
    <w:rsid w:val="004273FA"/>
    <w:rsid w:val="0043052C"/>
    <w:rsid w:val="00430A2C"/>
    <w:rsid w:val="00433BF6"/>
    <w:rsid w:val="00433D83"/>
    <w:rsid w:val="00440945"/>
    <w:rsid w:val="00445CCE"/>
    <w:rsid w:val="004463A5"/>
    <w:rsid w:val="00446F7A"/>
    <w:rsid w:val="004476CE"/>
    <w:rsid w:val="00454CFA"/>
    <w:rsid w:val="00456B84"/>
    <w:rsid w:val="00467668"/>
    <w:rsid w:val="00470409"/>
    <w:rsid w:val="00471723"/>
    <w:rsid w:val="0047198A"/>
    <w:rsid w:val="00471AD7"/>
    <w:rsid w:val="004732CB"/>
    <w:rsid w:val="004735D0"/>
    <w:rsid w:val="00476DD5"/>
    <w:rsid w:val="00481D0C"/>
    <w:rsid w:val="00482093"/>
    <w:rsid w:val="004823C3"/>
    <w:rsid w:val="004965D8"/>
    <w:rsid w:val="004966FA"/>
    <w:rsid w:val="004A3105"/>
    <w:rsid w:val="004B28B1"/>
    <w:rsid w:val="004B5299"/>
    <w:rsid w:val="004C04E6"/>
    <w:rsid w:val="004C385B"/>
    <w:rsid w:val="004C4BF8"/>
    <w:rsid w:val="004D1597"/>
    <w:rsid w:val="004D2772"/>
    <w:rsid w:val="004D4E45"/>
    <w:rsid w:val="004D5776"/>
    <w:rsid w:val="004D7FBA"/>
    <w:rsid w:val="004E0533"/>
    <w:rsid w:val="004E14A9"/>
    <w:rsid w:val="004E2B34"/>
    <w:rsid w:val="004E7C99"/>
    <w:rsid w:val="004F70F2"/>
    <w:rsid w:val="004F7A3F"/>
    <w:rsid w:val="0050583D"/>
    <w:rsid w:val="00506848"/>
    <w:rsid w:val="00512F10"/>
    <w:rsid w:val="0051329D"/>
    <w:rsid w:val="0051381B"/>
    <w:rsid w:val="00513D2B"/>
    <w:rsid w:val="005212F0"/>
    <w:rsid w:val="005213CE"/>
    <w:rsid w:val="00521B74"/>
    <w:rsid w:val="0053042E"/>
    <w:rsid w:val="00533C8C"/>
    <w:rsid w:val="00536F76"/>
    <w:rsid w:val="0053790B"/>
    <w:rsid w:val="00542D10"/>
    <w:rsid w:val="0054373E"/>
    <w:rsid w:val="00544056"/>
    <w:rsid w:val="005454A1"/>
    <w:rsid w:val="00554817"/>
    <w:rsid w:val="00554A55"/>
    <w:rsid w:val="00560D55"/>
    <w:rsid w:val="00562929"/>
    <w:rsid w:val="00562AAD"/>
    <w:rsid w:val="005679D4"/>
    <w:rsid w:val="00574DAF"/>
    <w:rsid w:val="00575269"/>
    <w:rsid w:val="00585851"/>
    <w:rsid w:val="00586924"/>
    <w:rsid w:val="005906FA"/>
    <w:rsid w:val="00591F30"/>
    <w:rsid w:val="00593CBD"/>
    <w:rsid w:val="00595CF5"/>
    <w:rsid w:val="00596793"/>
    <w:rsid w:val="00597BEC"/>
    <w:rsid w:val="005A4C0A"/>
    <w:rsid w:val="005A6E29"/>
    <w:rsid w:val="005A75B8"/>
    <w:rsid w:val="005B5F48"/>
    <w:rsid w:val="005B751C"/>
    <w:rsid w:val="005C0ADF"/>
    <w:rsid w:val="005D015F"/>
    <w:rsid w:val="005D755F"/>
    <w:rsid w:val="005D77D2"/>
    <w:rsid w:val="005E037A"/>
    <w:rsid w:val="005E164B"/>
    <w:rsid w:val="005E4521"/>
    <w:rsid w:val="005E4B4C"/>
    <w:rsid w:val="005E4CEE"/>
    <w:rsid w:val="005E5682"/>
    <w:rsid w:val="005F0D5D"/>
    <w:rsid w:val="005F1354"/>
    <w:rsid w:val="005F430C"/>
    <w:rsid w:val="005F686D"/>
    <w:rsid w:val="00600575"/>
    <w:rsid w:val="00602991"/>
    <w:rsid w:val="00603C8A"/>
    <w:rsid w:val="00603FA0"/>
    <w:rsid w:val="00606078"/>
    <w:rsid w:val="006071E3"/>
    <w:rsid w:val="006130FE"/>
    <w:rsid w:val="00617C40"/>
    <w:rsid w:val="006206C6"/>
    <w:rsid w:val="00623962"/>
    <w:rsid w:val="006250A0"/>
    <w:rsid w:val="006272A0"/>
    <w:rsid w:val="0063004E"/>
    <w:rsid w:val="00633C89"/>
    <w:rsid w:val="006373C8"/>
    <w:rsid w:val="00641E11"/>
    <w:rsid w:val="00643A7D"/>
    <w:rsid w:val="00653501"/>
    <w:rsid w:val="00654A87"/>
    <w:rsid w:val="006554D7"/>
    <w:rsid w:val="00655890"/>
    <w:rsid w:val="0066511A"/>
    <w:rsid w:val="00665305"/>
    <w:rsid w:val="00665E84"/>
    <w:rsid w:val="00666D21"/>
    <w:rsid w:val="00671280"/>
    <w:rsid w:val="0067141C"/>
    <w:rsid w:val="00671CEB"/>
    <w:rsid w:val="00673E6A"/>
    <w:rsid w:val="00680B5F"/>
    <w:rsid w:val="00680E81"/>
    <w:rsid w:val="00681EBC"/>
    <w:rsid w:val="00681FA2"/>
    <w:rsid w:val="00685625"/>
    <w:rsid w:val="00685AF2"/>
    <w:rsid w:val="00687C2D"/>
    <w:rsid w:val="00687FFE"/>
    <w:rsid w:val="00690126"/>
    <w:rsid w:val="006A6882"/>
    <w:rsid w:val="006A77C4"/>
    <w:rsid w:val="006B7F0E"/>
    <w:rsid w:val="006C0701"/>
    <w:rsid w:val="006D1C60"/>
    <w:rsid w:val="006D2D1E"/>
    <w:rsid w:val="006D6209"/>
    <w:rsid w:val="006D7665"/>
    <w:rsid w:val="006E2AE3"/>
    <w:rsid w:val="006E314D"/>
    <w:rsid w:val="006E3CCC"/>
    <w:rsid w:val="006E62CF"/>
    <w:rsid w:val="006F139C"/>
    <w:rsid w:val="006F327A"/>
    <w:rsid w:val="00700D43"/>
    <w:rsid w:val="00705398"/>
    <w:rsid w:val="00705B47"/>
    <w:rsid w:val="00705D3B"/>
    <w:rsid w:val="007103E4"/>
    <w:rsid w:val="00711F88"/>
    <w:rsid w:val="00713262"/>
    <w:rsid w:val="00715416"/>
    <w:rsid w:val="00725570"/>
    <w:rsid w:val="007302CB"/>
    <w:rsid w:val="00734A21"/>
    <w:rsid w:val="007359F9"/>
    <w:rsid w:val="00736855"/>
    <w:rsid w:val="0074135D"/>
    <w:rsid w:val="00742900"/>
    <w:rsid w:val="00743862"/>
    <w:rsid w:val="0074502A"/>
    <w:rsid w:val="007452CE"/>
    <w:rsid w:val="00747A93"/>
    <w:rsid w:val="00747D3F"/>
    <w:rsid w:val="007514DF"/>
    <w:rsid w:val="007566B9"/>
    <w:rsid w:val="00760507"/>
    <w:rsid w:val="007605D7"/>
    <w:rsid w:val="00761A6D"/>
    <w:rsid w:val="00761D01"/>
    <w:rsid w:val="00762762"/>
    <w:rsid w:val="0076743E"/>
    <w:rsid w:val="00770C1D"/>
    <w:rsid w:val="00770DBA"/>
    <w:rsid w:val="00771DAA"/>
    <w:rsid w:val="00772280"/>
    <w:rsid w:val="00774E97"/>
    <w:rsid w:val="00775532"/>
    <w:rsid w:val="00776BD7"/>
    <w:rsid w:val="00781ECB"/>
    <w:rsid w:val="00782710"/>
    <w:rsid w:val="007837AC"/>
    <w:rsid w:val="00786432"/>
    <w:rsid w:val="00792224"/>
    <w:rsid w:val="00792342"/>
    <w:rsid w:val="00792C98"/>
    <w:rsid w:val="00794105"/>
    <w:rsid w:val="007A2ACA"/>
    <w:rsid w:val="007A6519"/>
    <w:rsid w:val="007B1B50"/>
    <w:rsid w:val="007B1E3B"/>
    <w:rsid w:val="007B485F"/>
    <w:rsid w:val="007B743E"/>
    <w:rsid w:val="007C0E21"/>
    <w:rsid w:val="007C139D"/>
    <w:rsid w:val="007C3775"/>
    <w:rsid w:val="007C6170"/>
    <w:rsid w:val="007D0B0A"/>
    <w:rsid w:val="007D2432"/>
    <w:rsid w:val="007D3BF0"/>
    <w:rsid w:val="007D4C09"/>
    <w:rsid w:val="007E3F1A"/>
    <w:rsid w:val="007E4012"/>
    <w:rsid w:val="007E66B2"/>
    <w:rsid w:val="007E6FD0"/>
    <w:rsid w:val="007F0F19"/>
    <w:rsid w:val="007F6719"/>
    <w:rsid w:val="008100FC"/>
    <w:rsid w:val="0081711B"/>
    <w:rsid w:val="008172CF"/>
    <w:rsid w:val="00817B64"/>
    <w:rsid w:val="00821126"/>
    <w:rsid w:val="008214EA"/>
    <w:rsid w:val="00832178"/>
    <w:rsid w:val="0083241F"/>
    <w:rsid w:val="0083304E"/>
    <w:rsid w:val="0083328D"/>
    <w:rsid w:val="00837121"/>
    <w:rsid w:val="008461F8"/>
    <w:rsid w:val="00846885"/>
    <w:rsid w:val="00846CF4"/>
    <w:rsid w:val="0085037A"/>
    <w:rsid w:val="00853F0F"/>
    <w:rsid w:val="00854F44"/>
    <w:rsid w:val="00855AEE"/>
    <w:rsid w:val="00856045"/>
    <w:rsid w:val="00857513"/>
    <w:rsid w:val="008614B8"/>
    <w:rsid w:val="00866C4C"/>
    <w:rsid w:val="00873025"/>
    <w:rsid w:val="008732D9"/>
    <w:rsid w:val="008746BB"/>
    <w:rsid w:val="0088010E"/>
    <w:rsid w:val="0088038C"/>
    <w:rsid w:val="00881C43"/>
    <w:rsid w:val="00882062"/>
    <w:rsid w:val="008820BD"/>
    <w:rsid w:val="00884E72"/>
    <w:rsid w:val="00885B55"/>
    <w:rsid w:val="0088727A"/>
    <w:rsid w:val="00887CD3"/>
    <w:rsid w:val="008910E5"/>
    <w:rsid w:val="00896E6F"/>
    <w:rsid w:val="00897670"/>
    <w:rsid w:val="00897809"/>
    <w:rsid w:val="008A031C"/>
    <w:rsid w:val="008A13B9"/>
    <w:rsid w:val="008A14E1"/>
    <w:rsid w:val="008A18E3"/>
    <w:rsid w:val="008A7612"/>
    <w:rsid w:val="008B1911"/>
    <w:rsid w:val="008B50AF"/>
    <w:rsid w:val="008C0568"/>
    <w:rsid w:val="008C3005"/>
    <w:rsid w:val="008C6C6C"/>
    <w:rsid w:val="008D0F1C"/>
    <w:rsid w:val="008D2175"/>
    <w:rsid w:val="008D3262"/>
    <w:rsid w:val="008D3552"/>
    <w:rsid w:val="008D5566"/>
    <w:rsid w:val="008D6A47"/>
    <w:rsid w:val="008E502D"/>
    <w:rsid w:val="008E7A37"/>
    <w:rsid w:val="008F385B"/>
    <w:rsid w:val="00901F50"/>
    <w:rsid w:val="00903C3D"/>
    <w:rsid w:val="00910815"/>
    <w:rsid w:val="0091149F"/>
    <w:rsid w:val="00911A46"/>
    <w:rsid w:val="009133E3"/>
    <w:rsid w:val="009175A7"/>
    <w:rsid w:val="00917C08"/>
    <w:rsid w:val="009242B2"/>
    <w:rsid w:val="00927EB0"/>
    <w:rsid w:val="00930185"/>
    <w:rsid w:val="00930473"/>
    <w:rsid w:val="00931025"/>
    <w:rsid w:val="00932FB8"/>
    <w:rsid w:val="009372CB"/>
    <w:rsid w:val="00940BB4"/>
    <w:rsid w:val="009425F1"/>
    <w:rsid w:val="00946188"/>
    <w:rsid w:val="00946816"/>
    <w:rsid w:val="00947F4A"/>
    <w:rsid w:val="00950321"/>
    <w:rsid w:val="00950E4F"/>
    <w:rsid w:val="00955E45"/>
    <w:rsid w:val="0096090F"/>
    <w:rsid w:val="00961CF7"/>
    <w:rsid w:val="00966AAF"/>
    <w:rsid w:val="009676C4"/>
    <w:rsid w:val="00974AD6"/>
    <w:rsid w:val="00977C44"/>
    <w:rsid w:val="009809B6"/>
    <w:rsid w:val="009818A4"/>
    <w:rsid w:val="00983375"/>
    <w:rsid w:val="00985123"/>
    <w:rsid w:val="00985998"/>
    <w:rsid w:val="00986469"/>
    <w:rsid w:val="00990CB5"/>
    <w:rsid w:val="00990D5C"/>
    <w:rsid w:val="00990DD2"/>
    <w:rsid w:val="009921F9"/>
    <w:rsid w:val="00993AF6"/>
    <w:rsid w:val="009A3298"/>
    <w:rsid w:val="009A6AE9"/>
    <w:rsid w:val="009A714F"/>
    <w:rsid w:val="009B127F"/>
    <w:rsid w:val="009B53E5"/>
    <w:rsid w:val="009B6450"/>
    <w:rsid w:val="009B6C90"/>
    <w:rsid w:val="009C0162"/>
    <w:rsid w:val="009C0DB5"/>
    <w:rsid w:val="009C1294"/>
    <w:rsid w:val="009C2D8F"/>
    <w:rsid w:val="009C610A"/>
    <w:rsid w:val="009C6A01"/>
    <w:rsid w:val="009C7068"/>
    <w:rsid w:val="009D345A"/>
    <w:rsid w:val="009D4888"/>
    <w:rsid w:val="009D6618"/>
    <w:rsid w:val="009E00E7"/>
    <w:rsid w:val="009E0FFF"/>
    <w:rsid w:val="009E643D"/>
    <w:rsid w:val="009E6A5C"/>
    <w:rsid w:val="009E7433"/>
    <w:rsid w:val="009F574F"/>
    <w:rsid w:val="009F7257"/>
    <w:rsid w:val="00A03C90"/>
    <w:rsid w:val="00A043E3"/>
    <w:rsid w:val="00A04C68"/>
    <w:rsid w:val="00A110D2"/>
    <w:rsid w:val="00A11647"/>
    <w:rsid w:val="00A1726B"/>
    <w:rsid w:val="00A24D24"/>
    <w:rsid w:val="00A25C17"/>
    <w:rsid w:val="00A27D0C"/>
    <w:rsid w:val="00A3029A"/>
    <w:rsid w:val="00A30F35"/>
    <w:rsid w:val="00A3296B"/>
    <w:rsid w:val="00A4105A"/>
    <w:rsid w:val="00A412CD"/>
    <w:rsid w:val="00A425DD"/>
    <w:rsid w:val="00A4619B"/>
    <w:rsid w:val="00A50260"/>
    <w:rsid w:val="00A52013"/>
    <w:rsid w:val="00A5215E"/>
    <w:rsid w:val="00A52F80"/>
    <w:rsid w:val="00A61F18"/>
    <w:rsid w:val="00A643F6"/>
    <w:rsid w:val="00A646DF"/>
    <w:rsid w:val="00A65318"/>
    <w:rsid w:val="00A66E15"/>
    <w:rsid w:val="00A70B99"/>
    <w:rsid w:val="00A729C9"/>
    <w:rsid w:val="00A740CB"/>
    <w:rsid w:val="00A74380"/>
    <w:rsid w:val="00A748DA"/>
    <w:rsid w:val="00A77832"/>
    <w:rsid w:val="00A8219B"/>
    <w:rsid w:val="00A83FED"/>
    <w:rsid w:val="00A84C20"/>
    <w:rsid w:val="00A8542F"/>
    <w:rsid w:val="00A874B6"/>
    <w:rsid w:val="00A92BFD"/>
    <w:rsid w:val="00A92FE0"/>
    <w:rsid w:val="00A9447C"/>
    <w:rsid w:val="00A95958"/>
    <w:rsid w:val="00A96E5A"/>
    <w:rsid w:val="00AA02A6"/>
    <w:rsid w:val="00AA2784"/>
    <w:rsid w:val="00AB0EC1"/>
    <w:rsid w:val="00AB1602"/>
    <w:rsid w:val="00AC22DE"/>
    <w:rsid w:val="00AC2B62"/>
    <w:rsid w:val="00AC41CA"/>
    <w:rsid w:val="00AC4CC3"/>
    <w:rsid w:val="00AC62B7"/>
    <w:rsid w:val="00AC7EE9"/>
    <w:rsid w:val="00AD294F"/>
    <w:rsid w:val="00AF04CC"/>
    <w:rsid w:val="00AF111E"/>
    <w:rsid w:val="00AF1E40"/>
    <w:rsid w:val="00AF4028"/>
    <w:rsid w:val="00AF4DDA"/>
    <w:rsid w:val="00AF5141"/>
    <w:rsid w:val="00AF6EBF"/>
    <w:rsid w:val="00B024F2"/>
    <w:rsid w:val="00B05FF5"/>
    <w:rsid w:val="00B06105"/>
    <w:rsid w:val="00B07155"/>
    <w:rsid w:val="00B071EB"/>
    <w:rsid w:val="00B07C56"/>
    <w:rsid w:val="00B103E9"/>
    <w:rsid w:val="00B12B05"/>
    <w:rsid w:val="00B14565"/>
    <w:rsid w:val="00B24269"/>
    <w:rsid w:val="00B2503D"/>
    <w:rsid w:val="00B3047C"/>
    <w:rsid w:val="00B3126A"/>
    <w:rsid w:val="00B31638"/>
    <w:rsid w:val="00B37673"/>
    <w:rsid w:val="00B408E6"/>
    <w:rsid w:val="00B420EF"/>
    <w:rsid w:val="00B43773"/>
    <w:rsid w:val="00B47243"/>
    <w:rsid w:val="00B47C5E"/>
    <w:rsid w:val="00B52D76"/>
    <w:rsid w:val="00B555CE"/>
    <w:rsid w:val="00B57D57"/>
    <w:rsid w:val="00B60335"/>
    <w:rsid w:val="00B61C44"/>
    <w:rsid w:val="00B620DB"/>
    <w:rsid w:val="00B62889"/>
    <w:rsid w:val="00B62E1A"/>
    <w:rsid w:val="00B63FA2"/>
    <w:rsid w:val="00B707A9"/>
    <w:rsid w:val="00B70944"/>
    <w:rsid w:val="00B712CB"/>
    <w:rsid w:val="00B72204"/>
    <w:rsid w:val="00B842E7"/>
    <w:rsid w:val="00B86971"/>
    <w:rsid w:val="00B86B78"/>
    <w:rsid w:val="00B907EA"/>
    <w:rsid w:val="00BA070C"/>
    <w:rsid w:val="00BA32F7"/>
    <w:rsid w:val="00BA38EC"/>
    <w:rsid w:val="00BA5037"/>
    <w:rsid w:val="00BA6C44"/>
    <w:rsid w:val="00BA7B5A"/>
    <w:rsid w:val="00BB3AD2"/>
    <w:rsid w:val="00BB5831"/>
    <w:rsid w:val="00BB5FF6"/>
    <w:rsid w:val="00BB722C"/>
    <w:rsid w:val="00BB7833"/>
    <w:rsid w:val="00BC4509"/>
    <w:rsid w:val="00BC5C42"/>
    <w:rsid w:val="00BC6513"/>
    <w:rsid w:val="00BD1464"/>
    <w:rsid w:val="00BD28B3"/>
    <w:rsid w:val="00BD41E5"/>
    <w:rsid w:val="00BE0B14"/>
    <w:rsid w:val="00BE2296"/>
    <w:rsid w:val="00BE51CF"/>
    <w:rsid w:val="00BE79D2"/>
    <w:rsid w:val="00BF02CB"/>
    <w:rsid w:val="00BF2FFB"/>
    <w:rsid w:val="00C00822"/>
    <w:rsid w:val="00C03AE1"/>
    <w:rsid w:val="00C045E2"/>
    <w:rsid w:val="00C053D4"/>
    <w:rsid w:val="00C109B7"/>
    <w:rsid w:val="00C10CF9"/>
    <w:rsid w:val="00C111B2"/>
    <w:rsid w:val="00C11F1E"/>
    <w:rsid w:val="00C12D9A"/>
    <w:rsid w:val="00C20280"/>
    <w:rsid w:val="00C2603E"/>
    <w:rsid w:val="00C301F3"/>
    <w:rsid w:val="00C31FD6"/>
    <w:rsid w:val="00C32D06"/>
    <w:rsid w:val="00C33410"/>
    <w:rsid w:val="00C403B5"/>
    <w:rsid w:val="00C43C1E"/>
    <w:rsid w:val="00C476A3"/>
    <w:rsid w:val="00C50B96"/>
    <w:rsid w:val="00C536AE"/>
    <w:rsid w:val="00C54290"/>
    <w:rsid w:val="00C61DB4"/>
    <w:rsid w:val="00C64E17"/>
    <w:rsid w:val="00C65757"/>
    <w:rsid w:val="00C66350"/>
    <w:rsid w:val="00C70D1E"/>
    <w:rsid w:val="00C71CF6"/>
    <w:rsid w:val="00C71D0E"/>
    <w:rsid w:val="00C722B1"/>
    <w:rsid w:val="00C7405F"/>
    <w:rsid w:val="00C76B80"/>
    <w:rsid w:val="00C800DE"/>
    <w:rsid w:val="00C81D86"/>
    <w:rsid w:val="00C858FA"/>
    <w:rsid w:val="00C913AD"/>
    <w:rsid w:val="00C92B81"/>
    <w:rsid w:val="00CA3D20"/>
    <w:rsid w:val="00CA5601"/>
    <w:rsid w:val="00CB0F3C"/>
    <w:rsid w:val="00CB5A09"/>
    <w:rsid w:val="00CB646A"/>
    <w:rsid w:val="00CB6E7A"/>
    <w:rsid w:val="00CC171E"/>
    <w:rsid w:val="00CC1EC3"/>
    <w:rsid w:val="00CC2E3E"/>
    <w:rsid w:val="00CC474B"/>
    <w:rsid w:val="00CD0F82"/>
    <w:rsid w:val="00CD1CBE"/>
    <w:rsid w:val="00CD5E4C"/>
    <w:rsid w:val="00CD5E8D"/>
    <w:rsid w:val="00CD6BA5"/>
    <w:rsid w:val="00CE22C7"/>
    <w:rsid w:val="00CE6756"/>
    <w:rsid w:val="00CE6F4F"/>
    <w:rsid w:val="00CF1413"/>
    <w:rsid w:val="00CF2B89"/>
    <w:rsid w:val="00CF4E09"/>
    <w:rsid w:val="00CF525E"/>
    <w:rsid w:val="00CF6CC1"/>
    <w:rsid w:val="00D00D45"/>
    <w:rsid w:val="00D00DFF"/>
    <w:rsid w:val="00D00EE0"/>
    <w:rsid w:val="00D01086"/>
    <w:rsid w:val="00D04FD4"/>
    <w:rsid w:val="00D07192"/>
    <w:rsid w:val="00D10CA0"/>
    <w:rsid w:val="00D1135D"/>
    <w:rsid w:val="00D12B55"/>
    <w:rsid w:val="00D23F1B"/>
    <w:rsid w:val="00D26799"/>
    <w:rsid w:val="00D323CD"/>
    <w:rsid w:val="00D35FF3"/>
    <w:rsid w:val="00D36145"/>
    <w:rsid w:val="00D367F5"/>
    <w:rsid w:val="00D36831"/>
    <w:rsid w:val="00D3701B"/>
    <w:rsid w:val="00D432AD"/>
    <w:rsid w:val="00D4416B"/>
    <w:rsid w:val="00D44BC0"/>
    <w:rsid w:val="00D4662D"/>
    <w:rsid w:val="00D476FA"/>
    <w:rsid w:val="00D52AE1"/>
    <w:rsid w:val="00D6409D"/>
    <w:rsid w:val="00D64689"/>
    <w:rsid w:val="00D70488"/>
    <w:rsid w:val="00D708D2"/>
    <w:rsid w:val="00D758AD"/>
    <w:rsid w:val="00D75D7D"/>
    <w:rsid w:val="00D809F2"/>
    <w:rsid w:val="00D82F45"/>
    <w:rsid w:val="00D8302C"/>
    <w:rsid w:val="00D849FC"/>
    <w:rsid w:val="00D86AFE"/>
    <w:rsid w:val="00D8706B"/>
    <w:rsid w:val="00D911DF"/>
    <w:rsid w:val="00D91CF7"/>
    <w:rsid w:val="00D961E7"/>
    <w:rsid w:val="00DA29D0"/>
    <w:rsid w:val="00DA4FBF"/>
    <w:rsid w:val="00DA63E0"/>
    <w:rsid w:val="00DA7104"/>
    <w:rsid w:val="00DB2D01"/>
    <w:rsid w:val="00DB47C6"/>
    <w:rsid w:val="00DB4FEB"/>
    <w:rsid w:val="00DB6CAA"/>
    <w:rsid w:val="00DC00B2"/>
    <w:rsid w:val="00DC21E1"/>
    <w:rsid w:val="00DC4EB7"/>
    <w:rsid w:val="00DC78C1"/>
    <w:rsid w:val="00DC7F2F"/>
    <w:rsid w:val="00DD2149"/>
    <w:rsid w:val="00DD2F4D"/>
    <w:rsid w:val="00DD3FFA"/>
    <w:rsid w:val="00DD44F6"/>
    <w:rsid w:val="00DD46AB"/>
    <w:rsid w:val="00DD714E"/>
    <w:rsid w:val="00DE06AF"/>
    <w:rsid w:val="00DE27F5"/>
    <w:rsid w:val="00DE4BA7"/>
    <w:rsid w:val="00DE5159"/>
    <w:rsid w:val="00DF29ED"/>
    <w:rsid w:val="00DF2D7B"/>
    <w:rsid w:val="00DF3C3A"/>
    <w:rsid w:val="00DF3F4E"/>
    <w:rsid w:val="00DF4424"/>
    <w:rsid w:val="00E03F42"/>
    <w:rsid w:val="00E06197"/>
    <w:rsid w:val="00E06956"/>
    <w:rsid w:val="00E0719C"/>
    <w:rsid w:val="00E10F1F"/>
    <w:rsid w:val="00E21588"/>
    <w:rsid w:val="00E221F8"/>
    <w:rsid w:val="00E22527"/>
    <w:rsid w:val="00E24BDC"/>
    <w:rsid w:val="00E26D58"/>
    <w:rsid w:val="00E30532"/>
    <w:rsid w:val="00E3111A"/>
    <w:rsid w:val="00E33FAE"/>
    <w:rsid w:val="00E34D80"/>
    <w:rsid w:val="00E37299"/>
    <w:rsid w:val="00E41BE4"/>
    <w:rsid w:val="00E4345E"/>
    <w:rsid w:val="00E472B4"/>
    <w:rsid w:val="00E51668"/>
    <w:rsid w:val="00E567E8"/>
    <w:rsid w:val="00E61989"/>
    <w:rsid w:val="00E7045E"/>
    <w:rsid w:val="00E710E9"/>
    <w:rsid w:val="00E83D24"/>
    <w:rsid w:val="00E85380"/>
    <w:rsid w:val="00E85A01"/>
    <w:rsid w:val="00E86094"/>
    <w:rsid w:val="00E873D8"/>
    <w:rsid w:val="00E8759B"/>
    <w:rsid w:val="00E923F2"/>
    <w:rsid w:val="00EA066B"/>
    <w:rsid w:val="00EA3FB0"/>
    <w:rsid w:val="00EA5588"/>
    <w:rsid w:val="00EA594A"/>
    <w:rsid w:val="00EA7259"/>
    <w:rsid w:val="00EB567E"/>
    <w:rsid w:val="00EC6394"/>
    <w:rsid w:val="00EC7675"/>
    <w:rsid w:val="00EC7776"/>
    <w:rsid w:val="00ED0441"/>
    <w:rsid w:val="00ED3743"/>
    <w:rsid w:val="00EE28CA"/>
    <w:rsid w:val="00EE35FE"/>
    <w:rsid w:val="00EE4744"/>
    <w:rsid w:val="00EE53F2"/>
    <w:rsid w:val="00EE5C15"/>
    <w:rsid w:val="00EE6E04"/>
    <w:rsid w:val="00EF08B5"/>
    <w:rsid w:val="00EF19D8"/>
    <w:rsid w:val="00EF3012"/>
    <w:rsid w:val="00EF6DA4"/>
    <w:rsid w:val="00EF7C9D"/>
    <w:rsid w:val="00F0035C"/>
    <w:rsid w:val="00F004DE"/>
    <w:rsid w:val="00F007F6"/>
    <w:rsid w:val="00F01067"/>
    <w:rsid w:val="00F018C4"/>
    <w:rsid w:val="00F07310"/>
    <w:rsid w:val="00F1319F"/>
    <w:rsid w:val="00F16459"/>
    <w:rsid w:val="00F1687C"/>
    <w:rsid w:val="00F22DDB"/>
    <w:rsid w:val="00F2561D"/>
    <w:rsid w:val="00F25BCC"/>
    <w:rsid w:val="00F26C92"/>
    <w:rsid w:val="00F26CE5"/>
    <w:rsid w:val="00F26EA6"/>
    <w:rsid w:val="00F35F0C"/>
    <w:rsid w:val="00F36C8C"/>
    <w:rsid w:val="00F36F7B"/>
    <w:rsid w:val="00F37251"/>
    <w:rsid w:val="00F42ACD"/>
    <w:rsid w:val="00F4314A"/>
    <w:rsid w:val="00F448C8"/>
    <w:rsid w:val="00F51726"/>
    <w:rsid w:val="00F535A0"/>
    <w:rsid w:val="00F60AD7"/>
    <w:rsid w:val="00F6695C"/>
    <w:rsid w:val="00F67491"/>
    <w:rsid w:val="00F70E61"/>
    <w:rsid w:val="00F722A0"/>
    <w:rsid w:val="00F76569"/>
    <w:rsid w:val="00F81AF9"/>
    <w:rsid w:val="00F834B4"/>
    <w:rsid w:val="00F849F6"/>
    <w:rsid w:val="00F905BA"/>
    <w:rsid w:val="00F90C31"/>
    <w:rsid w:val="00F928E5"/>
    <w:rsid w:val="00F93D1B"/>
    <w:rsid w:val="00F96152"/>
    <w:rsid w:val="00F96676"/>
    <w:rsid w:val="00FA380A"/>
    <w:rsid w:val="00FA4CD2"/>
    <w:rsid w:val="00FB0461"/>
    <w:rsid w:val="00FB121F"/>
    <w:rsid w:val="00FB2E34"/>
    <w:rsid w:val="00FB5AC8"/>
    <w:rsid w:val="00FB5D9F"/>
    <w:rsid w:val="00FC094F"/>
    <w:rsid w:val="00FC1513"/>
    <w:rsid w:val="00FC5DAE"/>
    <w:rsid w:val="00FC6394"/>
    <w:rsid w:val="00FD19EB"/>
    <w:rsid w:val="00FD1D38"/>
    <w:rsid w:val="00FD5E2A"/>
    <w:rsid w:val="00FD6495"/>
    <w:rsid w:val="00FD7BD0"/>
    <w:rsid w:val="00FE3E7A"/>
    <w:rsid w:val="00FE6EC9"/>
    <w:rsid w:val="00FF0757"/>
    <w:rsid w:val="00FF3843"/>
    <w:rsid w:val="00FF5030"/>
    <w:rsid w:val="00FF5EC9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65D7F"/>
  <w15:docId w15:val="{A510BEC1-634B-4504-882A-A876D5DFF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theme="minorBidi"/>
        <w:kern w:val="2"/>
        <w:sz w:val="1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C43C1E"/>
  </w:style>
  <w:style w:type="paragraph" w:customStyle="1" w:styleId="msonormal0">
    <w:name w:val="msonormal"/>
    <w:basedOn w:val="Normal"/>
    <w:rsid w:val="00C43C1E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43C1E"/>
    <w:pPr>
      <w:spacing w:after="120"/>
      <w:ind w:leftChars="200" w:left="420"/>
    </w:pPr>
    <w:rPr>
      <w:rFonts w:eastAsia="DengXian" w:cs="Times New Roman"/>
      <w:i/>
      <w:sz w:val="24"/>
      <w:szCs w:val="28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43C1E"/>
    <w:rPr>
      <w:rFonts w:eastAsia="DengXian" w:cs="Times New Roman"/>
      <w:i/>
      <w:sz w:val="24"/>
      <w:szCs w:val="28"/>
    </w:rPr>
  </w:style>
  <w:style w:type="character" w:styleId="PlaceholderText">
    <w:name w:val="Placeholder Text"/>
    <w:basedOn w:val="DefaultParagraphFont"/>
    <w:uiPriority w:val="99"/>
    <w:semiHidden/>
    <w:rsid w:val="00C43C1E"/>
    <w:rPr>
      <w:color w:val="808080"/>
    </w:rPr>
  </w:style>
  <w:style w:type="table" w:styleId="TableGrid">
    <w:name w:val="Table Grid"/>
    <w:basedOn w:val="TableNormal"/>
    <w:uiPriority w:val="39"/>
    <w:rsid w:val="00C43C1E"/>
    <w:rPr>
      <w:rFonts w:eastAsia="Times New Roman" w:cs="Times New Roman"/>
      <w:i/>
      <w:sz w:val="24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uiPriority w:val="39"/>
    <w:rsid w:val="00C43C1E"/>
    <w:rPr>
      <w:rFonts w:eastAsia="Times New Roman" w:cs="Times New Roman"/>
      <w:i/>
      <w:sz w:val="24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C43C1E"/>
    <w:rPr>
      <w:rFonts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6E2AE3"/>
    <w:pPr>
      <w:jc w:val="center"/>
    </w:pPr>
    <w:rPr>
      <w:rFonts w:cs="Times New Roman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6E2AE3"/>
    <w:rPr>
      <w:rFonts w:cs="Times New Roman"/>
      <w:noProof/>
    </w:rPr>
  </w:style>
  <w:style w:type="paragraph" w:customStyle="1" w:styleId="EndNoteBibliography">
    <w:name w:val="EndNote Bibliography"/>
    <w:basedOn w:val="Normal"/>
    <w:link w:val="EndNoteBibliographyChar"/>
    <w:rsid w:val="006E2AE3"/>
    <w:rPr>
      <w:rFonts w:cs="Times New Roman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6E2AE3"/>
    <w:rPr>
      <w:rFonts w:cs="Times New Roman"/>
      <w:noProof/>
    </w:rPr>
  </w:style>
  <w:style w:type="character" w:styleId="Hyperlink">
    <w:name w:val="Hyperlink"/>
    <w:basedOn w:val="DefaultParagraphFont"/>
    <w:uiPriority w:val="99"/>
    <w:unhideWhenUsed/>
    <w:rsid w:val="006E2A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AE3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39"/>
    <w:rsid w:val="00B06105"/>
    <w:rPr>
      <w:rFonts w:ascii="Calibri" w:eastAsia="DengXian" w:hAnsi="Calibri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B04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046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04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04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0461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71A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1AD7"/>
  </w:style>
  <w:style w:type="paragraph" w:styleId="Footer">
    <w:name w:val="footer"/>
    <w:basedOn w:val="Normal"/>
    <w:link w:val="FooterChar"/>
    <w:uiPriority w:val="99"/>
    <w:unhideWhenUsed/>
    <w:rsid w:val="00471A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1AD7"/>
  </w:style>
  <w:style w:type="table" w:customStyle="1" w:styleId="TableGrid31">
    <w:name w:val="Table Grid31"/>
    <w:basedOn w:val="TableNormal"/>
    <w:next w:val="TableGrid"/>
    <w:uiPriority w:val="39"/>
    <w:rsid w:val="00CC2E3E"/>
    <w:rPr>
      <w:rFonts w:ascii="Calibri" w:eastAsia="DengXian" w:hAnsi="Calibri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microsoft.com/office/2018/08/relationships/commentsExtensible" Target="commentsExtensible.xml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microsoft.com/office/2016/09/relationships/commentsIds" Target="commentsIds.xml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1489</TotalTime>
  <Pages>33</Pages>
  <Words>15179</Words>
  <Characters>86525</Characters>
  <Application>Microsoft Office Word</Application>
  <DocSecurity>0</DocSecurity>
  <Lines>721</Lines>
  <Paragraphs>203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Wenge Huang</dc:creator>
  <cp:keywords/>
  <dc:description/>
  <cp:lastModifiedBy>Cheng, Jiangtao</cp:lastModifiedBy>
  <cp:revision>425</cp:revision>
  <dcterms:created xsi:type="dcterms:W3CDTF">2021-07-17T20:31:00Z</dcterms:created>
  <dcterms:modified xsi:type="dcterms:W3CDTF">2021-07-19T06:31:00Z</dcterms:modified>
</cp:coreProperties>
</file>